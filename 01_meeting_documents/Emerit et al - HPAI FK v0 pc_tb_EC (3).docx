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4550B0" w14:textId="71A06C40" w:rsidR="008A59DC" w:rsidRPr="0059304C" w:rsidRDefault="00D4209A" w:rsidP="0059304C">
      <w:pPr>
        <w:rPr>
          <w:b/>
          <w:bCs/>
          <w:lang w:val="en-GB"/>
        </w:rPr>
      </w:pPr>
      <w:r w:rsidRPr="0059304C">
        <w:rPr>
          <w:b/>
          <w:bCs/>
          <w:lang w:val="en-GB"/>
        </w:rPr>
        <w:t xml:space="preserve">More than meets the eye: serological </w:t>
      </w:r>
      <w:r w:rsidR="00165FD9" w:rsidRPr="0059304C">
        <w:rPr>
          <w:b/>
          <w:bCs/>
          <w:lang w:val="en-GB"/>
        </w:rPr>
        <w:t>data</w:t>
      </w:r>
      <w:r w:rsidR="00FE3848">
        <w:rPr>
          <w:b/>
          <w:bCs/>
          <w:lang w:val="en-GB"/>
        </w:rPr>
        <w:t xml:space="preserve"> reveals widespread circulation of highly pathogenic avian influenza and species-specific response to infection </w:t>
      </w:r>
      <w:r w:rsidR="00377E2F" w:rsidRPr="0059304C">
        <w:rPr>
          <w:b/>
          <w:bCs/>
          <w:lang w:val="en-GB"/>
        </w:rPr>
        <w:t xml:space="preserve">in a </w:t>
      </w:r>
      <w:r w:rsidR="00FE3848">
        <w:rPr>
          <w:b/>
          <w:bCs/>
          <w:lang w:val="en-GB"/>
        </w:rPr>
        <w:t xml:space="preserve">Subantarctic </w:t>
      </w:r>
      <w:r w:rsidR="00377E2F" w:rsidRPr="0059304C">
        <w:rPr>
          <w:b/>
          <w:bCs/>
          <w:lang w:val="en-GB"/>
        </w:rPr>
        <w:t>wild bird community</w:t>
      </w:r>
      <w:r w:rsidR="008A59DC" w:rsidRPr="0059304C">
        <w:rPr>
          <w:b/>
          <w:bCs/>
          <w:lang w:val="en-GB"/>
        </w:rPr>
        <w:t xml:space="preserve"> </w:t>
      </w:r>
    </w:p>
    <w:p w14:paraId="4F3C8EB6" w14:textId="2E6A737B" w:rsidR="00CB1578" w:rsidRPr="0059304C" w:rsidRDefault="00B35C95" w:rsidP="0059304C">
      <w:pPr>
        <w:rPr>
          <w:lang w:val="en-GB"/>
        </w:rPr>
      </w:pPr>
      <w:r w:rsidRPr="0059304C">
        <w:rPr>
          <w:lang w:val="en-GB"/>
        </w:rPr>
        <w:t>Julia Emerit</w:t>
      </w:r>
      <w:r w:rsidR="009B7D4F" w:rsidRPr="0059304C">
        <w:rPr>
          <w:vertAlign w:val="superscript"/>
          <w:lang w:val="en-GB"/>
        </w:rPr>
        <w:t>1,</w:t>
      </w:r>
      <w:proofErr w:type="gramStart"/>
      <w:r w:rsidR="009B7D4F" w:rsidRPr="0059304C">
        <w:rPr>
          <w:vertAlign w:val="superscript"/>
          <w:lang w:val="en-GB"/>
        </w:rPr>
        <w:t>2</w:t>
      </w:r>
      <w:r w:rsidR="00255CCF" w:rsidRPr="0059304C">
        <w:rPr>
          <w:vertAlign w:val="superscript"/>
          <w:lang w:val="en-GB"/>
        </w:rPr>
        <w:t>,</w:t>
      </w:r>
      <w:r w:rsidR="00F94DE7">
        <w:rPr>
          <w:vertAlign w:val="superscript"/>
          <w:lang w:val="en-GB"/>
        </w:rPr>
        <w:t>*</w:t>
      </w:r>
      <w:proofErr w:type="gramEnd"/>
      <w:r w:rsidRPr="0059304C">
        <w:rPr>
          <w:lang w:val="en-GB"/>
        </w:rPr>
        <w:t xml:space="preserve">, </w:t>
      </w:r>
      <w:r w:rsidR="008A59DC" w:rsidRPr="0059304C">
        <w:rPr>
          <w:lang w:val="en-GB"/>
        </w:rPr>
        <w:t>Augustin Clessin</w:t>
      </w:r>
      <w:r w:rsidR="009B7D4F" w:rsidRPr="0059304C">
        <w:rPr>
          <w:vertAlign w:val="superscript"/>
          <w:lang w:val="en-GB"/>
        </w:rPr>
        <w:t>2,3</w:t>
      </w:r>
      <w:r w:rsidR="00255CCF" w:rsidRPr="0059304C">
        <w:rPr>
          <w:vertAlign w:val="superscript"/>
          <w:lang w:val="en-GB"/>
        </w:rPr>
        <w:t>,</w:t>
      </w:r>
      <w:r w:rsidR="00F94DE7">
        <w:rPr>
          <w:vertAlign w:val="superscript"/>
          <w:lang w:val="en-GB"/>
        </w:rPr>
        <w:t>*</w:t>
      </w:r>
      <w:r w:rsidR="008A59DC" w:rsidRPr="0059304C">
        <w:rPr>
          <w:lang w:val="en-GB"/>
        </w:rPr>
        <w:t xml:space="preserve">, </w:t>
      </w:r>
      <w:commentRangeStart w:id="0"/>
      <w:r w:rsidRPr="0059304C">
        <w:rPr>
          <w:lang w:val="en-GB"/>
        </w:rPr>
        <w:t>Mathilde</w:t>
      </w:r>
      <w:commentRangeEnd w:id="0"/>
      <w:r w:rsidR="00D278E3">
        <w:rPr>
          <w:rStyle w:val="Refdecomentrio"/>
        </w:rPr>
        <w:commentReference w:id="0"/>
      </w:r>
      <w:r w:rsidRPr="0059304C">
        <w:rPr>
          <w:lang w:val="en-GB"/>
        </w:rPr>
        <w:t xml:space="preserve"> Lejeune</w:t>
      </w:r>
      <w:r w:rsidR="009B7D4F" w:rsidRPr="0059304C">
        <w:rPr>
          <w:vertAlign w:val="superscript"/>
          <w:lang w:val="en-GB"/>
        </w:rPr>
        <w:t>3</w:t>
      </w:r>
      <w:r w:rsidRPr="0059304C">
        <w:rPr>
          <w:lang w:val="en-GB"/>
        </w:rPr>
        <w:t xml:space="preserve">, </w:t>
      </w:r>
      <w:r w:rsidR="00255CCF" w:rsidRPr="0059304C">
        <w:rPr>
          <w:lang w:val="en-GB"/>
        </w:rPr>
        <w:t>Luca Nelli</w:t>
      </w:r>
      <w:r w:rsidR="00255CCF" w:rsidRPr="0059304C">
        <w:rPr>
          <w:vertAlign w:val="superscript"/>
          <w:lang w:val="en-GB"/>
        </w:rPr>
        <w:t>4</w:t>
      </w:r>
      <w:r w:rsidR="00255CCF" w:rsidRPr="0059304C">
        <w:rPr>
          <w:lang w:val="en-GB"/>
        </w:rPr>
        <w:t xml:space="preserve">, </w:t>
      </w:r>
      <w:r w:rsidR="006F58E6" w:rsidRPr="0059304C">
        <w:rPr>
          <w:lang w:val="en-GB"/>
        </w:rPr>
        <w:t>Amanda Kuepfer</w:t>
      </w:r>
      <w:r w:rsidR="00255CCF" w:rsidRPr="0059304C">
        <w:rPr>
          <w:vertAlign w:val="superscript"/>
          <w:lang w:val="en-GB"/>
        </w:rPr>
        <w:t>5</w:t>
      </w:r>
      <w:r w:rsidR="006F58E6" w:rsidRPr="0059304C">
        <w:rPr>
          <w:lang w:val="en-GB"/>
        </w:rPr>
        <w:t xml:space="preserve">, </w:t>
      </w:r>
      <w:r w:rsidR="00177103" w:rsidRPr="00FE3848">
        <w:rPr>
          <w:lang w:val="en-GB"/>
        </w:rPr>
        <w:t xml:space="preserve">Jérémy </w:t>
      </w:r>
      <w:commentRangeStart w:id="1"/>
      <w:commentRangeStart w:id="2"/>
      <w:r w:rsidR="00177103" w:rsidRPr="00FE3848">
        <w:rPr>
          <w:lang w:val="en-GB"/>
        </w:rPr>
        <w:t>Tornos</w:t>
      </w:r>
      <w:r w:rsidR="00177103" w:rsidRPr="0059304C">
        <w:rPr>
          <w:vertAlign w:val="superscript"/>
          <w:lang w:val="en-GB"/>
        </w:rPr>
        <w:t>3</w:t>
      </w:r>
      <w:commentRangeEnd w:id="1"/>
      <w:r w:rsidR="00012D55">
        <w:rPr>
          <w:rStyle w:val="Refdecomentrio"/>
        </w:rPr>
        <w:commentReference w:id="1"/>
      </w:r>
      <w:commentRangeEnd w:id="2"/>
      <w:r w:rsidR="003B2213">
        <w:rPr>
          <w:rStyle w:val="Refdecomentrio"/>
        </w:rPr>
        <w:commentReference w:id="2"/>
      </w:r>
      <w:r w:rsidR="00177103" w:rsidRPr="00FE3848">
        <w:rPr>
          <w:lang w:val="en-GB"/>
        </w:rPr>
        <w:t xml:space="preserve">, </w:t>
      </w:r>
      <w:r w:rsidR="00FE3848" w:rsidRPr="00FE3848">
        <w:rPr>
          <w:lang w:val="en-GB"/>
        </w:rPr>
        <w:t>Alix Kristiansen</w:t>
      </w:r>
      <w:r w:rsidR="00177103">
        <w:rPr>
          <w:vertAlign w:val="superscript"/>
          <w:lang w:val="en-GB"/>
        </w:rPr>
        <w:t>6,7</w:t>
      </w:r>
      <w:r w:rsidR="00FE3848" w:rsidRPr="00FE3848">
        <w:rPr>
          <w:lang w:val="en-GB"/>
        </w:rPr>
        <w:t>, Heather Mathews</w:t>
      </w:r>
      <w:r w:rsidR="00177103">
        <w:rPr>
          <w:vertAlign w:val="superscript"/>
          <w:lang w:val="en-GB"/>
        </w:rPr>
        <w:t>6,7</w:t>
      </w:r>
      <w:r w:rsidR="00FE3848" w:rsidRPr="00FE3848">
        <w:rPr>
          <w:lang w:val="en-GB"/>
        </w:rPr>
        <w:t>, Corisande Abiven</w:t>
      </w:r>
      <w:r w:rsidR="00177103" w:rsidRPr="0059304C">
        <w:rPr>
          <w:vertAlign w:val="superscript"/>
          <w:lang w:val="en-GB"/>
        </w:rPr>
        <w:t>3</w:t>
      </w:r>
      <w:r w:rsidR="00FE3848" w:rsidRPr="00FE3848">
        <w:rPr>
          <w:lang w:val="en-GB"/>
        </w:rPr>
        <w:t xml:space="preserve">, </w:t>
      </w:r>
      <w:r w:rsidR="00177103" w:rsidRPr="0059304C">
        <w:rPr>
          <w:lang w:val="en-GB"/>
        </w:rPr>
        <w:t>Léo Streith</w:t>
      </w:r>
      <w:r w:rsidR="00177103" w:rsidRPr="0059304C">
        <w:rPr>
          <w:vertAlign w:val="superscript"/>
          <w:lang w:val="en-GB"/>
        </w:rPr>
        <w:t>2,</w:t>
      </w:r>
      <w:r w:rsidR="00177103">
        <w:rPr>
          <w:vertAlign w:val="superscript"/>
          <w:lang w:val="en-GB"/>
        </w:rPr>
        <w:t>4</w:t>
      </w:r>
      <w:r w:rsidR="00177103" w:rsidRPr="0059304C">
        <w:rPr>
          <w:lang w:val="en-GB"/>
        </w:rPr>
        <w:t xml:space="preserve">, </w:t>
      </w:r>
      <w:r w:rsidR="00FE3848" w:rsidRPr="00FE3848">
        <w:rPr>
          <w:lang w:val="en-GB"/>
        </w:rPr>
        <w:t>Teresa Militão</w:t>
      </w:r>
      <w:r w:rsidR="00177103">
        <w:rPr>
          <w:vertAlign w:val="superscript"/>
          <w:lang w:val="en-GB"/>
        </w:rPr>
        <w:t>8</w:t>
      </w:r>
      <w:r w:rsidR="00FE3848" w:rsidRPr="00FE3848">
        <w:rPr>
          <w:lang w:val="en-GB"/>
        </w:rPr>
        <w:t>, Edna Correia</w:t>
      </w:r>
      <w:r w:rsidR="00177103">
        <w:rPr>
          <w:vertAlign w:val="superscript"/>
          <w:lang w:val="en-GB"/>
        </w:rPr>
        <w:t>9</w:t>
      </w:r>
      <w:r w:rsidR="00FE3848" w:rsidRPr="00FE3848">
        <w:rPr>
          <w:lang w:val="en-GB"/>
        </w:rPr>
        <w:t xml:space="preserve">, </w:t>
      </w:r>
      <w:r w:rsidR="00177103" w:rsidRPr="00FE3848">
        <w:rPr>
          <w:lang w:val="en-GB"/>
        </w:rPr>
        <w:t>José Pedro Granadeiro</w:t>
      </w:r>
      <w:r w:rsidR="00177103">
        <w:rPr>
          <w:vertAlign w:val="superscript"/>
          <w:lang w:val="en-GB"/>
        </w:rPr>
        <w:t>9</w:t>
      </w:r>
      <w:r w:rsidR="00177103" w:rsidRPr="00FE3848">
        <w:rPr>
          <w:lang w:val="en-GB"/>
        </w:rPr>
        <w:t xml:space="preserve">, </w:t>
      </w:r>
      <w:r w:rsidR="00FE3848" w:rsidRPr="00FE3848">
        <w:rPr>
          <w:lang w:val="en-GB"/>
        </w:rPr>
        <w:t>Katharin</w:t>
      </w:r>
      <w:r w:rsidR="00FE3848">
        <w:rPr>
          <w:lang w:val="en-GB"/>
        </w:rPr>
        <w:t>a</w:t>
      </w:r>
      <w:r w:rsidR="00FE3848" w:rsidRPr="00FE3848">
        <w:rPr>
          <w:lang w:val="en-GB"/>
        </w:rPr>
        <w:t xml:space="preserve"> Reusch</w:t>
      </w:r>
      <w:r w:rsidR="00177103" w:rsidRPr="00177103">
        <w:rPr>
          <w:vertAlign w:val="superscript"/>
          <w:lang w:val="en-GB"/>
        </w:rPr>
        <w:t>10</w:t>
      </w:r>
      <w:r w:rsidR="00FE3848" w:rsidRPr="00FE3848">
        <w:rPr>
          <w:lang w:val="en-GB"/>
        </w:rPr>
        <w:t xml:space="preserve">, </w:t>
      </w:r>
      <w:r w:rsidR="00C47389" w:rsidRPr="00C47389">
        <w:rPr>
          <w:lang w:val="en-GB"/>
        </w:rPr>
        <w:t>Danni Thompson</w:t>
      </w:r>
      <w:r w:rsidR="00C47389" w:rsidRPr="00C47389">
        <w:rPr>
          <w:vertAlign w:val="superscript"/>
          <w:lang w:val="en-GB"/>
        </w:rPr>
        <w:t>6,11</w:t>
      </w:r>
      <w:r w:rsidR="00C47389" w:rsidRPr="00C47389">
        <w:rPr>
          <w:lang w:val="en-GB"/>
        </w:rPr>
        <w:t xml:space="preserve">, </w:t>
      </w:r>
      <w:r w:rsidR="00FE3848" w:rsidRPr="00FE3848">
        <w:rPr>
          <w:lang w:val="en-GB"/>
        </w:rPr>
        <w:t>Louise Pole-Evans</w:t>
      </w:r>
      <w:r w:rsidR="00177103" w:rsidRPr="00177103">
        <w:rPr>
          <w:vertAlign w:val="superscript"/>
          <w:lang w:val="en-GB"/>
        </w:rPr>
        <w:t>1</w:t>
      </w:r>
      <w:r w:rsidR="00C47389">
        <w:rPr>
          <w:vertAlign w:val="superscript"/>
          <w:lang w:val="en-GB"/>
        </w:rPr>
        <w:t>2</w:t>
      </w:r>
      <w:r w:rsidR="00FE3848">
        <w:rPr>
          <w:lang w:val="en-GB"/>
        </w:rPr>
        <w:t xml:space="preserve">, </w:t>
      </w:r>
      <w:r w:rsidR="002A50D0" w:rsidRPr="0059304C">
        <w:rPr>
          <w:lang w:val="en-GB"/>
        </w:rPr>
        <w:t>Alastair Baylis</w:t>
      </w:r>
      <w:r w:rsidR="00177103" w:rsidRPr="00177103">
        <w:rPr>
          <w:vertAlign w:val="superscript"/>
          <w:lang w:val="en-GB"/>
        </w:rPr>
        <w:t>6</w:t>
      </w:r>
      <w:r w:rsidR="002A50D0" w:rsidRPr="0059304C">
        <w:rPr>
          <w:lang w:val="en-GB"/>
        </w:rPr>
        <w:t xml:space="preserve">, </w:t>
      </w:r>
      <w:r w:rsidR="00EB1C07" w:rsidRPr="00EB1C07">
        <w:rPr>
          <w:lang w:val="en-GB"/>
        </w:rPr>
        <w:t>Petra Quillfeldt</w:t>
      </w:r>
      <w:r w:rsidR="00EB1C07" w:rsidRPr="00177103">
        <w:rPr>
          <w:vertAlign w:val="superscript"/>
          <w:lang w:val="en-GB"/>
        </w:rPr>
        <w:t>10</w:t>
      </w:r>
      <w:r w:rsidR="00EB1C07" w:rsidRPr="00EB1C07">
        <w:rPr>
          <w:lang w:val="en-GB"/>
        </w:rPr>
        <w:t xml:space="preserve">, </w:t>
      </w:r>
      <w:r w:rsidR="006F58E6" w:rsidRPr="0059304C">
        <w:rPr>
          <w:lang w:val="en-GB"/>
        </w:rPr>
        <w:t>Paulo Catry</w:t>
      </w:r>
      <w:r w:rsidR="00177103">
        <w:rPr>
          <w:vertAlign w:val="superscript"/>
          <w:lang w:val="en-GB"/>
        </w:rPr>
        <w:t>8</w:t>
      </w:r>
      <w:r w:rsidR="006F58E6" w:rsidRPr="0059304C">
        <w:rPr>
          <w:lang w:val="en-GB"/>
        </w:rPr>
        <w:t>,</w:t>
      </w:r>
      <w:r w:rsidR="00CB1578" w:rsidRPr="0059304C">
        <w:rPr>
          <w:lang w:val="en-GB"/>
        </w:rPr>
        <w:t xml:space="preserve"> </w:t>
      </w:r>
      <w:r w:rsidR="00FE3848" w:rsidRPr="00CA2D3A">
        <w:rPr>
          <w:lang w:val="en-GB"/>
        </w:rPr>
        <w:t>Jacob González-Solís</w:t>
      </w:r>
      <w:r w:rsidR="00177103" w:rsidRPr="00177103">
        <w:rPr>
          <w:vertAlign w:val="superscript"/>
          <w:lang w:val="en-GB"/>
        </w:rPr>
        <w:t>1</w:t>
      </w:r>
      <w:r w:rsidR="00C47389">
        <w:rPr>
          <w:vertAlign w:val="superscript"/>
          <w:lang w:val="en-GB"/>
        </w:rPr>
        <w:t>3</w:t>
      </w:r>
      <w:r w:rsidR="00FE3848">
        <w:rPr>
          <w:lang w:val="en-GB"/>
        </w:rPr>
        <w:t xml:space="preserve">, </w:t>
      </w:r>
      <w:r w:rsidR="00CB1578" w:rsidRPr="0059304C">
        <w:rPr>
          <w:lang w:val="en-GB"/>
        </w:rPr>
        <w:t>Thierry Boulinier</w:t>
      </w:r>
      <w:r w:rsidR="001F295B" w:rsidRPr="0059304C">
        <w:rPr>
          <w:vertAlign w:val="superscript"/>
          <w:lang w:val="en-GB"/>
        </w:rPr>
        <w:t>3</w:t>
      </w:r>
      <w:r w:rsidR="00CB1578" w:rsidRPr="0059304C">
        <w:rPr>
          <w:lang w:val="en-GB"/>
        </w:rPr>
        <w:t>, Zoe Fowler</w:t>
      </w:r>
      <w:r w:rsidR="00177103">
        <w:rPr>
          <w:vertAlign w:val="superscript"/>
          <w:lang w:val="en-GB"/>
        </w:rPr>
        <w:t>1</w:t>
      </w:r>
      <w:r w:rsidR="00C47389">
        <w:rPr>
          <w:vertAlign w:val="superscript"/>
          <w:lang w:val="en-GB"/>
        </w:rPr>
        <w:t>4</w:t>
      </w:r>
      <w:r w:rsidR="00CB1578" w:rsidRPr="0059304C">
        <w:rPr>
          <w:lang w:val="en-GB"/>
        </w:rPr>
        <w:t>, Amandine Gamble</w:t>
      </w:r>
      <w:r w:rsidR="004D3696" w:rsidRPr="0059304C">
        <w:rPr>
          <w:vertAlign w:val="superscript"/>
          <w:lang w:val="en-GB"/>
        </w:rPr>
        <w:t>1,</w:t>
      </w:r>
      <w:r w:rsidR="00784AC0" w:rsidRPr="0059304C">
        <w:rPr>
          <w:vertAlign w:val="superscript"/>
          <w:lang w:val="en-GB"/>
        </w:rPr>
        <w:t>4</w:t>
      </w:r>
    </w:p>
    <w:p w14:paraId="4B647504" w14:textId="7EB4D59D" w:rsidR="00CB1578" w:rsidRPr="0059304C" w:rsidRDefault="001F295B" w:rsidP="0059304C">
      <w:pPr>
        <w:ind w:left="284"/>
        <w:rPr>
          <w:lang w:val="en-GB"/>
        </w:rPr>
      </w:pPr>
      <w:r w:rsidRPr="0059304C">
        <w:rPr>
          <w:vertAlign w:val="superscript"/>
          <w:lang w:val="en-GB"/>
        </w:rPr>
        <w:t xml:space="preserve">1 </w:t>
      </w:r>
      <w:commentRangeStart w:id="3"/>
      <w:r w:rsidR="00CB1578" w:rsidRPr="0059304C">
        <w:rPr>
          <w:lang w:val="en-GB"/>
        </w:rPr>
        <w:t>Department</w:t>
      </w:r>
      <w:commentRangeEnd w:id="3"/>
      <w:r w:rsidR="0051524D">
        <w:rPr>
          <w:rStyle w:val="Refdecomentrio"/>
        </w:rPr>
        <w:commentReference w:id="3"/>
      </w:r>
      <w:r w:rsidR="00CB1578" w:rsidRPr="0059304C">
        <w:rPr>
          <w:lang w:val="en-GB"/>
        </w:rPr>
        <w:t xml:space="preserve"> of Public &amp; Ecosystem Health, Cornell University, Ithaca, United States</w:t>
      </w:r>
    </w:p>
    <w:p w14:paraId="7FEBF769" w14:textId="029F696C" w:rsidR="006F58E6" w:rsidRPr="0059304C" w:rsidRDefault="001F295B" w:rsidP="0059304C">
      <w:pPr>
        <w:ind w:left="284"/>
        <w:rPr>
          <w:lang w:val="fr-FR"/>
        </w:rPr>
      </w:pPr>
      <w:r w:rsidRPr="0059304C">
        <w:rPr>
          <w:vertAlign w:val="superscript"/>
          <w:lang w:val="fr-FR"/>
        </w:rPr>
        <w:t>2</w:t>
      </w:r>
      <w:r w:rsidRPr="0059304C">
        <w:rPr>
          <w:lang w:val="fr-FR"/>
        </w:rPr>
        <w:t xml:space="preserve"> </w:t>
      </w:r>
      <w:r w:rsidR="001A797B" w:rsidRPr="0059304C">
        <w:rPr>
          <w:rStyle w:val="nfase"/>
          <w:rFonts w:cs="Segoe UI"/>
          <w:i w:val="0"/>
          <w:iCs w:val="0"/>
          <w:color w:val="212529"/>
          <w:shd w:val="clear" w:color="auto" w:fill="FFFFFF"/>
          <w:lang w:val="fr-FR"/>
        </w:rPr>
        <w:t>École Normale Supérieure de Lyon, Université Claude Bernard Lyon 1, Université de Lyon, Lyon, France</w:t>
      </w:r>
    </w:p>
    <w:p w14:paraId="14352956" w14:textId="2677E770" w:rsidR="008A59DC" w:rsidRPr="0059304C" w:rsidRDefault="001F295B" w:rsidP="0059304C">
      <w:pPr>
        <w:ind w:left="284"/>
        <w:rPr>
          <w:lang w:val="fr-FR"/>
        </w:rPr>
      </w:pPr>
      <w:r w:rsidRPr="0059304C">
        <w:rPr>
          <w:vertAlign w:val="superscript"/>
          <w:lang w:val="fr-FR"/>
        </w:rPr>
        <w:t xml:space="preserve">3 </w:t>
      </w:r>
      <w:r w:rsidR="008A59DC" w:rsidRPr="0059304C">
        <w:rPr>
          <w:lang w:val="fr-FR"/>
        </w:rPr>
        <w:t>Centre d’Ecologie Fonctionnelle et Evolutive,</w:t>
      </w:r>
      <w:r w:rsidR="00AA2F5C">
        <w:rPr>
          <w:lang w:val="fr-FR"/>
        </w:rPr>
        <w:t xml:space="preserve"> </w:t>
      </w:r>
      <w:r w:rsidR="00AA2F5C" w:rsidRPr="00AA2F5C">
        <w:rPr>
          <w:lang w:val="fr-FR"/>
        </w:rPr>
        <w:t>UMR 5175, Un</w:t>
      </w:r>
      <w:r w:rsidR="00AA2F5C">
        <w:rPr>
          <w:lang w:val="fr-FR"/>
        </w:rPr>
        <w:t>iversité</w:t>
      </w:r>
      <w:r w:rsidR="00AA2F5C" w:rsidRPr="00AA2F5C">
        <w:rPr>
          <w:lang w:val="fr-FR"/>
        </w:rPr>
        <w:t xml:space="preserve"> Montpellier, CNRS, EPHE, IRD, </w:t>
      </w:r>
      <w:r w:rsidR="008A59DC" w:rsidRPr="0059304C">
        <w:rPr>
          <w:lang w:val="fr-FR"/>
        </w:rPr>
        <w:t xml:space="preserve">Montpellier, </w:t>
      </w:r>
      <w:r w:rsidR="00255CCF" w:rsidRPr="0059304C">
        <w:rPr>
          <w:lang w:val="fr-FR"/>
        </w:rPr>
        <w:t>France</w:t>
      </w:r>
    </w:p>
    <w:p w14:paraId="18716499" w14:textId="48FAE17F" w:rsidR="00177103" w:rsidRDefault="00177103" w:rsidP="00177103">
      <w:pPr>
        <w:ind w:left="284"/>
        <w:rPr>
          <w:lang w:val="en-GB"/>
        </w:rPr>
      </w:pPr>
      <w:r w:rsidRPr="00177103">
        <w:rPr>
          <w:vertAlign w:val="superscript"/>
          <w:lang w:val="en-GB"/>
        </w:rPr>
        <w:t>4</w:t>
      </w:r>
      <w:r>
        <w:rPr>
          <w:lang w:val="en-GB"/>
        </w:rPr>
        <w:t xml:space="preserve"> </w:t>
      </w:r>
      <w:r w:rsidRPr="0059304C">
        <w:rPr>
          <w:lang w:val="en-GB"/>
        </w:rPr>
        <w:t>School of Biodiversity, One Health and Veterinary Medicine, University of Glasgow, Glasgow, United Kingdom</w:t>
      </w:r>
    </w:p>
    <w:p w14:paraId="48DE6C2B" w14:textId="77777777" w:rsidR="00177103" w:rsidRDefault="00177103" w:rsidP="0059304C">
      <w:pPr>
        <w:ind w:left="284"/>
        <w:rPr>
          <w:vertAlign w:val="superscript"/>
          <w:lang w:val="en-GB"/>
        </w:rPr>
      </w:pPr>
      <w:r w:rsidRPr="0059304C">
        <w:rPr>
          <w:vertAlign w:val="superscript"/>
          <w:lang w:val="en-GB"/>
        </w:rPr>
        <w:t>5</w:t>
      </w:r>
      <w:r w:rsidRPr="0059304C">
        <w:rPr>
          <w:lang w:val="en-GB"/>
        </w:rPr>
        <w:t xml:space="preserve"> Falklands Conservation, Stanley, Falkland Islands</w:t>
      </w:r>
      <w:r w:rsidRPr="0059304C">
        <w:rPr>
          <w:vertAlign w:val="superscript"/>
          <w:lang w:val="en-GB"/>
        </w:rPr>
        <w:t xml:space="preserve"> </w:t>
      </w:r>
    </w:p>
    <w:p w14:paraId="13247E2C" w14:textId="22683A40" w:rsidR="00177103" w:rsidRDefault="00177103" w:rsidP="0059304C">
      <w:pPr>
        <w:ind w:left="284"/>
        <w:rPr>
          <w:lang w:val="en-GB"/>
        </w:rPr>
      </w:pPr>
      <w:r>
        <w:rPr>
          <w:vertAlign w:val="superscript"/>
          <w:lang w:val="en-GB"/>
        </w:rPr>
        <w:t>6</w:t>
      </w:r>
      <w:r w:rsidR="00255CCF" w:rsidRPr="0059304C">
        <w:rPr>
          <w:lang w:val="en-GB"/>
        </w:rPr>
        <w:t xml:space="preserve"> </w:t>
      </w:r>
      <w:r>
        <w:rPr>
          <w:lang w:val="en-GB"/>
        </w:rPr>
        <w:t>South Atlantic Environmental Research Institute, Stanley, Falkland Islands</w:t>
      </w:r>
    </w:p>
    <w:p w14:paraId="2E8FF361" w14:textId="450082C7" w:rsidR="00177103" w:rsidRDefault="00177103" w:rsidP="0059304C">
      <w:pPr>
        <w:ind w:left="284"/>
        <w:rPr>
          <w:lang w:val="en-GB"/>
        </w:rPr>
      </w:pPr>
      <w:r w:rsidRPr="00177103">
        <w:rPr>
          <w:vertAlign w:val="superscript"/>
          <w:lang w:val="en-GB"/>
        </w:rPr>
        <w:t>7</w:t>
      </w:r>
      <w:r>
        <w:rPr>
          <w:lang w:val="en-GB"/>
        </w:rPr>
        <w:t xml:space="preserve"> </w:t>
      </w:r>
      <w:r w:rsidRPr="00177103">
        <w:rPr>
          <w:lang w:val="en-GB"/>
        </w:rPr>
        <w:t>School of Life and Environmental Sciences</w:t>
      </w:r>
      <w:r>
        <w:rPr>
          <w:lang w:val="en-GB"/>
        </w:rPr>
        <w:t xml:space="preserve">, Deakin University, Melbourne, Sydney </w:t>
      </w:r>
    </w:p>
    <w:p w14:paraId="05E9E94E" w14:textId="4A90D248" w:rsidR="00177103" w:rsidRPr="00FE1B3C" w:rsidRDefault="00177103" w:rsidP="0059304C">
      <w:pPr>
        <w:ind w:left="284"/>
        <w:rPr>
          <w:lang w:val="pt-PT"/>
        </w:rPr>
      </w:pPr>
      <w:r w:rsidRPr="00FE1B3C">
        <w:rPr>
          <w:vertAlign w:val="superscript"/>
          <w:lang w:val="pt-PT"/>
        </w:rPr>
        <w:t>8</w:t>
      </w:r>
      <w:r w:rsidRPr="00FE1B3C">
        <w:rPr>
          <w:lang w:val="pt-PT"/>
        </w:rPr>
        <w:t xml:space="preserve"> Marine </w:t>
      </w:r>
      <w:proofErr w:type="spellStart"/>
      <w:r w:rsidRPr="00FE1B3C">
        <w:rPr>
          <w:lang w:val="pt-PT"/>
        </w:rPr>
        <w:t>and</w:t>
      </w:r>
      <w:proofErr w:type="spellEnd"/>
      <w:r w:rsidRPr="00FE1B3C">
        <w:rPr>
          <w:lang w:val="pt-PT"/>
        </w:rPr>
        <w:t xml:space="preserve"> </w:t>
      </w:r>
      <w:proofErr w:type="spellStart"/>
      <w:r w:rsidRPr="00FE1B3C">
        <w:rPr>
          <w:lang w:val="pt-PT"/>
        </w:rPr>
        <w:t>Environmental</w:t>
      </w:r>
      <w:proofErr w:type="spellEnd"/>
      <w:r w:rsidRPr="00FE1B3C">
        <w:rPr>
          <w:lang w:val="pt-PT"/>
        </w:rPr>
        <w:t xml:space="preserve"> </w:t>
      </w:r>
      <w:proofErr w:type="spellStart"/>
      <w:r w:rsidRPr="00FE1B3C">
        <w:rPr>
          <w:lang w:val="pt-PT"/>
        </w:rPr>
        <w:t>Sciences</w:t>
      </w:r>
      <w:proofErr w:type="spellEnd"/>
      <w:r w:rsidRPr="00FE1B3C">
        <w:rPr>
          <w:lang w:val="pt-PT"/>
        </w:rPr>
        <w:t xml:space="preserve"> Centre, </w:t>
      </w:r>
      <w:proofErr w:type="spellStart"/>
      <w:r w:rsidRPr="00FE1B3C">
        <w:rPr>
          <w:lang w:val="pt-PT"/>
        </w:rPr>
        <w:t>Ispa</w:t>
      </w:r>
      <w:proofErr w:type="spellEnd"/>
      <w:r w:rsidRPr="00FE1B3C">
        <w:rPr>
          <w:lang w:val="pt-PT"/>
        </w:rPr>
        <w:t xml:space="preserve"> – Instituto Universitário, </w:t>
      </w:r>
      <w:proofErr w:type="spellStart"/>
      <w:r w:rsidRPr="00FE1B3C">
        <w:rPr>
          <w:lang w:val="pt-PT"/>
        </w:rPr>
        <w:t>Lisbon</w:t>
      </w:r>
      <w:proofErr w:type="spellEnd"/>
      <w:r w:rsidRPr="00FE1B3C">
        <w:rPr>
          <w:lang w:val="pt-PT"/>
        </w:rPr>
        <w:t>, Portugal</w:t>
      </w:r>
    </w:p>
    <w:p w14:paraId="1E241CA7" w14:textId="04DE6AB1" w:rsidR="00177103" w:rsidRPr="00FE1B3C" w:rsidRDefault="00177103" w:rsidP="0059304C">
      <w:pPr>
        <w:ind w:left="284"/>
        <w:rPr>
          <w:lang w:val="pt-PT"/>
        </w:rPr>
      </w:pPr>
      <w:r w:rsidRPr="00FE1B3C">
        <w:rPr>
          <w:vertAlign w:val="superscript"/>
          <w:lang w:val="pt-PT"/>
        </w:rPr>
        <w:t>9</w:t>
      </w:r>
      <w:r w:rsidRPr="00FE1B3C">
        <w:rPr>
          <w:lang w:val="pt-PT"/>
        </w:rPr>
        <w:t xml:space="preserve"> </w:t>
      </w:r>
      <w:ins w:id="4" w:author="Edna Correia" w:date="2024-08-15T14:37:00Z" w16du:dateUtc="2024-08-15T13:37:00Z">
        <w:r w:rsidR="00153E7F" w:rsidRPr="00153E7F">
          <w:rPr>
            <w:lang w:val="pt-PT"/>
          </w:rPr>
          <w:t>Centro de Estudos do Ambiente e do Mar,</w:t>
        </w:r>
        <w:r w:rsidR="00153E7F">
          <w:rPr>
            <w:lang w:val="pt-PT"/>
          </w:rPr>
          <w:t xml:space="preserve"> </w:t>
        </w:r>
      </w:ins>
      <w:r w:rsidRPr="00FE1B3C">
        <w:rPr>
          <w:lang w:val="pt-PT"/>
        </w:rPr>
        <w:t xml:space="preserve">Departamento de Biologia Animal, Faculdade de Ciências da Universidade de Lisboa, </w:t>
      </w:r>
      <w:proofErr w:type="spellStart"/>
      <w:r w:rsidRPr="00FE1B3C">
        <w:rPr>
          <w:lang w:val="pt-PT"/>
        </w:rPr>
        <w:t>Lisbon</w:t>
      </w:r>
      <w:proofErr w:type="spellEnd"/>
      <w:r w:rsidRPr="00FE1B3C">
        <w:rPr>
          <w:lang w:val="pt-PT"/>
        </w:rPr>
        <w:t xml:space="preserve">, Portugal </w:t>
      </w:r>
    </w:p>
    <w:p w14:paraId="15C432F3" w14:textId="5105B165" w:rsidR="00177103" w:rsidRPr="00C47389" w:rsidRDefault="00177103" w:rsidP="0059304C">
      <w:pPr>
        <w:ind w:left="284"/>
      </w:pPr>
      <w:r w:rsidRPr="00C47389">
        <w:rPr>
          <w:vertAlign w:val="superscript"/>
        </w:rPr>
        <w:t>10</w:t>
      </w:r>
      <w:r w:rsidRPr="00C47389">
        <w:t xml:space="preserve"> </w:t>
      </w:r>
      <w:r w:rsidR="00AA2F5C" w:rsidRPr="00C47389">
        <w:t xml:space="preserve">Center for International Development and Environmental Research, </w:t>
      </w:r>
      <w:r w:rsidRPr="00C47389">
        <w:t xml:space="preserve">Justus-Liebig-Universität </w:t>
      </w:r>
      <w:proofErr w:type="spellStart"/>
      <w:r w:rsidRPr="00C47389">
        <w:t>Gießen</w:t>
      </w:r>
      <w:proofErr w:type="spellEnd"/>
      <w:r w:rsidRPr="00C47389">
        <w:t xml:space="preserve">, </w:t>
      </w:r>
      <w:proofErr w:type="spellStart"/>
      <w:r w:rsidRPr="00C47389">
        <w:t>Gießen</w:t>
      </w:r>
      <w:proofErr w:type="spellEnd"/>
      <w:r w:rsidRPr="00C47389">
        <w:t xml:space="preserve">, Germany </w:t>
      </w:r>
    </w:p>
    <w:p w14:paraId="5E273102" w14:textId="063DCE36" w:rsidR="00C47389" w:rsidRPr="00C47389" w:rsidRDefault="00C47389" w:rsidP="00C47389">
      <w:pPr>
        <w:ind w:left="284"/>
      </w:pPr>
      <w:r w:rsidRPr="00C47389">
        <w:rPr>
          <w:vertAlign w:val="superscript"/>
        </w:rPr>
        <w:t>1</w:t>
      </w:r>
      <w:r>
        <w:rPr>
          <w:vertAlign w:val="superscript"/>
        </w:rPr>
        <w:t>1</w:t>
      </w:r>
      <w:r w:rsidRPr="00C47389">
        <w:t xml:space="preserve"> School of Biological Sciences</w:t>
      </w:r>
      <w:r>
        <w:t xml:space="preserve">, University of Aberdeen, Aberdeen, United Kingdom </w:t>
      </w:r>
    </w:p>
    <w:p w14:paraId="2251CF05" w14:textId="7BB27241" w:rsidR="00177103" w:rsidRPr="00C47389" w:rsidRDefault="00177103" w:rsidP="0059304C">
      <w:pPr>
        <w:ind w:left="284"/>
      </w:pPr>
      <w:r w:rsidRPr="00C47389">
        <w:rPr>
          <w:vertAlign w:val="superscript"/>
        </w:rPr>
        <w:t>1</w:t>
      </w:r>
      <w:r w:rsidR="00C47389" w:rsidRPr="00C47389">
        <w:rPr>
          <w:vertAlign w:val="superscript"/>
        </w:rPr>
        <w:t>2</w:t>
      </w:r>
      <w:r w:rsidRPr="00C47389">
        <w:t xml:space="preserve"> Saunders Island, Falkland Islands</w:t>
      </w:r>
    </w:p>
    <w:p w14:paraId="037494A2" w14:textId="3C46DFBE" w:rsidR="001F295B" w:rsidRPr="00177103" w:rsidRDefault="00177103" w:rsidP="00177103">
      <w:pPr>
        <w:ind w:left="284"/>
        <w:rPr>
          <w:lang w:val="en-GB"/>
        </w:rPr>
      </w:pPr>
      <w:r w:rsidRPr="00177103">
        <w:rPr>
          <w:vertAlign w:val="superscript"/>
          <w:lang w:val="en-GB"/>
        </w:rPr>
        <w:t>1</w:t>
      </w:r>
      <w:r w:rsidR="00C47389">
        <w:rPr>
          <w:vertAlign w:val="superscript"/>
          <w:lang w:val="en-GB"/>
        </w:rPr>
        <w:t>3</w:t>
      </w:r>
      <w:r>
        <w:rPr>
          <w:lang w:val="en-GB"/>
        </w:rPr>
        <w:t xml:space="preserve"> </w:t>
      </w:r>
      <w:r w:rsidR="00CA2D3A">
        <w:rPr>
          <w:lang w:val="en-GB"/>
        </w:rPr>
        <w:t>University of Barcelona, Barcelona, Spain</w:t>
      </w:r>
    </w:p>
    <w:p w14:paraId="27EDACC8" w14:textId="24A759CF" w:rsidR="006F58E6" w:rsidRPr="0059304C" w:rsidRDefault="00177103" w:rsidP="0059304C">
      <w:pPr>
        <w:ind w:left="284"/>
        <w:rPr>
          <w:lang w:val="en-GB"/>
        </w:rPr>
      </w:pPr>
      <w:r>
        <w:rPr>
          <w:vertAlign w:val="superscript"/>
        </w:rPr>
        <w:t>1</w:t>
      </w:r>
      <w:r w:rsidR="00C47389">
        <w:rPr>
          <w:vertAlign w:val="superscript"/>
        </w:rPr>
        <w:t>4</w:t>
      </w:r>
      <w:r w:rsidR="001F295B" w:rsidRPr="0059304C">
        <w:t xml:space="preserve"> </w:t>
      </w:r>
      <w:r w:rsidR="00CB1578" w:rsidRPr="0059304C">
        <w:rPr>
          <w:lang w:val="en-GB"/>
        </w:rPr>
        <w:t>Falkland Islands Government, Stanley, Falkland Islands</w:t>
      </w:r>
      <w:r w:rsidR="006F58E6" w:rsidRPr="0059304C">
        <w:rPr>
          <w:lang w:val="en-GB"/>
        </w:rPr>
        <w:t xml:space="preserve"> </w:t>
      </w:r>
    </w:p>
    <w:p w14:paraId="1DD268D5" w14:textId="213769B4" w:rsidR="00255CCF" w:rsidRPr="0059304C" w:rsidRDefault="00F94DE7" w:rsidP="0059304C">
      <w:pPr>
        <w:ind w:left="284"/>
        <w:rPr>
          <w:lang w:val="en-GB"/>
        </w:rPr>
      </w:pPr>
      <w:r>
        <w:rPr>
          <w:vertAlign w:val="superscript"/>
        </w:rPr>
        <w:t>*</w:t>
      </w:r>
      <w:r w:rsidR="00255CCF" w:rsidRPr="0059304C">
        <w:t xml:space="preserve"> </w:t>
      </w:r>
      <w:r w:rsidRPr="00F94DE7">
        <w:rPr>
          <w:lang w:val="en-GB"/>
        </w:rPr>
        <w:t>These authors contributed equally to this work</w:t>
      </w:r>
    </w:p>
    <w:p w14:paraId="22497BA6" w14:textId="14602A5C" w:rsidR="00C83C4F" w:rsidRPr="0059304C" w:rsidRDefault="00C83C4F" w:rsidP="0059304C">
      <w:pPr>
        <w:rPr>
          <w:lang w:val="en-GB"/>
        </w:rPr>
      </w:pPr>
      <w:r w:rsidRPr="0059304C">
        <w:rPr>
          <w:lang w:val="en-GB"/>
        </w:rPr>
        <w:t xml:space="preserve">Corresponding authors: Julia </w:t>
      </w:r>
      <w:proofErr w:type="spellStart"/>
      <w:r w:rsidRPr="0059304C">
        <w:rPr>
          <w:lang w:val="en-GB"/>
        </w:rPr>
        <w:t>Emerit</w:t>
      </w:r>
      <w:proofErr w:type="spellEnd"/>
      <w:r w:rsidR="00377E2F" w:rsidRPr="0059304C">
        <w:rPr>
          <w:lang w:val="en-GB"/>
        </w:rPr>
        <w:t xml:space="preserve"> (</w:t>
      </w:r>
      <w:hyperlink r:id="rId12" w:history="1">
        <w:r w:rsidR="00D461F0" w:rsidRPr="004A07D8">
          <w:rPr>
            <w:rStyle w:val="Hiperligao"/>
            <w:lang w:val="en-GB"/>
          </w:rPr>
          <w:t>julia.emerit@ens-lyon.fr</w:t>
        </w:r>
      </w:hyperlink>
      <w:r w:rsidR="00377E2F" w:rsidRPr="0059304C">
        <w:rPr>
          <w:lang w:val="en-GB"/>
        </w:rPr>
        <w:t>)</w:t>
      </w:r>
      <w:r w:rsidRPr="0059304C">
        <w:rPr>
          <w:lang w:val="en-GB"/>
        </w:rPr>
        <w:t>, Amandine Gamble</w:t>
      </w:r>
      <w:r w:rsidR="00377E2F" w:rsidRPr="0059304C">
        <w:rPr>
          <w:lang w:val="en-GB"/>
        </w:rPr>
        <w:t xml:space="preserve"> (</w:t>
      </w:r>
      <w:hyperlink r:id="rId13" w:history="1">
        <w:r w:rsidR="00C9360C" w:rsidRPr="004A07D8">
          <w:rPr>
            <w:rStyle w:val="Hiperligao"/>
          </w:rPr>
          <w:t>amandine.gamble@cornell.edu</w:t>
        </w:r>
      </w:hyperlink>
      <w:r w:rsidR="00377E2F" w:rsidRPr="0059304C">
        <w:rPr>
          <w:lang w:val="en-GB"/>
        </w:rPr>
        <w:t>)</w:t>
      </w:r>
    </w:p>
    <w:p w14:paraId="36300A96" w14:textId="017D9717" w:rsidR="00C83C4F" w:rsidRPr="0059304C" w:rsidRDefault="00C83C4F" w:rsidP="0059304C">
      <w:pPr>
        <w:rPr>
          <w:i/>
          <w:iCs/>
        </w:rPr>
      </w:pPr>
      <w:bookmarkStart w:id="5" w:name="_Hlk168136200"/>
      <w:r w:rsidRPr="0059304C">
        <w:rPr>
          <w:i/>
          <w:iCs/>
          <w:lang w:val="en-GB"/>
        </w:rPr>
        <w:t>Keywords</w:t>
      </w:r>
      <w:r w:rsidR="00FE299E" w:rsidRPr="0059304C">
        <w:rPr>
          <w:i/>
          <w:iCs/>
          <w:lang w:val="en-GB"/>
        </w:rPr>
        <w:t xml:space="preserve">: </w:t>
      </w:r>
      <w:r w:rsidR="00FE299E" w:rsidRPr="00944BD9">
        <w:rPr>
          <w:i/>
          <w:iCs/>
          <w:highlight w:val="yellow"/>
        </w:rPr>
        <w:t>###</w:t>
      </w:r>
    </w:p>
    <w:p w14:paraId="07B7B1A3" w14:textId="5CBEA8A0" w:rsidR="00FE299E" w:rsidRPr="0059304C" w:rsidRDefault="00C83C4F" w:rsidP="00D278E3">
      <w:pPr>
        <w:rPr>
          <w:lang w:val="en-GB"/>
        </w:rPr>
      </w:pPr>
      <w:r w:rsidRPr="0059304C">
        <w:rPr>
          <w:i/>
          <w:iCs/>
          <w:lang w:val="en-GB"/>
        </w:rPr>
        <w:t>Suggested reviewers</w:t>
      </w:r>
      <w:r w:rsidR="00D278E3">
        <w:rPr>
          <w:i/>
          <w:iCs/>
          <w:lang w:val="en-GB"/>
        </w:rPr>
        <w:t xml:space="preserve">: </w:t>
      </w:r>
      <w:r w:rsidR="00585893" w:rsidRPr="0059304C">
        <w:rPr>
          <w:lang w:val="en-GB"/>
        </w:rPr>
        <w:t>Sarah Hill</w:t>
      </w:r>
      <w:r w:rsidR="00D278E3">
        <w:rPr>
          <w:lang w:val="en-GB"/>
        </w:rPr>
        <w:t xml:space="preserve">, </w:t>
      </w:r>
      <w:r w:rsidR="00CA2D3A">
        <w:rPr>
          <w:lang w:val="en-GB"/>
        </w:rPr>
        <w:t>Nicholas Hill</w:t>
      </w:r>
      <w:r w:rsidR="00D278E3">
        <w:rPr>
          <w:lang w:val="en-GB"/>
        </w:rPr>
        <w:t xml:space="preserve">, </w:t>
      </w:r>
      <w:r w:rsidR="00C9360C" w:rsidRPr="0059304C">
        <w:rPr>
          <w:lang w:val="en-GB"/>
        </w:rPr>
        <w:t xml:space="preserve">Ralph </w:t>
      </w:r>
      <w:proofErr w:type="spellStart"/>
      <w:r w:rsidR="00C9360C" w:rsidRPr="0059304C">
        <w:rPr>
          <w:lang w:val="en-GB"/>
        </w:rPr>
        <w:t>Vanstreels</w:t>
      </w:r>
      <w:proofErr w:type="spellEnd"/>
      <w:r w:rsidR="00D278E3">
        <w:rPr>
          <w:lang w:val="en-GB"/>
        </w:rPr>
        <w:t xml:space="preserve">, </w:t>
      </w:r>
      <w:r w:rsidR="00C9360C" w:rsidRPr="0059304C">
        <w:rPr>
          <w:lang w:val="en-GB"/>
        </w:rPr>
        <w:t xml:space="preserve">Marcy </w:t>
      </w:r>
      <w:proofErr w:type="spellStart"/>
      <w:r w:rsidR="00C9360C" w:rsidRPr="0059304C">
        <w:rPr>
          <w:lang w:val="en-GB"/>
        </w:rPr>
        <w:t>Uhart</w:t>
      </w:r>
      <w:proofErr w:type="spellEnd"/>
      <w:r w:rsidR="00D278E3">
        <w:rPr>
          <w:lang w:val="en-GB"/>
        </w:rPr>
        <w:t xml:space="preserve">, </w:t>
      </w:r>
      <w:r w:rsidR="00FE299E" w:rsidRPr="0059304C">
        <w:rPr>
          <w:lang w:val="en-GB"/>
        </w:rPr>
        <w:t>Michelle Wille</w:t>
      </w:r>
      <w:ins w:id="6" w:author="Thierry BOULINIER" w:date="2024-08-14T10:12:00Z">
        <w:r w:rsidR="003B2213">
          <w:rPr>
            <w:lang w:val="en-GB"/>
          </w:rPr>
          <w:t>, Megan Craft</w:t>
        </w:r>
      </w:ins>
    </w:p>
    <w:p w14:paraId="42AD77C0" w14:textId="77777777" w:rsidR="00FC1E1F" w:rsidRPr="0059304C" w:rsidRDefault="005A33AC" w:rsidP="0059304C">
      <w:pPr>
        <w:rPr>
          <w:i/>
          <w:iCs/>
          <w:lang w:val="en-GB"/>
        </w:rPr>
      </w:pPr>
      <w:r w:rsidRPr="0059304C">
        <w:rPr>
          <w:i/>
          <w:iCs/>
          <w:lang w:val="en-GB"/>
        </w:rPr>
        <w:t>Targeted journals</w:t>
      </w:r>
    </w:p>
    <w:bookmarkEnd w:id="5"/>
    <w:p w14:paraId="4DD116DE" w14:textId="5375B737" w:rsidR="00D278E3" w:rsidRPr="00D278E3" w:rsidRDefault="008B69EE" w:rsidP="00D278E3">
      <w:pPr>
        <w:pStyle w:val="PargrafodaLista"/>
        <w:numPr>
          <w:ilvl w:val="0"/>
          <w:numId w:val="1"/>
        </w:numPr>
        <w:rPr>
          <w:i/>
          <w:iCs/>
          <w:lang w:val="en-GB"/>
        </w:rPr>
      </w:pPr>
      <w:r w:rsidRPr="0059304C">
        <w:rPr>
          <w:i/>
          <w:iCs/>
          <w:lang w:val="en-GB"/>
        </w:rPr>
        <w:t>Nature, Nature Ecology &amp; Evolution</w:t>
      </w:r>
      <w:r w:rsidR="00E20D4B">
        <w:rPr>
          <w:i/>
          <w:iCs/>
          <w:lang w:val="en-GB"/>
        </w:rPr>
        <w:t xml:space="preserve"> </w:t>
      </w:r>
      <w:hyperlink r:id="rId14" w:history="1">
        <w:r w:rsidR="00D461F0" w:rsidRPr="004A07D8">
          <w:rPr>
            <w:rStyle w:val="Hiperligao"/>
            <w:i/>
            <w:iCs/>
            <w:lang w:val="en-GB"/>
          </w:rPr>
          <w:t>https://www.nature.com/nature/for-authors/formatting-guide</w:t>
        </w:r>
      </w:hyperlink>
      <w:r w:rsidR="00D461F0">
        <w:rPr>
          <w:i/>
          <w:iCs/>
          <w:lang w:val="en-GB"/>
        </w:rPr>
        <w:t xml:space="preserve"> </w:t>
      </w:r>
    </w:p>
    <w:p w14:paraId="405E8506" w14:textId="3FAFA95C" w:rsidR="00FC7A09" w:rsidRPr="0059304C" w:rsidRDefault="00FE299E" w:rsidP="0059304C">
      <w:pPr>
        <w:rPr>
          <w:color w:val="E97132" w:themeColor="accent2"/>
          <w:sz w:val="24"/>
          <w:szCs w:val="24"/>
          <w:lang w:val="en-GB"/>
        </w:rPr>
      </w:pPr>
      <w:r w:rsidRPr="0059304C">
        <w:rPr>
          <w:i/>
          <w:iCs/>
          <w:lang w:val="en-GB"/>
        </w:rPr>
        <w:br w:type="page"/>
      </w:r>
      <w:commentRangeStart w:id="7"/>
      <w:commentRangeEnd w:id="7"/>
      <w:r w:rsidR="00585893" w:rsidRPr="0059304C">
        <w:rPr>
          <w:rStyle w:val="Refdecomentrio"/>
        </w:rPr>
        <w:lastRenderedPageBreak/>
        <w:commentReference w:id="7"/>
      </w:r>
      <w:commentRangeStart w:id="8"/>
      <w:r w:rsidR="00FC7A09" w:rsidRPr="0059304C">
        <w:rPr>
          <w:color w:val="E97132" w:themeColor="accent2"/>
          <w:sz w:val="24"/>
          <w:szCs w:val="24"/>
        </w:rPr>
        <w:t>8</w:t>
      </w:r>
      <w:commentRangeEnd w:id="8"/>
      <w:r w:rsidR="005D2C36">
        <w:rPr>
          <w:rStyle w:val="Refdecomentrio"/>
        </w:rPr>
        <w:commentReference w:id="8"/>
      </w:r>
      <w:r w:rsidR="00FC7A09" w:rsidRPr="0059304C">
        <w:rPr>
          <w:color w:val="E97132" w:themeColor="accent2"/>
          <w:sz w:val="24"/>
          <w:szCs w:val="24"/>
        </w:rPr>
        <w:t xml:space="preserve">-page article with 5-6 modest display items is 4,300 words (Abstract, </w:t>
      </w:r>
      <w:r w:rsidR="00E20D4B">
        <w:rPr>
          <w:color w:val="E97132" w:themeColor="accent2"/>
          <w:sz w:val="24"/>
          <w:szCs w:val="24"/>
        </w:rPr>
        <w:t>Main</w:t>
      </w:r>
      <w:r w:rsidR="00FC7A09" w:rsidRPr="0059304C">
        <w:rPr>
          <w:color w:val="E97132" w:themeColor="accent2"/>
          <w:sz w:val="24"/>
          <w:szCs w:val="24"/>
        </w:rPr>
        <w:t>, Results, Discussion, Conclusion)</w:t>
      </w:r>
      <w:r w:rsidR="00343569">
        <w:rPr>
          <w:color w:val="E97132" w:themeColor="accent2"/>
          <w:sz w:val="24"/>
          <w:szCs w:val="24"/>
        </w:rPr>
        <w:t xml:space="preserve"> (Amandine’s August version: 5,</w:t>
      </w:r>
      <w:r w:rsidR="00996E46">
        <w:rPr>
          <w:color w:val="E97132" w:themeColor="accent2"/>
          <w:sz w:val="24"/>
          <w:szCs w:val="24"/>
        </w:rPr>
        <w:t>400</w:t>
      </w:r>
      <w:r w:rsidR="00683BCD">
        <w:rPr>
          <w:color w:val="E97132" w:themeColor="accent2"/>
          <w:sz w:val="24"/>
          <w:szCs w:val="24"/>
        </w:rPr>
        <w:t xml:space="preserve"> with figure legends</w:t>
      </w:r>
      <w:r w:rsidR="00343569">
        <w:rPr>
          <w:color w:val="E97132" w:themeColor="accent2"/>
          <w:sz w:val="24"/>
          <w:szCs w:val="24"/>
        </w:rPr>
        <w:t>)</w:t>
      </w:r>
    </w:p>
    <w:p w14:paraId="58FD7435" w14:textId="77777777" w:rsidR="00926E9E" w:rsidRDefault="00CC353C" w:rsidP="00926E9E">
      <w:pPr>
        <w:pStyle w:val="Ttulo1"/>
      </w:pPr>
      <w:r w:rsidRPr="00926E9E">
        <w:t>Abstract</w:t>
      </w:r>
      <w:r w:rsidR="00155A23" w:rsidRPr="0059304C">
        <w:t xml:space="preserve"> </w:t>
      </w:r>
    </w:p>
    <w:p w14:paraId="5B82D78A" w14:textId="5E54FFEF" w:rsidR="00CC353C" w:rsidRPr="00926E9E" w:rsidRDefault="00155A23" w:rsidP="00926E9E">
      <w:pPr>
        <w:rPr>
          <w:color w:val="E97132" w:themeColor="accent2"/>
          <w:sz w:val="24"/>
          <w:szCs w:val="24"/>
        </w:rPr>
      </w:pPr>
      <w:r w:rsidRPr="00926E9E">
        <w:rPr>
          <w:color w:val="E97132" w:themeColor="accent2"/>
          <w:sz w:val="24"/>
          <w:szCs w:val="24"/>
        </w:rPr>
        <w:t>200 words, with references</w:t>
      </w:r>
      <w:r w:rsidR="00061B5B">
        <w:rPr>
          <w:color w:val="E97132" w:themeColor="accent2"/>
          <w:sz w:val="24"/>
          <w:szCs w:val="24"/>
        </w:rPr>
        <w:t xml:space="preserve"> (Amandine’s July version: </w:t>
      </w:r>
      <w:r w:rsidR="00996E46">
        <w:rPr>
          <w:color w:val="E97132" w:themeColor="accent2"/>
          <w:sz w:val="24"/>
          <w:szCs w:val="24"/>
        </w:rPr>
        <w:t>198</w:t>
      </w:r>
      <w:r w:rsidR="00061B5B">
        <w:rPr>
          <w:color w:val="E97132" w:themeColor="accent2"/>
          <w:sz w:val="24"/>
          <w:szCs w:val="24"/>
        </w:rPr>
        <w:t>)</w:t>
      </w:r>
    </w:p>
    <w:p w14:paraId="2F634C53" w14:textId="5B8AFD20" w:rsidR="00155A23" w:rsidRPr="0059304C" w:rsidRDefault="00155A23" w:rsidP="0059304C">
      <w:pPr>
        <w:rPr>
          <w:lang w:val="en-GB"/>
        </w:rPr>
      </w:pPr>
      <w:r w:rsidRPr="0059304C">
        <w:t>Since 202</w:t>
      </w:r>
      <w:r w:rsidR="00FC7A09" w:rsidRPr="0059304C">
        <w:t>0</w:t>
      </w:r>
      <w:r w:rsidRPr="0059304C">
        <w:t>, the avian influenza virus (AIV) H5Nx clade 2.3.4.4b has caused the largest highly pathogenic avian influenza (HPAI) outbreak on record</w:t>
      </w:r>
      <w:commentRangeStart w:id="9"/>
      <w:r w:rsidRPr="0059304C">
        <w:rPr>
          <w:lang w:val="en-GB"/>
        </w:rPr>
        <w:fldChar w:fldCharType="begin"/>
      </w:r>
      <w:r w:rsidR="00A40E32">
        <w:rPr>
          <w:lang w:val="en-GB"/>
        </w:rPr>
        <w:instrText xml:space="preserve"> ADDIN ZOTERO_ITEM CSL_CITATION {"citationID":"zisRVQA9","properties":{"unsorted":true,"formattedCitation":"\\super 1\\nosupersub{}","plainCitation":"1","noteIndex":0},"citationItems":[{"id":7732,"uris":["http://zotero.org/users/2773777/items/CD3JLQN2"],"itemData":{"id":7732,"type":"article-journal","container-title":"Science","DOI":"10.1126/science.abo1232","issue":"6592","note":"publisher: American Association for the Advancement of Science","page":"459-460","source":"science.org (Atypon)","title":"Resurgence of avian influenza virus","volume":"376","author":[{"family":"Wille","given":"Michelle"},{"family":"Barr","given":"Ian G."}],"issued":{"date-parts":[["2022",4,29]]}}}],"schema":"https://github.com/citation-style-language/schema/raw/master/csl-citation.json"} </w:instrText>
      </w:r>
      <w:r w:rsidRPr="0059304C">
        <w:rPr>
          <w:lang w:val="en-GB"/>
        </w:rPr>
        <w:fldChar w:fldCharType="separate"/>
      </w:r>
      <w:r w:rsidR="00A40E32" w:rsidRPr="00A40E32">
        <w:rPr>
          <w:rFonts w:ascii="Aptos" w:hAnsi="Aptos" w:cs="Times New Roman"/>
          <w:kern w:val="0"/>
          <w:vertAlign w:val="superscript"/>
        </w:rPr>
        <w:t>1</w:t>
      </w:r>
      <w:r w:rsidRPr="0059304C">
        <w:rPr>
          <w:lang w:val="en-GB"/>
        </w:rPr>
        <w:fldChar w:fldCharType="end"/>
      </w:r>
      <w:commentRangeEnd w:id="9"/>
      <w:r w:rsidR="00CA2D3A">
        <w:rPr>
          <w:rStyle w:val="Refdecomentrio"/>
        </w:rPr>
        <w:commentReference w:id="9"/>
      </w:r>
      <w:r w:rsidRPr="0059304C">
        <w:rPr>
          <w:lang w:val="en-GB"/>
        </w:rPr>
        <w:t xml:space="preserve">, characterized notably by mortality of </w:t>
      </w:r>
      <w:r w:rsidRPr="0059304C">
        <w:t>seabirds</w:t>
      </w:r>
      <w:r w:rsidRPr="0059304C">
        <w:rPr>
          <w:lang w:val="en-GB"/>
        </w:rPr>
        <w:fldChar w:fldCharType="begin"/>
      </w:r>
      <w:r w:rsidR="00F312CD">
        <w:rPr>
          <w:lang w:val="en-GB"/>
        </w:rPr>
        <w:instrText xml:space="preserve"> ADDIN ZOTERO_ITEM CSL_CITATION {"citationID":"JXxS2I9v","properties":{"formattedCitation":"\\super 2\\uc0\\u8211{}4\\nosupersub{}","plainCitation":"2–4","noteIndex":0},"citationItems":[{"id":16415,"uris":["http://zotero.org/users/2773777/items/JAVBHEUH"],"itemData":{"id":16415,"type":"article-journal","abstract":"The recent panzootic of Highly Pathogenic Avian Influenza (HPAI) A (H5N1) has affected hundreds of thousands of wild birds around the world. Here, we analyze the outcomes of the first H5N1 outbreak in wild birds of Peruvian protected areas. The first detection of H5N1 was confirmed in dead Peruvian pelicans (Pelecanus thagus) on 13 November 2022; the outbreak then rapidly spread to diverse areas along the Peruvian coast. By mid-March 2023, the species affected and number of dead individuals found was alarming: we found at least 100,485 wild birds belonging to 24 species (some of them threatened), which died due to this virus. The number of bird species and individuals affected by this disease in Peru is of conservation concern due to the severe effect of this virus on these populations and the ecosystem services they provide. This emerging pathogen killed, for instance, around 20 % of the pelican population inhabiting marine protected areas in Peru. We call on authorities and conservation managers in South America to be alert and implement actions such as rapid removal of infected carcasses and epidemiological surveillance to limit the spread of this virus and its consequent impact on wildlife. We must prevent this pathogen spreading to other regions in South America and Antarctica, where many potentially susceptible species live and need to be preserved. Since this emerging pathogen has produced high bird mortality worldwide, it should be addressed as a new threat to the survival of several bird species around the world.","container-title":"Biological Conservation","DOI":"10.1016/j.biocon.2023.110272","ISSN":"0006-3207","journalAbbreviation":"Biological Conservation","page":"110272","source":"ScienceDirect","title":"Highly Pathogenic Avian Influenza (HPAI) strongly impacts wild birds in Peru","volume":"286","author":[{"family":"Gamarra-Toledo","given":"Víctor"},{"family":"Plaza","given":"Pablo I."},{"family":"Angulo","given":"Fernando"},{"family":"Gutiérrez","given":"Roberto"},{"family":"García-Tello","given":"Oscar"},{"family":"Saravia-Guevara","given":"Patricia"},{"family":"Mejía-Vargas","given":"Fernando"},{"family":"Epiquién-Rivera","given":"Mirbel"},{"family":"Quiroz-Jiménez","given":"Gonzalo"},{"family":"Martinez","given":"Paola"},{"family":"Huamán-Mendoza","given":"Deyvis"},{"family":"Inga-Díaz","given":"Giancarlo"},{"family":"La Madrid","given":"Luis E."},{"family":"Luyo","given":"Paola"},{"family":"Ventura","given":"Sandra"},{"family":"Lambertucci","given":"Sergio A."}],"issued":{"date-parts":[["2023",10,1]]}}},{"id":"Z71eo4Pq/guyjYdJ0","uris":["http://zotero.org/users/14074622/items/2JGLDIFM"],"itemData":{"id":"vfuavB4V/1jVfnj9I","type":"article-journal","abstract":"In 2022, highly pathogenic avian influenza (HPAI) A(H5N1) virus clade 2.3.4.4b became enzootic and caused mass mortality in Sandwich Tern Thalasseus sandvicensis and other seabird species across north-western Europe. We present data on the characteristics of the spread of the virus between and within breeding colonies and the number of dead adult Sandwich Terns recorded at breeding sites throughout north-western Europe. Within two months of the first reported mortalities, 20,531 adult Sandwich Terns were found dead, which is &gt;17% of the total north-western European breeding population. This is probably an under-representation of total mortality, as many carcasses are likely to have gone unnoticed and unreported. Within affected colonies, almost all chicks died. After the peak of the outbreak, in a colony established by late breeders, 25.7% of tested adults showed immunity to HPAI subtype H5. Removal of carcasses was associated with lower levels of mortality at affected colonies. More research on the sources and modes of transmission, incubation times, effective containment, and immunity is urgently needed to combat this major threat for colonial seabirds.","container-title":"Bird Conservation International","DOI":"10.1017/S0959270923000400","ISSN":"0959-2709, 1474-0001","language":"en","page":"e6","source":"Cambridge University Press","title":"Highly pathogenic avian influenza causes mass mortality in Sandwich Tern Thalasseus sandvicensis breeding colonies across north-western Europe","volume":"34","author":[{"family":"Knief","given":"Ulrich"},{"family":"Bregnballe","given":"Thomas"},{"family":"Alfarwi","given":"Ibrahim"},{"family":"Ballmann","given":"Mónika Z."},{"family":"Brenninkmeijer","given":"Allix"},{"family":"Bzoma","given":"Szymon"},{"family":"Chabrolle","given":"Antoine"},{"family":"Dimmlich","given":"Jannis"},{"family":"Engel","given":"Elias"},{"family":"Fijn","given":"Ruben"},{"family":"Fischer","given":"Kim"},{"family":"Hälterlein","given":"Bernd"},{"family":"Haupt","given":"Matthias"},{"family":"Hennig","given":"Veit"},{"family":"Herrmann","given":"Christof"},{"family":"Veld","given":"Ronald in ‘t"},{"family":"Kirchhoff","given":"Elisabeth"},{"family":"Kristersson","given":"Mikael"},{"family":"Kühn","given":"Susanne"},{"family":"Larsson","given":"Kjell"},{"family":"Larsson","given":"Rolf"},{"family":"Lawton","given":"Neil"},{"family":"Leopold","given":"Mardik"},{"family":"Lilipaly","given":"Sander"},{"family":"Lock","given":"Leigh"},{"family":"Marty","given":"Régis"},{"family":"Matheve","given":"Hans"},{"family":"Meissner","given":"Włodzimierz"},{"family":"Morrison","given":"Paul"},{"family":"Newton","given":"Stephen"},{"family":"Olofsson","given":"Patrik"},{"family":"Packmor","given":"Florian"},{"family":"Pedersen","given":"Kjeld T."},{"family":"Redfern","given":"Chris"},{"family":"Scarton","given":"Francesco"},{"family":"Schenk","given":"Fred"},{"family":"Scher","given":"Olivier"},{"family":"Serra","given":"Lorenzo"},{"family":"Sibille","given":"Alexandre"},{"family":"Smith","given":"Julian"},{"family":"Smith","given":"Wez"},{"family":"Sterup","given":"Jacob"},{"family":"Stienen","given":"Eric"},{"family":"Strassner","given":"Viola"},{"family":"Valle","given":"Roberto G."},{"family":"Bemmelen","given":"Rob S. A.","dropping-particle":"van"},{"family":"Veen","given":"Jan"},{"family":"Vervaeke","given":"Muriel"},{"family":"Weston","given":"Ewan"},{"family":"Wojcieszek","given":"Monika"},{"family":"Courtens","given":"Wouter"}],"issued":{"date-parts":[["2024",1]]}}},{"id":7694,"uris":["http://zotero.org/users/2773777/items/2DVCFQM9"],"itemData":{"id":7694,"type":"article-journal","abstract":"During 2021 and 2022 High Pathogenicity Avian Influenza (HPAI) killed thousands of wild birds across Europe and North America, suggesting a change in infection dynamics and a shift to new hosts, including seabirds. Northern Gannets Morus bassanus appeared to be especially severely impacted, but a detailed account of the data available is required to help understand how the HPAI virus (HPAIV) spread across the meta-population, and the ensuing demographic consequences. Accordingly, we analyse information on confirmed and suspected HPAIV outbreaks across most North Atlantic Gannet colonies and, for the largest colony (Bass Rock, UK), provide impacts on population size, breeding success, and preliminary results on apparent adult survival and serology. Unusually high numbers of dead Gannets were first noted at colonies in Iceland during April 2022. Outbreaks in May occurred in many Scottish colonies, followed by colonies in Canada, Germany and Norway. By the end of June, outbreaks had occurred in colonies in Canada and the English Channel. Outbreaks in 12 UK and Ireland colonies appeared to follow a clockwise pattern with the last infected colonies recorded in late August/September. Unusually high mortality was recorded at 40 colonies (75% of global total colonies). Dead birds testing positive for HPAIV H5N1 were associated with 58% of these colonies. At Bass Rock, the number of occupied nest-sites decreased by at least 71%, breeding success declined by c. 66% compared with the long-term UK mean and the resighting of marked individuals suggested that apparent adult survival between 2021 and 2022 could have been substantially lower than the preceding 10-year average. Serological investigation detected antibodies specific to H5 in apparently healthy birds, indicating that some Gannets recover from HPAIV infection. Further, most of these recovered birds had black irises, suggestive of a phenotypic indicator of previous infection. Untangling the impacts of HPAIV infection from other challenges faced by seabirds is key to establishing effective conservation strategies for threatened seabird populations as the likelihood of further epizootics increases, due to increasing habitat loss and the industrialization of poultry production.","container-title":"Ibis","DOI":"10.1111/ibi.13275","ISSN":"1474-919X","issue":"2","language":"en","license":"© 2023 The Authors. Ibis published by John Wiley &amp; Sons Ltd on behalf of British Ornithologists' Union.","note":"_eprint: https://onlinelibrary.wiley.com/doi/pdf/10.1111/ibi.13275","page":"633-650","source":"Wiley Online Library","title":"High pathogenicity avian influenza (H5N1) in Northern Gannets (&lt;i&gt;Morus bassanus&lt;/i&gt;): Global spread, clinical signs and demographic consequences","title-short":"High pathogenicity avian influenza (H5N1) in Northern Gannets (Morus bassanus)","volume":"166","author":[{"family":"Lane","given":"Jude V."},{"family":"Jeglinski","given":"Jana W.E."},{"family":"Avery-Gomm","given":"Stephanie"},{"family":"Ballstaedt","given":"Elmar"},{"family":"Banyard","given":"Ashley C."},{"family":"Barychka","given":"Tatsiana"},{"family":"Brown","given":"Ian H."},{"family":"Brugger","given":"Brigitte"},{"family":"Burt","given":"Tori V."},{"family":"Careen","given":"Noah"},{"family":"Castenschiold","given":"Johan H.F."},{"family":"Christensen-Dalsgaard","given":"Signe"},{"family":"Clifford","given":"Shannon"},{"family":"Collins","given":"Sydney M."},{"family":"Cunningham","given":"Emma"},{"family":"Danielsen","given":"Jóhannis"},{"family":"Daunt","given":"Francis"},{"family":"D'entremont","given":"Kyle J.N."},{"family":"Doiron","given":"Parker"},{"family":"Duffy","given":"Steven"},{"family":"English","given":"Matthew D."},{"family":"Falchieri","given":"Marco"},{"family":"Giacinti","given":"Jolene"},{"family":"Gjerset","given":"Britt"},{"family":"Granstad","given":"Silje"},{"family":"Grémillet","given":"David"},{"family":"Guillemette","given":"Magella"},{"family":"Hallgrímsson","given":"Gunnar T."},{"family":"Hamer","given":"Keith C."},{"family":"Hammer","given":"Sjúrður"},{"family":"Harrison","given":"Katherine"},{"family":"Hart","given":"Justin D."},{"family":"Hatsell","given":"Ciaran"},{"family":"Humpidge","given":"Richard"},{"family":"James","given":"Joe"},{"family":"Jenkinson","given":"Audrey"},{"family":"Jessopp","given":"Mark"},{"family":"Jones","given":"Megan E.B."},{"family":"Lair","given":"Stéphane"},{"family":"Lewis","given":"Thomas"},{"family":"Malinowska","given":"Alexandra A."},{"family":"McCluskie","given":"Aly"},{"family":"McPhail","given":"Gretchen"},{"family":"Moe","given":"Børge"},{"family":"Montevecchi","given":"William A."},{"family":"Morgan","given":"Greg"},{"family":"Nichol","given":"Caroline"},{"family":"Nisbet","given":"Craig"},{"family":"Olsen","given":"Bergur"},{"family":"Provencher","given":"Jennifer"},{"family":"Provost","given":"Pascal"},{"family":"Purdie","given":"Alex"},{"family":"Rail","given":"Jean-François"},{"family":"Robertson","given":"Greg"},{"family":"Seyer","given":"Yannick"},{"family":"Sheddan","given":"Maggie"},{"family":"Soos","given":"Catherine"},{"family":"Stephens","given":"Nia"},{"family":"Strøm","given":"Hallvard"},{"family":"Svansson","given":"Vilhjálmur"},{"family":"Tierney","given":"T. David"},{"family":"Tyler","given":"Glen"},{"family":"Wade","given":"Tom"},{"family":"Wanless","given":"Sarah"},{"family":"Ward","given":"Christopher R.E."},{"family":"Wilhelm","given":"Sabina I."},{"family":"Wischnewski","given":"Saskia"},{"family":"Wright","given":"Lucy J."},{"family":"Zonfrillo","given":"Bernie"},{"family":"Matthiopoulos","given":"Jason"},{"family":"Votier","given":"Stephen C."}],"issued":{"date-parts":[["2023"]]}}}],"schema":"https://github.com/citation-style-language/schema/raw/master/csl-citation.json"} </w:instrText>
      </w:r>
      <w:r w:rsidRPr="0059304C">
        <w:rPr>
          <w:lang w:val="en-GB"/>
        </w:rPr>
        <w:fldChar w:fldCharType="separate"/>
      </w:r>
      <w:r w:rsidR="00A40E32" w:rsidRPr="00A40E32">
        <w:rPr>
          <w:rFonts w:ascii="Aptos" w:hAnsi="Aptos" w:cs="Times New Roman"/>
          <w:kern w:val="0"/>
          <w:vertAlign w:val="superscript"/>
        </w:rPr>
        <w:t>2–4</w:t>
      </w:r>
      <w:r w:rsidRPr="0059304C">
        <w:rPr>
          <w:lang w:val="en-GB"/>
        </w:rPr>
        <w:fldChar w:fldCharType="end"/>
      </w:r>
      <w:r w:rsidRPr="006119B4">
        <w:t xml:space="preserve">. </w:t>
      </w:r>
      <w:r w:rsidRPr="0059304C">
        <w:t>Yet, the role of wildlife in HPAI dynamics, the impact of HPAI on wildlife</w:t>
      </w:r>
      <w:r w:rsidR="00D2484C" w:rsidRPr="0059304C">
        <w:t>,</w:t>
      </w:r>
      <w:r w:rsidRPr="0059304C">
        <w:t xml:space="preserve"> and how they both vary across species remains poorly understood</w:t>
      </w:r>
      <w:r w:rsidRPr="0059304C">
        <w:rPr>
          <w:lang w:val="en-GB"/>
        </w:rPr>
        <w:fldChar w:fldCharType="begin"/>
      </w:r>
      <w:r w:rsidR="00F312CD">
        <w:rPr>
          <w:lang w:val="en-GB"/>
        </w:rPr>
        <w:instrText xml:space="preserve"> ADDIN ZOTERO_ITEM CSL_CITATION {"citationID":"K9wcvkod","properties":{"formattedCitation":"\\super 5\\nosupersub{}","plainCitation":"5","noteIndex":0},"citationItems":[{"id":"Z71eo4Pq/sCTY3NAg","uris":["http://zotero.org/users/14074622/items/N4UVJM86"],"itemData":{"id":"vfuavB4V/wedJRWat","type":"article-journal","container-title":"Nature Ecology &amp; Evolution","DOI":"10.1038/s41559-023-02182-x","ISSN":"2397-334X","journalAbbreviation":"Nat Ecol Evol","language":"eng","note":"PMID: 37587226","source":"PubMed","title":"The plight and role of wild birds in the current bird flu panzootic","author":[{"family":"Klaassen","given":"Marcel"},{"family":"Wille","given":"Michelle"}],"issued":{"date-parts":[["2023",8,16]]}}}],"schema":"https://github.com/citation-style-language/schema/raw/master/csl-citation.json"} </w:instrText>
      </w:r>
      <w:r w:rsidRPr="0059304C">
        <w:rPr>
          <w:lang w:val="en-GB"/>
        </w:rPr>
        <w:fldChar w:fldCharType="separate"/>
      </w:r>
      <w:r w:rsidR="00A40E32" w:rsidRPr="00A40E32">
        <w:rPr>
          <w:rFonts w:ascii="Aptos" w:hAnsi="Aptos" w:cs="Times New Roman"/>
          <w:kern w:val="0"/>
          <w:vertAlign w:val="superscript"/>
        </w:rPr>
        <w:t>5</w:t>
      </w:r>
      <w:r w:rsidRPr="0059304C">
        <w:rPr>
          <w:lang w:val="en-GB"/>
        </w:rPr>
        <w:fldChar w:fldCharType="end"/>
      </w:r>
      <w:r w:rsidRPr="0059304C">
        <w:t>. Subantarctic ecosystems, with few species gather</w:t>
      </w:r>
      <w:r w:rsidR="007741AF">
        <w:t>ing in dense colonies</w:t>
      </w:r>
      <w:r w:rsidRPr="0059304C">
        <w:t>, are particularly vulnerable to infectious disease outbreaks</w:t>
      </w:r>
      <w:r w:rsidRPr="0059304C">
        <w:rPr>
          <w:lang w:val="en-GB"/>
        </w:rPr>
        <w:fldChar w:fldCharType="begin"/>
      </w:r>
      <w:r w:rsidR="00A40E32">
        <w:rPr>
          <w:lang w:val="en-GB"/>
        </w:rPr>
        <w:instrText xml:space="preserve"> ADDIN ZOTERO_ITEM CSL_CITATION {"citationID":"MEpsFb2X","properties":{"formattedCitation":"\\super 6\\nosupersub{}","plainCitation":"6","noteIndex":0},"citationItems":[{"id":16424,"uris":["http://zotero.org/users/2773777/items/API2WS2M"],"itemData":{"id":16424,"type":"chapter","abstract":"Health and diseases are integral parts of the life of seabirds that merit attention if we expect to truly understand, protect, and conserve them. Diseases such as avian influenza, avian pox, pasteurellosis, and paralytic shellfish poisoning have a proven history of decreasing the survival or breeding success of seabirds. However, each host-pathogen-environment system is unique, and our current knowledge about seabird health is limited and subject to biases. Thus, an exploratory mindset should be maintained, always considering that new or previously undiagnosed diseases could have substantial effects on a given seabird population. Therefore, incorporating a health monitoring component in seabird population monitoring programs, wherein data and biological samples are routinely collected for long-term pathogen surveillance and physiological analyses, would help us understand factors that limit seabird populations. Finally, the implementation of biosecurity best practices at seabird aggregations is imperative to avoid the accidental introduction or spread of pathogens.","ISBN":"978-0-323-88539-3","note":"DOI: 10.1016/B978-0-323-88539-3.00003-0","page":"131-176","source":"ResearchGate","title":"Health and diseases","author":[{"family":"Vanstreels","given":"Ralph"},{"family":"Uhart","given":"Marcela"},{"family":"Work","given":"Thierry"}],"issued":{"date-parts":[["2023",1,1]]}}}],"schema":"https://github.com/citation-style-language/schema/raw/master/csl-citation.json"} </w:instrText>
      </w:r>
      <w:r w:rsidRPr="0059304C">
        <w:rPr>
          <w:lang w:val="en-GB"/>
        </w:rPr>
        <w:fldChar w:fldCharType="separate"/>
      </w:r>
      <w:r w:rsidR="00A40E32" w:rsidRPr="00A40E32">
        <w:rPr>
          <w:rFonts w:ascii="Aptos" w:hAnsi="Aptos" w:cs="Times New Roman"/>
          <w:kern w:val="0"/>
          <w:vertAlign w:val="superscript"/>
        </w:rPr>
        <w:t>6</w:t>
      </w:r>
      <w:r w:rsidRPr="0059304C">
        <w:rPr>
          <w:lang w:val="en-GB"/>
        </w:rPr>
        <w:fldChar w:fldCharType="end"/>
      </w:r>
      <w:r w:rsidRPr="0059304C">
        <w:rPr>
          <w:lang w:val="en-GB"/>
        </w:rPr>
        <w:t xml:space="preserve">, as well as </w:t>
      </w:r>
      <w:r w:rsidRPr="0059304C">
        <w:t>ideal</w:t>
      </w:r>
      <w:r w:rsidR="00D2484C" w:rsidRPr="0059304C">
        <w:t xml:space="preserve"> systems</w:t>
      </w:r>
      <w:r w:rsidRPr="0059304C">
        <w:t xml:space="preserve"> for studying wild species' contributions to </w:t>
      </w:r>
      <w:r w:rsidR="00D2484C" w:rsidRPr="0059304C">
        <w:t>pathogen</w:t>
      </w:r>
      <w:r w:rsidRPr="0059304C">
        <w:t xml:space="preserve"> dynamics. We quantified exposure to AIVs in</w:t>
      </w:r>
      <w:r w:rsidR="00BE6A90">
        <w:t xml:space="preserve"> </w:t>
      </w:r>
      <w:r w:rsidR="00BE6A90" w:rsidRPr="00172875">
        <w:rPr>
          <w:highlight w:val="green"/>
        </w:rPr>
        <w:t>2,81</w:t>
      </w:r>
      <w:r w:rsidR="00172875" w:rsidRPr="00172875">
        <w:rPr>
          <w:highlight w:val="green"/>
        </w:rPr>
        <w:t>4</w:t>
      </w:r>
      <w:r w:rsidR="00BE6A90">
        <w:t xml:space="preserve"> samples from</w:t>
      </w:r>
      <w:r w:rsidRPr="0059304C">
        <w:t xml:space="preserve"> </w:t>
      </w:r>
      <w:r w:rsidR="00BE6A90" w:rsidRPr="00172875">
        <w:rPr>
          <w:highlight w:val="green"/>
          <w:lang w:val="en-GB"/>
        </w:rPr>
        <w:t>15</w:t>
      </w:r>
      <w:r w:rsidR="005D2C36" w:rsidRPr="0059304C">
        <w:t xml:space="preserve"> </w:t>
      </w:r>
      <w:r w:rsidR="005D2C36">
        <w:t>wi</w:t>
      </w:r>
      <w:r w:rsidRPr="0059304C">
        <w:t xml:space="preserve">ld bird species across subantarctic Falkland Islands. </w:t>
      </w:r>
      <w:r w:rsidR="008977C8" w:rsidRPr="0059304C">
        <w:t xml:space="preserve">We found evidence of limited AIV circulation before HPAI incursion. After </w:t>
      </w:r>
      <w:r w:rsidRPr="0059304C">
        <w:t xml:space="preserve">incursion, </w:t>
      </w:r>
      <w:r w:rsidR="00FC7A09" w:rsidRPr="0059304C">
        <w:t xml:space="preserve">anti-H5 antibody </w:t>
      </w:r>
      <w:r w:rsidRPr="0059304C">
        <w:t xml:space="preserve">prevalence reached up to </w:t>
      </w:r>
      <w:r w:rsidR="005B692A" w:rsidRPr="005B692A">
        <w:rPr>
          <w:highlight w:val="green"/>
        </w:rPr>
        <w:t>100</w:t>
      </w:r>
      <w:r w:rsidRPr="0059304C">
        <w:t>% in apex scavengers like gulls, skuas, and</w:t>
      </w:r>
      <w:r w:rsidR="00531961">
        <w:t xml:space="preserve"> striated</w:t>
      </w:r>
      <w:r w:rsidRPr="0059304C">
        <w:t xml:space="preserve"> caracaras, suggesting high exposure and survival of infection, even on islands with no known outbreak. In basal predators like penguins and albatrosses, anti-H5 antibody prevalence remained below </w:t>
      </w:r>
      <w:r w:rsidR="00BD1870" w:rsidRPr="00BD1870">
        <w:rPr>
          <w:highlight w:val="green"/>
        </w:rPr>
        <w:t>10</w:t>
      </w:r>
      <w:r w:rsidRPr="0059304C">
        <w:t xml:space="preserve">% despite HPAI-related mortality, indicating limited spread but high infection </w:t>
      </w:r>
      <w:r w:rsidR="008F4850">
        <w:t>lethality</w:t>
      </w:r>
      <w:r w:rsidRPr="0059304C">
        <w:t>. This</w:t>
      </w:r>
      <w:r w:rsidR="00FC7A09" w:rsidRPr="0059304C">
        <w:t xml:space="preserve"> highlights strong heterogeneities in species’ response to</w:t>
      </w:r>
      <w:r w:rsidR="008977C8" w:rsidRPr="0059304C">
        <w:t xml:space="preserve"> HPAI</w:t>
      </w:r>
      <w:r w:rsidR="00FC7A09" w:rsidRPr="0059304C">
        <w:t xml:space="preserve"> and potential contribution in epizootics driven by their ecology. It also points to</w:t>
      </w:r>
      <w:r w:rsidRPr="0059304C">
        <w:t xml:space="preserve"> apex predators as effective sentinels for tracking HPAI spread via antibody screening.</w:t>
      </w:r>
    </w:p>
    <w:p w14:paraId="27077CB6" w14:textId="5A68ADF6" w:rsidR="006A2222" w:rsidRPr="0059304C" w:rsidRDefault="00E20D4B" w:rsidP="00926E9E">
      <w:pPr>
        <w:pStyle w:val="Ttulo1"/>
      </w:pPr>
      <w:commentRangeStart w:id="10"/>
      <w:commentRangeStart w:id="11"/>
      <w:r>
        <w:t>Main</w:t>
      </w:r>
      <w:commentRangeEnd w:id="10"/>
      <w:r w:rsidR="00421DA3">
        <w:rPr>
          <w:rStyle w:val="Refdecomentrio"/>
          <w:rFonts w:eastAsiaTheme="minorHAnsi" w:cstheme="minorBidi"/>
          <w:b w:val="0"/>
          <w:bCs w:val="0"/>
          <w:lang w:val="en-US"/>
        </w:rPr>
        <w:commentReference w:id="10"/>
      </w:r>
      <w:commentRangeEnd w:id="11"/>
      <w:r w:rsidR="00996E46">
        <w:rPr>
          <w:rStyle w:val="Refdecomentrio"/>
          <w:rFonts w:eastAsiaTheme="minorHAnsi" w:cstheme="minorBidi"/>
          <w:b w:val="0"/>
          <w:bCs w:val="0"/>
          <w:lang w:val="en-US"/>
        </w:rPr>
        <w:commentReference w:id="11"/>
      </w:r>
      <w:r w:rsidR="00FC7A09" w:rsidRPr="0059304C">
        <w:t xml:space="preserve"> </w:t>
      </w:r>
    </w:p>
    <w:p w14:paraId="63BCD806" w14:textId="320B3DA3" w:rsidR="009B2B58" w:rsidRPr="0059304C" w:rsidRDefault="29C6EFEC" w:rsidP="43CBE507">
      <w:pPr>
        <w:rPr>
          <w:rFonts w:cs="Calibri"/>
          <w:lang w:val="en-GB"/>
        </w:rPr>
      </w:pPr>
      <w:r w:rsidRPr="29C6EFEC">
        <w:rPr>
          <w:rFonts w:cs="Calibri"/>
          <w:lang w:val="en-GB"/>
        </w:rPr>
        <w:t xml:space="preserve">The virus responsible for the ongoing </w:t>
      </w:r>
      <w:r>
        <w:t>highly pathogenic avian influenza</w:t>
      </w:r>
      <w:r w:rsidRPr="29C6EFEC">
        <w:rPr>
          <w:rFonts w:cs="Calibri"/>
          <w:lang w:val="en-GB"/>
        </w:rPr>
        <w:t xml:space="preserve"> (HPAI) panzootic belongs to clade 2.3.4.4b, descending from a lineage thought to have emerged in poultry in China in 1996 as A/goose/Guangdong/1/1996, and circulating in poultry and wildlife since then, with several reemergence events recorded</w:t>
      </w:r>
      <w:r w:rsidR="0059304C" w:rsidRPr="29C6EFEC">
        <w:rPr>
          <w:rFonts w:cs="Calibri"/>
          <w:lang w:val="en-GB"/>
        </w:rPr>
        <w:fldChar w:fldCharType="begin"/>
      </w:r>
      <w:r w:rsidR="00F312CD">
        <w:rPr>
          <w:rFonts w:cs="Calibri"/>
          <w:lang w:val="en-GB"/>
        </w:rPr>
        <w:instrText xml:space="preserve"> ADDIN ZOTERO_ITEM CSL_CITATION {"citationID":"JzNLmYtR","properties":{"formattedCitation":"\\super 7,8\\nosupersub{}","plainCitation":"7,8","noteIndex":0},"citationItems":[{"id":16426,"uris":["http://zotero.org/users/2773777/items/J7PC2LY6"],"itemData":{"id":16426,"type":"article-journal","abstract":"In 1918, a strain of influenza A virus caused a human pandemic resulting in the deaths of 50 million people. A century later, with the advent of sequencing technology and corresponding phylogenetic methods, we know much more about the origins, evolution and epidemiology of influenza epidemics. Here we review the history of avian influenza viruses through the lens of their genetic makeup: from their relationship to human pandemic viruses, starting with the 1918 H1N1 strain, through to the highly pathogenic epidemics in birds and zoonoses up to 2018. We describe the genesis of novel influenza A virus strains by reassortment and evolution in wild and domestic bird populations, as well as the role of wild bird migration in their long-range spread. The emergence of highly pathogenic avian influenza viruses, and the zoonotic incursions of avian H5 and H7 viruses into humans over the last couple of decades are also described. The threat of a new avian influenza virus causing a human pandemic is still present today, although control in domestic avian populations can minimize the risk to human health., This article is part of the theme issue ‘Modelling infectious disease outbreaks in humans, animals and plants: approaches and important themes’. This issue is linked with the subsequent theme issue ‘Modelling infectious disease outbreaks in humans, animals and plants: epidemic forecasting and control’.","container-title":"Philosophical Transactions of the Royal Society B: Biological Sciences","DOI":"10.1098/rstb.2018.0257","ISSN":"0962-8436","issue":"1775","journalAbbreviation":"Philos Trans R Soc Lond B Biol Sci","note":"PMID: 31056053\nPMCID: PMC6553608","page":"20180257","source":"PubMed Central","title":"A brief history of bird flu","volume":"374","author":[{"family":"Lycett","given":"Samantha J."},{"family":"Duchatel","given":"Florian"},{"family":"Digard","given":"Paul"}],"issued":{"date-parts":[["2019",6,24]]}}},{"id":"Z71eo4Pq/UapvNduF","uris":["http://zotero.org/users/14074622/items/XGT7W7D2"],"itemData":{"id":904,"type":"article-journal","abstract":"Highly pathogenic avian influenza (HPAI) H5N1 activity has intensified globally since 2021, increasingly causing mass mortality in wild birds and poultry and incidental infections in mammals1–3. However, the ecological and virological properties that underscore future mitigation strategies still remain unclear. Using epidemiological, spatial and genomic approaches, we demonstrate changes in the origins of resurgent HPAI H5 and reveal significant shifts in virus ecology and evolution. Outbreak data show key resurgent events in 2016–2017 and 2020–2021, contributing to the emergence and panzootic spread of H5N1 in 2021–2022. Genomic analysis reveals that the 2016–2017 epizootics originated in Asia, where HPAI H5 reservoirs are endemic. In 2020–2021, 2.3.4.4b H5N8 viruses emerged in African poultry, featuring mutations altering HA structure and receptor binding. In 2021–2022, a new H5N1 virus evolved through reassortment in wild birds in Europe, undergoing further reassortment with low-pathogenic avian influenza in wild and domestic birds during global dissemination. These results highlight a shift in the HPAI H5 epicentre beyond Asia and indicate that increasing persistence of HPAI H5 in wild birds is facilitating geographic and host range expansion, accelerating dispersion velocity and increasing reassortment potential. As earlier outbreaks of H5N1 and H5N8 were caused by more stable genomic constellations, these recent changes reflect adaptation across the domestic-bird–wild-bird interface. Elimination strategies in domestic birds therefore remain a high priority to limit future epizootics.","container-title":"Nature","DOI":"10.1038/s41586-023-06631-2","ISSN":"1476-4687","issue":"7984","language":"en","license":"2023 The Author(s), under exclusive licence to Springer Nature Limited","note":"publisher: Nature Publishing Group","page":"810-817","source":"www.nature.com","title":"The episodic resurgence of highly pathogenic avian influenza H5 virus","volume":"622","author":[{"family":"Xie","given":"Ruopeng"},{"family":"Edwards","given":"Kimberly M."},{"family":"Wille","given":"Michelle"},{"family":"Wei","given":"Xiaoman"},{"family":"Wong","given":"Sook-San"},{"family":"Zanin","given":"Mark"},{"family":"El-Shesheny","given":"Rabeh"},{"family":"Ducatez","given":"Mariette"},{"family":"Poon","given":"Leo L. M."},{"family":"Kayali","given":"Ghazi"},{"family":"Webby","given":"Richard J."},{"family":"Dhanasekaran","given":"Vijaykrishna"}],"issued":{"date-parts":[["2023",10]]}}}],"schema":"https://github.com/citation-style-language/schema/raw/master/csl-citation.json"} </w:instrText>
      </w:r>
      <w:r w:rsidR="0059304C" w:rsidRPr="29C6EFEC">
        <w:rPr>
          <w:rFonts w:cs="Calibri"/>
          <w:lang w:val="en-GB"/>
        </w:rPr>
        <w:fldChar w:fldCharType="separate"/>
      </w:r>
      <w:r w:rsidR="00A40E32" w:rsidRPr="00A40E32">
        <w:rPr>
          <w:rFonts w:ascii="Aptos" w:hAnsi="Aptos" w:cs="Times New Roman"/>
          <w:kern w:val="0"/>
          <w:vertAlign w:val="superscript"/>
        </w:rPr>
        <w:t>7,8</w:t>
      </w:r>
      <w:r w:rsidR="0059304C" w:rsidRPr="29C6EFEC">
        <w:rPr>
          <w:rFonts w:cs="Calibri"/>
          <w:lang w:val="en-GB"/>
        </w:rPr>
        <w:fldChar w:fldCharType="end"/>
      </w:r>
      <w:r w:rsidRPr="29C6EFEC">
        <w:rPr>
          <w:rFonts w:cs="Calibri"/>
          <w:lang w:val="en-GB"/>
        </w:rPr>
        <w:t xml:space="preserve">. </w:t>
      </w:r>
      <w:r>
        <w:t>This lineage has presented as subtype H5Nx – avia influenza virus (AIVs) are classified into subtypes based on their two surface proteins, hemagglutinin (</w:t>
      </w:r>
      <w:proofErr w:type="spellStart"/>
      <w:r>
        <w:t>Hx</w:t>
      </w:r>
      <w:proofErr w:type="spellEnd"/>
      <w:r>
        <w:t>) and neuraminidase (</w:t>
      </w:r>
      <w:proofErr w:type="spellStart"/>
      <w:r>
        <w:t>Nx</w:t>
      </w:r>
      <w:proofErr w:type="spellEnd"/>
      <w:r>
        <w:t xml:space="preserve">), with HPAI </w:t>
      </w:r>
      <w:ins w:id="12" w:author="Thierry BOULINIER" w:date="2024-08-14T10:17:00Z">
        <w:r w:rsidR="003B2213">
          <w:t xml:space="preserve">virus </w:t>
        </w:r>
      </w:ins>
      <w:r>
        <w:t>presenting as H5Nx or H7Nx, and low-pathogenicity avian influenza (LPAI)</w:t>
      </w:r>
      <w:ins w:id="13" w:author="Thierry BOULINIER" w:date="2024-08-14T10:17:00Z">
        <w:r w:rsidR="003B2213">
          <w:t xml:space="preserve"> virus</w:t>
        </w:r>
      </w:ins>
      <w:r>
        <w:t xml:space="preserve"> presenting as any subtype</w:t>
      </w:r>
      <w:r w:rsidR="0059304C">
        <w:fldChar w:fldCharType="begin"/>
      </w:r>
      <w:r w:rsidR="00A40E32">
        <w:instrText xml:space="preserve"> ADDIN ZOTERO_ITEM CSL_CITATION {"citationID":"x0jVHMWQ","properties":{"formattedCitation":"\\super 7\\nosupersub{}","plainCitation":"7","noteIndex":0},"citationItems":[{"id":16426,"uris":["http://zotero.org/users/2773777/items/J7PC2LY6"],"itemData":{"id":16426,"type":"article-journal","abstract":"In 1918, a strain of influenza A virus caused a human pandemic resulting in the deaths of 50 million people. A century later, with the advent of sequencing technology and corresponding phylogenetic methods, we know much more about the origins, evolution and epidemiology of influenza epidemics. Here we review the history of avian influenza viruses through the lens of their genetic makeup: from their relationship to human pandemic viruses, starting with the 1918 H1N1 strain, through to the highly pathogenic epidemics in birds and zoonoses up to 2018. We describe the genesis of novel influenza A virus strains by reassortment and evolution in wild and domestic bird populations, as well as the role of wild bird migration in their long-range spread. The emergence of highly pathogenic avian influenza viruses, and the zoonotic incursions of avian H5 and H7 viruses into humans over the last couple of decades are also described. The threat of a new avian influenza virus causing a human pandemic is still present today, although control in domestic avian populations can minimize the risk to human health., This article is part of the theme issue ‘Modelling infectious disease outbreaks in humans, animals and plants: approaches and important themes’. This issue is linked with the subsequent theme issue ‘Modelling infectious disease outbreaks in humans, animals and plants: epidemic forecasting and control’.","container-title":"Philosophical Transactions of the Royal Society B: Biological Sciences","DOI":"10.1098/rstb.2018.0257","ISSN":"0962-8436","issue":"1775","journalAbbreviation":"Philos Trans R Soc Lond B Biol Sci","note":"PMID: 31056053\nPMCID: PMC6553608","page":"20180257","source":"PubMed Central","title":"A brief history of bird flu","volume":"374","author":[{"family":"Lycett","given":"Samantha J."},{"family":"Duchatel","given":"Florian"},{"family":"Digard","given":"Paul"}],"issued":{"date-parts":[["2019",6,24]]}}}],"schema":"https://github.com/citation-style-language/schema/raw/master/csl-citation.json"} </w:instrText>
      </w:r>
      <w:r w:rsidR="0059304C">
        <w:fldChar w:fldCharType="separate"/>
      </w:r>
      <w:r w:rsidR="00A40E32" w:rsidRPr="00A40E32">
        <w:rPr>
          <w:rFonts w:ascii="Aptos" w:hAnsi="Aptos" w:cs="Times New Roman"/>
          <w:kern w:val="0"/>
          <w:vertAlign w:val="superscript"/>
        </w:rPr>
        <w:t>7</w:t>
      </w:r>
      <w:r w:rsidR="0059304C">
        <w:fldChar w:fldCharType="end"/>
      </w:r>
      <w:r>
        <w:t xml:space="preserve">. </w:t>
      </w:r>
      <w:r w:rsidRPr="29C6EFEC">
        <w:rPr>
          <w:rFonts w:cs="Calibri"/>
          <w:lang w:val="en-GB"/>
        </w:rPr>
        <w:t>This ongoing panzootic is characterized by a particularly wide spread in terms of both affected species and regions</w:t>
      </w:r>
      <w:r w:rsidR="0059304C" w:rsidRPr="29C6EFEC">
        <w:rPr>
          <w:rFonts w:cs="Calibri"/>
          <w:lang w:val="en-GB"/>
        </w:rPr>
        <w:fldChar w:fldCharType="begin"/>
      </w:r>
      <w:r w:rsidR="00F312CD">
        <w:rPr>
          <w:rFonts w:cs="Calibri"/>
          <w:lang w:val="en-GB"/>
        </w:rPr>
        <w:instrText xml:space="preserve"> ADDIN ZOTERO_ITEM CSL_CITATION {"citationID":"KAFFrjuu","properties":{"formattedCitation":"\\super 5,9\\nosupersub{}","plainCitation":"5,9","noteIndex":0},"citationItems":[{"id":16429,"uris":["http://zotero.org/users/2773777/items/8489C5KJ"],"itemData":{"id":16429,"type":"webpage","container-title":"Food and Agriculture Organization of the United Nations","language":"en","title":"Global Avian Influenza Viruses with Zoonotic Potential situation update - Bird species affected by H5Nx HPAI","URL":"https://www.fao.org/animal-health/situation-updates/global-aiv-with-zoonotic-potential/bird-species-affected-by-h5nx-hpai/en","author":[{"literal":"FAO"}],"accessed":{"date-parts":[["2024",7,5]]},"issued":{"date-parts":[["2024",2,19]]}}},{"id":"Z71eo4Pq/sCTY3NAg","uris":["http://zotero.org/users/14074622/items/N4UVJM86"],"itemData":{"id":121,"type":"article-journal","container-title":"Nature Ecology &amp; Evolution","DOI":"10.1038/s41559-023-02182-x","ISSN":"2397-334X","journalAbbreviation":"Nat Ecol Evol","language":"eng","note":"PMID: 37587226","source":"PubMed","title":"The plight and role of wild birds in the current bird flu panzootic","author":[{"family":"Klaassen","given":"Marcel"},{"family":"Wille","given":"Michelle"}],"issued":{"date-parts":[["2023",8,16]]}},"label":"page"}],"schema":"https://github.com/citation-style-language/schema/raw/master/csl-citation.json"} </w:instrText>
      </w:r>
      <w:r w:rsidR="0059304C" w:rsidRPr="29C6EFEC">
        <w:rPr>
          <w:rFonts w:cs="Calibri"/>
          <w:lang w:val="en-GB"/>
        </w:rPr>
        <w:fldChar w:fldCharType="separate"/>
      </w:r>
      <w:r w:rsidR="00A40E32" w:rsidRPr="00A40E32">
        <w:rPr>
          <w:rFonts w:ascii="Aptos" w:hAnsi="Aptos" w:cs="Times New Roman"/>
          <w:kern w:val="0"/>
          <w:vertAlign w:val="superscript"/>
        </w:rPr>
        <w:t>5,9</w:t>
      </w:r>
      <w:r w:rsidR="0059304C" w:rsidRPr="29C6EFEC">
        <w:rPr>
          <w:rFonts w:cs="Calibri"/>
          <w:lang w:val="en-GB"/>
        </w:rPr>
        <w:fldChar w:fldCharType="end"/>
      </w:r>
      <w:r w:rsidRPr="29C6EFEC">
        <w:rPr>
          <w:rFonts w:cs="Calibri"/>
          <w:lang w:val="en-GB"/>
        </w:rPr>
        <w:t>. Despite belonging to a lineage classically associated with the Old World, the virus reached North America via both the transatlantic and transpacific routes in late 2021</w:t>
      </w:r>
      <w:r w:rsidR="0059304C" w:rsidRPr="29C6EFEC">
        <w:rPr>
          <w:rFonts w:cs="Calibri"/>
          <w:lang w:val="en-GB"/>
        </w:rPr>
        <w:fldChar w:fldCharType="begin"/>
      </w:r>
      <w:r w:rsidR="00F312CD">
        <w:rPr>
          <w:rFonts w:cs="Calibri"/>
          <w:lang w:val="en-GB"/>
        </w:rPr>
        <w:instrText xml:space="preserve"> ADDIN ZOTERO_ITEM CSL_CITATION {"citationID":"vfM6Rgnl","properties":{"formattedCitation":"\\super 10\\nosupersub{}","plainCitation":"10","noteIndex":0},"citationItems":[{"id":"Z71eo4Pq/Ro3ijNoz","uris":["http://zotero.org/users/14074622/items/GZAHCKLS"],"itemData":{"id":"vfuavB4V/LhVqzz3B","type":"article-journal","abstract":"From 2016 to 2020, high pathogenicity avian influenza (HPAI) H5 viruses circulated in Asia, Europe, and Africa, causing waves of infections and the deaths of millions of wild and domestic birds and presenting a zoonotic risk. In late 2021, H5N1 HPAI viruses were isolated from poultry in Canada and also retrospectively from a great black-backed gull (Larus marinus), raising concerns that the spread of these viruses to North America was mediated by migratory wild bird populations. In February and April 2022, H5N1 HPAI viruses were isolated from a bald eagle (Haliaeetus leucocephalus) and broiler chickens in British Columbia, Canada. Phylogenetic analysis showed that the virus from bald eagle was genetically related to H5N1 HPAI virus isolated in Hokkaido, Japan, in January 2022. The virus identified from broiler chickens was a reassortant H5N1 HPAI virus with unique constellation genome segments containing PB2 and NP from North American lineage LPAI viruses, and the remaining gene segments were genetically related to the original Newfoundland-like H5N1 HPAI viruses detected in November and December 2021 in Canada. This is the first report of H5 HPAI viruses’ introduction to North America from the Pacific and the North Atlantic-linked flyways and highlights the expanding risk of genetically distinct virus introductions from different geographical locations and the potential for local reassortment with both the American lineage LPAI viruses in wild birds and with both Asian-like and European-like H5 HPAI viruses. We also report the presence of some amino acid substitutions across each segment that might contribute to the replicative efficiency of these viruses in mammalian host, evade adaptive immunity, and pose a potential zoonotic risk.","container-title":"Virus Evolution","DOI":"10.1093/ve/veac077","ISSN":"2057-1577","issue":"2","journalAbbreviation":"Virus Evolution","page":"veac077","source":"Silverchair","title":"A threat from both sides: Multiple introductions of genetically distinct H5 HPAI viruses into Canada via both East Asia-Australasia/Pacific and Atlantic flyways","title-short":"A threat from both sides","volume":"8","author":[{"family":"Alkie","given":"Tamiru N"},{"family":"Lopes","given":"Sara"},{"family":"Hisanaga","given":"Tamiko"},{"family":"Xu","given":"Wanhong"},{"family":"Suderman","given":"Matthew"},{"family":"Koziuk","given":"Janice"},{"family":"Fisher","given":"Mathew"},{"family":"Redford","given":"Tony"},{"family":"Lung","given":"Oliver"},{"family":"Joseph","given":"Tomy"},{"family":"Himsworth","given":"Chelsea G"},{"family":"Brown","given":"Ian H"},{"family":"Bowes","given":"Victoria"},{"family":"Lewis","given":"Nicola S"},{"family":"Berhane","given":"Yohannes"}],"issued":{"date-parts":[["2022",7,1]]}},"label":"page"}],"schema":"https://github.com/citation-style-language/schema/raw/master/csl-citation.json"} </w:instrText>
      </w:r>
      <w:r w:rsidR="0059304C" w:rsidRPr="29C6EFEC">
        <w:rPr>
          <w:rFonts w:cs="Calibri"/>
          <w:lang w:val="en-GB"/>
        </w:rPr>
        <w:fldChar w:fldCharType="separate"/>
      </w:r>
      <w:r w:rsidR="00A40E32" w:rsidRPr="00A40E32">
        <w:rPr>
          <w:rFonts w:ascii="Aptos" w:hAnsi="Aptos" w:cs="Times New Roman"/>
          <w:kern w:val="0"/>
          <w:vertAlign w:val="superscript"/>
        </w:rPr>
        <w:t>10</w:t>
      </w:r>
      <w:r w:rsidR="0059304C" w:rsidRPr="29C6EFEC">
        <w:rPr>
          <w:rFonts w:cs="Calibri"/>
          <w:lang w:val="en-GB"/>
        </w:rPr>
        <w:fldChar w:fldCharType="end"/>
      </w:r>
      <w:r w:rsidRPr="29C6EFEC">
        <w:rPr>
          <w:rFonts w:cs="Calibri"/>
          <w:lang w:val="en-GB"/>
        </w:rPr>
        <w:t>, followed by South America in November 2022</w:t>
      </w:r>
      <w:r w:rsidR="0059304C" w:rsidRPr="29C6EFEC">
        <w:rPr>
          <w:rFonts w:cs="Calibri"/>
          <w:lang w:val="en-GB"/>
        </w:rPr>
        <w:fldChar w:fldCharType="begin"/>
      </w:r>
      <w:r w:rsidR="00F312CD">
        <w:rPr>
          <w:rFonts w:cs="Calibri"/>
          <w:lang w:val="en-GB"/>
        </w:rPr>
        <w:instrText xml:space="preserve"> ADDIN ZOTERO_ITEM CSL_CITATION {"citationID":"2JGzXrsx","properties":{"formattedCitation":"\\super 11\\nosupersub{}","plainCitation":"11","noteIndex":0},"citationItems":[{"id":"Z71eo4Pq/IipE94E1","uris":["http://zotero.org/users/14074622/items/B28EUZ7N"],"itemData":{"id":65,"type":"article","abstract":"Highly pathogenic avian influenza (HPAI) A/H5N1 viruses (lineage 2.3.4.4b) are rapidly invading the Americas, threatening wildlife, poultry, and potentially evolving into the next global pandemic. In November 2022, HPAI arrived in Peru, where massive pelican and sea lion die-offs are still underway. We report complete genomic characterization of HPAI/H5N1 viruses in five species of marine mammals and seabirds (dolphins, sea lions, sanderlings, pelicans and cormorants) sampled since November 2022. All Peruvian viruses belong to the HPAI A/H5N1 lineage 2.3.4.4b, but they are 4:4 reassortants where 4 genomic segments (PA, HA, NA and MP) position within the Eurasian lineage that initially entered North America from Eurasia, while the other 4 genomic segments (PB2, PB1, NP and NS) position within the American lineage (clade C) that was already circulating in North America. These viruses are rapidly accruing mutations as they spread south. Peruvian viruses do not contain PB2 E627K or D701N mutations linked to mammalian host adaptation and enhanced transmission, but at least 8 novel polymorphic sites warrant further examination. This is the first report of HPAI A/H5N1 in marine birds and mammals from South America, highlighting an urgent need for active local surveillance to manage outbreaks and limit spillover into humans.","DOI":"10.1101/2023.03.03.531008","language":"en","license":"© 2023, Posted by Cold Spring Harbor Laboratory. This pre-print is available under a Creative Commons License (Attribution-NonCommercial-NoDerivs 4.0 International), CC BY-NC-ND 4.0, as described at http://creativecommons.org/licenses/by-nc-nd/4.0/","note":"page: 2023.03.03.531008\nsection: New Results","publisher":"bioRxiv","source":"bioRxiv","title":"Highly pathogenic avian influenza A (H5N1) in marine mammals and seabirds in Peru","URL":"https://www.biorxiv.org/content/10.1101/2023.03.03.531008v1","author":[{"family":"Leguia","given":"Mariana"},{"family":"Garcia-Glaessner","given":"Alejandra"},{"family":"Muñoz-Saavedra","given":"Breno"},{"family":"Juarez","given":"Diana"},{"family":"Barrera","given":"Patricia"},{"family":"Calvo-Mac","given":"Carlos"},{"family":"Jara","given":"Javier"},{"family":"Silva","given":"Walter"},{"family":"Ploog","given":"Karl"},{"family":"Amaro","given":"Lady"},{"family":"Colchao-Claux","given":"Paulo"},{"family":"Uhart","given":"Marcela M."},{"family":"Nelson","given":"Martha I."},{"family":"Lescano","given":"Jesus"}],"accessed":{"date-parts":[["2024",4,18]]},"issued":{"date-parts":[["2023",3,3]]}}}],"schema":"https://github.com/citation-style-language/schema/raw/master/csl-citation.json"} </w:instrText>
      </w:r>
      <w:r w:rsidR="0059304C" w:rsidRPr="29C6EFEC">
        <w:rPr>
          <w:rFonts w:cs="Calibri"/>
          <w:lang w:val="en-GB"/>
        </w:rPr>
        <w:fldChar w:fldCharType="separate"/>
      </w:r>
      <w:r w:rsidR="00A40E32" w:rsidRPr="00A40E32">
        <w:rPr>
          <w:rFonts w:ascii="Aptos" w:hAnsi="Aptos" w:cs="Times New Roman"/>
          <w:kern w:val="0"/>
          <w:vertAlign w:val="superscript"/>
        </w:rPr>
        <w:t>11</w:t>
      </w:r>
      <w:r w:rsidR="0059304C" w:rsidRPr="29C6EFEC">
        <w:rPr>
          <w:rFonts w:cs="Calibri"/>
          <w:lang w:val="en-GB"/>
        </w:rPr>
        <w:fldChar w:fldCharType="end"/>
      </w:r>
      <w:r w:rsidRPr="29C6EFEC">
        <w:rPr>
          <w:rFonts w:cs="Calibri"/>
          <w:lang w:val="en-GB"/>
        </w:rPr>
        <w:t>, and the (Sub)</w:t>
      </w:r>
      <w:proofErr w:type="spellStart"/>
      <w:r w:rsidRPr="29C6EFEC">
        <w:rPr>
          <w:rFonts w:cs="Calibri"/>
          <w:lang w:val="en-GB"/>
        </w:rPr>
        <w:t>antarctic</w:t>
      </w:r>
      <w:proofErr w:type="spellEnd"/>
      <w:r w:rsidRPr="29C6EFEC">
        <w:rPr>
          <w:rFonts w:cs="Calibri"/>
          <w:lang w:val="en-GB"/>
        </w:rPr>
        <w:t xml:space="preserve"> region in October 2023</w:t>
      </w:r>
      <w:r w:rsidR="0059304C" w:rsidRPr="29C6EFEC">
        <w:rPr>
          <w:rFonts w:cs="Calibri"/>
          <w:lang w:val="en-GB"/>
        </w:rPr>
        <w:fldChar w:fldCharType="begin"/>
      </w:r>
      <w:r w:rsidR="00F312CD">
        <w:rPr>
          <w:rFonts w:cs="Calibri"/>
          <w:lang w:val="en-GB"/>
        </w:rPr>
        <w:instrText xml:space="preserve"> ADDIN ZOTERO_ITEM CSL_CITATION {"citationID":"W6fuw7L1","properties":{"formattedCitation":"\\super 12\\nosupersub{}","plainCitation":"12","noteIndex":0},"citationItems":[{"id":"Z71eo4Pq/b4foeZUB","uris":["http://zotero.org/users/14074622/items/VWSYVZHR"],"itemData":{"id":"vfuavB4V/kJL4RurV","type":"article","abstract":"The Antarctic is the only major geographical region in which high pathogenicity avian influenza virus (HPAIV) has never previously been detected. The current panzootic of H5N1 HPAIV has decimated wild bird populations across Europe, North America and South America. Here we report on the emergence of clade 2.3.4.4b H5N1 HPAIV in the Antarctic and sub-Antarctic regions of South Georgia and the Falkland Islands respectively. We initially detected H5N1 HPAIV in samples collected from brown skuas at Bird Island, South Georgia on 8th October 2023. Since this detection, increased mortalities were observed in brown skuas, kelp gulls, elephant seals and fur seal at multiple sites across South Georgia. We confirmed H5N1 HPAIV in multiple brown skuas and kelp gulls across four different sampling locations in South Georgia. Simultaneously, we also confirmed H5N1 HPAIV in a southern fulmar in the Falkland Islands. Genetic assessment of the virus indicates spread from South America, likely through movement of migratory birds. Here we describe the emergence, species impact and genetic composition of the virus and propose both introductory routes and potential long-term impact on avian and mammalian species across the Antarctic region.","DOI":"10.1101/2023.11.23.568045","language":"en","license":"© 2023, Posted by Cold Spring Harbor Laboratory. The copyright holder for this pre-print is the author. All rights reserved. The material may not be redistributed, re-used or adapted without the author's permission.","note":"page: 2023.11.23.568045\nsection: New Results","publisher":"bioRxiv","source":"bioRxiv","title":"Detection and spread of high pathogenicity avian influenza virus H5N1 in the Antarctic Region","URL":"https://www.biorxiv.org/content/10.1101/2023.11.23.568045v1","author":[{"family":"Bennison","given":"Ashley"},{"family":"Byrne","given":"Alexander M. P."},{"family":"Reid","given":"Scott M."},{"family":"Lynton-Jenkins","given":"Joshua G."},{"family":"Mollett","given":"Benjamin"},{"family":"Sliva","given":"Dilhani De"},{"family":"Peers-Dent","given":"Jacob"},{"family":"Finlayson","given":"Kim"},{"family":"Hall","given":"Rosamund"},{"family":"Blockley","given":"Freya"},{"family":"Blyth","given":"Marcia"},{"family":"Falchieri","given":"Marco"},{"family":"Fowler","given":"Zoe"},{"family":"Fitzcharles","given":"Elaine M."},{"family":"Brown","given":"Ian H."},{"family":"James","given":"Joe"},{"family":"Banyard","given":"Ashley C."}],"accessed":{"date-parts":[["2024",4,19]]},"issued":{"date-parts":[["2023",11,24]]}}}],"schema":"https://github.com/citation-style-language/schema/raw/master/csl-citation.json"} </w:instrText>
      </w:r>
      <w:r w:rsidR="0059304C" w:rsidRPr="29C6EFEC">
        <w:rPr>
          <w:rFonts w:cs="Calibri"/>
          <w:lang w:val="en-GB"/>
        </w:rPr>
        <w:fldChar w:fldCharType="separate"/>
      </w:r>
      <w:r w:rsidR="00A40E32" w:rsidRPr="00A40E32">
        <w:rPr>
          <w:rFonts w:ascii="Aptos" w:hAnsi="Aptos" w:cs="Times New Roman"/>
          <w:kern w:val="0"/>
          <w:vertAlign w:val="superscript"/>
        </w:rPr>
        <w:t>12</w:t>
      </w:r>
      <w:r w:rsidR="0059304C" w:rsidRPr="29C6EFEC">
        <w:rPr>
          <w:rFonts w:cs="Calibri"/>
          <w:lang w:val="en-GB"/>
        </w:rPr>
        <w:fldChar w:fldCharType="end"/>
      </w:r>
      <w:r w:rsidRPr="29C6EFEC">
        <w:rPr>
          <w:rFonts w:cs="Calibri"/>
          <w:lang w:val="en-GB"/>
        </w:rPr>
        <w:t>. Poultry and wild birds seem to play distinct but entangled roles in the epizoology of the virus, with poultry supporting emergence and maintenance, and wild birds supporting diversification and long-distance spread</w:t>
      </w:r>
      <w:r w:rsidR="0059304C" w:rsidRPr="29C6EFEC">
        <w:rPr>
          <w:rFonts w:cs="Calibri"/>
          <w:lang w:val="en-GB"/>
        </w:rPr>
        <w:fldChar w:fldCharType="begin"/>
      </w:r>
      <w:r w:rsidR="00F312CD">
        <w:rPr>
          <w:rFonts w:cs="Calibri"/>
          <w:lang w:val="en-GB"/>
        </w:rPr>
        <w:instrText xml:space="preserve"> ADDIN ZOTERO_ITEM CSL_CITATION {"citationID":"fJMYxqxj","properties":{"formattedCitation":"\\super 8,13,14\\nosupersub{}","plainCitation":"8,13,14","noteIndex":0},"citationItems":[{"id":16435,"uris":["http://zotero.org/users/2773777/items/U2UJ8FTH"],"itemData":{"id":16435,"type":"article-journal","abstract":"Highly pathogenic avian influenza A(H5N1) viruses of clade 2.3.4.4b underwent an explosive geographic expansion in 2021 among wild birds and domestic poultry across Asia, Europe, and Africa. By the end of 2021, 2.3.4.4b viruses were detected in North America, signifying further intercontinental spread. Here we show that the western movement of clade 2.3.4.4b was quickly followed by reassortment with viruses circulating in wild birds in North America, resulting in the acquisition of different combinations of ribonucleoprotein genes. These reassortant A(H5N1) viruses are genotypically and phenotypically diverse, with many causing severe disease with dramatic neurologic involvement in mammals. The proclivity of the current A(H5N1) 2.3.4.4b virus lineage to reassort and target the central nervous system warrants concerted planning to combat the spread and evolution of the virus within the continent and to mitigate the impact of a potential influenza pandemic that could originate from similar A(H5N1) reassortants.","container-title":"Nature Communications","DOI":"10.1038/s41467-023-38415-7","ISSN":"2041-1723","issue":"1","journalAbbreviation":"Nat Commun","language":"en","license":"2023 The Author(s)","note":"publisher: Nature Publishing Group","page":"3082","source":"www.nature.com","title":"Rapid evolution of A(H5N1) influenza viruses after intercontinental spread to North America","volume":"14","author":[{"family":"Kandeil","given":"Ahmed"},{"family":"Patton","given":"Christopher"},{"family":"Jones","given":"Jeremy C."},{"family":"Jeevan","given":"Trushar"},{"family":"Harrington","given":"Walter N."},{"family":"Trifkovic","given":"Sanja"},{"family":"Seiler","given":"Jon P."},{"family":"Fabrizio","given":"Thomas"},{"family":"Woodard","given":"Karlie"},{"family":"Turner","given":"Jasmine C."},{"family":"Crumpton","given":"Jeri-Carol"},{"family":"Miller","given":"Lance"},{"family":"Rubrum","given":"Adam"},{"family":"DeBeauchamp","given":"Jennifer"},{"family":"Russell","given":"Charles J."},{"family":"Govorkova","given":"Elena A."},{"family":"Vogel","given":"Peter"},{"family":"Kim-Torchetti","given":"Mia"},{"family":"Berhane","given":"Yohannes"},{"family":"Stallknecht","given":"David"},{"family":"Poulson","given":"Rebecca"},{"family":"Kercher","given":"Lisa"},{"family":"Webby","given":"Richard J."}],"issued":{"date-parts":[["2023",5,29]]}}},{"id":"Z71eo4Pq/UapvNduF","uris":["http://zotero.org/users/14074622/items/XGT7W7D2"],"itemData":{"id":904,"type":"article-journal","abstract":"Highly pathogenic avian influenza (HPAI) H5N1 activity has intensified globally since 2021, increasingly causing mass mortality in wild birds and poultry and incidental infections in mammals1–3. However, the ecological and virological properties that underscore future mitigation strategies still remain unclear. Using epidemiological, spatial and genomic approaches, we demonstrate changes in the origins of resurgent HPAI H5 and reveal significant shifts in virus ecology and evolution. Outbreak data show key resurgent events in 2016–2017 and 2020–2021, contributing to the emergence and panzootic spread of H5N1 in 2021–2022. Genomic analysis reveals that the 2016–2017 epizootics originated in Asia, where HPAI H5 reservoirs are endemic. In 2020–2021, 2.3.4.4b H5N8 viruses emerged in African poultry, featuring mutations altering HA structure and receptor binding. In 2021–2022, a new H5N1 virus evolved through reassortment in wild birds in Europe, undergoing further reassortment with low-pathogenic avian influenza in wild and domestic birds during global dissemination. These results highlight a shift in the HPAI H5 epicentre beyond Asia and indicate that increasing persistence of HPAI H5 in wild birds is facilitating geographic and host range expansion, accelerating dispersion velocity and increasing reassortment potential. As earlier outbreaks of H5N1 and H5N8 were caused by more stable genomic constellations, these recent changes reflect adaptation across the domestic-bird–wild-bird interface. Elimination strategies in domestic birds therefore remain a high priority to limit future epizootics.","container-title":"Nature","DOI":"10.1038/s41586-023-06631-2","ISSN":"1476-4687","issue":"7984","language":"en","license":"2023 The Author(s), under exclusive licence to Springer Nature Limited","note":"publisher: Nature Publishing Group","page":"810-817","source":"www.nature.com","title":"The episodic resurgence of highly pathogenic avian influenza H5 virus","volume":"622","author":[{"family":"Xie","given":"Ruopeng"},{"family":"Edwards","given":"Kimberly M."},{"family":"Wille","given":"Michelle"},{"family":"Wei","given":"Xiaoman"},{"family":"Wong","given":"Sook-San"},{"family":"Zanin","given":"Mark"},{"family":"El-Shesheny","given":"Rabeh"},{"family":"Ducatez","given":"Mariette"},{"family":"Poon","given":"Leo L. M."},{"family":"Kayali","given":"Ghazi"},{"family":"Webby","given":"Richard J."},{"family":"Dhanasekaran","given":"Vijaykrishna"}],"issued":{"date-parts":[["2023",10]]}},"label":"page"},{"id":"Z71eo4Pq/SXJcpzeB","uris":["http://zotero.org/users/14074622/items/KNPSDIYC"],"itemData":{"id":66,"type":"article-journal","container-title":"Nature communications","DOI":"10.1038/s41467-024-45462-1","ISSN":"2041-1723","issue":"1","journalAbbreviation":"Nature communications","language":"English (US)","note":"publisher: Nature Publishing Group\nPMID: 38321046","page":"1126","source":"collaborate.princeton.edu","title":"Synchrony of Bird Migration with Global Dispersal of Avian Influenza Reveals Exposed Bird Orders","volume":"15","author":[{"family":"Yang","given":"Qiqi"},{"family":"Wang","given":"Ben"},{"family":"Lemey","given":"Phillipe"},{"family":"Dong","given":"Lu"},{"family":"Mu","given":"Tong"},{"family":"Wiebe","given":"R. Alex"},{"family":"Guo","given":"Fengyi"},{"family":"Trovão","given":"Nídia Sequeira"},{"family":"Park","given":"Sang Woo"},{"family":"Lewis","given":"Nicola"},{"family":"Tsui","given":"Joseph L. H."},{"family":"Bajaj","given":"Sumali"},{"family":"Cheng","given":"Yachang"},{"family":"Yang","given":"Luojun"},{"family":"Haba","given":"Yuki"},{"family":"Li","given":"Bingying"},{"family":"Zhang","given":"Guogang"},{"family":"Pybus","given":"Oliver G."},{"family":"Tian","given":"Huaiyu"},{"family":"Grenfell","given":"Bryan"}],"issued":{"date-parts":[["2024",12]]}},"label":"page"}],"schema":"https://github.com/citation-style-language/schema/raw/master/csl-citation.json"} </w:instrText>
      </w:r>
      <w:r w:rsidR="0059304C" w:rsidRPr="29C6EFEC">
        <w:rPr>
          <w:rFonts w:cs="Calibri"/>
          <w:lang w:val="en-GB"/>
        </w:rPr>
        <w:fldChar w:fldCharType="separate"/>
      </w:r>
      <w:r w:rsidR="00A40E32" w:rsidRPr="00A40E32">
        <w:rPr>
          <w:rFonts w:ascii="Aptos" w:hAnsi="Aptos" w:cs="Times New Roman"/>
          <w:kern w:val="0"/>
          <w:vertAlign w:val="superscript"/>
        </w:rPr>
        <w:t>8,13,14</w:t>
      </w:r>
      <w:r w:rsidR="0059304C" w:rsidRPr="29C6EFEC">
        <w:rPr>
          <w:rFonts w:cs="Calibri"/>
          <w:lang w:val="en-GB"/>
        </w:rPr>
        <w:fldChar w:fldCharType="end"/>
      </w:r>
      <w:r w:rsidRPr="29C6EFEC">
        <w:rPr>
          <w:rFonts w:cs="Calibri"/>
          <w:lang w:val="en-GB"/>
        </w:rPr>
        <w:t>. In its wake, the virus has caused tremendous losses among both domestic and wild animals, although the latter are still likely underestimated</w:t>
      </w:r>
      <w:r w:rsidR="0059304C" w:rsidRPr="29C6EFEC">
        <w:rPr>
          <w:rFonts w:cs="Calibri"/>
          <w:lang w:val="en-GB"/>
        </w:rPr>
        <w:fldChar w:fldCharType="begin"/>
      </w:r>
      <w:r w:rsidR="00F312CD">
        <w:rPr>
          <w:rFonts w:cs="Calibri"/>
          <w:lang w:val="en-GB"/>
        </w:rPr>
        <w:instrText xml:space="preserve"> ADDIN ZOTERO_ITEM CSL_CITATION {"citationID":"4XLxCsxK","properties":{"formattedCitation":"\\super 5\\nosupersub{}","plainCitation":"5","noteIndex":0},"citationItems":[{"id":"Z71eo4Pq/sCTY3NAg","uris":["http://zotero.org/users/14074622/items/N4UVJM86"],"itemData":{"id":121,"type":"article-journal","container-title":"Nature Ecology &amp; Evolution","DOI":"10.1038/s41559-023-02182-x","ISSN":"2397-334X","journalAbbreviation":"Nat Ecol Evol","language":"eng","note":"PMID: 37587226","source":"PubMed","title":"The plight and role of wild birds in the current bird flu panzootic","author":[{"family":"Klaassen","given":"Marcel"},{"family":"Wille","given":"Michelle"}],"issued":{"date-parts":[["2023",8,16]]}}}],"schema":"https://github.com/citation-style-language/schema/raw/master/csl-citation.json"} </w:instrText>
      </w:r>
      <w:r w:rsidR="0059304C" w:rsidRPr="29C6EFEC">
        <w:rPr>
          <w:rFonts w:cs="Calibri"/>
          <w:lang w:val="en-GB"/>
        </w:rPr>
        <w:fldChar w:fldCharType="separate"/>
      </w:r>
      <w:r w:rsidR="00A40E32" w:rsidRPr="00A40E32">
        <w:rPr>
          <w:rFonts w:ascii="Aptos" w:hAnsi="Aptos" w:cs="Times New Roman"/>
          <w:kern w:val="0"/>
          <w:vertAlign w:val="superscript"/>
        </w:rPr>
        <w:t>5</w:t>
      </w:r>
      <w:r w:rsidR="0059304C" w:rsidRPr="29C6EFEC">
        <w:rPr>
          <w:rFonts w:cs="Calibri"/>
          <w:lang w:val="en-GB"/>
        </w:rPr>
        <w:fldChar w:fldCharType="end"/>
      </w:r>
      <w:r w:rsidRPr="29C6EFEC">
        <w:rPr>
          <w:rFonts w:cs="Calibri"/>
          <w:lang w:val="en-GB"/>
        </w:rPr>
        <w:t>.</w:t>
      </w:r>
    </w:p>
    <w:p w14:paraId="5EB8463F" w14:textId="3BFEA28D" w:rsidR="009B2B58" w:rsidRPr="0059304C" w:rsidRDefault="77381B9E" w:rsidP="0059304C">
      <w:pPr>
        <w:rPr>
          <w:rFonts w:cs="Calibri"/>
          <w:lang w:val="en-GB"/>
        </w:rPr>
      </w:pPr>
      <w:r w:rsidRPr="77381B9E">
        <w:rPr>
          <w:rFonts w:cs="Calibri"/>
          <w:lang w:val="en-GB"/>
        </w:rPr>
        <w:t>Most of our understanding of HPAI dynamics in wildlife comes from opportunistic and/or reactive studies, leading to biases towards specific locations or species, and a likely important underestimation of mortality</w:t>
      </w:r>
      <w:r w:rsidR="0068362F" w:rsidRPr="77381B9E">
        <w:rPr>
          <w:rFonts w:cs="Calibri"/>
          <w:lang w:val="en-GB"/>
        </w:rPr>
        <w:fldChar w:fldCharType="begin"/>
      </w:r>
      <w:r w:rsidR="00F312CD">
        <w:rPr>
          <w:rFonts w:cs="Calibri"/>
          <w:lang w:val="en-GB"/>
        </w:rPr>
        <w:instrText xml:space="preserve"> ADDIN ZOTERO_ITEM CSL_CITATION {"citationID":"ycpV3WOq","properties":{"formattedCitation":"\\super 5\\nosupersub{}","plainCitation":"5","noteIndex":0},"citationItems":[{"id":"Z71eo4Pq/sCTY3NAg","uris":["http://zotero.org/users/14074622/items/N4UVJM86"],"itemData":{"id":121,"type":"article-journal","container-title":"Nature Ecology &amp; Evolution","DOI":"10.1038/s41559-023-02182-x","ISSN":"2397-334X","journalAbbreviation":"Nat Ecol Evol","language":"eng","note":"PMID: 37587226","source":"PubMed","title":"The plight and role of wild birds in the current bird flu panzootic","author":[{"family":"Klaassen","given":"Marcel"},{"family":"Wille","given":"Michelle"}],"issued":{"date-parts":[["2023",8,16]]}}}],"schema":"https://github.com/citation-style-language/schema/raw/master/csl-citation.json"} </w:instrText>
      </w:r>
      <w:r w:rsidR="0068362F" w:rsidRPr="77381B9E">
        <w:rPr>
          <w:rFonts w:cs="Calibri"/>
          <w:lang w:val="en-GB"/>
        </w:rPr>
        <w:fldChar w:fldCharType="separate"/>
      </w:r>
      <w:r w:rsidR="00A40E32" w:rsidRPr="00A40E32">
        <w:rPr>
          <w:rFonts w:ascii="Aptos" w:hAnsi="Aptos" w:cs="Times New Roman"/>
          <w:kern w:val="0"/>
          <w:vertAlign w:val="superscript"/>
        </w:rPr>
        <w:t>5</w:t>
      </w:r>
      <w:r w:rsidR="0068362F" w:rsidRPr="77381B9E">
        <w:rPr>
          <w:rFonts w:cs="Calibri"/>
          <w:lang w:val="en-GB"/>
        </w:rPr>
        <w:fldChar w:fldCharType="end"/>
      </w:r>
      <w:r w:rsidRPr="77381B9E">
        <w:rPr>
          <w:rFonts w:cs="Calibri"/>
          <w:lang w:val="en-GB"/>
        </w:rPr>
        <w:t xml:space="preserve">. Moreover, most of </w:t>
      </w:r>
      <w:r w:rsidR="00F053A6">
        <w:rPr>
          <w:rFonts w:cs="Calibri"/>
          <w:lang w:val="en-GB"/>
        </w:rPr>
        <w:t>these</w:t>
      </w:r>
      <w:r w:rsidRPr="77381B9E">
        <w:rPr>
          <w:rFonts w:cs="Calibri"/>
          <w:lang w:val="en-GB"/>
        </w:rPr>
        <w:t xml:space="preserve"> studies are based on fatal case detection only, leading to a likely underestimation of actual incidence, which should also consider individuals </w:t>
      </w:r>
      <w:r w:rsidRPr="77381B9E">
        <w:rPr>
          <w:rFonts w:cs="Calibri"/>
          <w:lang w:val="en-GB"/>
        </w:rPr>
        <w:lastRenderedPageBreak/>
        <w:t>who survived infection</w:t>
      </w:r>
      <w:r w:rsidR="0068362F" w:rsidRPr="77381B9E">
        <w:rPr>
          <w:rFonts w:cs="Calibri"/>
          <w:lang w:val="en-GB"/>
        </w:rPr>
        <w:fldChar w:fldCharType="begin"/>
      </w:r>
      <w:r w:rsidR="00A40E32">
        <w:rPr>
          <w:rFonts w:cs="Calibri"/>
          <w:lang w:val="en-GB"/>
        </w:rPr>
        <w:instrText xml:space="preserve"> ADDIN ZOTERO_ITEM CSL_CITATION {"citationID":"qH3ZAcis","properties":{"formattedCitation":"\\super 15\\nosupersub{}","plainCitation":"15","noteIndex":0},"citationItems":[{"id":16442,"uris":["http://zotero.org/users/2773777/items/W7Z9PJ5C"],"itemData":{"id":16442,"type":"article-journal","abstract":"eurosurveillance.org is the online home of Eurosurveillance, Europe's journal on infectious disease surveillance, epidemiology, prevention and control.","container-title":"Eurosurveillance","DOI":"10.2807/1560-7917.ES.2023.28.19.2300227","ISSN":"1560-7917","issue":"19","language":"en","note":"publisher: European Centre for Disease Prevention and Control","page":"2300227","source":"www.eurosurveillance.org","title":"Avian influenza, new aspects of an old threat","volume":"28","author":[{"family":"Adlhoch","given":"Cornelia"},{"family":"Baldinelli","given":"Francesca"}],"issued":{"date-parts":[["2023",5,11]]}}}],"schema":"https://github.com/citation-style-language/schema/raw/master/csl-citation.json"} </w:instrText>
      </w:r>
      <w:r w:rsidR="0068362F" w:rsidRPr="77381B9E">
        <w:rPr>
          <w:rFonts w:cs="Calibri"/>
          <w:lang w:val="en-GB"/>
        </w:rPr>
        <w:fldChar w:fldCharType="separate"/>
      </w:r>
      <w:r w:rsidR="00A40E32" w:rsidRPr="00A40E32">
        <w:rPr>
          <w:rFonts w:ascii="Aptos" w:hAnsi="Aptos" w:cs="Times New Roman"/>
          <w:kern w:val="0"/>
          <w:vertAlign w:val="superscript"/>
        </w:rPr>
        <w:t>15</w:t>
      </w:r>
      <w:r w:rsidR="0068362F" w:rsidRPr="77381B9E">
        <w:rPr>
          <w:rFonts w:cs="Calibri"/>
          <w:lang w:val="en-GB"/>
        </w:rPr>
        <w:fldChar w:fldCharType="end"/>
      </w:r>
      <w:r w:rsidRPr="77381B9E">
        <w:rPr>
          <w:rFonts w:cs="Calibri"/>
          <w:lang w:val="en-GB"/>
        </w:rPr>
        <w:t>. The rare studies including live birds suggest that infected birds can recover from infection while developing immunity against the virus</w:t>
      </w:r>
      <w:r w:rsidR="0068362F" w:rsidRPr="77381B9E">
        <w:rPr>
          <w:rFonts w:cs="Calibri"/>
          <w:lang w:val="en-GB"/>
        </w:rPr>
        <w:fldChar w:fldCharType="begin"/>
      </w:r>
      <w:r w:rsidR="00F312CD">
        <w:rPr>
          <w:rFonts w:cs="Calibri"/>
          <w:lang w:val="en-GB"/>
        </w:rPr>
        <w:instrText xml:space="preserve"> ADDIN ZOTERO_ITEM CSL_CITATION {"citationID":"RX1Er6mo","properties":{"formattedCitation":"\\super 4,16,17\\nosupersub{}","plainCitation":"4,16,17","noteIndex":0},"citationItems":[{"id":"Z71eo4Pq/ZrrFQMxk","uris":["http://zotero.org/users/14074622/items/S734JAM2"],"itemData":{"id":842,"type":"article-journal","container-title":"Current Biology","DOI":"10.1016/j.cub.2023.07.061","ISSN":"0960-9822","issue":"17","journalAbbreviation":"Current Biology","language":"English","note":"publisher: Elsevier\nPMID: 37597520","page":"3766-3774.e3","source":"www.cell.com","title":"Highly pathogenic avian influenza affects vultures’ movements and breeding output","volume":"33","author":[{"family":"Duriez","given":"Olivier"},{"family":"Sassi","given":"Yohan"},{"family":"Gall-Ladevèze","given":"Chloé Le"},{"family":"Giraud","given":"Léa"},{"family":"Straughan","given":"Robert"},{"family":"Dauverné","given":"Lise"},{"family":"Terras","given":"Anna"},{"family":"Boulinier","given":"Thierry"},{"family":"Choquet","given":"Rémi"},{"family":"Wiele","given":"Anne Van De"},{"family":"Hirschinger","given":"Julien"},{"family":"Guérin","given":"Jean-Luc"},{"family":"Loc’h","given":"Guillaume Le"}],"issued":{"date-parts":[["2023",9,11]]}},"label":"page"},{"id":"Z71eo4Pq/LYVWQ4y9","uris":["http://zotero.org/users/14074622/items/PDM9L9DD"],"itemData":{"id":847,"type":"article","abstract":"Background The geographic expansion and evolution of A/Goose/Guangdong/1/1996(H5N1) (Gs/GD) lineage H5Nx highly pathogenic avian influenza (HPAI) viruses since 1996 have raised awareness of enzootic circulation among migratory birds and the potential for intercontinental transport and spread. Recent Pacific- and Atlantic-route introductions of HPAI to North America were facilitated by avian migration through subarctic zones, specifically Alaska and Iceland. This study aimed to identify recent historic patterns of exposure to HPAI viruses among birds within and migrating through both regions and evaluate how geographic, demographic, and taxonomic differences contribute to exposure risk at two intercontinental staging locations.Methods During 2010&amp;amp;ndash;2019, blood samples were obtained from captured wild migratory seabirds and waterfowl in Alaska and Iceland. All live birds were released following completion of sampling. Sampling date, species, sampling location, and age class was documented for each bird, and sex was documented when possible. Lentiviral pseudoviruses that express the influenza hemagglutinin surface glycoprotein for H5Nx HPAI and H5 low-pathogenicity avian influenza (LPAI) were constructed for use in serological assays to screen for and quantify titers of antibodies against the latter viruses. Data were analyzed to compare a) categorical baseline ecological traits between Iceland and Alaska, and b) ecological traits between birds identified to be seropositive and suggestive/seronegative/fully cross-reactive birds to H5Nx HPAI in Iceland and Alaska. Factors associated with seroreactivity to H5Nx HPAI and H5 LPAI were assessed.Results The seroprevalence of HPAI among birds in both locations was 7.3% (112/1528). Findings reveal variability in seroprevalence by year, higher rates of exposure to H5 LPAI than H5Nx HPAI overall, and significantly more seropositive and suggestive exposure of birds to H5Nx HPAI in Alaska as compared to Iceland. Geographic, demographic, and taxonomic differences contribute to exposure risk between Alaska and Iceland. Most tested birds were immuno-na&amp;amp;iuml;ve to HPAI in both locations, which suggests many migratory birds in the subarctic are susceptible to HPAI infection, demonstrating significant risk for intercontinental transmission between Asia, Europe, and North America.Conclusions Our findings provide further justification for increased viral and serosurveillance in Alaska and Iceland to monitor subarctic movements of migratory birds and intercontinental transmission dynamics of currently circulating and new strains of HPAI globally.","DOI":"10.21203/rs.3.rs-4233804/v1","note":"ISSN: 2693-5015","source":"Research Square","title":"Sero-epidemiology of Highly Pathogenic Avian Influenza viruses among wild birds in subarctic intercontinental transition zones","URL":"https://www.researchsquare.com/article/rs-4233804/v1","author":[{"family":"Gass","given":"Jonathon D."},{"family":"Dusek","given":"Robert J."},{"family":"Hill","given":"Nichola J."},{"family":"Borkenhagen","given":"Laura K."},{"family":"Hall","given":"Jeffrey S."},{"family":"Hallgrimsson","given":"Gunnar Thor"},{"family":"Bishop","given":"Mary Anne"},{"family":"Ramey","given":"Andrew M."},{"family":"Spivey","given":"Timothy J."},{"family":"Vignisson","given":"Solvi Runar"},{"family":"Ragnarsdottir","given":"Sunna Bjork"},{"family":"Halldórsson","given":"Halldór Pálmar"},{"family":"Jónsson","given":"Jón Einar"},{"family":"Simulynas","given":"Alexa D."},{"family":"Nutter","given":"Felicia B."}],"accessed":{"date-parts":[["2024",5,16]]},"issued":{"date-parts":[["2024",4,11]]}},"label":"page"},{"id":7694,"uris":["http://zotero.org/users/2773777/items/2DVCFQM9"],"itemData":{"id":7694,"type":"article-journal","abstract":"During 2021 and 2022 High Pathogenicity Avian Influenza (HPAI) killed thousands of wild birds across Europe and North America, suggesting a change in infection dynamics and a shift to new hosts, including seabirds. Northern Gannets Morus bassanus appeared to be especially severely impacted, but a detailed account of the data available is required to help understand how the HPAI virus (HPAIV) spread across the meta-population, and the ensuing demographic consequences. Accordingly, we analyse information on confirmed and suspected HPAIV outbreaks across most North Atlantic Gannet colonies and, for the largest colony (Bass Rock, UK), provide impacts on population size, breeding success, and preliminary results on apparent adult survival and serology. Unusually high numbers of dead Gannets were first noted at colonies in Iceland during April 2022. Outbreaks in May occurred in many Scottish colonies, followed by colonies in Canada, Germany and Norway. By the end of June, outbreaks had occurred in colonies in Canada and the English Channel. Outbreaks in 12 UK and Ireland colonies appeared to follow a clockwise pattern with the last infected colonies recorded in late August/September. Unusually high mortality was recorded at 40 colonies (75% of global total colonies). Dead birds testing positive for HPAIV H5N1 were associated with 58% of these colonies. At Bass Rock, the number of occupied nest-sites decreased by at least 71%, breeding success declined by c. 66% compared with the long-term UK mean and the resighting of marked individuals suggested that apparent adult survival between 2021 and 2022 could have been substantially lower than the preceding 10-year average. Serological investigation detected antibodies specific to H5 in apparently healthy birds, indicating that some Gannets recover from HPAIV infection. Further, most of these recovered birds had black irises, suggestive of a phenotypic indicator of previous infection. Untangling the impacts of HPAIV infection from other challenges faced by seabirds is key to establishing effective conservation strategies for threatened seabird populations as the likelihood of further epizootics increases, due to increasing habitat loss and the industrialization of poultry production.","container-title":"Ibis","DOI":"10.1111/ibi.13275","ISSN":"1474-919X","issue":"2","language":"en","license":"© 2023 The Authors. Ibis published by John Wiley &amp; Sons Ltd on behalf of British Ornithologists' Union.","note":"_eprint: https://onlinelibrary.wiley.com/doi/pdf/10.1111/ibi.13275","page":"633-650","source":"Wiley Online Library","title":"High pathogenicity avian influenza (H5N1) in Northern Gannets (&lt;i&gt;Morus bassanus&lt;/i&gt;): Global spread, clinical signs and demographic consequences","title-short":"High pathogenicity avian influenza (H5N1) in Northern Gannets (Morus bassanus)","volume":"166","author":[{"family":"Lane","given":"Jude V."},{"family":"Jeglinski","given":"Jana W.E."},{"family":"Avery-Gomm","given":"Stephanie"},{"family":"Ballstaedt","given":"Elmar"},{"family":"Banyard","given":"Ashley C."},{"family":"Barychka","given":"Tatsiana"},{"family":"Brown","given":"Ian H."},{"family":"Brugger","given":"Brigitte"},{"family":"Burt","given":"Tori V."},{"family":"Careen","given":"Noah"},{"family":"Castenschiold","given":"Johan H.F."},{"family":"Christensen-Dalsgaard","given":"Signe"},{"family":"Clifford","given":"Shannon"},{"family":"Collins","given":"Sydney M."},{"family":"Cunningham","given":"Emma"},{"family":"Danielsen","given":"Jóhannis"},{"family":"Daunt","given":"Francis"},{"family":"D'entremont","given":"Kyle J.N."},{"family":"Doiron","given":"Parker"},{"family":"Duffy","given":"Steven"},{"family":"English","given":"Matthew D."},{"family":"Falchieri","given":"Marco"},{"family":"Giacinti","given":"Jolene"},{"family":"Gjerset","given":"Britt"},{"family":"Granstad","given":"Silje"},{"family":"Grémillet","given":"David"},{"family":"Guillemette","given":"Magella"},{"family":"Hallgrímsson","given":"Gunnar T."},{"family":"Hamer","given":"Keith C."},{"family":"Hammer","given":"Sjúrður"},{"family":"Harrison","given":"Katherine"},{"family":"Hart","given":"Justin D."},{"family":"Hatsell","given":"Ciaran"},{"family":"Humpidge","given":"Richard"},{"family":"James","given":"Joe"},{"family":"Jenkinson","given":"Audrey"},{"family":"Jessopp","given":"Mark"},{"family":"Jones","given":"Megan E.B."},{"family":"Lair","given":"Stéphane"},{"family":"Lewis","given":"Thomas"},{"family":"Malinowska","given":"Alexandra A."},{"family":"McCluskie","given":"Aly"},{"family":"McPhail","given":"Gretchen"},{"family":"Moe","given":"Børge"},{"family":"Montevecchi","given":"William A."},{"family":"Morgan","given":"Greg"},{"family":"Nichol","given":"Caroline"},{"family":"Nisbet","given":"Craig"},{"family":"Olsen","given":"Bergur"},{"family":"Provencher","given":"Jennifer"},{"family":"Provost","given":"Pascal"},{"family":"Purdie","given":"Alex"},{"family":"Rail","given":"Jean-François"},{"family":"Robertson","given":"Greg"},{"family":"Seyer","given":"Yannick"},{"family":"Sheddan","given":"Maggie"},{"family":"Soos","given":"Catherine"},{"family":"Stephens","given":"Nia"},{"family":"Strøm","given":"Hallvard"},{"family":"Svansson","given":"Vilhjálmur"},{"family":"Tierney","given":"T. David"},{"family":"Tyler","given":"Glen"},{"family":"Wade","given":"Tom"},{"family":"Wanless","given":"Sarah"},{"family":"Ward","given":"Christopher R.E."},{"family":"Wilhelm","given":"Sabina I."},{"family":"Wischnewski","given":"Saskia"},{"family":"Wright","given":"Lucy J."},{"family":"Zonfrillo","given":"Bernie"},{"family":"Matthiopoulos","given":"Jason"},{"family":"Votier","given":"Stephen C."}],"issued":{"date-parts":[["2023"]]}}}],"schema":"https://github.com/citation-style-language/schema/raw/master/csl-citation.json"} </w:instrText>
      </w:r>
      <w:r w:rsidR="0068362F" w:rsidRPr="77381B9E">
        <w:rPr>
          <w:rFonts w:cs="Calibri"/>
          <w:lang w:val="en-GB"/>
        </w:rPr>
        <w:fldChar w:fldCharType="separate"/>
      </w:r>
      <w:r w:rsidR="00A40E32" w:rsidRPr="00A40E32">
        <w:rPr>
          <w:rFonts w:ascii="Aptos" w:hAnsi="Aptos" w:cs="Times New Roman"/>
          <w:kern w:val="0"/>
          <w:vertAlign w:val="superscript"/>
        </w:rPr>
        <w:t>4,16,17</w:t>
      </w:r>
      <w:r w:rsidR="0068362F" w:rsidRPr="77381B9E">
        <w:rPr>
          <w:rFonts w:cs="Calibri"/>
          <w:lang w:val="en-GB"/>
        </w:rPr>
        <w:fldChar w:fldCharType="end"/>
      </w:r>
      <w:r w:rsidRPr="77381B9E">
        <w:rPr>
          <w:rFonts w:cs="Calibri"/>
          <w:lang w:val="en-GB"/>
        </w:rPr>
        <w:t xml:space="preserve">. The lack of studies considering live birds has thus </w:t>
      </w:r>
      <w:r w:rsidR="00676DFD" w:rsidRPr="77381B9E">
        <w:rPr>
          <w:rFonts w:cs="Calibri"/>
          <w:lang w:val="en-GB"/>
        </w:rPr>
        <w:t>led</w:t>
      </w:r>
      <w:r w:rsidRPr="77381B9E">
        <w:rPr>
          <w:rFonts w:cs="Calibri"/>
          <w:lang w:val="en-GB"/>
        </w:rPr>
        <w:t xml:space="preserve"> to an important knowledge gap regarding the extent of the epizootic at both the individual and species levels. This limits our understanding of heterogeneity in susceptibility and resistance to HPAI infection, and subsequently of the contribution of different wild bird species to HPAI dynamics. Filling this gap would broaden the understanding of this epizootic and could help focus surveillance and mitigation efforts.  </w:t>
      </w:r>
    </w:p>
    <w:p w14:paraId="74E32348" w14:textId="22FD9236" w:rsidR="00496128" w:rsidRPr="0059304C" w:rsidDel="00143C7E" w:rsidRDefault="00496128" w:rsidP="0059304C">
      <w:pPr>
        <w:spacing w:after="159"/>
        <w:rPr>
          <w:rFonts w:eastAsia="Aptos" w:cs="Calibri"/>
          <w:color w:val="FF0000"/>
          <w:lang w:val="en-GB"/>
        </w:rPr>
      </w:pPr>
      <w:r w:rsidRPr="0059304C">
        <w:rPr>
          <w:rFonts w:cs="Calibri"/>
          <w:lang w:val="en-GB"/>
        </w:rPr>
        <w:t xml:space="preserve">Insular ecosystems represent </w:t>
      </w:r>
      <w:r w:rsidR="007741AF">
        <w:rPr>
          <w:rFonts w:cs="Calibri"/>
          <w:lang w:val="en-GB"/>
        </w:rPr>
        <w:t>ideal</w:t>
      </w:r>
      <w:r w:rsidRPr="0059304C">
        <w:rPr>
          <w:rFonts w:cs="Calibri"/>
          <w:lang w:val="en-GB"/>
        </w:rPr>
        <w:t xml:space="preserve"> models to study infectious disease dynamics</w:t>
      </w:r>
      <w:r w:rsidR="00F70E19">
        <w:rPr>
          <w:rFonts w:cs="Calibri"/>
          <w:lang w:val="en-GB"/>
        </w:rPr>
        <w:t xml:space="preserve"> in wildlife communities</w:t>
      </w:r>
      <w:r w:rsidRPr="0059304C">
        <w:rPr>
          <w:rFonts w:cs="Calibri"/>
          <w:lang w:val="en-GB"/>
        </w:rPr>
        <w:t xml:space="preserve">. Oceanic islands provide unique opportunities to track the dynamics of a pathogen in relatively closed systems that can be exhaustively studied. </w:t>
      </w:r>
      <w:r w:rsidR="007741AF">
        <w:rPr>
          <w:rFonts w:cs="Calibri"/>
          <w:lang w:val="en-GB"/>
        </w:rPr>
        <w:t>In particular,</w:t>
      </w:r>
      <w:r w:rsidRPr="0059304C">
        <w:rPr>
          <w:rFonts w:cs="Calibri"/>
          <w:lang w:val="en-GB"/>
        </w:rPr>
        <w:t xml:space="preserve"> subpolar islands</w:t>
      </w:r>
      <w:r w:rsidR="007741AF">
        <w:rPr>
          <w:rFonts w:cs="Calibri"/>
          <w:lang w:val="en-GB"/>
        </w:rPr>
        <w:t>, which</w:t>
      </w:r>
      <w:r w:rsidRPr="0059304C">
        <w:rPr>
          <w:rFonts w:cs="Calibri"/>
          <w:lang w:val="en-GB"/>
        </w:rPr>
        <w:t xml:space="preserve"> harbour </w:t>
      </w:r>
      <w:del w:id="14" w:author="Thierry BOULINIER" w:date="2024-08-14T10:21:00Z">
        <w:r w:rsidR="0051524D" w:rsidDel="002A46BA">
          <w:rPr>
            <w:rFonts w:cs="Calibri"/>
            <w:lang w:val="en-GB"/>
          </w:rPr>
          <w:delText>b</w:delText>
        </w:r>
      </w:del>
      <w:ins w:id="15" w:author="Thierry BOULINIER" w:date="2024-08-14T10:21:00Z">
        <w:r w:rsidR="002A46BA">
          <w:rPr>
            <w:rFonts w:cs="Calibri"/>
            <w:lang w:val="en-GB"/>
          </w:rPr>
          <w:t>large and</w:t>
        </w:r>
      </w:ins>
      <w:del w:id="16" w:author="Thierry BOULINIER" w:date="2024-08-14T10:21:00Z">
        <w:r w:rsidR="0051524D" w:rsidDel="002A46BA">
          <w:rPr>
            <w:rFonts w:cs="Calibri"/>
            <w:lang w:val="en-GB"/>
          </w:rPr>
          <w:delText>ig</w:delText>
        </w:r>
      </w:del>
      <w:r w:rsidR="0051524D">
        <w:rPr>
          <w:rFonts w:cs="Calibri"/>
          <w:lang w:val="en-GB"/>
        </w:rPr>
        <w:t xml:space="preserve"> dense wild populations</w:t>
      </w:r>
      <w:r w:rsidR="007741AF">
        <w:rPr>
          <w:rFonts w:cs="Calibri"/>
          <w:lang w:val="en-GB"/>
        </w:rPr>
        <w:t xml:space="preserve"> from</w:t>
      </w:r>
      <w:r w:rsidRPr="0059304C">
        <w:rPr>
          <w:rFonts w:cs="Calibri"/>
          <w:lang w:val="en-GB"/>
        </w:rPr>
        <w:t xml:space="preserve"> relatively few species</w:t>
      </w:r>
      <w:r w:rsidRPr="0059304C">
        <w:rPr>
          <w:rFonts w:cs="Calibri"/>
          <w:lang w:val="en-GB"/>
        </w:rPr>
        <w:fldChar w:fldCharType="begin"/>
      </w:r>
      <w:r w:rsidR="00F312CD">
        <w:rPr>
          <w:rFonts w:cs="Calibri"/>
          <w:lang w:val="en-GB"/>
        </w:rPr>
        <w:instrText xml:space="preserve"> ADDIN ZOTERO_ITEM CSL_CITATION {"citationID":"9ibU5J6f","properties":{"formattedCitation":"\\super 18\\nosupersub{}","plainCitation":"18","noteIndex":0},"citationItems":[{"id":"Z71eo4Pq/vKti32j9","uris":["http://zotero.org/users/14074622/items/2YL3AZZW"],"itemData":{"id":909,"type":"article-journal","abstract":"Identifying priority areas for biodiversity is essential for directing conservation resources. Fundamentally, we must know where individual species live, which ones are vulnerable, where human actions threaten them, and their levels of protection. As conservation knowledge and threats change, we must reevaluate priorities. We mapped priority areas for vertebrates using newly updated data on &gt;21,000 species of mammals, amphibians, and birds. For each taxon, we identified centers of richness for all species, small-ranged species, and threatened species listed with the International Union for the Conservation of Nature. Importantly, all analyses were at a spatial grain of 10 × 10 km, 100 times finer than previous assessments. This fine scale is a significant methodological improvement, because it brings mapping to scales comparable with regional decisions on where to place protected areas. We also mapped recent species discoveries, because they suggest where as-yet-unknown species might be living. To assess the protection of the priority areas, we calculated the percentage of priority areas within protected areas using the latest data from the World Database of Protected Areas, providing a snapshot of how well the planet’s protected area system encompasses vertebrate biodiversity. Although the priority areas do have more protection than the global average, the level of protection still is insufficient given the importance of these areas for preventing vertebrate extinctions. We also found substantial differences between our identified vertebrate priorities and the leading map of global conservation priorities, the biodiversity hotspots. Our findings suggest a need to reassess the global allocation of conservation resources to reflect today’s improved knowledge of biodiversity and conservation.","container-title":"Proceedings of the National Academy of Sciences","DOI":"10.1073/pnas.1302251110","issue":"28","note":"publisher: Proceedings of the National Academy of Sciences","page":"E2602-E2610","source":"pnas.org (Atypon)","title":"Global patterns of terrestrial vertebrate diversity and conservation","volume":"110","author":[{"family":"Jenkins","given":"Clinton N."},{"family":"Pimm","given":"Stuart L."},{"family":"Joppa","given":"Lucas N."}],"issued":{"date-parts":[["2013",7,9]]}}}],"schema":"https://github.com/citation-style-language/schema/raw/master/csl-citation.json"} </w:instrText>
      </w:r>
      <w:r w:rsidRPr="0059304C">
        <w:rPr>
          <w:rFonts w:cs="Calibri"/>
          <w:lang w:val="en-GB"/>
        </w:rPr>
        <w:fldChar w:fldCharType="separate"/>
      </w:r>
      <w:r w:rsidR="00A40E32" w:rsidRPr="00A40E32">
        <w:rPr>
          <w:rFonts w:ascii="Aptos" w:hAnsi="Aptos" w:cs="Times New Roman"/>
          <w:kern w:val="0"/>
          <w:vertAlign w:val="superscript"/>
        </w:rPr>
        <w:t>18</w:t>
      </w:r>
      <w:r w:rsidRPr="0059304C">
        <w:rPr>
          <w:rFonts w:cs="Calibri"/>
          <w:lang w:val="en-GB"/>
        </w:rPr>
        <w:fldChar w:fldCharType="end"/>
      </w:r>
      <w:del w:id="17" w:author="Thierry BOULINIER" w:date="2024-08-14T10:21:00Z">
        <w:r w:rsidR="0051524D" w:rsidDel="002A46BA">
          <w:rPr>
            <w:rFonts w:cs="Calibri"/>
            <w:lang w:val="en-GB"/>
          </w:rPr>
          <w:delText xml:space="preserve"> </w:delText>
        </w:r>
      </w:del>
      <w:ins w:id="18" w:author="Thierry BOULINIER" w:date="2024-08-14T10:21:00Z">
        <w:r w:rsidR="002A46BA">
          <w:rPr>
            <w:rFonts w:cs="Calibri"/>
            <w:lang w:val="en-GB"/>
          </w:rPr>
          <w:t xml:space="preserve">, </w:t>
        </w:r>
      </w:ins>
      <w:r w:rsidR="0051524D">
        <w:rPr>
          <w:rFonts w:cs="Calibri"/>
          <w:lang w:val="en-GB"/>
        </w:rPr>
        <w:t xml:space="preserve">together with little </w:t>
      </w:r>
      <w:ins w:id="19" w:author="Thierry BOULINIER" w:date="2024-08-14T10:21:00Z">
        <w:r w:rsidR="002A46BA">
          <w:rPr>
            <w:rFonts w:cs="Calibri"/>
            <w:lang w:val="en-GB"/>
          </w:rPr>
          <w:t xml:space="preserve">or </w:t>
        </w:r>
      </w:ins>
      <w:r w:rsidR="0051524D">
        <w:rPr>
          <w:rFonts w:cs="Calibri"/>
          <w:lang w:val="en-GB"/>
        </w:rPr>
        <w:t>no domestic populations</w:t>
      </w:r>
      <w:r w:rsidRPr="0059304C">
        <w:rPr>
          <w:rFonts w:cs="Calibri"/>
          <w:lang w:val="en-GB"/>
        </w:rPr>
        <w:t xml:space="preserve">, </w:t>
      </w:r>
      <w:r w:rsidR="007741AF">
        <w:rPr>
          <w:rFonts w:eastAsia="Aptos" w:cs="Calibri"/>
          <w:lang w:val="en-GB"/>
        </w:rPr>
        <w:t>represent</w:t>
      </w:r>
      <w:r w:rsidRPr="0059304C">
        <w:rPr>
          <w:rFonts w:eastAsia="Aptos" w:cs="Calibri"/>
          <w:lang w:val="en-GB"/>
        </w:rPr>
        <w:t xml:space="preserve"> unique opportunit</w:t>
      </w:r>
      <w:r w:rsidR="007741AF">
        <w:rPr>
          <w:rFonts w:eastAsia="Aptos" w:cs="Calibri"/>
          <w:lang w:val="en-GB"/>
        </w:rPr>
        <w:t>ies</w:t>
      </w:r>
      <w:r w:rsidRPr="0059304C">
        <w:rPr>
          <w:rFonts w:eastAsia="Aptos" w:cs="Calibri"/>
          <w:lang w:val="en-GB"/>
        </w:rPr>
        <w:t xml:space="preserve"> to simultaneously study </w:t>
      </w:r>
      <w:r w:rsidR="007741AF">
        <w:rPr>
          <w:rFonts w:eastAsia="Aptos" w:cs="Calibri"/>
          <w:lang w:val="en-GB"/>
        </w:rPr>
        <w:t>a large proportion of all the</w:t>
      </w:r>
      <w:r w:rsidRPr="0059304C">
        <w:rPr>
          <w:rFonts w:eastAsia="Aptos" w:cs="Calibri"/>
          <w:lang w:val="en-GB"/>
        </w:rPr>
        <w:t xml:space="preserve"> species</w:t>
      </w:r>
      <w:r w:rsidR="007741AF">
        <w:rPr>
          <w:rFonts w:eastAsia="Aptos" w:cs="Calibri"/>
          <w:lang w:val="en-GB"/>
        </w:rPr>
        <w:t xml:space="preserve"> potentially</w:t>
      </w:r>
      <w:r w:rsidRPr="0059304C">
        <w:rPr>
          <w:rFonts w:eastAsia="Aptos" w:cs="Calibri"/>
          <w:lang w:val="en-GB"/>
        </w:rPr>
        <w:t xml:space="preserve"> involved in the </w:t>
      </w:r>
      <w:r w:rsidRPr="0059304C">
        <w:rPr>
          <w:rFonts w:cs="Calibri"/>
          <w:lang w:val="en-GB"/>
        </w:rPr>
        <w:t xml:space="preserve">dynamics </w:t>
      </w:r>
      <w:r w:rsidRPr="0059304C">
        <w:rPr>
          <w:rFonts w:eastAsia="Aptos" w:cs="Calibri"/>
          <w:lang w:val="en-GB"/>
        </w:rPr>
        <w:t xml:space="preserve">of </w:t>
      </w:r>
      <w:r w:rsidR="007741AF">
        <w:rPr>
          <w:rFonts w:eastAsia="Aptos" w:cs="Calibri"/>
          <w:lang w:val="en-GB"/>
        </w:rPr>
        <w:t>the pathogen of interest</w:t>
      </w:r>
      <w:r w:rsidRPr="0059304C">
        <w:rPr>
          <w:rFonts w:eastAsia="Aptos" w:cs="Calibri"/>
          <w:lang w:val="en-GB"/>
        </w:rPr>
        <w:t xml:space="preserve">. </w:t>
      </w:r>
      <w:r w:rsidR="0051524D">
        <w:rPr>
          <w:rFonts w:eastAsia="Aptos" w:cs="Calibri"/>
          <w:lang w:val="en-GB"/>
        </w:rPr>
        <w:t>Marine birds and mammals occupying subantarctic islands breed</w:t>
      </w:r>
      <w:r w:rsidRPr="0059304C">
        <w:rPr>
          <w:rFonts w:eastAsia="Aptos" w:cs="Calibri"/>
          <w:lang w:val="en-GB"/>
        </w:rPr>
        <w:t xml:space="preserve"> in dense colonies, where </w:t>
      </w:r>
      <w:r w:rsidR="007741AF">
        <w:rPr>
          <w:rFonts w:eastAsia="Aptos" w:cs="Calibri"/>
          <w:lang w:val="en-GB"/>
        </w:rPr>
        <w:t>pathogens</w:t>
      </w:r>
      <w:r w:rsidRPr="0059304C">
        <w:rPr>
          <w:rFonts w:eastAsia="Aptos" w:cs="Calibri"/>
          <w:lang w:val="en-GB"/>
        </w:rPr>
        <w:t xml:space="preserve"> can quickly spread</w:t>
      </w:r>
      <w:r w:rsidRPr="0059304C">
        <w:rPr>
          <w:rFonts w:eastAsia="Aptos" w:cs="Calibri"/>
          <w:lang w:val="en-GB"/>
        </w:rPr>
        <w:fldChar w:fldCharType="begin"/>
      </w:r>
      <w:r w:rsidR="00F312CD">
        <w:rPr>
          <w:rFonts w:eastAsia="Aptos" w:cs="Calibri"/>
          <w:lang w:val="en-GB"/>
        </w:rPr>
        <w:instrText xml:space="preserve"> ADDIN ZOTERO_ITEM CSL_CITATION {"citationID":"G9YVFKWO","properties":{"formattedCitation":"\\super 6,19\\nosupersub{}","plainCitation":"6,19","noteIndex":0},"citationItems":[{"id":"Z71eo4Pq/0ljqcZ1v","uris":["http://zotero.org/users/14074622/items/QQU3UXLC"],"itemData":{"id":63,"type":"article-journal","abstract":"Seabirds have recently been experiencing high rates of mortality across wide scales due to highly pathogenic avian influenza (HPAI). During breeding, seabird populations are highly spatially structured, while over their lifetimes they spend much time at sea. This makes them unique systems in which to document how movement and interspecies interactions affect eco-epidemiological dynamics.","container-title":"Trends in Ecology &amp; Evolution","DOI":"10.1016/j.tree.2023.02.002","ISSN":"0169-5347","issue":"5","journalAbbreviation":"Trends in Ecology &amp; Evolution","page":"391-395","source":"ScienceDirect","title":"Avian influenza spread and seabird movements between colonies","volume":"38","author":[{"family":"Boulinier","given":"Thierry"}],"issued":{"date-parts":[["2023",5,1]]}}},{"id":16424,"uris":["http://zotero.org/users/2773777/items/API2WS2M"],"itemData":{"id":16424,"type":"chapter","abstract":"Health and diseases are integral parts of the life of seabirds that merit attention if we expect to truly understand, protect, and conserve them. Diseases such as avian influenza, avian pox, pasteurellosis, and paralytic shellfish poisoning have a proven history of decreasing the survival or breeding success of seabirds. However, each host-pathogen-environment system is unique, and our current knowledge about seabird health is limited and subject to biases. Thus, an exploratory mindset should be maintained, always considering that new or previously undiagnosed diseases could have substantial effects on a given seabird population. Therefore, incorporating a health monitoring component in seabird population monitoring programs, wherein data and biological samples are routinely collected for long-term pathogen surveillance and physiological analyses, would help us understand factors that limit seabird populations. Finally, the implementation of biosecurity best practices at seabird aggregations is imperative to avoid the accidental introduction or spread of pathogens.","ISBN":"978-0-323-88539-3","note":"DOI: 10.1016/B978-0-323-88539-3.00003-0","page":"131-176","source":"ResearchGate","title":"Health and diseases","author":[{"family":"Vanstreels","given":"Ralph"},{"family":"Uhart","given":"Marcela"},{"family":"Work","given":"Thierry"}],"issued":{"date-parts":[["2023",1,1]]}}}],"schema":"https://github.com/citation-style-language/schema/raw/master/csl-citation.json"} </w:instrText>
      </w:r>
      <w:r w:rsidRPr="0059304C">
        <w:rPr>
          <w:rFonts w:eastAsia="Aptos" w:cs="Calibri"/>
          <w:lang w:val="en-GB"/>
        </w:rPr>
        <w:fldChar w:fldCharType="separate"/>
      </w:r>
      <w:r w:rsidR="00A40E32" w:rsidRPr="00A40E32">
        <w:rPr>
          <w:rFonts w:ascii="Aptos" w:hAnsi="Aptos" w:cs="Times New Roman"/>
          <w:kern w:val="0"/>
          <w:vertAlign w:val="superscript"/>
        </w:rPr>
        <w:t>6,19</w:t>
      </w:r>
      <w:r w:rsidRPr="0059304C">
        <w:rPr>
          <w:rFonts w:eastAsia="Aptos" w:cs="Calibri"/>
          <w:lang w:val="en-GB"/>
        </w:rPr>
        <w:fldChar w:fldCharType="end"/>
      </w:r>
      <w:r w:rsidRPr="0059304C">
        <w:rPr>
          <w:rFonts w:eastAsia="Aptos" w:cs="Calibri"/>
          <w:lang w:val="en-GB"/>
        </w:rPr>
        <w:t>,</w:t>
      </w:r>
      <w:r w:rsidR="0051524D">
        <w:rPr>
          <w:rFonts w:eastAsia="Aptos" w:cs="Calibri"/>
          <w:lang w:val="en-GB"/>
        </w:rPr>
        <w:t xml:space="preserve"> and</w:t>
      </w:r>
      <w:r w:rsidRPr="0059304C">
        <w:rPr>
          <w:rFonts w:eastAsia="Aptos" w:cs="Calibri"/>
          <w:lang w:val="en-GB"/>
        </w:rPr>
        <w:t xml:space="preserve"> have been particularly affected by </w:t>
      </w:r>
      <w:r w:rsidR="007741AF">
        <w:rPr>
          <w:rFonts w:eastAsia="Aptos" w:cs="Calibri"/>
          <w:lang w:val="en-GB"/>
        </w:rPr>
        <w:t>HPAI</w:t>
      </w:r>
      <w:r w:rsidRPr="0059304C">
        <w:rPr>
          <w:rFonts w:cs="Calibri"/>
          <w:lang w:val="en-GB"/>
        </w:rPr>
        <w:fldChar w:fldCharType="begin"/>
      </w:r>
      <w:r w:rsidR="00F312CD">
        <w:rPr>
          <w:rFonts w:cs="Calibri"/>
          <w:lang w:val="en-GB"/>
        </w:rPr>
        <w:instrText xml:space="preserve"> ADDIN ZOTERO_ITEM CSL_CITATION {"citationID":"7xQDAdvN","properties":{"formattedCitation":"\\super 2\\uc0\\u8211{}4,20\\nosupersub{}","plainCitation":"2–4,20","noteIndex":0},"citationItems":[{"id":"Z71eo4Pq/IMQV3FBo","uris":["http://zotero.org/users/14074622/items/KY9X246C"],"itemData":{"id":906,"type":"article-journal","abstract":"In summer 2022, a highly pathogenic avian influenza virus (HPAIV) H5N1 pandemic struck, affecting numerous species of colonial seabirds all over the Northern Hemisphere. Great skuas were especially badly affected by the outbreak, that had in fact begun in autumn 2021 on a much smaller scale. This paper reports on exceptional mortality levels, poor reproductive success and a major population decline in Great Skuas breeding in Foula (Shetland). Systematic searches (May-August) produced 1400 corpses of Great Skuas of which 100 had been ringed earlier in life. The distribution of corpses was non-homogeneous, with clusters of corpses in relatively wet areas, mostly known as clubs and bathing sites. Mortality became apparent in early May, peaked in the second half of May and early June, but continued through the summer at lower levels. In June, Apparently Occupied Territories (AOTs) of Great Skuas were counted and it appeared that numbers had declined by 57% since 2015, the most recent earlier survey (from 1820 to 778 AOTs). Given the ongoing mortality in July and August, a decline in the order of magnitude of 60-70% in occupied territories is more likely. Great Skuas commenced breeding as usual in May and June, but most attempts failed, mainly because one or both partners got infected and died. The rapid spread of infections over Foula has probably been facilitated by the habit of Great Skuas to bath and socialise at fresh water lochs and pools; sites where close conspecific interactions occur and where all major pathways of infection could play a role: through accumulating of virions in water, aerosols shed from the respiratory tract, via dropped faeces, or by scavenging. Studies to assess the presence, but especially the persistence of infectious influenza viruses in wetlands are particularly urgent.","page":"312-323","source":"ResearchGate","title":"Avian influenza leads to mass mortality of adult Great Skuas in Foula in summer 2022","volume":"42","author":[{"family":"Camphuysen","given":"Cornelis"},{"family":"Gear","given":"Sheila"},{"family":"Furness","given":"Bob"}],"issued":{"date-parts":[["2022",12,19]]}},"label":"page"},{"id":16415,"uris":["http://zotero.org/users/2773777/items/JAVBHEUH"],"itemData":{"id":16415,"type":"article-journal","abstract":"The recent panzootic of Highly Pathogenic Avian Influenza (HPAI) A (H5N1) has affected hundreds of thousands of wild birds around the world. Here, we analyze the outcomes of the first H5N1 outbreak in wild birds of Peruvian protected areas. The first detection of H5N1 was confirmed in dead Peruvian pelicans (Pelecanus thagus) on 13 November 2022; the outbreak then rapidly spread to diverse areas along the Peruvian coast. By mid-March 2023, the species affected and number of dead individuals found was alarming: we found at least 100,485 wild birds belonging to 24 species (some of them threatened), which died due to this virus. The number of bird species and individuals affected by this disease in Peru is of conservation concern due to the severe effect of this virus on these populations and the ecosystem services they provide. This emerging pathogen killed, for instance, around 20 % of the pelican population inhabiting marine protected areas in Peru. We call on authorities and conservation managers in South America to be alert and implement actions such as rapid removal of infected carcasses and epidemiological surveillance to limit the spread of this virus and its consequent impact on wildlife. We must prevent this pathogen spreading to other regions in South America and Antarctica, where many potentially susceptible species live and need to be preserved. Since this emerging pathogen has produced high bird mortality worldwide, it should be addressed as a new threat to the survival of several bird species around the world.","container-title":"Biological Conservation","DOI":"10.1016/j.biocon.2023.110272","ISSN":"0006-3207","journalAbbreviation":"Biological Conservation","page":"110272","source":"ScienceDirect","title":"Highly Pathogenic Avian Influenza (HPAI) strongly impacts wild birds in Peru","volume":"286","author":[{"family":"Gamarra-Toledo","given":"Víctor"},{"family":"Plaza","given":"Pablo I."},{"family":"Angulo","given":"Fernando"},{"family":"Gutiérrez","given":"Roberto"},{"family":"García-Tello","given":"Oscar"},{"family":"Saravia-Guevara","given":"Patricia"},{"family":"Mejía-Vargas","given":"Fernando"},{"family":"Epiquién-Rivera","given":"Mirbel"},{"family":"Quiroz-Jiménez","given":"Gonzalo"},{"family":"Martinez","given":"Paola"},{"family":"Huamán-Mendoza","given":"Deyvis"},{"family":"Inga-Díaz","given":"Giancarlo"},{"family":"La Madrid","given":"Luis E."},{"family":"Luyo","given":"Paola"},{"family":"Ventura","given":"Sandra"},{"family":"Lambertucci","given":"Sergio A."}],"issued":{"date-parts":[["2023",10,1]]}},"label":"page"},{"id":"Z71eo4Pq/guyjYdJ0","uris":["http://zotero.org/users/14074622/items/2JGLDIFM"],"itemData":{"id":783,"type":"article-journal","abstract":"In 2022, highly pathogenic avian influenza (HPAI) A(H5N1) virus clade 2.3.4.4b became enzootic and caused mass mortality in Sandwich Tern Thalasseus sandvicensis and other seabird species across north-western Europe. We present data on the characteristics of the spread of the virus between and within breeding colonies and the number of dead adult Sandwich Terns recorded at breeding sites throughout north-western Europe. Within two months of the first reported mortalities, 20,531 adult Sandwich Terns were found dead, which is &gt;17% of the total north-western European breeding population. This is probably an under-representation of total mortality, as many carcasses are likely to have gone unnoticed and unreported. Within affected colonies, almost all chicks died. After the peak of the outbreak, in a colony established by late breeders, 25.7% of tested adults showed immunity to HPAI subtype H5. Removal of carcasses was associated with lower levels of mortality at affected colonies. More research on the sources and modes of transmission, incubation times, effective containment, and immunity is urgently needed to combat this major threat for colonial seabirds.","container-title":"Bird Conservation International","DOI":"10.1017/S0959270923000400","ISSN":"0959-2709, 1474-0001","language":"en","page":"e6","source":"Cambridge University Press","title":"Highly pathogenic avian influenza causes mass mortality in Sandwich Tern Thalasseus sandvicensis breeding colonies across north-western Europe","volume":"34","author":[{"family":"Knief","given":"Ulrich"},{"family":"Bregnballe","given":"Thomas"},{"family":"Alfarwi","given":"Ibrahim"},{"family":"Ballmann","given":"Mónika Z."},{"family":"Brenninkmeijer","given":"Allix"},{"family":"Bzoma","given":"Szymon"},{"family":"Chabrolle","given":"Antoine"},{"family":"Dimmlich","given":"Jannis"},{"family":"Engel","given":"Elias"},{"family":"Fijn","given":"Ruben"},{"family":"Fischer","given":"Kim"},{"family":"Hälterlein","given":"Bernd"},{"family":"Haupt","given":"Matthias"},{"family":"Hennig","given":"Veit"},{"family":"Herrmann","given":"Christof"},{"family":"Veld","given":"Ronald in ‘t"},{"family":"Kirchhoff","given":"Elisabeth"},{"family":"Kristersson","given":"Mikael"},{"family":"Kühn","given":"Susanne"},{"family":"Larsson","given":"Kjell"},{"family":"Larsson","given":"Rolf"},{"family":"Lawton","given":"Neil"},{"family":"Leopold","given":"Mardik"},{"family":"Lilipaly","given":"Sander"},{"family":"Lock","given":"Leigh"},{"family":"Marty","given":"Régis"},{"family":"Matheve","given":"Hans"},{"family":"Meissner","given":"Włodzimierz"},{"family":"Morrison","given":"Paul"},{"family":"Newton","given":"Stephen"},{"family":"Olofsson","given":"Patrik"},{"family":"Packmor","given":"Florian"},{"family":"Pedersen","given":"Kjeld T."},{"family":"Redfern","given":"Chris"},{"family":"Scarton","given":"Francesco"},{"family":"Schenk","given":"Fred"},{"family":"Scher","given":"Olivier"},{"family":"Serra","given":"Lorenzo"},{"family":"Sibille","given":"Alexandre"},{"family":"Smith","given":"Julian"},{"family":"Smith","given":"Wez"},{"family":"Sterup","given":"Jacob"},{"family":"Stienen","given":"Eric"},{"family":"Strassner","given":"Viola"},{"family":"Valle","given":"Roberto G."},{"family":"Bemmelen","given":"Rob S. A.","dropping-particle":"van"},{"family":"Veen","given":"Jan"},{"family":"Vervaeke","given":"Muriel"},{"family":"Weston","given":"Ewan"},{"family":"Wojcieszek","given":"Monika"},{"family":"Courtens","given":"Wouter"}],"issued":{"date-parts":[["2024",1]]}},"label":"page"},{"id":7694,"uris":["http://zotero.org/users/2773777/items/2DVCFQM9"],"itemData":{"id":7694,"type":"article-journal","abstract":"During 2021 and 2022 High Pathogenicity Avian Influenza (HPAI) killed thousands of wild birds across Europe and North America, suggesting a change in infection dynamics and a shift to new hosts, including seabirds. Northern Gannets Morus bassanus appeared to be especially severely impacted, but a detailed account of the data available is required to help understand how the HPAI virus (HPAIV) spread across the meta-population, and the ensuing demographic consequences. Accordingly, we analyse information on confirmed and suspected HPAIV outbreaks across most North Atlantic Gannet colonies and, for the largest colony (Bass Rock, UK), provide impacts on population size, breeding success, and preliminary results on apparent adult survival and serology. Unusually high numbers of dead Gannets were first noted at colonies in Iceland during April 2022. Outbreaks in May occurred in many Scottish colonies, followed by colonies in Canada, Germany and Norway. By the end of June, outbreaks had occurred in colonies in Canada and the English Channel. Outbreaks in 12 UK and Ireland colonies appeared to follow a clockwise pattern with the last infected colonies recorded in late August/September. Unusually high mortality was recorded at 40 colonies (75% of global total colonies). Dead birds testing positive for HPAIV H5N1 were associated with 58% of these colonies. At Bass Rock, the number of occupied nest-sites decreased by at least 71%, breeding success declined by c. 66% compared with the long-term UK mean and the resighting of marked individuals suggested that apparent adult survival between 2021 and 2022 could have been substantially lower than the preceding 10-year average. Serological investigation detected antibodies specific to H5 in apparently healthy birds, indicating that some Gannets recover from HPAIV infection. Further, most of these recovered birds had black irises, suggestive of a phenotypic indicator of previous infection. Untangling the impacts of HPAIV infection from other challenges faced by seabirds is key to establishing effective conservation strategies for threatened seabird populations as the likelihood of further epizootics increases, due to increasing habitat loss and the industrialization of poultry production.","container-title":"Ibis","DOI":"10.1111/ibi.13275","ISSN":"1474-919X","issue":"2","language":"en","license":"© 2023 The Authors. Ibis published by John Wiley &amp; Sons Ltd on behalf of British Ornithologists' Union.","note":"_eprint: https://onlinelibrary.wiley.com/doi/pdf/10.1111/ibi.13275","page":"633-650","source":"Wiley Online Library","title":"High pathogenicity avian influenza (H5N1) in Northern Gannets (&lt;i&gt;Morus bassanus&lt;/i&gt;): Global spread, clinical signs and demographic consequences","title-short":"High pathogenicity avian influenza (H5N1) in Northern Gannets (Morus bassanus)","volume":"166","author":[{"family":"Lane","given":"Jude V."},{"family":"Jeglinski","given":"Jana W.E."},{"family":"Avery-Gomm","given":"Stephanie"},{"family":"Ballstaedt","given":"Elmar"},{"family":"Banyard","given":"Ashley C."},{"family":"Barychka","given":"Tatsiana"},{"family":"Brown","given":"Ian H."},{"family":"Brugger","given":"Brigitte"},{"family":"Burt","given":"Tori V."},{"family":"Careen","given":"Noah"},{"family":"Castenschiold","given":"Johan H.F."},{"family":"Christensen-Dalsgaard","given":"Signe"},{"family":"Clifford","given":"Shannon"},{"family":"Collins","given":"Sydney M."},{"family":"Cunningham","given":"Emma"},{"family":"Danielsen","given":"Jóhannis"},{"family":"Daunt","given":"Francis"},{"family":"D'entremont","given":"Kyle J.N."},{"family":"Doiron","given":"Parker"},{"family":"Duffy","given":"Steven"},{"family":"English","given":"Matthew D."},{"family":"Falchieri","given":"Marco"},{"family":"Giacinti","given":"Jolene"},{"family":"Gjerset","given":"Britt"},{"family":"Granstad","given":"Silje"},{"family":"Grémillet","given":"David"},{"family":"Guillemette","given":"Magella"},{"family":"Hallgrímsson","given":"Gunnar T."},{"family":"Hamer","given":"Keith C."},{"family":"Hammer","given":"Sjúrður"},{"family":"Harrison","given":"Katherine"},{"family":"Hart","given":"Justin D."},{"family":"Hatsell","given":"Ciaran"},{"family":"Humpidge","given":"Richard"},{"family":"James","given":"Joe"},{"family":"Jenkinson","given":"Audrey"},{"family":"Jessopp","given":"Mark"},{"family":"Jones","given":"Megan E.B."},{"family":"Lair","given":"Stéphane"},{"family":"Lewis","given":"Thomas"},{"family":"Malinowska","given":"Alexandra A."},{"family":"McCluskie","given":"Aly"},{"family":"McPhail","given":"Gretchen"},{"family":"Moe","given":"Børge"},{"family":"Montevecchi","given":"William A."},{"family":"Morgan","given":"Greg"},{"family":"Nichol","given":"Caroline"},{"family":"Nisbet","given":"Craig"},{"family":"Olsen","given":"Bergur"},{"family":"Provencher","given":"Jennifer"},{"family":"Provost","given":"Pascal"},{"family":"Purdie","given":"Alex"},{"family":"Rail","given":"Jean-François"},{"family":"Robertson","given":"Greg"},{"family":"Seyer","given":"Yannick"},{"family":"Sheddan","given":"Maggie"},{"family":"Soos","given":"Catherine"},{"family":"Stephens","given":"Nia"},{"family":"Strøm","given":"Hallvard"},{"family":"Svansson","given":"Vilhjálmur"},{"family":"Tierney","given":"T. David"},{"family":"Tyler","given":"Glen"},{"family":"Wade","given":"Tom"},{"family":"Wanless","given":"Sarah"},{"family":"Ward","given":"Christopher R.E."},{"family":"Wilhelm","given":"Sabina I."},{"family":"Wischnewski","given":"Saskia"},{"family":"Wright","given":"Lucy J."},{"family":"Zonfrillo","given":"Bernie"},{"family":"Matthiopoulos","given":"Jason"},{"family":"Votier","given":"Stephen C."}],"issued":{"date-parts":[["2023"]]}}}],"schema":"https://github.com/citation-style-language/schema/raw/master/csl-citation.json"} </w:instrText>
      </w:r>
      <w:r w:rsidRPr="0059304C">
        <w:rPr>
          <w:rFonts w:cs="Calibri"/>
          <w:lang w:val="en-GB"/>
        </w:rPr>
        <w:fldChar w:fldCharType="separate"/>
      </w:r>
      <w:r w:rsidR="00A40E32" w:rsidRPr="00A40E32">
        <w:rPr>
          <w:rFonts w:ascii="Aptos" w:hAnsi="Aptos" w:cs="Times New Roman"/>
          <w:kern w:val="0"/>
          <w:vertAlign w:val="superscript"/>
        </w:rPr>
        <w:t>2–4,20</w:t>
      </w:r>
      <w:r w:rsidRPr="0059304C">
        <w:rPr>
          <w:rFonts w:cs="Calibri"/>
          <w:lang w:val="en-GB"/>
        </w:rPr>
        <w:fldChar w:fldCharType="end"/>
      </w:r>
      <w:r w:rsidRPr="006119B4">
        <w:rPr>
          <w:rFonts w:eastAsia="Aptos" w:cs="Calibri"/>
        </w:rPr>
        <w:t>.</w:t>
      </w:r>
      <w:r w:rsidRPr="006119B4">
        <w:rPr>
          <w:rFonts w:cs="Calibri"/>
        </w:rPr>
        <w:t xml:space="preserve"> </w:t>
      </w:r>
      <w:r w:rsidRPr="0059304C">
        <w:rPr>
          <w:rFonts w:cs="Calibri"/>
          <w:lang w:val="en-GB"/>
        </w:rPr>
        <w:t xml:space="preserve">In these long-lived species, adult mortality can have </w:t>
      </w:r>
      <w:r w:rsidR="00F70E19">
        <w:rPr>
          <w:rFonts w:cs="Calibri"/>
          <w:lang w:val="en-GB"/>
        </w:rPr>
        <w:t>severe long-term</w:t>
      </w:r>
      <w:r w:rsidRPr="0059304C">
        <w:rPr>
          <w:rFonts w:cs="Calibri"/>
          <w:lang w:val="en-GB"/>
        </w:rPr>
        <w:t xml:space="preserve"> impact</w:t>
      </w:r>
      <w:r w:rsidR="00F70E19">
        <w:rPr>
          <w:rFonts w:cs="Calibri"/>
          <w:lang w:val="en-GB"/>
        </w:rPr>
        <w:t>s</w:t>
      </w:r>
      <w:r w:rsidRPr="0059304C">
        <w:rPr>
          <w:rFonts w:cs="Calibri"/>
          <w:lang w:val="en-GB"/>
        </w:rPr>
        <w:t xml:space="preserve"> on population dynamics</w:t>
      </w:r>
      <w:r w:rsidR="00E20D4B">
        <w:rPr>
          <w:rFonts w:cs="Calibri"/>
          <w:lang w:val="en-GB"/>
        </w:rPr>
        <w:fldChar w:fldCharType="begin"/>
      </w:r>
      <w:r w:rsidR="00A40E32">
        <w:rPr>
          <w:rFonts w:cs="Calibri"/>
          <w:lang w:val="en-GB"/>
        </w:rPr>
        <w:instrText xml:space="preserve"> ADDIN ZOTERO_ITEM CSL_CITATION {"citationID":"BEAW3Ymb","properties":{"formattedCitation":"\\super 21\\nosupersub{}","plainCitation":"21","noteIndex":0},"citationItems":[{"id":16469,"uris":["http://zotero.org/users/2773777/items/CLGXK76N"],"itemData":{"id":16469,"type":"article-journal","abstract":"When facing an emerging infectious disease of conservation concern, we often have little information on the nature of the host-parasite interaction to inform management decisions. However, it is becoming increasingly clear that the life-history strategies of host species can be predictive of individual- and population-level responses to infectious disease, even without detailed knowledge on the specifics of the host-parasite interaction. Here, we argue that a deeper integration of life-history theory into disease ecology is timely and necessary to improve our capacity to understand, predict and mitigate the impact of endemic and emerging infectious diseases in wild populations. Using wild vertebrates as an example, we show that host life-history characteristics influence host responses to parasitism at different levels of organisation, from individuals to communities. We also highlight knowledge gaps and future directions for the study of life-history and host responses to parasitism. We conclude by illustrating how this theoretical insight can inform the monitoring and control of infectious diseases in wildlife.","container-title":"Ecology Letters","DOI":"10.1111/ele.13681","ISSN":"1461-0248","issue":"4","language":"en","note":"_eprint: https://onlinelibrary.wiley.com/doi/pdf/10.1111/ele.13681","page":"876-890","source":"Wiley Online Library","title":"Why disease ecology needs life-history theory: a host perspective","title-short":"Why disease ecology needs life-history theory","volume":"24","author":[{"family":"Valenzuela-Sánchez","given":"Andrés"},{"family":"Wilber","given":"Mark Q."},{"family":"Canessa","given":"Stefano"},{"family":"Bacigalupe","given":"Leonardo D."},{"family":"Muths","given":"Erin"},{"family":"Schmidt","given":"Benedikt R."},{"family":"Cunningham","given":"Andrew A."},{"family":"Ozgul","given":"Arpat"},{"family":"Johnson","given":"Pieter T.J."},{"family":"Cayuela","given":"Hugo"}],"issued":{"date-parts":[["2021"]]}}}],"schema":"https://github.com/citation-style-language/schema/raw/master/csl-citation.json"} </w:instrText>
      </w:r>
      <w:r w:rsidR="00E20D4B">
        <w:rPr>
          <w:rFonts w:cs="Calibri"/>
          <w:lang w:val="en-GB"/>
        </w:rPr>
        <w:fldChar w:fldCharType="separate"/>
      </w:r>
      <w:r w:rsidR="00A40E32" w:rsidRPr="00A40E32">
        <w:rPr>
          <w:rFonts w:ascii="Aptos" w:hAnsi="Aptos" w:cs="Times New Roman"/>
          <w:kern w:val="0"/>
          <w:vertAlign w:val="superscript"/>
        </w:rPr>
        <w:t>21</w:t>
      </w:r>
      <w:r w:rsidR="00E20D4B">
        <w:rPr>
          <w:rFonts w:cs="Calibri"/>
          <w:lang w:val="en-GB"/>
        </w:rPr>
        <w:fldChar w:fldCharType="end"/>
      </w:r>
      <w:r w:rsidRPr="0059304C">
        <w:rPr>
          <w:rFonts w:cs="Calibri"/>
          <w:lang w:val="en-GB"/>
        </w:rPr>
        <w:t xml:space="preserve">. </w:t>
      </w:r>
      <w:r w:rsidR="00F70E19">
        <w:rPr>
          <w:rFonts w:cs="Calibri"/>
          <w:lang w:val="en-GB"/>
        </w:rPr>
        <w:t xml:space="preserve">Reciprocally, </w:t>
      </w:r>
      <w:r w:rsidR="00F053A6">
        <w:rPr>
          <w:rFonts w:cs="Calibri"/>
          <w:lang w:val="en-GB"/>
        </w:rPr>
        <w:t>these</w:t>
      </w:r>
      <w:r w:rsidRPr="0059304C">
        <w:rPr>
          <w:rFonts w:cs="Calibri"/>
          <w:lang w:val="en-GB"/>
        </w:rPr>
        <w:t xml:space="preserve"> species</w:t>
      </w:r>
      <w:r w:rsidR="00F70E19">
        <w:rPr>
          <w:rFonts w:cs="Calibri"/>
          <w:lang w:val="en-GB"/>
        </w:rPr>
        <w:t>,</w:t>
      </w:r>
      <w:r w:rsidRPr="0059304C">
        <w:rPr>
          <w:rFonts w:cs="Calibri"/>
          <w:lang w:val="en-GB"/>
        </w:rPr>
        <w:t xml:space="preserve"> in which prevalence can be high, also likely play important roles in the ecology of the virus, for instance by contributing to long-distance spread</w:t>
      </w:r>
      <w:r w:rsidRPr="0059304C">
        <w:rPr>
          <w:rFonts w:cs="Calibri"/>
          <w:lang w:val="en-GB"/>
        </w:rPr>
        <w:fldChar w:fldCharType="begin"/>
      </w:r>
      <w:r w:rsidR="00F312CD">
        <w:rPr>
          <w:rFonts w:cs="Calibri"/>
          <w:lang w:val="en-GB"/>
        </w:rPr>
        <w:instrText xml:space="preserve"> ADDIN ZOTERO_ITEM CSL_CITATION {"citationID":"XC7DNLkh","properties":{"formattedCitation":"\\super 22\\nosupersub{}","plainCitation":"22","noteIndex":0},"citationItems":[{"id":"Z71eo4Pq/CAIUWpG3","uris":["http://zotero.org/users/14074622/items/5CJL2R6I"],"itemData":{"id":958,"type":"article-journal","abstract":"Avian influenza viruses (AIVs) are of great concern worldwide due to their economic impact and the threat they represent to human health. As wild birds are the natural reservoirs of AIVs, understanding AIV dynamics in different avian taxa is essential for deciphering the epidemiological links between wildlife, poultry and humans. To date, only the Anatidae (ducks, geese and swans) have been widely studied. Here, we aim to shed light on the current state of knowledge on AIVs in Laridae (gulls, terns and kittiwakes) versus that in Anatidae by setting forth four fundamental questions: how, when, where and to which host species are AIVs transmitted? First, we describe ecological differences between Laridae and Anatidae and discuss how they may explain observed contrasts in preferential transmission routes and the evolution of specific AIV subtypes. Second, we highlight the dissimilarities in the temporal patterns of AIV shedding between Laridae and Anatidae and address the role that immunity likely plays in shaping these patterns. Third, we underscore that Laridae may be key in promoting intercontinental exchanges of AIVs. Finally, we emphasize the crucial epidemiological position that Laridae occupy between wildlife, domestic birds and humans.","container-title":"Critical Reviews in Microbiology","DOI":"10.3109/1040841X.2013.870967","ISSN":"1040-841X","issue":"4","note":"publisher: Taylor &amp; Francis\n_eprint: https://doi.org/10.3109/1040841X.2013.870967\nPMID: 24450609","page":"508–519","source":"Taylor and Francis+NEJM","title":"Laridae: A neglected reservoir that could play a major role in avian influenza virus epidemiological dynamics","title-short":"Laridae","volume":"41","author":[{"family":"Arnal","given":"Audrey"},{"family":"Vittecoq","given":"Marion"},{"family":"Pearce-Duvet","given":"Jessica"},{"family":"Gauthier-Clerc","given":"Michel"},{"family":"Boulinier","given":"Thierry"},{"family":"Jourdain","given":"Elsa"}],"issued":{"date-parts":[["2015",10,2]]}}}],"schema":"https://github.com/citation-style-language/schema/raw/master/csl-citation.json"} </w:instrText>
      </w:r>
      <w:r w:rsidRPr="0059304C">
        <w:rPr>
          <w:rFonts w:cs="Calibri"/>
          <w:lang w:val="en-GB"/>
        </w:rPr>
        <w:fldChar w:fldCharType="separate"/>
      </w:r>
      <w:r w:rsidR="00A40E32" w:rsidRPr="00A40E32">
        <w:rPr>
          <w:rFonts w:ascii="Aptos" w:hAnsi="Aptos" w:cs="Times New Roman"/>
          <w:kern w:val="0"/>
          <w:vertAlign w:val="superscript"/>
        </w:rPr>
        <w:t>22</w:t>
      </w:r>
      <w:r w:rsidRPr="0059304C">
        <w:rPr>
          <w:rFonts w:cs="Calibri"/>
          <w:lang w:val="en-GB"/>
        </w:rPr>
        <w:fldChar w:fldCharType="end"/>
      </w:r>
      <w:r w:rsidRPr="0059304C">
        <w:rPr>
          <w:rFonts w:cs="Calibri"/>
          <w:lang w:val="en-GB"/>
        </w:rPr>
        <w:t>. Such systems are thus relevant to improving our understanding of HPAI ecology in wild birds.</w:t>
      </w:r>
      <w:r w:rsidRPr="0059304C">
        <w:rPr>
          <w:rFonts w:eastAsia="Aptos" w:cs="Calibri"/>
          <w:lang w:val="en-GB"/>
        </w:rPr>
        <w:t xml:space="preserve"> </w:t>
      </w:r>
    </w:p>
    <w:p w14:paraId="48CD72AC" w14:textId="74E19251" w:rsidR="00496128" w:rsidRPr="0059304C" w:rsidRDefault="00F70E19" w:rsidP="0059304C">
      <w:pPr>
        <w:rPr>
          <w:rFonts w:cs="Calibri"/>
          <w:lang w:val="en-GB"/>
        </w:rPr>
      </w:pPr>
      <w:r>
        <w:rPr>
          <w:rFonts w:cs="Calibri"/>
          <w:lang w:val="en-GB"/>
        </w:rPr>
        <w:t>The (Sub)</w:t>
      </w:r>
      <w:proofErr w:type="spellStart"/>
      <w:r>
        <w:rPr>
          <w:rFonts w:cs="Calibri"/>
          <w:lang w:val="en-GB"/>
        </w:rPr>
        <w:t>antarctic</w:t>
      </w:r>
      <w:proofErr w:type="spellEnd"/>
      <w:r>
        <w:rPr>
          <w:rFonts w:cs="Calibri"/>
          <w:lang w:val="en-GB"/>
        </w:rPr>
        <w:t xml:space="preserve"> region </w:t>
      </w:r>
      <w:r w:rsidR="00496128" w:rsidRPr="0059304C">
        <w:rPr>
          <w:rFonts w:cs="Calibri"/>
          <w:lang w:val="en-GB"/>
        </w:rPr>
        <w:t>remained free</w:t>
      </w:r>
      <w:r>
        <w:rPr>
          <w:rFonts w:cs="Calibri"/>
          <w:lang w:val="en-GB"/>
        </w:rPr>
        <w:t xml:space="preserve"> of</w:t>
      </w:r>
      <w:r w:rsidR="00496128" w:rsidRPr="0059304C">
        <w:rPr>
          <w:rFonts w:eastAsia="Aptos" w:cs="Calibri"/>
          <w:lang w:val="en-GB"/>
        </w:rPr>
        <w:t xml:space="preserve"> </w:t>
      </w:r>
      <w:r w:rsidR="00496128" w:rsidRPr="0059304C">
        <w:rPr>
          <w:rFonts w:cs="Calibri"/>
          <w:lang w:val="en-GB"/>
        </w:rPr>
        <w:t xml:space="preserve">HPAI until October 2023, with no evidence of disease reported during </w:t>
      </w:r>
      <w:r>
        <w:rPr>
          <w:rFonts w:cs="Calibri"/>
          <w:lang w:val="en-GB"/>
        </w:rPr>
        <w:t>the</w:t>
      </w:r>
      <w:r w:rsidR="00496128" w:rsidRPr="0059304C">
        <w:rPr>
          <w:rFonts w:cs="Calibri"/>
          <w:lang w:val="en-GB"/>
        </w:rPr>
        <w:t xml:space="preserve"> </w:t>
      </w:r>
      <w:r w:rsidRPr="0059304C">
        <w:rPr>
          <w:rFonts w:cs="Calibri"/>
          <w:lang w:val="en-GB"/>
        </w:rPr>
        <w:t xml:space="preserve">2022/2023 </w:t>
      </w:r>
      <w:r w:rsidR="00496128" w:rsidRPr="0059304C">
        <w:rPr>
          <w:rFonts w:cs="Calibri"/>
          <w:lang w:val="en-GB"/>
        </w:rPr>
        <w:t>Austral summer despite high surveillance</w:t>
      </w:r>
      <w:r>
        <w:rPr>
          <w:rFonts w:cs="Calibri"/>
          <w:lang w:val="en-GB"/>
        </w:rPr>
        <w:t xml:space="preserve"> efforts</w:t>
      </w:r>
      <w:r w:rsidR="00496128" w:rsidRPr="00112C19">
        <w:rPr>
          <w:rFonts w:cs="Calibri"/>
          <w:lang w:val="en-GB"/>
        </w:rPr>
        <w:fldChar w:fldCharType="begin"/>
      </w:r>
      <w:r w:rsidR="00F312CD">
        <w:rPr>
          <w:rFonts w:cs="Calibri"/>
          <w:lang w:val="en-GB"/>
        </w:rPr>
        <w:instrText xml:space="preserve"> ADDIN ZOTERO_ITEM CSL_CITATION {"citationID":"T0R0oD4n","properties":{"formattedCitation":"\\super 23,24\\nosupersub{}","plainCitation":"23,24","noteIndex":0},"citationItems":[{"id":"Z71eo4Pq/JSmy4RHh","uris":["http://zotero.org/users/14074622/items/2CCX7K4A"],"itemData":{"id":864,"type":"article","abstract":"The current highly pathogenic avian influenza H5N1 panzootic has substantial impacts on wild birds and marine mammals. Although major outbreaks occurred in South America, incursion to Antarctica emerged late in the breeding season of 2023/2024 and was confined the wider region of the Antarctic Peninsula. To infer potential underlying processes, we compiled H5N1 surveillance from Antarctica and Sub-Antarctic Islands prior to the first confirmed cases.","DOI":"10.1101/2023.10.24.563692","language":"en","license":"© 2024, Posted by Cold Spring Harbor Laboratory. This pre-print is available under a Creative Commons License (Attribution-NonCommercial-NoDerivs 4.0 International), CC BY-NC-ND 4.0, as described at http://creativecommons.org/licenses/by-nc-nd/4.0/","note":"page: 2023.10.24.563692\nsection: New Results","publisher":"bioRxiv","source":"bioRxiv","title":"Unexpected delayed incursion of highly pathogenic avian influenza H5N1 (clade 2.3.4.4b) in the Antarctic region","URL":"https://www.biorxiv.org/content/10.1101/2023.10.24.563692v4","author":[{"family":"Lisovski","given":"Simeon"},{"family":"Günther","given":"Anne"},{"family":"Dewar","given":"Meagan"},{"family":"Ainley","given":"David"},{"family":"Aldunate","given":"Fabián"},{"family":"Arce","given":"Rodrigo"},{"family":"Ballard","given":"Grant"},{"family":"Bauer","given":"Silke"},{"family":"Belliure","given":"Josabel"},{"family":"Banyard","given":"Ashley C."},{"family":"Boulinier","given":"Thierry"},{"family":"Bennison","given":"Ashley"},{"family":"Braun","given":"Christina"},{"family":"Cary","given":"Craig"},{"family":"Catry","given":"Paulo"},{"family":"Clessin","given":"Augustin"},{"family":"Connan","given":"Maelle"},{"family":"Correia","given":"Edna"},{"family":"Cox","given":"Aidan"},{"family":"Cristina","given":"Juan"},{"family":"Elrod","given":"Megan"},{"family":"Emerit","given":"Julia"},{"family":"Ferreiro","given":"Irene"},{"family":"Fowler","given":"Zoe"},{"family":"Gamble","given":"Amandine"},{"family":"Granadeiro","given":"José P."},{"family":"Hurtado","given":"Joaquin"},{"family":"Jongsomjit","given":"Dennis"},{"family":"Lesage","given":"Célia"},{"family":"Lejeune","given":"Mathilde"},{"family":"Kuepfer","given":"Amanda"},{"family":"Lescroël","given":"Amélie"},{"family":"Li","given":"Amy"},{"family":"McDonald","given":"Ian R."},{"family":"Menéndez-Blázquez","given":"Javier"},{"family":"Morandini","given":"Virginia"},{"family":"Moratorio","given":"Gonzalo"},{"family":"Militão","given":"Teresa"},{"family":"Moreno","given":"Pilar"},{"family":"Perbolianachis","given":"Paula"},{"family":"Pennycook","given":"Jean"},{"family":"Raslan","given":"Maryam"},{"family":"Reid","given":"Scott M."},{"family":"Richards-Babbage","given":"Roanna"},{"family":"Schmidt","given":"Annie E."},{"family":"Sander","given":"Martha Maria"},{"family":"Smyth","given":"Lucy"},{"family":"Soutullo","given":"Alvaro"},{"family":"Stanworth","given":"Andrew"},{"family":"Streith","given":"Léo"},{"family":"Tornos","given":"Jérémy"},{"family":"Varsani","given":"Arvind"},{"family":"Herzschuh","given":"Ulrike"},{"family":"Beer","given":"Martin"},{"family":"Wille","given":"Michelle"}],"accessed":{"date-parts":[["2024",5,21]]},"issued":{"date-parts":[["2024",4,19]]}},"label":"page"},{"id":16451,"uris":["http://zotero.org/users/2773777/items/BLCWUEWP","http://zotero.org/users/2773777/items/H8IJY464"],"itemData":{"id":16451,"type":"article-journal","abstract":"In January 2023, an active surveillance initiative was undertaken in the South Shetland Islands, Antarctica, with the specific objective of ascertaining evidence for the presence of avian influenza, and specifically the highly pathogenic avian influenza virus subtype H5N1 (HPAIV H5N1). The investigation encompassed diverse locations, including Hanna Point (Livingston Island), Lions Rump (King George Island), and Base Escudero (King George Island), with targeted observations on marine mammals (southern elephant seals), flying birds (the kelp gull, snowy sheathbill and brown skua), and penguins (the chinstrap penguin and gentoo penguin). The study encompassed the examination of these sites for signs of mass mortality events possibly attributable to HPAIV H5N1, as well as sampling for influenza detection by means of real-time RT-PCR. Two hundred and seven (207) samples were collected, including 73 fecal samples obtained from the environment from marine mammals (predominantly feces of southern elephant seals), and 77 cloacal samples from penguins of the genus Pygoscelis (predominantly from the gentoo penguin). No evidence of mass mortality attributable to HPAIV H5N1 was observed, and all the collected samples tested negative for the presence of the virus, strongly suggesting the absence of the virus in the Antarctic territory during the specified period. This empirical evidence holds significant implications for both the ecological integrity of the region and the potential zoonotic threats, underscoring the importance of continued surveillance and monitoring in the Antarctic ecosystem.","container-title":"Animals","DOI":"10.3390/ani14071008","ISSN":"2076-2615","issue":"7","language":"en","license":"http://creativecommons.org/licenses/by/3.0/","note":"number: 7\npublisher: Multidisciplinary Digital Publishing Institute","page":"1008","source":"www.mdpi.com","title":"Lack of Highly Pathogenic Avian Influenza H5N1 in the South Shetland Islands in Antarctica, Early 2023","volume":"14","author":[{"family":"Muñoz","given":"Gabriela"},{"family":"Mendieta","given":"Vanessa"},{"family":"Ulloa","given":"Mauricio"},{"family":"Agüero","given":"Belén"},{"family":"Torres","given":"Cristian G."},{"family":"Kruger","given":"Lucas"},{"family":"Neira","given":"Victor"}],"issued":{"date-parts":[["2024",1]]}}}],"schema":"https://github.com/citation-style-language/schema/raw/master/csl-citation.json"} </w:instrText>
      </w:r>
      <w:r w:rsidR="00496128" w:rsidRPr="00112C19">
        <w:rPr>
          <w:rFonts w:cs="Calibri"/>
          <w:lang w:val="en-GB"/>
        </w:rPr>
        <w:fldChar w:fldCharType="separate"/>
      </w:r>
      <w:r w:rsidR="00A40E32" w:rsidRPr="00A40E32">
        <w:rPr>
          <w:rFonts w:ascii="Aptos" w:hAnsi="Aptos" w:cs="Times New Roman"/>
          <w:kern w:val="0"/>
          <w:vertAlign w:val="superscript"/>
        </w:rPr>
        <w:t>23,24</w:t>
      </w:r>
      <w:r w:rsidR="00496128" w:rsidRPr="00112C19">
        <w:rPr>
          <w:rFonts w:cs="Calibri"/>
          <w:lang w:val="en-GB"/>
        </w:rPr>
        <w:fldChar w:fldCharType="end"/>
      </w:r>
      <w:r w:rsidR="00496128" w:rsidRPr="00112C19">
        <w:rPr>
          <w:rFonts w:cs="Calibri"/>
          <w:lang w:val="en-GB"/>
        </w:rPr>
        <w:t>. I</w:t>
      </w:r>
      <w:r w:rsidR="00112C19" w:rsidRPr="00112C19">
        <w:rPr>
          <w:rFonts w:cs="Calibri"/>
          <w:lang w:val="en-GB"/>
        </w:rPr>
        <w:t>n 2023/2024, i</w:t>
      </w:r>
      <w:r w:rsidR="00496128" w:rsidRPr="00112C19">
        <w:rPr>
          <w:rFonts w:cs="Calibri"/>
          <w:lang w:val="en-GB"/>
        </w:rPr>
        <w:t xml:space="preserve">n the context of </w:t>
      </w:r>
      <w:r w:rsidR="00112C19" w:rsidRPr="00112C19">
        <w:rPr>
          <w:rFonts w:cs="Calibri"/>
          <w:lang w:val="en-GB"/>
        </w:rPr>
        <w:t>the southward spread of</w:t>
      </w:r>
      <w:r w:rsidR="00496128" w:rsidRPr="00112C19">
        <w:rPr>
          <w:rFonts w:cs="Calibri"/>
          <w:lang w:val="en-GB"/>
        </w:rPr>
        <w:t xml:space="preserve"> HPAI, the Falkland Islands (51°43’S, 59°25’W; </w:t>
      </w:r>
      <w:r w:rsidR="003F6C21">
        <w:rPr>
          <w:rFonts w:cs="Calibri"/>
          <w:lang w:val="en-GB"/>
        </w:rPr>
        <w:fldChar w:fldCharType="begin"/>
      </w:r>
      <w:r w:rsidR="003F6C21">
        <w:rPr>
          <w:rFonts w:cs="Calibri"/>
          <w:lang w:val="en-GB"/>
        </w:rPr>
        <w:instrText xml:space="preserve"> REF _Ref171094669 \h </w:instrText>
      </w:r>
      <w:r w:rsidR="003F6C21">
        <w:rPr>
          <w:rFonts w:cs="Calibri"/>
          <w:lang w:val="en-GB"/>
        </w:rPr>
      </w:r>
      <w:r w:rsidR="003F6C21">
        <w:rPr>
          <w:rFonts w:cs="Calibri"/>
          <w:lang w:val="en-GB"/>
        </w:rPr>
        <w:fldChar w:fldCharType="separate"/>
      </w:r>
      <w:r w:rsidR="00DE3865" w:rsidRPr="0059304C">
        <w:rPr>
          <w:b/>
          <w:bCs/>
        </w:rPr>
        <w:t xml:space="preserve">Figure </w:t>
      </w:r>
      <w:r w:rsidR="00DE3865">
        <w:rPr>
          <w:b/>
          <w:bCs/>
          <w:noProof/>
        </w:rPr>
        <w:t>1</w:t>
      </w:r>
      <w:r w:rsidR="003F6C21">
        <w:rPr>
          <w:rFonts w:cs="Calibri"/>
          <w:lang w:val="en-GB"/>
        </w:rPr>
        <w:fldChar w:fldCharType="end"/>
      </w:r>
      <w:r w:rsidR="003F6C21" w:rsidRPr="003F6C21">
        <w:rPr>
          <w:rFonts w:cs="Calibri"/>
          <w:b/>
          <w:bCs/>
          <w:lang w:val="en-GB"/>
        </w:rPr>
        <w:t>a</w:t>
      </w:r>
      <w:r w:rsidR="00496128" w:rsidRPr="00112C19">
        <w:rPr>
          <w:rFonts w:cs="Calibri"/>
          <w:lang w:val="en-GB"/>
        </w:rPr>
        <w:t xml:space="preserve">; </w:t>
      </w:r>
      <w:r w:rsidR="00112C19" w:rsidRPr="00112C19">
        <w:rPr>
          <w:rFonts w:cs="Calibri"/>
          <w:lang w:val="en-GB"/>
        </w:rPr>
        <w:t>hereafter referred</w:t>
      </w:r>
      <w:r w:rsidR="00496128" w:rsidRPr="00112C19">
        <w:rPr>
          <w:rFonts w:cs="Calibri"/>
          <w:lang w:val="en-GB"/>
        </w:rPr>
        <w:t xml:space="preserve"> to as “Falklands”)</w:t>
      </w:r>
      <w:r w:rsidR="00112C19" w:rsidRPr="00112C19">
        <w:rPr>
          <w:rFonts w:cs="Calibri"/>
          <w:lang w:val="en-GB"/>
        </w:rPr>
        <w:t>, located at the crossroad between South America and Antarctica,</w:t>
      </w:r>
      <w:r w:rsidR="00496128" w:rsidRPr="00112C19">
        <w:rPr>
          <w:rFonts w:cs="Calibri"/>
          <w:lang w:val="en-GB"/>
        </w:rPr>
        <w:t xml:space="preserve"> represent</w:t>
      </w:r>
      <w:r w:rsidR="00112C19" w:rsidRPr="00112C19">
        <w:rPr>
          <w:rFonts w:cs="Calibri"/>
          <w:lang w:val="en-GB"/>
        </w:rPr>
        <w:t>ed</w:t>
      </w:r>
      <w:r w:rsidR="00496128" w:rsidRPr="00112C19">
        <w:rPr>
          <w:rFonts w:cs="Calibri"/>
          <w:lang w:val="en-GB"/>
        </w:rPr>
        <w:t xml:space="preserve"> a strategic place for virus surveillance in the (Sub)</w:t>
      </w:r>
      <w:proofErr w:type="spellStart"/>
      <w:r w:rsidRPr="00112C19">
        <w:rPr>
          <w:rFonts w:cs="Calibri"/>
          <w:lang w:val="en-GB"/>
        </w:rPr>
        <w:t>a</w:t>
      </w:r>
      <w:r w:rsidR="00496128" w:rsidRPr="00112C19">
        <w:rPr>
          <w:rFonts w:cs="Calibri"/>
          <w:lang w:val="en-GB"/>
        </w:rPr>
        <w:t>ntarctic</w:t>
      </w:r>
      <w:proofErr w:type="spellEnd"/>
      <w:r w:rsidR="00496128" w:rsidRPr="00112C19">
        <w:rPr>
          <w:rFonts w:cs="Calibri"/>
          <w:lang w:val="en-GB"/>
        </w:rPr>
        <w:t xml:space="preserve"> region</w:t>
      </w:r>
      <w:r w:rsidR="00496128" w:rsidRPr="00112C19">
        <w:rPr>
          <w:rFonts w:cs="Calibri"/>
          <w:lang w:val="en-GB"/>
        </w:rPr>
        <w:fldChar w:fldCharType="begin"/>
      </w:r>
      <w:r w:rsidR="00F312CD">
        <w:rPr>
          <w:rFonts w:cs="Calibri"/>
          <w:lang w:val="en-GB"/>
        </w:rPr>
        <w:instrText xml:space="preserve"> ADDIN ZOTERO_ITEM CSL_CITATION {"citationID":"ulVEgH1b","properties":{"formattedCitation":"\\super 25\\nosupersub{}","plainCitation":"25","noteIndex":0},"citationItems":[{"id":"Z71eo4Pq/rU1lTcch","uris":["http://zotero.org/users/14074622/items/V4B3HRZL"],"itemData":{"id":"vfuavB4V/Wtztl20T","type":"article-journal","abstract":"Since the beginning of 2022, the increasing intensity of highly pathogenic avian influenza (HPAI) H5N1 outbreaks has resulted in the deaths of hundreds of thousands of seabirds in the Northern Hemisphere, around the Atlantic and Pacific Oceans and southern Africa. The Scientific Committee on Antarctic Research (SCAR) Antarctic Wildlife Health Network (AWHN) is highly concerned about the probable arrival and subsequent impact that HPAI H5N1 might have on Southern Ocean wildlife. Due to the heightened risk of HPAI being introduced to Antarctica by migrating seabirds, the AWHN recommends that: • People working with or close to wildlife should assume that HPAI will arrive in the sub-Antarctic and Antarctica and take precautions to protect themselves when working around wildlife (including appropriate personal protective equipment; PPE) and maintain the highest biosecurity to prevent transmission between wildlife aggregations. • All national programmes (NPs), tourism and fishery operators should monitor colonies for signs of HPAI before approaching, especially in migratory species such as skuas, gulls and giant petrels. Visitors from tourism and fishery operations should not enter colonies and high-wildlife-density areas with suspected HPAI, and NPs should expedite risk analysis as to which activities need to continue. • A detailed protocol on how to assess wildlife aggregations for HPAI prior to a visit and what to do if HPAI is detected should be provided to all stakeholders physically present in Antarctica this season. • If you detect signs of HPAI, do not enter colonies and do report these to your permit issuer. Videos of affected animals (collected from a distance) are very helpful for experts to help determine whether or not this is HPAI. • Operators should refresh themselves with and review all biosecurity and any response guidelines regarding unusual/mass mortality events. This document aims to: 1) Outline the likely risk to Southern Ocean taxa 2) Suggest which risks can be mitigated in light of human activity, transmission into and out of Antarctica and the sub-Antarctic regions by all operators as well as movements between sites within the Southern Ocean (primarily for science and tourism) 3) Start discussions with NPs about ongoing monitoring for disease and consequences.","container-title":"Antarctic Science","DOI":"10.1017/S0954102023000342","ISSN":"0954-1020","source":"Arizona State University","title":"The risk of highly pathogenic avian influenza in the Southern Ocean: a practical guide for operators and scientists interacting with wildlife","title-short":"The risk of highly pathogenic avian influenza in the Southern Ocean","URL":"http://www.scopus.com/inward/record.url?scp=85180951902&amp;partnerID=8YFLogxK","author":[{"family":"Dewar","given":"Meagan"},{"family":"Wille","given":"Michelle"},{"family":"Gamble","given":"Amandine"},{"family":"Vanstreels","given":"Ralph E.T."},{"family":"Bouliner","given":"Thierry"},{"family":"Smith","given":"Adrian"},{"family":"Varsani","given":"Arvind"},{"family":"Ratcliffe","given":"Norman"},{"family":"Black","given":"Jennifer"},{"family":"Lynnes","given":"Amanda"},{"family":"Barbosa","given":"Andrés"},{"family":"Hart","given":"Tom"}],"accessed":{"date-parts":[["2024",4,18]]},"issued":{"date-parts":[["2023"]]}},"label":"page"}],"schema":"https://github.com/citation-style-language/schema/raw/master/csl-citation.json"} </w:instrText>
      </w:r>
      <w:r w:rsidR="00496128" w:rsidRPr="00112C19">
        <w:rPr>
          <w:rFonts w:cs="Calibri"/>
          <w:lang w:val="en-GB"/>
        </w:rPr>
        <w:fldChar w:fldCharType="separate"/>
      </w:r>
      <w:r w:rsidR="00A40E32" w:rsidRPr="00A40E32">
        <w:rPr>
          <w:rFonts w:ascii="Aptos" w:hAnsi="Aptos" w:cs="Times New Roman"/>
          <w:kern w:val="0"/>
          <w:vertAlign w:val="superscript"/>
        </w:rPr>
        <w:t>25</w:t>
      </w:r>
      <w:r w:rsidR="00496128" w:rsidRPr="00112C19">
        <w:rPr>
          <w:rFonts w:cs="Calibri"/>
          <w:lang w:val="en-GB"/>
        </w:rPr>
        <w:fldChar w:fldCharType="end"/>
      </w:r>
      <w:r w:rsidR="00496128" w:rsidRPr="00112C19">
        <w:rPr>
          <w:rFonts w:cs="Calibri"/>
          <w:lang w:val="en-GB"/>
        </w:rPr>
        <w:t>.</w:t>
      </w:r>
      <w:r w:rsidR="00496128" w:rsidRPr="0059304C">
        <w:rPr>
          <w:rFonts w:cs="Calibri"/>
          <w:lang w:val="en-GB"/>
        </w:rPr>
        <w:t xml:space="preserve"> </w:t>
      </w:r>
      <w:r w:rsidR="00496128" w:rsidRPr="0059304C" w:rsidDel="00ED331D">
        <w:rPr>
          <w:rFonts w:cs="Calibri"/>
          <w:lang w:val="en-GB"/>
        </w:rPr>
        <w:t>The archipelago</w:t>
      </w:r>
      <w:r w:rsidR="00496128" w:rsidRPr="0059304C">
        <w:rPr>
          <w:rFonts w:cs="Calibri"/>
          <w:lang w:val="en-GB"/>
        </w:rPr>
        <w:t xml:space="preserve"> is also of great biodiversity conservation interest itself</w:t>
      </w:r>
      <w:r w:rsidR="00496128" w:rsidRPr="0059304C" w:rsidDel="003E1764">
        <w:rPr>
          <w:rFonts w:cs="Calibri"/>
          <w:lang w:val="en-GB"/>
        </w:rPr>
        <w:t xml:space="preserve"> as it</w:t>
      </w:r>
      <w:r w:rsidR="00496128" w:rsidRPr="0059304C">
        <w:rPr>
          <w:rFonts w:cs="Calibri"/>
          <w:lang w:val="en-GB"/>
        </w:rPr>
        <w:t xml:space="preserve"> hosts </w:t>
      </w:r>
      <w:r w:rsidR="00496128" w:rsidRPr="005D2C36">
        <w:rPr>
          <w:rFonts w:cs="Calibri"/>
          <w:highlight w:val="yellow"/>
          <w:lang w:val="en-GB"/>
        </w:rPr>
        <w:t>21</w:t>
      </w:r>
      <w:r w:rsidR="00496128" w:rsidRPr="0059304C">
        <w:rPr>
          <w:rFonts w:cs="Calibri"/>
          <w:lang w:val="en-GB"/>
        </w:rPr>
        <w:t xml:space="preserve"> several important bird populations, including </w:t>
      </w:r>
      <w:r w:rsidR="00112C19">
        <w:rPr>
          <w:rFonts w:cs="Calibri"/>
          <w:lang w:val="en-GB"/>
        </w:rPr>
        <w:t xml:space="preserve">important populations of </w:t>
      </w:r>
      <w:r w:rsidR="00496128" w:rsidRPr="0059304C">
        <w:rPr>
          <w:rFonts w:cs="Calibri"/>
          <w:lang w:val="en-GB"/>
        </w:rPr>
        <w:t>southern rockhopper penguins (</w:t>
      </w:r>
      <w:proofErr w:type="spellStart"/>
      <w:r w:rsidR="00496128" w:rsidRPr="0059304C">
        <w:rPr>
          <w:rFonts w:cs="Calibri"/>
          <w:i/>
          <w:iCs/>
          <w:color w:val="202122"/>
          <w:lang w:val="en-GB"/>
        </w:rPr>
        <w:t>Eudyptes</w:t>
      </w:r>
      <w:proofErr w:type="spellEnd"/>
      <w:r w:rsidR="00496128" w:rsidRPr="0059304C">
        <w:rPr>
          <w:rFonts w:cs="Calibri"/>
          <w:i/>
          <w:iCs/>
          <w:color w:val="202122"/>
          <w:lang w:val="en-GB"/>
        </w:rPr>
        <w:t xml:space="preserve"> </w:t>
      </w:r>
      <w:proofErr w:type="spellStart"/>
      <w:r w:rsidR="00496128" w:rsidRPr="0059304C">
        <w:rPr>
          <w:rFonts w:cs="Calibri"/>
          <w:i/>
          <w:iCs/>
          <w:color w:val="202122"/>
          <w:lang w:val="en-GB"/>
        </w:rPr>
        <w:t>chrysocome</w:t>
      </w:r>
      <w:proofErr w:type="spellEnd"/>
      <w:r w:rsidR="00496128" w:rsidRPr="0059304C">
        <w:rPr>
          <w:rFonts w:cs="Calibri"/>
          <w:color w:val="202122"/>
          <w:lang w:val="en-GB"/>
        </w:rPr>
        <w:t xml:space="preserve">) </w:t>
      </w:r>
      <w:r w:rsidR="00496128" w:rsidRPr="0059304C">
        <w:rPr>
          <w:rFonts w:cs="Calibri"/>
          <w:lang w:val="en-GB"/>
        </w:rPr>
        <w:t>and striated caracaras (</w:t>
      </w:r>
      <w:proofErr w:type="spellStart"/>
      <w:r w:rsidR="00496128" w:rsidRPr="0059304C">
        <w:rPr>
          <w:rFonts w:cs="Calibri"/>
          <w:i/>
          <w:iCs/>
          <w:color w:val="202122"/>
          <w:lang w:val="en-GB"/>
        </w:rPr>
        <w:t>Phalcoboenus</w:t>
      </w:r>
      <w:proofErr w:type="spellEnd"/>
      <w:r w:rsidR="00496128" w:rsidRPr="0059304C">
        <w:rPr>
          <w:rFonts w:cs="Calibri"/>
          <w:i/>
          <w:iCs/>
          <w:color w:val="202122"/>
          <w:lang w:val="en-GB"/>
        </w:rPr>
        <w:t xml:space="preserve"> australis)</w:t>
      </w:r>
      <w:r w:rsidR="00496128" w:rsidRPr="0059304C">
        <w:rPr>
          <w:rFonts w:cs="Calibri"/>
          <w:lang w:val="en-GB"/>
        </w:rPr>
        <w:t xml:space="preserve"> listed on the IUCN Red List</w:t>
      </w:r>
      <w:r w:rsidR="00496128" w:rsidRPr="0059304C">
        <w:rPr>
          <w:rFonts w:cs="Calibri"/>
          <w:lang w:val="en-GB"/>
        </w:rPr>
        <w:fldChar w:fldCharType="begin"/>
      </w:r>
      <w:r w:rsidR="00F312CD">
        <w:rPr>
          <w:rFonts w:cs="Calibri"/>
          <w:lang w:val="en-GB"/>
        </w:rPr>
        <w:instrText xml:space="preserve"> ADDIN ZOTERO_ITEM CSL_CITATION {"citationID":"HTFMueNx","properties":{"formattedCitation":"\\super 26\\nosupersub{}","plainCitation":"26","noteIndex":0},"citationItems":[{"id":"Z71eo4Pq/rW3IJ1J3","uris":["http://zotero.org/users/14074622/items/6CUTZEGD"],"itemData":{"id":861,"type":"manuscript","event-place":"Falklands Conservation, Stanley.","publisher-place":"Falklands Conservation, Stanley.","title":"Falkland Islands Seabird Monitoring Programme – Annual Report 2022/2023 (SMP30).","author":[{"family":"Kuepfer","given":"Amanda"},{"family":"Stanworth","given":"Andrew"}],"issued":{"date-parts":[["2023",7]]}}}],"schema":"https://github.com/citation-style-language/schema/raw/master/csl-citation.json"} </w:instrText>
      </w:r>
      <w:r w:rsidR="00496128" w:rsidRPr="0059304C">
        <w:rPr>
          <w:rFonts w:cs="Calibri"/>
          <w:lang w:val="en-GB"/>
        </w:rPr>
        <w:fldChar w:fldCharType="separate"/>
      </w:r>
      <w:r w:rsidR="00A40E32" w:rsidRPr="00A40E32">
        <w:rPr>
          <w:rFonts w:ascii="Aptos" w:hAnsi="Aptos" w:cs="Times New Roman"/>
          <w:kern w:val="0"/>
          <w:vertAlign w:val="superscript"/>
        </w:rPr>
        <w:t>26</w:t>
      </w:r>
      <w:r w:rsidR="00496128" w:rsidRPr="0059304C">
        <w:rPr>
          <w:rFonts w:cs="Calibri"/>
          <w:lang w:val="en-GB"/>
        </w:rPr>
        <w:fldChar w:fldCharType="end"/>
      </w:r>
      <w:r w:rsidR="00496128" w:rsidRPr="0059304C">
        <w:rPr>
          <w:rFonts w:cs="Calibri"/>
          <w:lang w:val="en-GB"/>
        </w:rPr>
        <w:t xml:space="preserve">, as well as </w:t>
      </w:r>
      <w:r w:rsidR="00496128" w:rsidRPr="005D2C36">
        <w:rPr>
          <w:rFonts w:cs="Calibri"/>
          <w:highlight w:val="yellow"/>
          <w:lang w:val="en-GB"/>
        </w:rPr>
        <w:t>two</w:t>
      </w:r>
      <w:r w:rsidR="00496128" w:rsidRPr="0059304C">
        <w:rPr>
          <w:rFonts w:cs="Calibri"/>
          <w:lang w:val="en-GB"/>
        </w:rPr>
        <w:t xml:space="preserve"> endemic species and </w:t>
      </w:r>
      <w:r w:rsidR="00496128" w:rsidRPr="005D2C36">
        <w:rPr>
          <w:rFonts w:cs="Calibri"/>
          <w:highlight w:val="yellow"/>
          <w:lang w:val="en-GB"/>
        </w:rPr>
        <w:t>13</w:t>
      </w:r>
      <w:r w:rsidR="00496128" w:rsidRPr="0059304C">
        <w:rPr>
          <w:rFonts w:cs="Calibri"/>
          <w:lang w:val="en-GB"/>
        </w:rPr>
        <w:t xml:space="preserve"> endemic sub-species</w:t>
      </w:r>
      <w:r w:rsidR="00496128" w:rsidRPr="0059304C">
        <w:rPr>
          <w:rFonts w:cs="Calibri"/>
          <w:lang w:val="en-GB"/>
        </w:rPr>
        <w:fldChar w:fldCharType="begin"/>
      </w:r>
      <w:r w:rsidR="00F312CD">
        <w:rPr>
          <w:rFonts w:cs="Calibri"/>
          <w:lang w:val="en-GB"/>
        </w:rPr>
        <w:instrText xml:space="preserve"> ADDIN ZOTERO_ITEM CSL_CITATION {"citationID":"IVGlv9Ng","properties":{"formattedCitation":"\\super 26,27\\nosupersub{}","plainCitation":"26,27","noteIndex":0},"citationItems":[{"id":"Z71eo4Pq/rW3IJ1J3","uris":["http://zotero.org/users/14074622/items/6CUTZEGD"],"itemData":{"id":861,"type":"manuscript","event-place":"Falklands Conservation, Stanley.","publisher-place":"Falklands Conservation, Stanley.","title":"Falkland Islands Seabird Monitoring Programme – Annual Report 2022/2023 (SMP30).","author":[{"family":"Kuepfer","given":"Amanda"},{"family":"Stanworth","given":"Andrew"}],"issued":{"date-parts":[["2023",7]]}},"label":"page"},{"id":"Z71eo4Pq/IjVqdGZP","uris":["http://zotero.org/users/14074622/items/KAYCSXU5"],"itemData":{"id":936,"type":"chapter","container-title":"Important bird areas in the United Kingdom Overseas Territories","edition":"Sandy: Royal Society for the Protection of Birds","page":"99-162","title":"Falkland Islands.","author":[{"family":"Woods","given":"Robin"},{"family":"Ingham","given":"Rebecca"},{"family":"Brown","given":"Ann"},{"family":"Albatrosses,","given":"B. B"}],"issued":{"date-parts":[["2006"]]}},"label":"page"}],"schema":"https://github.com/citation-style-language/schema/raw/master/csl-citation.json"} </w:instrText>
      </w:r>
      <w:r w:rsidR="00496128" w:rsidRPr="0059304C">
        <w:rPr>
          <w:rFonts w:cs="Calibri"/>
          <w:lang w:val="en-GB"/>
        </w:rPr>
        <w:fldChar w:fldCharType="separate"/>
      </w:r>
      <w:r w:rsidR="00A40E32" w:rsidRPr="00A40E32">
        <w:rPr>
          <w:rFonts w:ascii="Aptos" w:hAnsi="Aptos" w:cs="Times New Roman"/>
          <w:kern w:val="0"/>
          <w:vertAlign w:val="superscript"/>
        </w:rPr>
        <w:t>26,27</w:t>
      </w:r>
      <w:r w:rsidR="00496128" w:rsidRPr="0059304C">
        <w:rPr>
          <w:rFonts w:cs="Calibri"/>
          <w:lang w:val="en-GB"/>
        </w:rPr>
        <w:fldChar w:fldCharType="end"/>
      </w:r>
      <w:r w:rsidR="00496128" w:rsidRPr="0059304C">
        <w:rPr>
          <w:rFonts w:cs="Calibri"/>
          <w:lang w:val="en-GB"/>
        </w:rPr>
        <w:t xml:space="preserve">. </w:t>
      </w:r>
    </w:p>
    <w:p w14:paraId="0CB51185" w14:textId="29AA47BD" w:rsidR="00496128" w:rsidRPr="0059304C" w:rsidRDefault="00496128" w:rsidP="6C50E661">
      <w:pPr>
        <w:rPr>
          <w:rFonts w:cs="Calibri"/>
          <w:lang w:val="en-GB"/>
        </w:rPr>
      </w:pPr>
      <w:r w:rsidRPr="0059304C">
        <w:rPr>
          <w:rFonts w:cs="Calibri"/>
          <w:lang w:val="en-GB"/>
        </w:rPr>
        <w:t xml:space="preserve">In October 2023, the first HPAI case was detected in the Falklands </w:t>
      </w:r>
      <w:r w:rsidR="6C50E661" w:rsidRPr="6C50E661">
        <w:rPr>
          <w:rFonts w:cs="Calibri"/>
          <w:lang w:val="en-GB"/>
        </w:rPr>
        <w:t>when</w:t>
      </w:r>
      <w:r w:rsidRPr="0059304C">
        <w:rPr>
          <w:rFonts w:cs="Calibri"/>
          <w:lang w:val="en-GB"/>
        </w:rPr>
        <w:t xml:space="preserve"> a dead </w:t>
      </w:r>
      <w:r w:rsidR="00350398">
        <w:rPr>
          <w:rFonts w:cs="Calibri"/>
          <w:lang w:val="en-GB"/>
        </w:rPr>
        <w:t>southern fulmar (</w:t>
      </w:r>
      <w:r w:rsidR="00350398" w:rsidRPr="00350398">
        <w:rPr>
          <w:rFonts w:cs="Calibri"/>
          <w:i/>
          <w:iCs/>
          <w:lang w:val="en-GB"/>
        </w:rPr>
        <w:t xml:space="preserve">Fulmarus </w:t>
      </w:r>
      <w:proofErr w:type="spellStart"/>
      <w:r w:rsidR="00350398" w:rsidRPr="00350398">
        <w:rPr>
          <w:rFonts w:cs="Calibri"/>
          <w:i/>
          <w:iCs/>
          <w:lang w:val="en-GB"/>
        </w:rPr>
        <w:t>glacialoides</w:t>
      </w:r>
      <w:proofErr w:type="spellEnd"/>
      <w:r w:rsidR="00350398">
        <w:rPr>
          <w:rFonts w:cs="Calibri"/>
          <w:lang w:val="en-GB"/>
        </w:rPr>
        <w:t>)</w:t>
      </w:r>
      <w:r w:rsidRPr="0059304C">
        <w:rPr>
          <w:rFonts w:cs="Calibri"/>
          <w:lang w:val="en-GB"/>
        </w:rPr>
        <w:t xml:space="preserve"> </w:t>
      </w:r>
      <w:r w:rsidR="00E31624">
        <w:rPr>
          <w:rFonts w:cs="Calibri"/>
          <w:lang w:val="en-GB"/>
        </w:rPr>
        <w:t>tested positive for</w:t>
      </w:r>
      <w:r w:rsidRPr="0059304C">
        <w:rPr>
          <w:rFonts w:cs="Calibri"/>
          <w:lang w:val="en-GB"/>
        </w:rPr>
        <w:t xml:space="preserve"> H5N1 by polymerase chain reaction (PCR)</w:t>
      </w:r>
      <w:r w:rsidR="00E31624" w:rsidRPr="00E31624">
        <w:rPr>
          <w:rFonts w:cs="Calibri"/>
          <w:lang w:val="en-GB"/>
        </w:rPr>
        <w:fldChar w:fldCharType="begin"/>
      </w:r>
      <w:r w:rsidR="00F312CD">
        <w:rPr>
          <w:rFonts w:cs="Calibri"/>
          <w:lang w:val="en-GB"/>
        </w:rPr>
        <w:instrText xml:space="preserve"> ADDIN ZOTERO_ITEM CSL_CITATION {"citationID":"otnnIAj0","properties":{"formattedCitation":"\\super 23\\nosupersub{}","plainCitation":"23","noteIndex":0},"citationItems":[{"id":"Z71eo4Pq/JSmy4RHh","uris":["http://zotero.org/users/14074622/items/2CCX7K4A"],"itemData":{"id":864,"type":"article","abstract":"The current highly pathogenic avian influenza H5N1 panzootic has substantial impacts on wild birds and marine mammals. Although major outbreaks occurred in South America, incursion to Antarctica emerged late in the breeding season of 2023/2024 and was confined the wider region of the Antarctic Peninsula. To infer potential underlying processes, we compiled H5N1 surveillance from Antarctica and Sub-Antarctic Islands prior to the first confirmed cases.","DOI":"10.1101/2023.10.24.563692","language":"en","license":"© 2024, Posted by Cold Spring Harbor Laboratory. This pre-print is available under a Creative Commons License (Attribution-NonCommercial-NoDerivs 4.0 International), CC BY-NC-ND 4.0, as described at http://creativecommons.org/licenses/by-nc-nd/4.0/","note":"page: 2023.10.24.563692\nsection: New Results","publisher":"bioRxiv","source":"bioRxiv","title":"Unexpected delayed incursion of highly pathogenic avian influenza H5N1 (clade 2.3.4.4b) in the Antarctic region","URL":"https://www.biorxiv.org/content/10.1101/2023.10.24.563692v4","author":[{"family":"Lisovski","given":"Simeon"},{"family":"Günther","given":"Anne"},{"family":"Dewar","given":"Meagan"},{"family":"Ainley","given":"David"},{"family":"Aldunate","given":"Fabián"},{"family":"Arce","given":"Rodrigo"},{"family":"Ballard","given":"Grant"},{"family":"Bauer","given":"Silke"},{"family":"Belliure","given":"Josabel"},{"family":"Banyard","given":"Ashley C."},{"family":"Boulinier","given":"Thierry"},{"family":"Bennison","given":"Ashley"},{"family":"Braun","given":"Christina"},{"family":"Cary","given":"Craig"},{"family":"Catry","given":"Paulo"},{"family":"Clessin","given":"Augustin"},{"family":"Connan","given":"Maelle"},{"family":"Correia","given":"Edna"},{"family":"Cox","given":"Aidan"},{"family":"Cristina","given":"Juan"},{"family":"Elrod","given":"Megan"},{"family":"Emerit","given":"Julia"},{"family":"Ferreiro","given":"Irene"},{"family":"Fowler","given":"Zoe"},{"family":"Gamble","given":"Amandine"},{"family":"Granadeiro","given":"José P."},{"family":"Hurtado","given":"Joaquin"},{"family":"Jongsomjit","given":"Dennis"},{"family":"Lesage","given":"Célia"},{"family":"Lejeune","given":"Mathilde"},{"family":"Kuepfer","given":"Amanda"},{"family":"Lescroël","given":"Amélie"},{"family":"Li","given":"Amy"},{"family":"McDonald","given":"Ian R."},{"family":"Menéndez-Blázquez","given":"Javier"},{"family":"Morandini","given":"Virginia"},{"family":"Moratorio","given":"Gonzalo"},{"family":"Militão","given":"Teresa"},{"family":"Moreno","given":"Pilar"},{"family":"Perbolianachis","given":"Paula"},{"family":"Pennycook","given":"Jean"},{"family":"Raslan","given":"Maryam"},{"family":"Reid","given":"Scott M."},{"family":"Richards-Babbage","given":"Roanna"},{"family":"Schmidt","given":"Annie E."},{"family":"Sander","given":"Martha Maria"},{"family":"Smyth","given":"Lucy"},{"family":"Soutullo","given":"Alvaro"},{"family":"Stanworth","given":"Andrew"},{"family":"Streith","given":"Léo"},{"family":"Tornos","given":"Jérémy"},{"family":"Varsani","given":"Arvind"},{"family":"Herzschuh","given":"Ulrike"},{"family":"Beer","given":"Martin"},{"family":"Wille","given":"Michelle"}],"accessed":{"date-parts":[["2024",5,21]]},"issued":{"date-parts":[["2024",4,19]]}},"label":"page"}],"schema":"https://github.com/citation-style-language/schema/raw/master/csl-citation.json"} </w:instrText>
      </w:r>
      <w:r w:rsidR="00E31624" w:rsidRPr="00E31624">
        <w:rPr>
          <w:rFonts w:cs="Calibri"/>
          <w:lang w:val="en-GB"/>
        </w:rPr>
        <w:fldChar w:fldCharType="separate"/>
      </w:r>
      <w:r w:rsidR="00A40E32" w:rsidRPr="00A40E32">
        <w:rPr>
          <w:rFonts w:ascii="Aptos" w:hAnsi="Aptos" w:cs="Times New Roman"/>
          <w:kern w:val="0"/>
          <w:vertAlign w:val="superscript"/>
        </w:rPr>
        <w:t>23</w:t>
      </w:r>
      <w:r w:rsidR="00E31624" w:rsidRPr="00E31624">
        <w:rPr>
          <w:rFonts w:cs="Calibri"/>
          <w:lang w:val="en-GB"/>
        </w:rPr>
        <w:fldChar w:fldCharType="end"/>
      </w:r>
      <w:r w:rsidR="00E31624" w:rsidRPr="00E31624">
        <w:rPr>
          <w:rFonts w:cs="Calibri"/>
          <w:lang w:val="en-GB"/>
        </w:rPr>
        <w:t xml:space="preserve">, which was later confirmed as HPAI </w:t>
      </w:r>
      <w:r w:rsidR="005611F9">
        <w:rPr>
          <w:rFonts w:cs="Calibri"/>
          <w:lang w:val="en-GB"/>
        </w:rPr>
        <w:t xml:space="preserve">H5Nx </w:t>
      </w:r>
      <w:r w:rsidR="00E31624" w:rsidRPr="00E31624">
        <w:rPr>
          <w:rFonts w:cs="Calibri"/>
          <w:lang w:val="en-GB"/>
        </w:rPr>
        <w:t>clade 2.3.4.4b by sequencing</w:t>
      </w:r>
      <w:r w:rsidR="00E31624" w:rsidRPr="00E31624">
        <w:rPr>
          <w:rFonts w:cs="Calibri"/>
          <w:lang w:val="en-GB"/>
        </w:rPr>
        <w:fldChar w:fldCharType="begin"/>
      </w:r>
      <w:r w:rsidR="00F312CD">
        <w:rPr>
          <w:rFonts w:cs="Calibri"/>
          <w:lang w:val="en-GB"/>
        </w:rPr>
        <w:instrText xml:space="preserve"> ADDIN ZOTERO_ITEM CSL_CITATION {"citationID":"FqWCqBbN","properties":{"formattedCitation":"\\super 12\\nosupersub{}","plainCitation":"12","noteIndex":0},"citationItems":[{"id":"Z71eo4Pq/b4foeZUB","uris":["http://zotero.org/users/14074622/items/VWSYVZHR"],"itemData":{"id":785,"type":"article","abstract":"The Antarctic is the only major geographical region in which high pathogenicity avian influenza virus (HPAIV) has never previously been detected. The current panzootic of H5N1 HPAIV has decimated wild bird populations across Europe, North America and South America. Here we report on the emergence of clade 2.3.4.4b H5N1 HPAIV in the Antarctic and sub-Antarctic regions of South Georgia and the Falkland Islands respectively. We initially detected H5N1 HPAIV in samples collected from brown skuas at Bird Island, South Georgia on 8th October 2023. Since this detection, increased mortalities were observed in brown skuas, kelp gulls, elephant seals and fur seal at multiple sites across South Georgia. We confirmed H5N1 HPAIV in multiple brown skuas and kelp gulls across four different sampling locations in South Georgia. Simultaneously, we also confirmed H5N1 HPAIV in a southern fulmar in the Falkland Islands. Genetic assessment of the virus indicates spread from South America, likely through movement of migratory birds. Here we describe the emergence, species impact and genetic composition of the virus and propose both introductory routes and potential long-term impact on avian and mammalian species across the Antarctic region.","DOI":"10.1101/2023.11.23.568045","language":"en","license":"© 2023, Posted by Cold Spring Harbor Laboratory. The copyright holder for this pre-print is the author. All rights reserved. The material may not be redistributed, re-used or adapted without the author's permission.","note":"page: 2023.11.23.568045\nsection: New Results","publisher":"bioRxiv","source":"bioRxiv","title":"Detection and spread of high pathogenicity avian influenza virus H5N1 in the Antarctic Region","URL":"https://www.biorxiv.org/content/10.1101/2023.11.23.568045v1","author":[{"family":"Bennison","given":"Ashley"},{"family":"Byrne","given":"Alexander M. P."},{"family":"Reid","given":"Scott M."},{"family":"Lynton-Jenkins","given":"Joshua G."},{"family":"Mollett","given":"Benjamin"},{"family":"Sliva","given":"Dilhani De"},{"family":"Peers-Dent","given":"Jacob"},{"family":"Finlayson","given":"Kim"},{"family":"Hall","given":"Rosamund"},{"family":"Blockley","given":"Freya"},{"family":"Blyth","given":"Marcia"},{"family":"Falchieri","given":"Marco"},{"family":"Fowler","given":"Zoe"},{"family":"Fitzcharles","given":"Elaine M."},{"family":"Brown","given":"Ian H."},{"family":"James","given":"Joe"},{"family":"Banyard","given":"Ashley C."}],"accessed":{"date-parts":[["2024",4,19]]},"issued":{"date-parts":[["2023",11,24]]}},"label":"page"}],"schema":"https://github.com/citation-style-language/schema/raw/master/csl-citation.json"} </w:instrText>
      </w:r>
      <w:r w:rsidR="00E31624" w:rsidRPr="00E31624">
        <w:rPr>
          <w:rFonts w:cs="Calibri"/>
          <w:lang w:val="en-GB"/>
        </w:rPr>
        <w:fldChar w:fldCharType="separate"/>
      </w:r>
      <w:r w:rsidR="00A40E32" w:rsidRPr="00A40E32">
        <w:rPr>
          <w:rFonts w:ascii="Aptos" w:hAnsi="Aptos" w:cs="Times New Roman"/>
          <w:kern w:val="0"/>
          <w:vertAlign w:val="superscript"/>
        </w:rPr>
        <w:t>12</w:t>
      </w:r>
      <w:r w:rsidR="00E31624" w:rsidRPr="00E31624">
        <w:rPr>
          <w:rFonts w:cs="Calibri"/>
          <w:lang w:val="en-GB"/>
        </w:rPr>
        <w:fldChar w:fldCharType="end"/>
      </w:r>
      <w:del w:id="20" w:author="Thierry BOULINIER" w:date="2024-08-14T11:16:00Z">
        <w:r w:rsidRPr="0059304C" w:rsidDel="00D0521F">
          <w:rPr>
            <w:rFonts w:cs="Calibri"/>
            <w:lang w:val="en-GB"/>
          </w:rPr>
          <w:delText xml:space="preserve"> </w:delText>
        </w:r>
      </w:del>
      <w:ins w:id="21" w:author="Thierry BOULINIER" w:date="2024-08-14T11:16:00Z">
        <w:r w:rsidR="00D0521F">
          <w:rPr>
            <w:rFonts w:cs="Calibri"/>
            <w:lang w:val="en-GB"/>
          </w:rPr>
          <w:t xml:space="preserve">, </w:t>
        </w:r>
      </w:ins>
      <w:ins w:id="22" w:author="Thierry BOULINIER" w:date="2024-08-14T11:15:00Z">
        <w:r w:rsidR="00D0521F">
          <w:rPr>
            <w:rFonts w:cs="Calibri"/>
            <w:lang w:val="en-GB"/>
          </w:rPr>
          <w:t xml:space="preserve">as </w:t>
        </w:r>
      </w:ins>
      <w:r w:rsidRPr="0059304C">
        <w:rPr>
          <w:rFonts w:cs="Calibri"/>
          <w:lang w:val="en-GB"/>
        </w:rPr>
        <w:t>part of the surveillance program implemented by the Falkland Islands Government (FIG)</w:t>
      </w:r>
      <w:r w:rsidR="00B21F7E">
        <w:rPr>
          <w:rFonts w:cs="Calibri"/>
          <w:lang w:val="en-GB"/>
        </w:rPr>
        <w:t xml:space="preserve">, consisting </w:t>
      </w:r>
      <w:r w:rsidR="6C50E661" w:rsidRPr="6C50E661">
        <w:rPr>
          <w:rFonts w:cs="Calibri"/>
          <w:lang w:val="en-GB"/>
        </w:rPr>
        <w:t>of</w:t>
      </w:r>
      <w:r w:rsidR="00B21F7E">
        <w:rPr>
          <w:rFonts w:cs="Calibri"/>
          <w:lang w:val="en-GB"/>
        </w:rPr>
        <w:t xml:space="preserve"> AIV RNA screening and characterization from dead and symptomatic birds reported by the community</w:t>
      </w:r>
      <w:r w:rsidR="00350398">
        <w:rPr>
          <w:rFonts w:cs="Calibri"/>
          <w:lang w:val="en-GB"/>
        </w:rPr>
        <w:t>.</w:t>
      </w:r>
      <w:r w:rsidRPr="0059304C">
        <w:rPr>
          <w:rFonts w:cs="Calibri"/>
          <w:lang w:val="en-GB"/>
        </w:rPr>
        <w:t xml:space="preserve"> Over the rest of the breeding season, this program detected ten </w:t>
      </w:r>
      <w:r w:rsidR="006F6CDA">
        <w:rPr>
          <w:rFonts w:cs="Calibri"/>
          <w:lang w:val="en-GB"/>
        </w:rPr>
        <w:t>sporadic case</w:t>
      </w:r>
      <w:r w:rsidRPr="0059304C">
        <w:rPr>
          <w:rFonts w:cs="Calibri"/>
          <w:lang w:val="en-GB"/>
        </w:rPr>
        <w:t xml:space="preserve">s and </w:t>
      </w:r>
      <w:commentRangeStart w:id="23"/>
      <w:r w:rsidRPr="0059304C">
        <w:rPr>
          <w:rFonts w:cs="Calibri"/>
          <w:lang w:val="en-GB"/>
        </w:rPr>
        <w:t xml:space="preserve">three outbreaks </w:t>
      </w:r>
      <w:commentRangeEnd w:id="23"/>
      <w:r w:rsidR="004E69C9">
        <w:rPr>
          <w:rStyle w:val="Refdecomentrio"/>
        </w:rPr>
        <w:commentReference w:id="23"/>
      </w:r>
      <w:r w:rsidRPr="0059304C">
        <w:rPr>
          <w:rFonts w:cs="Calibri"/>
          <w:lang w:val="en-GB"/>
        </w:rPr>
        <w:t>(i.e., cluster of cases with evidence of local transmission such as increasing numbers of dead animals) across the archipelago (</w:t>
      </w:r>
      <w:r w:rsidR="003F6C21">
        <w:rPr>
          <w:rFonts w:cs="Calibri"/>
          <w:lang w:val="en-GB"/>
        </w:rPr>
        <w:fldChar w:fldCharType="begin"/>
      </w:r>
      <w:r w:rsidR="003F6C21">
        <w:rPr>
          <w:rFonts w:cs="Calibri"/>
          <w:lang w:val="en-GB"/>
        </w:rPr>
        <w:instrText xml:space="preserve"> REF _Ref171094669 \h </w:instrText>
      </w:r>
      <w:r w:rsidR="003F6C21">
        <w:rPr>
          <w:rFonts w:cs="Calibri"/>
          <w:lang w:val="en-GB"/>
        </w:rPr>
      </w:r>
      <w:r w:rsidR="003F6C21">
        <w:rPr>
          <w:rFonts w:cs="Calibri"/>
          <w:lang w:val="en-GB"/>
        </w:rPr>
        <w:fldChar w:fldCharType="separate"/>
      </w:r>
      <w:r w:rsidR="00DE3865" w:rsidRPr="0059304C">
        <w:rPr>
          <w:b/>
          <w:bCs/>
        </w:rPr>
        <w:t xml:space="preserve">Figure </w:t>
      </w:r>
      <w:r w:rsidR="00DE3865">
        <w:rPr>
          <w:b/>
          <w:bCs/>
          <w:noProof/>
        </w:rPr>
        <w:t>1</w:t>
      </w:r>
      <w:r w:rsidR="003F6C21">
        <w:rPr>
          <w:rFonts w:cs="Calibri"/>
          <w:lang w:val="en-GB"/>
        </w:rPr>
        <w:fldChar w:fldCharType="end"/>
      </w:r>
      <w:r w:rsidR="003F6C21">
        <w:rPr>
          <w:rFonts w:cs="Calibri"/>
          <w:b/>
          <w:bCs/>
          <w:lang w:val="en-GB"/>
        </w:rPr>
        <w:t>a</w:t>
      </w:r>
      <w:r w:rsidRPr="0059304C">
        <w:rPr>
          <w:rFonts w:cs="Calibri"/>
          <w:lang w:val="en-GB"/>
        </w:rPr>
        <w:t>)</w:t>
      </w:r>
      <w:r w:rsidR="00E31624">
        <w:rPr>
          <w:rFonts w:cs="Calibri"/>
          <w:lang w:val="en-GB"/>
        </w:rPr>
        <w:fldChar w:fldCharType="begin"/>
      </w:r>
      <w:r w:rsidR="00A40E32">
        <w:rPr>
          <w:rFonts w:cs="Calibri"/>
          <w:lang w:val="en-GB"/>
        </w:rPr>
        <w:instrText xml:space="preserve"> ADDIN ZOTERO_ITEM CSL_CITATION {"citationID":"6UwX1FFM","properties":{"formattedCitation":"\\super 28\\nosupersub{}","plainCitation":"28","noteIndex":0},"citationItems":[{"id":16453,"uris":["http://zotero.org/users/2773777/items/VRWGUFCN"],"itemData":{"id":16453,"type":"webpage","container-title":"Falkland Islands Government","language":"en-gb","title":"Falkland Islands Department of Agriculture: Avian Influenza Information","URL":"https://falklands.gov.fk/agriculture/avian-influenza","author":[{"literal":"FIG"}],"accessed":{"date-parts":[["2024",7,5]]},"issued":{"date-parts":[["2024",3,4]]}}}],"schema":"https://github.com/citation-style-language/schema/raw/master/csl-citation.json"} </w:instrText>
      </w:r>
      <w:r w:rsidR="00E31624">
        <w:rPr>
          <w:rFonts w:cs="Calibri"/>
          <w:lang w:val="en-GB"/>
        </w:rPr>
        <w:fldChar w:fldCharType="separate"/>
      </w:r>
      <w:r w:rsidR="00A40E32" w:rsidRPr="00A40E32">
        <w:rPr>
          <w:rFonts w:ascii="Aptos" w:hAnsi="Aptos" w:cs="Times New Roman"/>
          <w:kern w:val="0"/>
          <w:vertAlign w:val="superscript"/>
        </w:rPr>
        <w:t>28</w:t>
      </w:r>
      <w:r w:rsidR="00E31624">
        <w:rPr>
          <w:rFonts w:cs="Calibri"/>
          <w:lang w:val="en-GB"/>
        </w:rPr>
        <w:fldChar w:fldCharType="end"/>
      </w:r>
      <w:r w:rsidRPr="0059304C">
        <w:rPr>
          <w:rFonts w:cs="Calibri"/>
          <w:lang w:val="en-GB"/>
        </w:rPr>
        <w:t xml:space="preserve">. The Steeple Jason outbreak </w:t>
      </w:r>
      <w:commentRangeStart w:id="24"/>
      <w:r w:rsidRPr="0059304C">
        <w:rPr>
          <w:rFonts w:cs="Calibri"/>
          <w:lang w:val="en-GB"/>
        </w:rPr>
        <w:t xml:space="preserve">seemed </w:t>
      </w:r>
      <w:commentRangeEnd w:id="24"/>
      <w:r w:rsidR="00D0521F">
        <w:rPr>
          <w:rStyle w:val="Refdecomentrio"/>
        </w:rPr>
        <w:commentReference w:id="24"/>
      </w:r>
      <w:r w:rsidRPr="0059304C">
        <w:rPr>
          <w:rFonts w:cs="Calibri"/>
          <w:lang w:val="en-GB"/>
        </w:rPr>
        <w:t xml:space="preserve">to primarily </w:t>
      </w:r>
      <w:ins w:id="25" w:author="Thierry BOULINIER" w:date="2024-08-14T11:17:00Z">
        <w:r w:rsidR="00D0521F">
          <w:rPr>
            <w:rFonts w:cs="Calibri"/>
            <w:lang w:val="en-GB"/>
          </w:rPr>
          <w:t xml:space="preserve">have </w:t>
        </w:r>
      </w:ins>
      <w:r w:rsidRPr="0059304C">
        <w:rPr>
          <w:rFonts w:cs="Calibri"/>
          <w:lang w:val="en-GB"/>
        </w:rPr>
        <w:t>affect</w:t>
      </w:r>
      <w:ins w:id="26" w:author="Thierry BOULINIER" w:date="2024-08-14T11:17:00Z">
        <w:r w:rsidR="00D0521F">
          <w:rPr>
            <w:rFonts w:cs="Calibri"/>
            <w:lang w:val="en-GB"/>
          </w:rPr>
          <w:t>ed</w:t>
        </w:r>
      </w:ins>
      <w:r w:rsidRPr="0059304C">
        <w:rPr>
          <w:rFonts w:cs="Calibri"/>
          <w:lang w:val="en-GB"/>
        </w:rPr>
        <w:t xml:space="preserve"> black-browed albatrosses (</w:t>
      </w:r>
      <w:proofErr w:type="spellStart"/>
      <w:r w:rsidRPr="6C50E661">
        <w:rPr>
          <w:rFonts w:cs="Calibri"/>
          <w:i/>
          <w:iCs/>
          <w:lang w:val="en-GB"/>
        </w:rPr>
        <w:t>Thalassarche</w:t>
      </w:r>
      <w:proofErr w:type="spellEnd"/>
      <w:r w:rsidRPr="6C50E661">
        <w:rPr>
          <w:rFonts w:cs="Calibri"/>
          <w:i/>
          <w:iCs/>
          <w:lang w:val="en-GB"/>
        </w:rPr>
        <w:t xml:space="preserve"> </w:t>
      </w:r>
      <w:proofErr w:type="spellStart"/>
      <w:r w:rsidRPr="6C50E661">
        <w:rPr>
          <w:rFonts w:cs="Calibri"/>
          <w:i/>
          <w:iCs/>
          <w:lang w:val="en-GB"/>
        </w:rPr>
        <w:t>melanophris</w:t>
      </w:r>
      <w:proofErr w:type="spellEnd"/>
      <w:r w:rsidRPr="6C50E661">
        <w:rPr>
          <w:rFonts w:cs="Calibri"/>
          <w:i/>
          <w:iCs/>
          <w:lang w:val="en-GB"/>
        </w:rPr>
        <w:t>)</w:t>
      </w:r>
      <w:r w:rsidRPr="0059304C">
        <w:rPr>
          <w:rFonts w:cs="Calibri"/>
          <w:lang w:val="en-GB"/>
        </w:rPr>
        <w:t>,</w:t>
      </w:r>
      <w:r w:rsidRPr="0059304C">
        <w:rPr>
          <w:rFonts w:cs="Calibri"/>
          <w:shd w:val="clear" w:color="auto" w:fill="FFFFFF"/>
          <w:lang w:val="en-GB"/>
        </w:rPr>
        <w:t xml:space="preserve"> and marginally</w:t>
      </w:r>
      <w:r w:rsidRPr="0059304C">
        <w:rPr>
          <w:rFonts w:cs="Calibri"/>
          <w:lang w:val="en-GB"/>
        </w:rPr>
        <w:t xml:space="preserve"> rockhopper penguins </w:t>
      </w:r>
      <w:r w:rsidRPr="0059304C">
        <w:rPr>
          <w:rFonts w:cs="Calibri"/>
          <w:color w:val="202122"/>
          <w:lang w:val="en-GB"/>
        </w:rPr>
        <w:t>and brown skuas (</w:t>
      </w:r>
      <w:proofErr w:type="spellStart"/>
      <w:r w:rsidRPr="6C50E661">
        <w:rPr>
          <w:rFonts w:cs="Calibri"/>
          <w:i/>
          <w:iCs/>
          <w:color w:val="202122"/>
          <w:lang w:val="en-GB"/>
        </w:rPr>
        <w:t>Stercorarius</w:t>
      </w:r>
      <w:proofErr w:type="spellEnd"/>
      <w:r w:rsidRPr="6C50E661">
        <w:rPr>
          <w:rFonts w:cs="Calibri"/>
          <w:i/>
          <w:iCs/>
          <w:color w:val="202122"/>
          <w:lang w:val="en-GB"/>
        </w:rPr>
        <w:t xml:space="preserve"> antarcticus</w:t>
      </w:r>
      <w:r w:rsidRPr="0059304C">
        <w:rPr>
          <w:rFonts w:cs="Calibri"/>
          <w:color w:val="202122"/>
          <w:lang w:val="en-GB"/>
        </w:rPr>
        <w:t xml:space="preserve">), and the Sealion Island and Carcass Island outbreaks to </w:t>
      </w:r>
      <w:ins w:id="27" w:author="Thierry BOULINIER" w:date="2024-08-14T11:17:00Z">
        <w:r w:rsidR="00D0521F">
          <w:rPr>
            <w:rFonts w:cs="Calibri"/>
            <w:color w:val="202122"/>
            <w:lang w:val="en-GB"/>
          </w:rPr>
          <w:t xml:space="preserve">have </w:t>
        </w:r>
      </w:ins>
      <w:r w:rsidRPr="0059304C">
        <w:rPr>
          <w:rFonts w:cs="Calibri"/>
          <w:color w:val="202122"/>
          <w:lang w:val="en-GB"/>
        </w:rPr>
        <w:t>primarily affect</w:t>
      </w:r>
      <w:ins w:id="28" w:author="Thierry BOULINIER" w:date="2024-08-14T11:17:00Z">
        <w:r w:rsidR="00D0521F">
          <w:rPr>
            <w:rFonts w:cs="Calibri"/>
            <w:color w:val="202122"/>
            <w:lang w:val="en-GB"/>
          </w:rPr>
          <w:t>ed</w:t>
        </w:r>
      </w:ins>
      <w:r w:rsidRPr="0059304C">
        <w:rPr>
          <w:rFonts w:cs="Calibri"/>
          <w:color w:val="202122"/>
          <w:lang w:val="en-GB"/>
        </w:rPr>
        <w:t xml:space="preserve"> </w:t>
      </w:r>
      <w:r w:rsidRPr="0059304C">
        <w:rPr>
          <w:rFonts w:cs="Calibri"/>
          <w:lang w:val="en-GB"/>
        </w:rPr>
        <w:t>gentoo penguins (</w:t>
      </w:r>
      <w:proofErr w:type="spellStart"/>
      <w:r w:rsidRPr="6C50E661">
        <w:rPr>
          <w:rFonts w:cs="Calibri"/>
          <w:i/>
          <w:iCs/>
          <w:lang w:val="en-GB"/>
        </w:rPr>
        <w:t>Pygoscelis</w:t>
      </w:r>
      <w:proofErr w:type="spellEnd"/>
      <w:r w:rsidRPr="6C50E661">
        <w:rPr>
          <w:rFonts w:cs="Calibri"/>
          <w:i/>
          <w:iCs/>
          <w:lang w:val="en-GB"/>
        </w:rPr>
        <w:t xml:space="preserve"> </w:t>
      </w:r>
      <w:proofErr w:type="spellStart"/>
      <w:r w:rsidRPr="6C50E661">
        <w:rPr>
          <w:rFonts w:cs="Calibri"/>
          <w:i/>
          <w:iCs/>
          <w:lang w:val="en-GB"/>
        </w:rPr>
        <w:t>papua</w:t>
      </w:r>
      <w:proofErr w:type="spellEnd"/>
      <w:r w:rsidRPr="6C50E661">
        <w:rPr>
          <w:rFonts w:cs="Calibri"/>
          <w:lang w:val="en-GB"/>
        </w:rPr>
        <w:t>)</w:t>
      </w:r>
      <w:commentRangeStart w:id="29"/>
      <w:r w:rsidR="00E31624">
        <w:rPr>
          <w:rFonts w:cs="Calibri"/>
          <w:lang w:val="en-GB"/>
        </w:rPr>
        <w:fldChar w:fldCharType="begin"/>
      </w:r>
      <w:r w:rsidR="00A40E32">
        <w:rPr>
          <w:rFonts w:cs="Calibri"/>
          <w:lang w:val="en-GB"/>
        </w:rPr>
        <w:instrText xml:space="preserve"> ADDIN ZOTERO_ITEM CSL_CITATION {"citationID":"V18YqvgA","properties":{"formattedCitation":"\\super 28\\nosupersub{}","plainCitation":"28","noteIndex":0},"citationItems":[{"id":16453,"uris":["http://zotero.org/users/2773777/items/VRWGUFCN"],"itemData":{"id":16453,"type":"webpage","container-title":"Falkland Islands Government","language":"en-gb","title":"Falkland Islands Department of Agriculture: Avian Influenza Information","URL":"https://falklands.gov.fk/agriculture/avian-influenza","author":[{"literal":"FIG"}],"accessed":{"date-parts":[["2024",7,5]]},"issued":{"date-parts":[["2024",3,4]]}}}],"schema":"https://github.com/citation-style-language/schema/raw/master/csl-citation.json"} </w:instrText>
      </w:r>
      <w:r w:rsidR="00E31624">
        <w:rPr>
          <w:rFonts w:cs="Calibri"/>
          <w:lang w:val="en-GB"/>
        </w:rPr>
        <w:fldChar w:fldCharType="separate"/>
      </w:r>
      <w:r w:rsidR="00A40E32" w:rsidRPr="00A40E32">
        <w:rPr>
          <w:rFonts w:ascii="Aptos" w:hAnsi="Aptos" w:cs="Times New Roman"/>
          <w:kern w:val="0"/>
          <w:vertAlign w:val="superscript"/>
        </w:rPr>
        <w:t>28</w:t>
      </w:r>
      <w:r w:rsidR="00E31624">
        <w:rPr>
          <w:rFonts w:cs="Calibri"/>
          <w:lang w:val="en-GB"/>
        </w:rPr>
        <w:fldChar w:fldCharType="end"/>
      </w:r>
      <w:commentRangeEnd w:id="29"/>
      <w:r w:rsidR="00E31624">
        <w:rPr>
          <w:rStyle w:val="Refdecomentrio"/>
        </w:rPr>
        <w:commentReference w:id="29"/>
      </w:r>
      <w:r w:rsidRPr="0059304C">
        <w:rPr>
          <w:rFonts w:cs="Calibri"/>
          <w:lang w:val="en-GB"/>
        </w:rPr>
        <w:t>.</w:t>
      </w:r>
    </w:p>
    <w:p w14:paraId="1DF2474B" w14:textId="47C419F4" w:rsidR="071200E9" w:rsidRDefault="00FA6D3C" w:rsidP="0059304C">
      <w:pPr>
        <w:rPr>
          <w:rFonts w:cs="Calibri"/>
          <w:shd w:val="clear" w:color="auto" w:fill="FFFFFF"/>
          <w:lang w:val="en-GB"/>
        </w:rPr>
      </w:pPr>
      <w:proofErr w:type="gramStart"/>
      <w:r>
        <w:rPr>
          <w:rFonts w:cs="Calibri"/>
          <w:shd w:val="clear" w:color="auto" w:fill="FFFFFF"/>
          <w:lang w:val="en-GB"/>
        </w:rPr>
        <w:t>In order to</w:t>
      </w:r>
      <w:proofErr w:type="gramEnd"/>
      <w:r>
        <w:rPr>
          <w:rFonts w:cs="Calibri"/>
          <w:shd w:val="clear" w:color="auto" w:fill="FFFFFF"/>
          <w:lang w:val="en-GB"/>
        </w:rPr>
        <w:t xml:space="preserve"> better understand the actual extent of H5Nx circulation in the system, the associated impact on wildlife, and the potential contribution of different species to the dynamics of the virus, </w:t>
      </w:r>
      <w:r w:rsidR="00496128" w:rsidRPr="0059304C">
        <w:rPr>
          <w:rFonts w:cs="Calibri"/>
          <w:shd w:val="clear" w:color="auto" w:fill="FFFFFF"/>
          <w:lang w:val="en-GB"/>
        </w:rPr>
        <w:t>we investigated</w:t>
      </w:r>
      <w:r w:rsidR="001565F9">
        <w:rPr>
          <w:rFonts w:cs="Calibri"/>
          <w:shd w:val="clear" w:color="auto" w:fill="FFFFFF"/>
          <w:lang w:val="en-GB"/>
        </w:rPr>
        <w:t xml:space="preserve"> exposure</w:t>
      </w:r>
      <w:r w:rsidR="00496128" w:rsidRPr="0059304C">
        <w:rPr>
          <w:rFonts w:cs="Calibri"/>
          <w:shd w:val="clear" w:color="auto" w:fill="FFFFFF"/>
          <w:lang w:val="en-GB"/>
        </w:rPr>
        <w:t xml:space="preserve"> to</w:t>
      </w:r>
      <w:r w:rsidR="00E31624">
        <w:rPr>
          <w:rFonts w:cs="Calibri"/>
          <w:shd w:val="clear" w:color="auto" w:fill="FFFFFF"/>
          <w:lang w:val="en-GB"/>
        </w:rPr>
        <w:t xml:space="preserve"> AIVs</w:t>
      </w:r>
      <w:r w:rsidR="00496128" w:rsidRPr="0059304C">
        <w:rPr>
          <w:rFonts w:cs="Calibri"/>
          <w:shd w:val="clear" w:color="auto" w:fill="FFFFFF"/>
          <w:lang w:val="en-GB"/>
        </w:rPr>
        <w:t xml:space="preserve"> in birds sampled across the Falklands before and after the incursion</w:t>
      </w:r>
      <w:r w:rsidR="00E31624">
        <w:rPr>
          <w:rFonts w:cs="Calibri"/>
          <w:shd w:val="clear" w:color="auto" w:fill="FFFFFF"/>
          <w:lang w:val="en-GB"/>
        </w:rPr>
        <w:t xml:space="preserve"> of HPAI H5N1</w:t>
      </w:r>
      <w:r>
        <w:rPr>
          <w:rFonts w:cs="Calibri"/>
          <w:shd w:val="clear" w:color="auto" w:fill="FFFFFF"/>
          <w:lang w:val="en-GB"/>
        </w:rPr>
        <w:t xml:space="preserve"> </w:t>
      </w:r>
      <w:r w:rsidR="001565F9">
        <w:rPr>
          <w:rFonts w:cs="Calibri"/>
          <w:shd w:val="clear" w:color="auto" w:fill="FFFFFF"/>
          <w:lang w:val="en-GB"/>
        </w:rPr>
        <w:t>via specific</w:t>
      </w:r>
      <w:r w:rsidRPr="0059304C">
        <w:rPr>
          <w:rFonts w:cs="Calibri"/>
          <w:shd w:val="clear" w:color="auto" w:fill="FFFFFF"/>
          <w:lang w:val="en-GB"/>
        </w:rPr>
        <w:t xml:space="preserve"> antibody screening</w:t>
      </w:r>
      <w:r>
        <w:rPr>
          <w:rFonts w:cs="Calibri"/>
          <w:shd w:val="clear" w:color="auto" w:fill="FFFFFF"/>
          <w:lang w:val="en-GB"/>
        </w:rPr>
        <w:t>.</w:t>
      </w:r>
      <w:r w:rsidR="00496128" w:rsidRPr="0059304C">
        <w:rPr>
          <w:rFonts w:cs="Calibri"/>
          <w:shd w:val="clear" w:color="auto" w:fill="FFFFFF"/>
          <w:lang w:val="en-GB"/>
        </w:rPr>
        <w:t xml:space="preserve"> We assessed</w:t>
      </w:r>
      <w:r w:rsidR="29C6EFEC" w:rsidRPr="29C6EFEC">
        <w:rPr>
          <w:rFonts w:cs="Calibri"/>
          <w:lang w:val="en-GB"/>
        </w:rPr>
        <w:t>:</w:t>
      </w:r>
      <w:r w:rsidR="00496128" w:rsidRPr="0059304C">
        <w:rPr>
          <w:rFonts w:cs="Calibri"/>
          <w:shd w:val="clear" w:color="auto" w:fill="FFFFFF"/>
          <w:lang w:val="en-GB"/>
        </w:rPr>
        <w:t xml:space="preserve"> (</w:t>
      </w:r>
      <w:proofErr w:type="spellStart"/>
      <w:r w:rsidR="00496128" w:rsidRPr="0059304C">
        <w:rPr>
          <w:rFonts w:cs="Calibri"/>
          <w:shd w:val="clear" w:color="auto" w:fill="FFFFFF"/>
          <w:lang w:val="en-GB"/>
        </w:rPr>
        <w:t>i</w:t>
      </w:r>
      <w:proofErr w:type="spellEnd"/>
      <w:r w:rsidR="00496128" w:rsidRPr="0059304C">
        <w:rPr>
          <w:rFonts w:cs="Calibri"/>
          <w:shd w:val="clear" w:color="auto" w:fill="FFFFFF"/>
          <w:lang w:val="en-GB"/>
        </w:rPr>
        <w:t>)</w:t>
      </w:r>
      <w:r w:rsidR="00350398">
        <w:rPr>
          <w:rFonts w:cs="Calibri"/>
          <w:shd w:val="clear" w:color="auto" w:fill="FFFFFF"/>
          <w:lang w:val="en-GB"/>
        </w:rPr>
        <w:t xml:space="preserve"> </w:t>
      </w:r>
      <w:r w:rsidR="00496128" w:rsidRPr="0059304C">
        <w:rPr>
          <w:rFonts w:cs="Calibri"/>
          <w:shd w:val="clear" w:color="auto" w:fill="FFFFFF"/>
          <w:lang w:val="en-GB"/>
        </w:rPr>
        <w:t>the potential for pre-</w:t>
      </w:r>
      <w:r w:rsidR="00496128" w:rsidRPr="0059304C">
        <w:rPr>
          <w:rFonts w:cs="Calibri"/>
          <w:shd w:val="clear" w:color="auto" w:fill="FFFFFF"/>
          <w:lang w:val="en-GB"/>
        </w:rPr>
        <w:lastRenderedPageBreak/>
        <w:t>existing</w:t>
      </w:r>
      <w:r w:rsidR="00B21F7E">
        <w:rPr>
          <w:rFonts w:cs="Calibri"/>
          <w:shd w:val="clear" w:color="auto" w:fill="FFFFFF"/>
          <w:lang w:val="en-GB"/>
        </w:rPr>
        <w:t xml:space="preserve"> exposure to and</w:t>
      </w:r>
      <w:r w:rsidR="00496128" w:rsidRPr="0059304C">
        <w:rPr>
          <w:rFonts w:cs="Calibri"/>
          <w:shd w:val="clear" w:color="auto" w:fill="FFFFFF"/>
          <w:lang w:val="en-GB"/>
        </w:rPr>
        <w:t xml:space="preserve"> immunity against </w:t>
      </w:r>
      <w:r>
        <w:rPr>
          <w:rFonts w:cs="Calibri"/>
          <w:shd w:val="clear" w:color="auto" w:fill="FFFFFF"/>
          <w:lang w:val="en-GB"/>
        </w:rPr>
        <w:t>AIVs</w:t>
      </w:r>
      <w:r w:rsidR="00350398">
        <w:rPr>
          <w:rFonts w:cs="Calibri"/>
          <w:shd w:val="clear" w:color="auto" w:fill="FFFFFF"/>
          <w:lang w:val="en-GB"/>
        </w:rPr>
        <w:t xml:space="preserve">, </w:t>
      </w:r>
      <w:r w:rsidR="00350398" w:rsidRPr="0059304C">
        <w:rPr>
          <w:rFonts w:cs="Calibri"/>
          <w:shd w:val="clear" w:color="auto" w:fill="FFFFFF"/>
          <w:lang w:val="en-GB"/>
        </w:rPr>
        <w:t>considering the circulation of LPAI in the (Sub)</w:t>
      </w:r>
      <w:proofErr w:type="spellStart"/>
      <w:r w:rsidR="00350398">
        <w:rPr>
          <w:rFonts w:cs="Calibri"/>
          <w:shd w:val="clear" w:color="auto" w:fill="FFFFFF"/>
          <w:lang w:val="en-GB"/>
        </w:rPr>
        <w:t>a</w:t>
      </w:r>
      <w:r w:rsidR="00350398" w:rsidRPr="0059304C">
        <w:rPr>
          <w:rFonts w:cs="Calibri"/>
          <w:shd w:val="clear" w:color="auto" w:fill="FFFFFF"/>
          <w:lang w:val="en-GB"/>
        </w:rPr>
        <w:t>ntarctic</w:t>
      </w:r>
      <w:proofErr w:type="spellEnd"/>
      <w:r w:rsidR="00350398" w:rsidRPr="0059304C">
        <w:rPr>
          <w:rFonts w:cs="Calibri"/>
          <w:shd w:val="clear" w:color="auto" w:fill="FFFFFF"/>
          <w:lang w:val="en-GB"/>
        </w:rPr>
        <w:t xml:space="preserve"> region</w:t>
      </w:r>
      <w:r w:rsidR="00350398">
        <w:rPr>
          <w:rFonts w:cs="Calibri"/>
          <w:shd w:val="clear" w:color="auto" w:fill="FFFFFF"/>
          <w:lang w:val="en-GB"/>
        </w:rPr>
        <w:fldChar w:fldCharType="begin"/>
      </w:r>
      <w:r w:rsidR="00350398">
        <w:rPr>
          <w:rFonts w:cs="Calibri"/>
          <w:shd w:val="clear" w:color="auto" w:fill="FFFFFF"/>
          <w:lang w:val="en-GB"/>
        </w:rPr>
        <w:instrText xml:space="preserve"> ADDIN ZOTERO_ITEM CSL_CITATION {"citationID":"tIchy4Pi","properties":{"formattedCitation":"\\super 29\\uc0\\u8211{}33\\nosupersub{}","plainCitation":"29–33","noteIndex":0},"citationItems":[{"id":15911,"uris":["http://zotero.org/users/2773777/items/42QNHJDF"],"itemData":{"id":15911,"type":"article-journal","container-title":"Emerging Infectious Diseases","DOI":"10.3201/eid2212.161076","ISSN":"1080-6040","issue":"12","journalAbbreviation":"Emerg Infect Dis","note":"PMID: 27662612\nPMCID: PMC5189164","page":"2221-2223","source":"PubMed Central","title":"Avian Influenza Virus H5 Strain with North American and Eurasian Lineage Genes in an Antarctic Penguin","volume":"22","author":[{"family":"Barriga","given":"Gonzalo P."},{"family":"Boric-Bargetto","given":"Dusan"},{"family":"San Martin","given":"Marcelo Cortez"},{"family":"Neira","given":"Víctor"},{"family":"Bakel","given":"Harm","non-dropping-particle":"van"},{"family":"Thompsom","given":"Michele"},{"family":"Tapia","given":"Rodrigo"},{"family":"Toro-Ascuy","given":"Daniela"},{"family":"Moreno","given":"Lucila"},{"family":"Vasquez","given":"Yesseny"},{"family":"Sallaberry","given":"Michel"},{"family":"Torres-Pérez","given":"Fernando"},{"family":"González-Acuña","given":"Daniel"},{"family":"Medina","given":"Rafael A."}],"issued":{"date-parts":[["2016",12]]}}},{"id":16438,"uris":["http://zotero.org/users/2773777/items/G2QBBSNT"],"itemData":{"id":16438,"type":"article-journal","abstract":"Wild aquatic birds are the natural reservoirs of avian influenza viruses (AIVs). It is estimated that 100 million seabirds live in the Antarctic Peninsula and adjacent islands, regularly encountering migratory birds that use the islands to nest. Between 2010 and 2013, we collected samples from 865 seabirds in Elephant, King George and Livingston islands, around Antarctica Peninsula: chinstrap penguin (n = 143); gentoo penguin (n = 208); Adelie penguin (n = 46); brown skua (n = 90); Cape petrel (n = 115) and southern giant petrel (n = 263). Serum (n = 673) samples were analysed by competitive ELISA and swabs (n = 614) were tested by one step real-time RT-PCR for avian influenza virus (AIV). Sera from 30 chinstrap penguins, 76 brown skuas and a single Adelie penguin were seropositive for AIV. Thirteen swab samples were AIV positive by RT-PCR, and complete genome sequences of H6N8 AIVs isolated from brown skua and chinstrap penguin in 2011 were obtained. Phylogenetic analyses indicated that all gene segments of the H6N8 viruses were closely related to Argentinian and Chilean AIVs. The prevalence with which we identified evidence for AIVs infection in various Antarctic seabirds suggest viral circulation in Antarctic avifauna and interspecies viral transmission in the sub-Antarctic region.","container-title":"Transboundary and Emerging Diseases","DOI":"10.1111/tbed.14728","ISSN":"1865-1682","issue":"6","language":"en","license":"© 2022 Wiley-VCH GmbH.","note":"_eprint: https://onlinelibrary.wiley.com/doi/pdf/10.1111/tbed.14728","page":"e3436-e3446","source":"Wiley Online Library","title":"H6N8 avian influenza virus in Antarctic seabirds demonstrates connectivity between South America and Antarctica","volume":"69","author":[{"family":"Seixas","given":"Marina Maria Moraes","non-dropping-particle":"de"},{"family":"Araújo","given":"Jansen","non-dropping-particle":"de"},{"family":"Krauss","given":"Scott"},{"family":"Fabrizio","given":"Thomas"},{"family":"Walker","given":"David"},{"family":"Ometto","given":"Tatiana"},{"family":"Matsumiya Thomazelli","given":"Luciano"},{"family":"Vanstreels","given":"Ralph Eric Thijl"},{"family":"Hurtado","given":"Renata Ferreira"},{"family":"Krüger","given":"Lucas"},{"family":"Piuco","given":"Roberta"},{"family":"Petry","given":"Maria Virginia"},{"family":"Webster","given":"Robert G."},{"family":"Webby","given":"Richard J."},{"family":"Lee","given":"Dong-Hun"},{"family":"Chung","given":"David Hyunjung"},{"family":"Ferreira","given":"Helena Lage"},{"family":"Durigon","given":"Edison Luiz"}],"issued":{"date-parts":[["2022"]]}}},{"id":2440,"uris":["http://zotero.org/users/2773777/items/QV3VD59S"],"itemData":{"id":2440,"type":"article-journal","container-title":"Marine Biology","DOI":"10.1007/s00227-017-3086-0","ISSN":"0025-3162, 1432-1793","issue":"4","language":"en","page":"62","source":"CrossRef","title":"First Detection of Avian Influenza Virus (H4N7) in Giant Petrel Monitored by Geolocators in the Antarctic Region","volume":"164","author":[{"family":"Souza Petersen","given":"Elisa","non-dropping-particle":"de"},{"family":"Araujo","given":"Jansen","non-dropping-particle":"de"},{"family":"Krüger","given":"Lucas"},{"family":"Seixas","given":"Marina M."},{"family":"Ometto","given":"Tatiana"},{"family":"Thomazelli","given":"Luciano M."},{"family":"Walker","given":"David"},{"family":"Durigon","given":"Edison Luiz"},{"family":"Petry","given":"Maria Virginia"}],"issued":{"date-parts":[["2017",4]]}}},{"id":5101,"uris":["http://zotero.org/users/2773777/items/2U5QYACA"],"itemData":{"id":5101,"type":"article-journal","abstract":"Distinct lineages of avian influenza viruses (AIVs) are harbored by spatially segregated birds, yet significant surveillance gaps exist around the globe. Virtually nothing is known from the Antarctic. Using virus culture, molecular analysis, full genome sequencing, and serology of samples from Adélie penguins in Antarctica, we confirmed infection by H11N2 subtype AIVs. Their genetic segments were distinct from all known contemporary influenza viruses, including South American AIVs, suggesting spatial separation from other lineages. Only in the matrix and polymerase acidic gene phylogenies did the Antarctic sequences form a sister relationship to South American AIVs, whereas distant phylogenetic relationships were evident in all other gene segments. Interestingly, their neuraminidase genes formed a distant relationship to all avian and human influenza lineages, and the polymerase basic 1 and polymerase acidic formed a sister relationship to the equine H3N8 influenza virus lineage that emerged during 1963 and whose avian origins were previously unknown. We also estimated that each gene segment had diverged for 49 to 80 years from its most closely related sequences, highlighting a significant gap in our AIV knowledge in the region. We also show that the receptor binding properties of the H11N2 viruses are predominantly avian and that they were unable to replicate efficiently in experimentally inoculated ferrets, suggesting their continuous evolution in avian hosts. These findings add substantially to our understanding of both the ecology and the intra- and intercontinental movement of Antarctic AIVs and highlight the potential risk of an incursion of highly pathogenic AIVs into this fragile environment.\nIMPORTANCE Avian influenza viruses (AIVs) are typically maintained and spread by migratory birds, resulting in the existence of distinctly different viruses around the world. However, AIVs have not previously been detected in Antarctica. In this study, we characterized H11N2 viruses sampled from Adélie penguins from two geographically different sites in Antarctica and show that the segmented AIV genome diverged between 49 and 80 years ago from other AIVs, with several genes showing similarity and shared ancestry with H3N8 equine influenza viruses. This study provides the first insight into the ecology of AIVs in Antarctica and highlights the potential risk of an introduction of highly pathogenic AIVs into the continent.","container-title":"mBio","DOI":"10.1128/mBio.01098-14","ISSN":"2150-7511","issue":"3","language":"en","license":"Copyright © 2014 Hurt et al.. This is an open-access article distributed under the terms of the Creative Commons Attribution-Noncommercial-ShareAlike 3.0 Unported license, which permits unrestricted noncommercial use, distribution, and reproduction in any medium, provided the original author and source are credited.","note":"tex.ids: hurt_detection_2014a\nPMID: 24803521\npublisher: American Society for Microbiology\nsection: Research Article","source":"mbio.asm.org","title":"Detection of Evolutionarily Distinct Avian Influenza A Viruses in Antarctica","URL":"https://mbio.asm.org/content/5/3/e01098-14","volume":"5","author":[{"family":"Hurt","given":"Aeron C."},{"family":"Vijaykrishna","given":"Dhanasekaran"},{"family":"Butler","given":"Jeffrey"},{"family":"Baas","given":"Chantal"},{"family":"Maurer-Stroh","given":"Sebastian"},{"family":"Silva-de-la-Fuente","given":"M. Carolina"},{"family":"Medina-Vogel","given":"Gonzalo"},{"family":"Olsen","given":"Bjorn"},{"family":"Kelso","given":"Anne"},{"family":"Barr","given":"Ian G."},{"family":"González-Acuña","given":"Daniel"}],"accessed":{"date-parts":[["2020",8,6]]},"issued":{"date-parts":[["2014",7,1]]}}},{"id":16460,"uris":["http://zotero.org/users/2773777/items/BIY2YVC7"],"itemData":{"id":16460,"type":"article-journal","abstract":"Avian influenza virus (AIV) surveillance in Antarctica during 2013 revealed the prevalence of evolutionarily distinct influenza viruses of the H11N2 subtype in Adélie penguins. Here we present results from the continued surveillance of AIV on the Antarctic Peninsula during 2014 and 2015. In addition to the continued detection of H11 subtype viruses in a snowy sheathbill during 2014, we isolated a novel H5N5 subtype virus from a chinstrap penguin during 2015. Gene sequencing and phylogenetic analysis revealed that the H11 virus detected in 2014 had a &gt;99.1% nucleotide similarity to the H11N2 viruses isolated in 2013, suggesting the continued prevalence of this virus in Antarctica over multiple years. However, phylogenetic analysis of the H5N5 virus showed that the genome segments were recently introduced to the continent, except for the NP gene, which was similar to that in the endemic H11N2 viruses. Our analysis indicates geographically diverse origins for the H5N5 virus genes, with the majority of its genome segments derived from North American lineage viruses but the neuraminidase gene derived from a Eurasian lineage virus. In summary, we show the persistence of AIV lineages in Antarctica over multiple years, the recent introduction of gene segments from diverse regions, and reassortment between different AIV lineages in Antarctica, which together significantly increase our understanding of AIV ecology in this fragile and pristine environment.IMPORTANCE Analysis of avian influenza viruses (AIVs) detected in Antarctica reveals both the relatively recent introduction of an H5N5 AIV, predominantly of North American-like origin, and the persistence of an evolutionarily divergent H11 AIV. These data demonstrate that the flow of viruses from North America may be more common than initially thought and that, once introduced, these AIVs have the potential to be maintained within Antarctica. The future introduction of AIVs from North America into the Antarctic Peninsula is of particular concern given that highly pathogenic H5Nx viruses have recently been circulating among wild birds in parts of Canada and the Unites States following the movement of these viruses from Eurasia via migratory birds. The introduction of a highly pathogenic influenza virus in penguin colonies within Antarctica might have devastating consequences.","container-title":"Journal of Virology","DOI":"10.1128/jvi.01404-16","issue":"21","note":"publisher: American Society for Microbiology","page":"9674-9682","source":"journals.asm.org (Atypon)","title":"Evidence for the Introduction, Reassortment, and Persistence of Diverse Influenza A Viruses in Antarctica","volume":"90","author":[{"family":"Hurt","given":"Aeron C."},{"family":"Su","given":"Yvonne C. F."},{"family":"Aban","given":"Malet"},{"family":"Peck","given":"Heidi"},{"family":"Lau","given":"Hilda"},{"family":"Baas","given":"Chantal"},{"family":"Deng","given":"Yi-Mo"},{"family":"Spirason","given":"Natalie"},{"family":"Ellström","given":"Patrik"},{"family":"Hernandez","given":"Jorge"},{"family":"Olsen","given":"Bjorn"},{"family":"Barr","given":"Ian G."},{"family":"Vijaykrishna","given":"Dhanasekaran"},{"family":"Gonzalez-Acuna","given":"Daniel"}],"issued":{"date-parts":[["2016",10,14]]}}}],"schema":"https://github.com/citation-style-language/schema/raw/master/csl-citation.json"} </w:instrText>
      </w:r>
      <w:r w:rsidR="00350398">
        <w:rPr>
          <w:rFonts w:cs="Calibri"/>
          <w:shd w:val="clear" w:color="auto" w:fill="FFFFFF"/>
          <w:lang w:val="en-GB"/>
        </w:rPr>
        <w:fldChar w:fldCharType="separate"/>
      </w:r>
      <w:r w:rsidR="00350398" w:rsidRPr="00A40E32">
        <w:rPr>
          <w:rFonts w:ascii="Aptos" w:hAnsi="Aptos" w:cs="Times New Roman"/>
          <w:kern w:val="0"/>
          <w:vertAlign w:val="superscript"/>
        </w:rPr>
        <w:t>29–33</w:t>
      </w:r>
      <w:r w:rsidR="00350398">
        <w:rPr>
          <w:rFonts w:cs="Calibri"/>
          <w:shd w:val="clear" w:color="auto" w:fill="FFFFFF"/>
          <w:lang w:val="en-GB"/>
        </w:rPr>
        <w:fldChar w:fldCharType="end"/>
      </w:r>
      <w:r w:rsidR="00496128" w:rsidRPr="0059304C">
        <w:rPr>
          <w:rFonts w:cs="Calibri"/>
          <w:shd w:val="clear" w:color="auto" w:fill="FFFFFF"/>
          <w:lang w:val="en-GB"/>
        </w:rPr>
        <w:t xml:space="preserve">; (ii) the actual extent of exposure, which cannot be captured by </w:t>
      </w:r>
      <w:r w:rsidR="00B21F7E">
        <w:rPr>
          <w:rFonts w:cs="Calibri"/>
          <w:shd w:val="clear" w:color="auto" w:fill="FFFFFF"/>
          <w:lang w:val="en-GB"/>
        </w:rPr>
        <w:t>dead or symptomatic bird</w:t>
      </w:r>
      <w:r w:rsidR="00496128" w:rsidRPr="0059304C">
        <w:rPr>
          <w:rFonts w:cs="Calibri"/>
          <w:shd w:val="clear" w:color="auto" w:fill="FFFFFF"/>
          <w:lang w:val="en-GB"/>
        </w:rPr>
        <w:t xml:space="preserve"> screening</w:t>
      </w:r>
      <w:r w:rsidR="00496128" w:rsidRPr="0059304C" w:rsidDel="00DD76BC">
        <w:rPr>
          <w:rFonts w:cs="Calibri"/>
          <w:shd w:val="clear" w:color="auto" w:fill="FFFFFF"/>
          <w:lang w:val="en-GB"/>
        </w:rPr>
        <w:t xml:space="preserve"> only</w:t>
      </w:r>
      <w:ins w:id="30" w:author="Thierry BOULINIER" w:date="2024-08-14T11:23:00Z">
        <w:r w:rsidR="00D0521F">
          <w:rPr>
            <w:rFonts w:cs="Calibri"/>
            <w:shd w:val="clear" w:color="auto" w:fill="FFFFFF"/>
            <w:lang w:val="en-GB"/>
          </w:rPr>
          <w:t xml:space="preserve"> given</w:t>
        </w:r>
      </w:ins>
      <w:del w:id="31" w:author="Thierry BOULINIER" w:date="2024-08-14T11:23:00Z">
        <w:r w:rsidR="00350398" w:rsidDel="00D0521F">
          <w:rPr>
            <w:rFonts w:cs="Calibri"/>
            <w:shd w:val="clear" w:color="auto" w:fill="FFFFFF"/>
            <w:lang w:val="en-GB"/>
          </w:rPr>
          <w:delText xml:space="preserve">, </w:delText>
        </w:r>
        <w:r w:rsidR="00350398" w:rsidRPr="0059304C" w:rsidDel="00D0521F">
          <w:rPr>
            <w:rFonts w:cs="Calibri"/>
            <w:shd w:val="clear" w:color="auto" w:fill="FFFFFF"/>
            <w:lang w:val="en-GB"/>
          </w:rPr>
          <w:delText>consideri</w:delText>
        </w:r>
      </w:del>
      <w:del w:id="32" w:author="Thierry BOULINIER" w:date="2024-08-14T11:24:00Z">
        <w:r w:rsidR="00350398" w:rsidRPr="0059304C" w:rsidDel="00D0521F">
          <w:rPr>
            <w:rFonts w:cs="Calibri"/>
            <w:shd w:val="clear" w:color="auto" w:fill="FFFFFF"/>
            <w:lang w:val="en-GB"/>
          </w:rPr>
          <w:delText>ng</w:delText>
        </w:r>
      </w:del>
      <w:r w:rsidR="00350398" w:rsidRPr="0059304C">
        <w:rPr>
          <w:rFonts w:cs="Calibri"/>
          <w:shd w:val="clear" w:color="auto" w:fill="FFFFFF"/>
          <w:lang w:val="en-GB"/>
        </w:rPr>
        <w:t xml:space="preserve"> </w:t>
      </w:r>
      <w:commentRangeStart w:id="33"/>
      <w:del w:id="34" w:author="Thierry BOULINIER" w:date="2024-08-14T11:25:00Z">
        <w:r w:rsidR="00350398" w:rsidRPr="0059304C" w:rsidDel="004546ED">
          <w:rPr>
            <w:rFonts w:cs="Calibri"/>
            <w:shd w:val="clear" w:color="auto" w:fill="FFFFFF"/>
            <w:lang w:val="en-GB"/>
          </w:rPr>
          <w:delText>evidence of</w:delText>
        </w:r>
      </w:del>
      <w:ins w:id="35" w:author="Thierry BOULINIER" w:date="2024-08-14T11:25:00Z">
        <w:r w:rsidR="004546ED">
          <w:rPr>
            <w:rFonts w:cs="Calibri"/>
            <w:shd w:val="clear" w:color="auto" w:fill="FFFFFF"/>
            <w:lang w:val="en-GB"/>
          </w:rPr>
          <w:t>expected</w:t>
        </w:r>
      </w:ins>
      <w:r w:rsidR="00350398" w:rsidRPr="0059304C">
        <w:rPr>
          <w:rFonts w:cs="Calibri"/>
          <w:shd w:val="clear" w:color="auto" w:fill="FFFFFF"/>
          <w:lang w:val="en-GB"/>
        </w:rPr>
        <w:t xml:space="preserve"> </w:t>
      </w:r>
      <w:commentRangeEnd w:id="33"/>
      <w:r w:rsidR="004546ED">
        <w:rPr>
          <w:rStyle w:val="Refdecomentrio"/>
        </w:rPr>
        <w:commentReference w:id="33"/>
      </w:r>
      <w:r w:rsidR="00350398" w:rsidRPr="0059304C">
        <w:rPr>
          <w:rFonts w:cs="Calibri"/>
          <w:shd w:val="clear" w:color="auto" w:fill="FFFFFF"/>
          <w:lang w:val="en-GB"/>
        </w:rPr>
        <w:t>non-</w:t>
      </w:r>
      <w:r w:rsidR="00350398">
        <w:rPr>
          <w:rFonts w:cs="Calibri"/>
          <w:shd w:val="clear" w:color="auto" w:fill="FFFFFF"/>
          <w:lang w:val="en-GB"/>
        </w:rPr>
        <w:t>fatal</w:t>
      </w:r>
      <w:r w:rsidR="00350398" w:rsidRPr="0059304C">
        <w:rPr>
          <w:rFonts w:cs="Calibri"/>
          <w:shd w:val="clear" w:color="auto" w:fill="FFFFFF"/>
          <w:lang w:val="en-GB"/>
        </w:rPr>
        <w:t xml:space="preserve"> infections in wildlife</w:t>
      </w:r>
      <w:r w:rsidR="00350398" w:rsidRPr="0059304C">
        <w:rPr>
          <w:rFonts w:cs="Calibri"/>
          <w:shd w:val="clear" w:color="auto" w:fill="FFFFFF"/>
          <w:lang w:val="en-GB"/>
        </w:rPr>
        <w:fldChar w:fldCharType="begin"/>
      </w:r>
      <w:r w:rsidR="00F312CD">
        <w:rPr>
          <w:rFonts w:cs="Calibri"/>
          <w:shd w:val="clear" w:color="auto" w:fill="FFFFFF"/>
          <w:lang w:val="en-GB"/>
        </w:rPr>
        <w:instrText xml:space="preserve"> ADDIN ZOTERO_ITEM CSL_CITATION {"citationID":"C6UwBHdL","properties":{"formattedCitation":"\\super 4,16\\nosupersub{}","plainCitation":"4,16","noteIndex":0},"citationItems":[{"id":"Z71eo4Pq/ZrrFQMxk","uris":["http://zotero.org/users/14074622/items/S734JAM2"],"itemData":{"id":842,"type":"article-journal","container-title":"Current Biology","DOI":"10.1016/j.cub.2023.07.061","ISSN":"0960-9822","issue":"17","journalAbbreviation":"Current Biology","language":"English","note":"publisher: Elsevier\nPMID: 37597520","page":"3766-3774.e3","source":"www.cell.com","title":"Highly pathogenic avian influenza affects vultures’ movements and breeding output","volume":"33","author":[{"family":"Duriez","given":"Olivier"},{"family":"Sassi","given":"Yohan"},{"family":"Gall-Ladevèze","given":"Chloé Le"},{"family":"Giraud","given":"Léa"},{"family":"Straughan","given":"Robert"},{"family":"Dauverné","given":"Lise"},{"family":"Terras","given":"Anna"},{"family":"Boulinier","given":"Thierry"},{"family":"Choquet","given":"Rémi"},{"family":"Wiele","given":"Anne Van De"},{"family":"Hirschinger","given":"Julien"},{"family":"Guérin","given":"Jean-Luc"},{"family":"Loc’h","given":"Guillaume Le"}],"issued":{"date-parts":[["2023",9,11]]}},"label":"page"},{"id":7694,"uris":["http://zotero.org/users/2773777/items/2DVCFQM9"],"itemData":{"id":7694,"type":"article-journal","abstract":"During 2021 and 2022 High Pathogenicity Avian Influenza (HPAI) killed thousands of wild birds across Europe and North America, suggesting a change in infection dynamics and a shift to new hosts, including seabirds. Northern Gannets Morus bassanus appeared to be especially severely impacted, but a detailed account of the data available is required to help understand how the HPAI virus (HPAIV) spread across the meta-population, and the ensuing demographic consequences. Accordingly, we analyse information on confirmed and suspected HPAIV outbreaks across most North Atlantic Gannet colonies and, for the largest colony (Bass Rock, UK), provide impacts on population size, breeding success, and preliminary results on apparent adult survival and serology. Unusually high numbers of dead Gannets were first noted at colonies in Iceland during April 2022. Outbreaks in May occurred in many Scottish colonies, followed by colonies in Canada, Germany and Norway. By the end of June, outbreaks had occurred in colonies in Canada and the English Channel. Outbreaks in 12 UK and Ireland colonies appeared to follow a clockwise pattern with the last infected colonies recorded in late August/September. Unusually high mortality was recorded at 40 colonies (75% of global total colonies). Dead birds testing positive for HPAIV H5N1 were associated with 58% of these colonies. At Bass Rock, the number of occupied nest-sites decreased by at least 71%, breeding success declined by c. 66% compared with the long-term UK mean and the resighting of marked individuals suggested that apparent adult survival between 2021 and 2022 could have been substantially lower than the preceding 10-year average. Serological investigation detected antibodies specific to H5 in apparently healthy birds, indicating that some Gannets recover from HPAIV infection. Further, most of these recovered birds had black irises, suggestive of a phenotypic indicator of previous infection. Untangling the impacts of HPAIV infection from other challenges faced by seabirds is key to establishing effective conservation strategies for threatened seabird populations as the likelihood of further epizootics increases, due to increasing habitat loss and the industrialization of poultry production.","container-title":"Ibis","DOI":"10.1111/ibi.13275","ISSN":"1474-919X","issue":"2","language":"en","license":"© 2023 The Authors. Ibis published by John Wiley &amp; Sons Ltd on behalf of British Ornithologists' Union.","note":"_eprint: https://onlinelibrary.wiley.com/doi/pdf/10.1111/ibi.13275","page":"633-650","source":"Wiley Online Library","title":"High pathogenicity avian influenza (H5N1) in Northern Gannets (&lt;i&gt;Morus bassanus&lt;/i&gt;): Global spread, clinical signs and demographic consequences","title-short":"High pathogenicity avian influenza (H5N1) in Northern Gannets (Morus bassanus)","volume":"166","author":[{"family":"Lane","given":"Jude V."},{"family":"Jeglinski","given":"Jana W.E."},{"family":"Avery-Gomm","given":"Stephanie"},{"family":"Ballstaedt","given":"Elmar"},{"family":"Banyard","given":"Ashley C."},{"family":"Barychka","given":"Tatsiana"},{"family":"Brown","given":"Ian H."},{"family":"Brugger","given":"Brigitte"},{"family":"Burt","given":"Tori V."},{"family":"Careen","given":"Noah"},{"family":"Castenschiold","given":"Johan H.F."},{"family":"Christensen-Dalsgaard","given":"Signe"},{"family":"Clifford","given":"Shannon"},{"family":"Collins","given":"Sydney M."},{"family":"Cunningham","given":"Emma"},{"family":"Danielsen","given":"Jóhannis"},{"family":"Daunt","given":"Francis"},{"family":"D'entremont","given":"Kyle J.N."},{"family":"Doiron","given":"Parker"},{"family":"Duffy","given":"Steven"},{"family":"English","given":"Matthew D."},{"family":"Falchieri","given":"Marco"},{"family":"Giacinti","given":"Jolene"},{"family":"Gjerset","given":"Britt"},{"family":"Granstad","given":"Silje"},{"family":"Grémillet","given":"David"},{"family":"Guillemette","given":"Magella"},{"family":"Hallgrímsson","given":"Gunnar T."},{"family":"Hamer","given":"Keith C."},{"family":"Hammer","given":"Sjúrður"},{"family":"Harrison","given":"Katherine"},{"family":"Hart","given":"Justin D."},{"family":"Hatsell","given":"Ciaran"},{"family":"Humpidge","given":"Richard"},{"family":"James","given":"Joe"},{"family":"Jenkinson","given":"Audrey"},{"family":"Jessopp","given":"Mark"},{"family":"Jones","given":"Megan E.B."},{"family":"Lair","given":"Stéphane"},{"family":"Lewis","given":"Thomas"},{"family":"Malinowska","given":"Alexandra A."},{"family":"McCluskie","given":"Aly"},{"family":"McPhail","given":"Gretchen"},{"family":"Moe","given":"Børge"},{"family":"Montevecchi","given":"William A."},{"family":"Morgan","given":"Greg"},{"family":"Nichol","given":"Caroline"},{"family":"Nisbet","given":"Craig"},{"family":"Olsen","given":"Bergur"},{"family":"Provencher","given":"Jennifer"},{"family":"Provost","given":"Pascal"},{"family":"Purdie","given":"Alex"},{"family":"Rail","given":"Jean-François"},{"family":"Robertson","given":"Greg"},{"family":"Seyer","given":"Yannick"},{"family":"Sheddan","given":"Maggie"},{"family":"Soos","given":"Catherine"},{"family":"Stephens","given":"Nia"},{"family":"Strøm","given":"Hallvard"},{"family":"Svansson","given":"Vilhjálmur"},{"family":"Tierney","given":"T. David"},{"family":"Tyler","given":"Glen"},{"family":"Wade","given":"Tom"},{"family":"Wanless","given":"Sarah"},{"family":"Ward","given":"Christopher R.E."},{"family":"Wilhelm","given":"Sabina I."},{"family":"Wischnewski","given":"Saskia"},{"family":"Wright","given":"Lucy J."},{"family":"Zonfrillo","given":"Bernie"},{"family":"Matthiopoulos","given":"Jason"},{"family":"Votier","given":"Stephen C."}],"issued":{"date-parts":[["2023"]]}}}],"schema":"https://github.com/citation-style-language/schema/raw/master/csl-citation.json"} </w:instrText>
      </w:r>
      <w:r w:rsidR="00350398" w:rsidRPr="0059304C">
        <w:rPr>
          <w:rFonts w:cs="Calibri"/>
          <w:shd w:val="clear" w:color="auto" w:fill="FFFFFF"/>
          <w:lang w:val="en-GB"/>
        </w:rPr>
        <w:fldChar w:fldCharType="separate"/>
      </w:r>
      <w:r w:rsidR="00350398" w:rsidRPr="00A40E32">
        <w:rPr>
          <w:rFonts w:ascii="Aptos" w:hAnsi="Aptos" w:cs="Times New Roman"/>
          <w:kern w:val="0"/>
          <w:vertAlign w:val="superscript"/>
        </w:rPr>
        <w:t>4,16</w:t>
      </w:r>
      <w:r w:rsidR="00350398" w:rsidRPr="0059304C">
        <w:rPr>
          <w:rFonts w:cs="Calibri"/>
          <w:shd w:val="clear" w:color="auto" w:fill="FFFFFF"/>
          <w:lang w:val="en-GB"/>
        </w:rPr>
        <w:fldChar w:fldCharType="end"/>
      </w:r>
      <w:r w:rsidR="00496128" w:rsidRPr="0059304C">
        <w:rPr>
          <w:rFonts w:cs="Calibri"/>
          <w:shd w:val="clear" w:color="auto" w:fill="FFFFFF"/>
          <w:lang w:val="en-GB"/>
        </w:rPr>
        <w:t>; and (iii), heterogeneities in exposure across species</w:t>
      </w:r>
      <w:r w:rsidR="0059259F">
        <w:rPr>
          <w:rFonts w:cs="Calibri"/>
          <w:shd w:val="clear" w:color="auto" w:fill="FFFFFF"/>
          <w:lang w:val="en-GB"/>
        </w:rPr>
        <w:t xml:space="preserve"> and sites</w:t>
      </w:r>
      <w:r w:rsidR="00496128" w:rsidRPr="0059304C">
        <w:rPr>
          <w:rFonts w:cs="Calibri"/>
          <w:shd w:val="clear" w:color="auto" w:fill="FFFFFF"/>
          <w:lang w:val="en-GB"/>
        </w:rPr>
        <w:t xml:space="preserve">, hypothesizing </w:t>
      </w:r>
      <w:r w:rsidR="00F2271D">
        <w:rPr>
          <w:rFonts w:cs="Calibri"/>
          <w:shd w:val="clear" w:color="auto" w:fill="FFFFFF"/>
          <w:lang w:val="en-GB"/>
        </w:rPr>
        <w:t xml:space="preserve">that species breeding in high densities would show high level of exposure around outbreak </w:t>
      </w:r>
      <w:r w:rsidR="0059259F">
        <w:rPr>
          <w:rFonts w:cs="Calibri"/>
          <w:shd w:val="clear" w:color="auto" w:fill="FFFFFF"/>
        </w:rPr>
        <w:t>epicenters</w:t>
      </w:r>
      <w:r w:rsidR="00F2271D">
        <w:rPr>
          <w:rFonts w:cs="Calibri"/>
          <w:shd w:val="clear" w:color="auto" w:fill="FFFFFF"/>
          <w:lang w:val="en-GB"/>
        </w:rPr>
        <w:t xml:space="preserve">, and </w:t>
      </w:r>
      <w:r w:rsidR="00496128" w:rsidRPr="0059304C">
        <w:rPr>
          <w:rFonts w:cs="Calibri"/>
          <w:shd w:val="clear" w:color="auto" w:fill="FFFFFF"/>
          <w:lang w:val="en-GB"/>
        </w:rPr>
        <w:t>that species scavenging on other AIV hosts would be more exposed than other species</w:t>
      </w:r>
      <w:ins w:id="36" w:author="Thierry BOULINIER" w:date="2024-08-14T11:30:00Z">
        <w:r w:rsidR="004546ED">
          <w:rPr>
            <w:rFonts w:cs="Calibri"/>
            <w:shd w:val="clear" w:color="auto" w:fill="FFFFFF"/>
            <w:lang w:val="en-GB"/>
          </w:rPr>
          <w:t>,</w:t>
        </w:r>
      </w:ins>
      <w:r w:rsidR="0059259F">
        <w:rPr>
          <w:rFonts w:cs="Calibri"/>
          <w:shd w:val="clear" w:color="auto" w:fill="FFFFFF"/>
          <w:lang w:val="en-GB"/>
        </w:rPr>
        <w:t xml:space="preserve"> especially on islands </w:t>
      </w:r>
      <w:r w:rsidR="00496128" w:rsidRPr="0059304C">
        <w:rPr>
          <w:rFonts w:cs="Calibri"/>
          <w:shd w:val="clear" w:color="auto" w:fill="FFFFFF"/>
          <w:lang w:val="en-GB"/>
        </w:rPr>
        <w:t xml:space="preserve">experiencing outbreaks and, to a lesser extent, </w:t>
      </w:r>
      <w:r w:rsidR="006F6CDA">
        <w:rPr>
          <w:rFonts w:cs="Calibri"/>
          <w:shd w:val="clear" w:color="auto" w:fill="FFFFFF"/>
          <w:lang w:val="en-GB"/>
        </w:rPr>
        <w:t>sporadic case</w:t>
      </w:r>
      <w:r w:rsidR="00496128" w:rsidRPr="0059304C">
        <w:rPr>
          <w:rFonts w:cs="Calibri"/>
          <w:shd w:val="clear" w:color="auto" w:fill="FFFFFF"/>
          <w:lang w:val="en-GB"/>
        </w:rPr>
        <w:t>s</w:t>
      </w:r>
      <w:r w:rsidR="0059259F">
        <w:rPr>
          <w:rFonts w:cs="Calibri"/>
          <w:shd w:val="clear" w:color="auto" w:fill="FFFFFF"/>
          <w:lang w:val="en-GB"/>
        </w:rPr>
        <w:t xml:space="preserve"> </w:t>
      </w:r>
      <w:r w:rsidR="0059259F" w:rsidRPr="0059304C">
        <w:rPr>
          <w:rFonts w:cs="Calibri"/>
          <w:lang w:val="en-GB"/>
        </w:rPr>
        <w:t>(</w:t>
      </w:r>
      <w:r w:rsidR="0059259F">
        <w:rPr>
          <w:rFonts w:cs="Calibri"/>
          <w:lang w:val="en-GB"/>
        </w:rPr>
        <w:fldChar w:fldCharType="begin"/>
      </w:r>
      <w:r w:rsidR="0059259F">
        <w:rPr>
          <w:rFonts w:cs="Calibri"/>
          <w:lang w:val="en-GB"/>
        </w:rPr>
        <w:instrText xml:space="preserve"> REF _Ref171094669 \h </w:instrText>
      </w:r>
      <w:r w:rsidR="0059259F">
        <w:rPr>
          <w:rFonts w:cs="Calibri"/>
          <w:lang w:val="en-GB"/>
        </w:rPr>
      </w:r>
      <w:r w:rsidR="0059259F">
        <w:rPr>
          <w:rFonts w:cs="Calibri"/>
          <w:lang w:val="en-GB"/>
        </w:rPr>
        <w:fldChar w:fldCharType="separate"/>
      </w:r>
      <w:r w:rsidR="00DE3865" w:rsidRPr="0059304C">
        <w:rPr>
          <w:b/>
          <w:bCs/>
        </w:rPr>
        <w:t xml:space="preserve">Figure </w:t>
      </w:r>
      <w:r w:rsidR="00DE3865">
        <w:rPr>
          <w:b/>
          <w:bCs/>
          <w:noProof/>
        </w:rPr>
        <w:t>1</w:t>
      </w:r>
      <w:r w:rsidR="0059259F">
        <w:rPr>
          <w:rFonts w:cs="Calibri"/>
          <w:lang w:val="en-GB"/>
        </w:rPr>
        <w:fldChar w:fldCharType="end"/>
      </w:r>
      <w:r w:rsidR="0059259F">
        <w:rPr>
          <w:rFonts w:cs="Calibri"/>
          <w:b/>
          <w:bCs/>
          <w:lang w:val="en-GB"/>
        </w:rPr>
        <w:t>-</w:t>
      </w:r>
      <w:r w:rsidR="0059259F">
        <w:rPr>
          <w:rFonts w:cs="Calibri"/>
          <w:b/>
          <w:bCs/>
          <w:lang w:val="en-GB"/>
        </w:rPr>
        <w:fldChar w:fldCharType="begin"/>
      </w:r>
      <w:r w:rsidR="0059259F">
        <w:rPr>
          <w:rFonts w:cs="Calibri"/>
          <w:b/>
          <w:bCs/>
          <w:lang w:val="en-GB"/>
        </w:rPr>
        <w:instrText xml:space="preserve"> REF _Ref171097252 \h </w:instrText>
      </w:r>
      <w:r w:rsidR="0059259F">
        <w:rPr>
          <w:rFonts w:cs="Calibri"/>
          <w:b/>
          <w:bCs/>
          <w:lang w:val="en-GB"/>
        </w:rPr>
      </w:r>
      <w:r w:rsidR="0059259F">
        <w:rPr>
          <w:rFonts w:cs="Calibri"/>
          <w:b/>
          <w:bCs/>
          <w:lang w:val="en-GB"/>
        </w:rPr>
        <w:fldChar w:fldCharType="separate"/>
      </w:r>
      <w:r w:rsidR="00DE3865" w:rsidRPr="0059304C">
        <w:rPr>
          <w:b/>
          <w:bCs/>
        </w:rPr>
        <w:t xml:space="preserve">Figure </w:t>
      </w:r>
      <w:r w:rsidR="00DE3865">
        <w:rPr>
          <w:b/>
          <w:bCs/>
          <w:noProof/>
        </w:rPr>
        <w:t>2</w:t>
      </w:r>
      <w:r w:rsidR="0059259F">
        <w:rPr>
          <w:rFonts w:cs="Calibri"/>
          <w:b/>
          <w:bCs/>
          <w:lang w:val="en-GB"/>
        </w:rPr>
        <w:fldChar w:fldCharType="end"/>
      </w:r>
      <w:r w:rsidR="0059259F" w:rsidRPr="0059304C">
        <w:rPr>
          <w:rFonts w:cs="Calibri"/>
          <w:lang w:val="en-GB"/>
        </w:rPr>
        <w:t>)</w:t>
      </w:r>
      <w:r w:rsidR="00496128" w:rsidRPr="0059304C">
        <w:rPr>
          <w:rFonts w:cs="Calibri"/>
          <w:shd w:val="clear" w:color="auto" w:fill="FFFFFF"/>
          <w:lang w:val="en-GB"/>
        </w:rPr>
        <w:t xml:space="preserve">. In addition to </w:t>
      </w:r>
      <w:r w:rsidR="00B21F7E">
        <w:rPr>
          <w:rFonts w:cs="Calibri"/>
          <w:shd w:val="clear" w:color="auto" w:fill="FFFFFF"/>
          <w:lang w:val="en-GB"/>
        </w:rPr>
        <w:t xml:space="preserve">addressing </w:t>
      </w:r>
      <w:r w:rsidR="00496128" w:rsidRPr="0059304C">
        <w:rPr>
          <w:rFonts w:cs="Calibri"/>
          <w:shd w:val="clear" w:color="auto" w:fill="FFFFFF"/>
          <w:lang w:val="en-GB"/>
        </w:rPr>
        <w:t>th</w:t>
      </w:r>
      <w:r w:rsidR="00B21F7E">
        <w:rPr>
          <w:rFonts w:cs="Calibri"/>
          <w:shd w:val="clear" w:color="auto" w:fill="FFFFFF"/>
          <w:lang w:val="en-GB"/>
        </w:rPr>
        <w:t>ese</w:t>
      </w:r>
      <w:r w:rsidR="00496128" w:rsidRPr="0059304C">
        <w:rPr>
          <w:rFonts w:cs="Calibri"/>
          <w:shd w:val="clear" w:color="auto" w:fill="FFFFFF"/>
          <w:lang w:val="en-GB"/>
        </w:rPr>
        <w:t xml:space="preserve"> questions, </w:t>
      </w:r>
      <w:del w:id="37" w:author="Thierry BOULINIER" w:date="2024-08-14T11:31:00Z">
        <w:r w:rsidR="00B21F7E" w:rsidDel="004546ED">
          <w:rPr>
            <w:rFonts w:cs="Calibri"/>
            <w:shd w:val="clear" w:color="auto" w:fill="FFFFFF"/>
            <w:lang w:val="en-GB"/>
          </w:rPr>
          <w:delText>the present</w:delText>
        </w:r>
        <w:r w:rsidR="00496128" w:rsidRPr="0059304C" w:rsidDel="004546ED">
          <w:rPr>
            <w:rFonts w:cs="Calibri"/>
            <w:shd w:val="clear" w:color="auto" w:fill="FFFFFF"/>
            <w:lang w:val="en-GB"/>
          </w:rPr>
          <w:delText xml:space="preserve"> </w:delText>
        </w:r>
      </w:del>
      <w:r w:rsidR="00496128" w:rsidRPr="0059304C">
        <w:rPr>
          <w:rFonts w:cs="Calibri"/>
          <w:shd w:val="clear" w:color="auto" w:fill="FFFFFF"/>
          <w:lang w:val="en-GB"/>
        </w:rPr>
        <w:t xml:space="preserve">antibody prevalence </w:t>
      </w:r>
      <w:r w:rsidR="00B21F7E">
        <w:rPr>
          <w:rFonts w:cs="Calibri"/>
          <w:shd w:val="clear" w:color="auto" w:fill="FFFFFF"/>
          <w:lang w:val="en-GB"/>
        </w:rPr>
        <w:t xml:space="preserve">data </w:t>
      </w:r>
      <w:ins w:id="38" w:author="Thierry BOULINIER" w:date="2024-08-14T11:31:00Z">
        <w:r w:rsidR="004546ED">
          <w:rPr>
            <w:rFonts w:cs="Calibri"/>
            <w:shd w:val="clear" w:color="auto" w:fill="FFFFFF"/>
            <w:lang w:val="en-GB"/>
          </w:rPr>
          <w:t xml:space="preserve">was expected to </w:t>
        </w:r>
      </w:ins>
      <w:r w:rsidR="00496128" w:rsidRPr="0059304C">
        <w:rPr>
          <w:rFonts w:cs="Calibri"/>
          <w:shd w:val="clear" w:color="auto" w:fill="FFFFFF"/>
          <w:lang w:val="en-GB"/>
        </w:rPr>
        <w:t xml:space="preserve">enrich our understanding of (iv) the </w:t>
      </w:r>
      <w:r w:rsidR="008F4850">
        <w:rPr>
          <w:rFonts w:cs="Calibri"/>
          <w:shd w:val="clear" w:color="auto" w:fill="FFFFFF"/>
          <w:lang w:val="en-GB"/>
        </w:rPr>
        <w:t>lethality</w:t>
      </w:r>
      <w:r w:rsidR="00B21F7E">
        <w:rPr>
          <w:rFonts w:cs="Calibri"/>
          <w:shd w:val="clear" w:color="auto" w:fill="FFFFFF"/>
          <w:lang w:val="en-GB"/>
        </w:rPr>
        <w:t xml:space="preserve"> </w:t>
      </w:r>
      <w:r w:rsidR="00496128" w:rsidRPr="0059304C">
        <w:rPr>
          <w:rFonts w:cs="Calibri"/>
          <w:shd w:val="clear" w:color="auto" w:fill="FFFFFF"/>
          <w:lang w:val="en-GB"/>
        </w:rPr>
        <w:t>of HPAI infection, how it varies across populations</w:t>
      </w:r>
      <w:r w:rsidR="00B21F7E">
        <w:rPr>
          <w:rFonts w:cs="Calibri"/>
          <w:shd w:val="clear" w:color="auto" w:fill="FFFFFF"/>
          <w:lang w:val="en-GB"/>
        </w:rPr>
        <w:t xml:space="preserve">, and </w:t>
      </w:r>
      <w:r w:rsidR="00496128" w:rsidRPr="0059304C">
        <w:rPr>
          <w:rFonts w:cs="Calibri"/>
          <w:shd w:val="clear" w:color="auto" w:fill="FFFFFF"/>
          <w:lang w:val="en-GB"/>
        </w:rPr>
        <w:t xml:space="preserve">potential implications for virus spread by asymptomatic individuals, and (v) the potential for acquired immunity and </w:t>
      </w:r>
      <w:r w:rsidR="00B21F7E">
        <w:rPr>
          <w:rFonts w:cs="Calibri"/>
          <w:shd w:val="clear" w:color="auto" w:fill="FFFFFF"/>
          <w:lang w:val="en-GB"/>
        </w:rPr>
        <w:t xml:space="preserve">potential </w:t>
      </w:r>
      <w:r w:rsidR="00496128" w:rsidRPr="0059304C">
        <w:rPr>
          <w:rFonts w:cs="Calibri"/>
          <w:shd w:val="clear" w:color="auto" w:fill="FFFFFF"/>
          <w:lang w:val="en-GB"/>
        </w:rPr>
        <w:t xml:space="preserve">implications for future HPAI outbreaks. </w:t>
      </w:r>
      <w:r w:rsidR="00350398" w:rsidRPr="00350398">
        <w:rPr>
          <w:rFonts w:cs="Calibri"/>
          <w:shd w:val="clear" w:color="auto" w:fill="FFFFFF"/>
          <w:lang w:val="en-GB"/>
        </w:rPr>
        <w:t>Altogether, this study provides key insights to understanding the mechanisms of HPAI spread and its impact on wild bird populations. By enhancing our understanding of viral dynamics, exposure patterns, and species-specific vulnerabilities, we can better inform and optimize future surveillance, mitigation, and conservation strategies to protect biodiversity and ecosystem health.</w:t>
      </w:r>
    </w:p>
    <w:p w14:paraId="7FA88B76" w14:textId="3B690301" w:rsidR="006D331B" w:rsidRDefault="00944BD9" w:rsidP="00CB5243">
      <w:pPr>
        <w:rPr>
          <w:lang w:val="en-GB"/>
        </w:rPr>
      </w:pPr>
      <w:r w:rsidRPr="0059304C">
        <w:rPr>
          <w:noProof/>
          <w:lang w:val="en-GB"/>
        </w:rPr>
        <w:drawing>
          <wp:inline distT="0" distB="0" distL="0" distR="0" wp14:anchorId="04E0F2B1" wp14:editId="0FA3ECB2">
            <wp:extent cx="3129624" cy="1479550"/>
            <wp:effectExtent l="0" t="0" r="0" b="6350"/>
            <wp:docPr id="1494075996" name="Image 1" descr="A map of the isl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5996" name="Image 1" descr="A map of the islands&#10;&#10;Description automatically generated"/>
                    <pic:cNvPicPr/>
                  </pic:nvPicPr>
                  <pic:blipFill>
                    <a:blip r:embed="rId15" cstate="print">
                      <a:extLst>
                        <a:ext uri="{28A0092B-C50C-407E-A947-70E740481C1C}">
                          <a14:useLocalDpi xmlns:a14="http://schemas.microsoft.com/office/drawing/2010/main"/>
                        </a:ext>
                      </a:extLst>
                    </a:blip>
                    <a:srcRect t="1557" b="1557"/>
                    <a:stretch>
                      <a:fillRect/>
                    </a:stretch>
                  </pic:blipFill>
                  <pic:spPr bwMode="auto">
                    <a:xfrm>
                      <a:off x="0" y="0"/>
                      <a:ext cx="3149211" cy="1488810"/>
                    </a:xfrm>
                    <a:prstGeom prst="rect">
                      <a:avLst/>
                    </a:prstGeom>
                    <a:ln>
                      <a:noFill/>
                    </a:ln>
                    <a:extLst>
                      <a:ext uri="{53640926-AAD7-44D8-BBD7-CCE9431645EC}">
                        <a14:shadowObscured xmlns:a14="http://schemas.microsoft.com/office/drawing/2010/main"/>
                      </a:ext>
                    </a:extLst>
                  </pic:spPr>
                </pic:pic>
              </a:graphicData>
            </a:graphic>
          </wp:inline>
        </w:drawing>
      </w:r>
      <w:r w:rsidR="0023117C" w:rsidRPr="0023117C">
        <w:rPr>
          <w:noProof/>
        </w:rPr>
        <w:t xml:space="preserve"> </w:t>
      </w:r>
      <w:r w:rsidR="0023117C">
        <w:rPr>
          <w:noProof/>
        </w:rPr>
        <w:drawing>
          <wp:inline distT="0" distB="0" distL="0" distR="0" wp14:anchorId="52103180" wp14:editId="1EBC1433">
            <wp:extent cx="2781300" cy="3270250"/>
            <wp:effectExtent l="0" t="0" r="0" b="6350"/>
            <wp:docPr id="590079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781300" cy="3270250"/>
                    </a:xfrm>
                    <a:prstGeom prst="rect">
                      <a:avLst/>
                    </a:prstGeom>
                    <a:noFill/>
                    <a:ln>
                      <a:noFill/>
                    </a:ln>
                  </pic:spPr>
                </pic:pic>
              </a:graphicData>
            </a:graphic>
          </wp:inline>
        </w:drawing>
      </w:r>
    </w:p>
    <w:p w14:paraId="77181F76" w14:textId="13D82CFC" w:rsidR="00CB5243" w:rsidRPr="0059304C" w:rsidRDefault="00CB5243" w:rsidP="00CB5243">
      <w:pPr>
        <w:rPr>
          <w:lang w:val="en-GB"/>
        </w:rPr>
      </w:pPr>
    </w:p>
    <w:p w14:paraId="737BEEB2" w14:textId="403BBC62" w:rsidR="00CB5243" w:rsidRPr="0059304C" w:rsidRDefault="00CB5243" w:rsidP="00CB5243">
      <w:pPr>
        <w:pStyle w:val="Legenda"/>
      </w:pPr>
      <w:bookmarkStart w:id="39" w:name="_Ref171094669"/>
      <w:commentRangeStart w:id="40"/>
      <w:r w:rsidRPr="0059304C">
        <w:rPr>
          <w:b/>
          <w:bCs/>
        </w:rPr>
        <w:t>Figure</w:t>
      </w:r>
      <w:commentRangeEnd w:id="40"/>
      <w:r w:rsidR="00944BD9">
        <w:rPr>
          <w:rStyle w:val="Refdecomentrio"/>
          <w:lang w:val="en-US"/>
        </w:rPr>
        <w:commentReference w:id="40"/>
      </w:r>
      <w:r w:rsidRPr="0059304C">
        <w:rPr>
          <w:b/>
          <w:bCs/>
        </w:rPr>
        <w:t xml:space="preserve"> </w:t>
      </w:r>
      <w:r w:rsidRPr="0059304C">
        <w:rPr>
          <w:b/>
          <w:bCs/>
        </w:rPr>
        <w:fldChar w:fldCharType="begin"/>
      </w:r>
      <w:r w:rsidRPr="0059304C">
        <w:rPr>
          <w:b/>
          <w:bCs/>
        </w:rPr>
        <w:instrText xml:space="preserve"> SEQ Figure \* ARABIC </w:instrText>
      </w:r>
      <w:r w:rsidRPr="0059304C">
        <w:rPr>
          <w:b/>
          <w:bCs/>
        </w:rPr>
        <w:fldChar w:fldCharType="separate"/>
      </w:r>
      <w:r w:rsidR="00DE3865">
        <w:rPr>
          <w:b/>
          <w:bCs/>
          <w:noProof/>
        </w:rPr>
        <w:t>1</w:t>
      </w:r>
      <w:r w:rsidRPr="0059304C">
        <w:rPr>
          <w:b/>
          <w:bCs/>
        </w:rPr>
        <w:fldChar w:fldCharType="end"/>
      </w:r>
      <w:bookmarkEnd w:id="39"/>
      <w:r w:rsidRPr="0059304C">
        <w:rPr>
          <w:b/>
          <w:bCs/>
        </w:rPr>
        <w:t>.</w:t>
      </w:r>
      <w:r>
        <w:rPr>
          <w:b/>
          <w:bCs/>
        </w:rPr>
        <w:t xml:space="preserve"> Overview of the HPAI investigation in the Falklands.</w:t>
      </w:r>
      <w:r>
        <w:t xml:space="preserve"> </w:t>
      </w:r>
      <w:r w:rsidR="006D331B">
        <w:rPr>
          <w:b/>
          <w:bCs/>
        </w:rPr>
        <w:t>a</w:t>
      </w:r>
      <w:r w:rsidR="0023117C" w:rsidRPr="0023117C">
        <w:rPr>
          <w:b/>
          <w:bCs/>
        </w:rPr>
        <w:t>.</w:t>
      </w:r>
      <w:r w:rsidR="006D331B">
        <w:t xml:space="preserve"> </w:t>
      </w:r>
      <w:r w:rsidR="006D331B" w:rsidRPr="0059304C">
        <w:t xml:space="preserve">Map of sampled sites during </w:t>
      </w:r>
      <w:ins w:id="41" w:author="Thierry BOULINIER" w:date="2024-08-14T11:38:00Z">
        <w:r w:rsidR="00A745BE">
          <w:t xml:space="preserve">seasons </w:t>
        </w:r>
      </w:ins>
      <w:ins w:id="42" w:author="Thierry BOULINIER" w:date="2024-08-14T11:35:00Z">
        <w:r w:rsidR="00A745BE">
          <w:t>2022/2</w:t>
        </w:r>
      </w:ins>
      <w:ins w:id="43" w:author="Thierry BOULINIER" w:date="2024-08-14T11:36:00Z">
        <w:r w:rsidR="00A745BE">
          <w:t>023 and 2023/2024</w:t>
        </w:r>
      </w:ins>
      <w:del w:id="44" w:author="Thierry BOULINIER" w:date="2024-08-14T11:35:00Z">
        <w:r w:rsidR="006D331B" w:rsidRPr="0059304C" w:rsidDel="00A745BE">
          <w:delText xml:space="preserve">both </w:delText>
        </w:r>
        <w:commentRangeStart w:id="45"/>
        <w:r w:rsidR="006D331B" w:rsidRPr="0059304C" w:rsidDel="00A745BE">
          <w:delText>seasons</w:delText>
        </w:r>
      </w:del>
      <w:del w:id="46" w:author="Thierry BOULINIER" w:date="2024-08-14T11:36:00Z">
        <w:r w:rsidR="006D331B" w:rsidRPr="0059304C" w:rsidDel="00A745BE">
          <w:delText xml:space="preserve"> with</w:delText>
        </w:r>
      </w:del>
      <w:ins w:id="47" w:author="Thierry BOULINIER" w:date="2024-08-14T11:36:00Z">
        <w:r w:rsidR="00A745BE">
          <w:t>;</w:t>
        </w:r>
      </w:ins>
      <w:r w:rsidR="006D331B" w:rsidRPr="0059304C">
        <w:t xml:space="preserve"> </w:t>
      </w:r>
      <w:commentRangeEnd w:id="45"/>
      <w:r w:rsidR="00A745BE">
        <w:rPr>
          <w:rStyle w:val="Refdecomentrio"/>
          <w:lang w:val="en-US"/>
        </w:rPr>
        <w:commentReference w:id="45"/>
      </w:r>
      <w:r w:rsidR="006D331B" w:rsidRPr="0059304C">
        <w:t>confirmed HPAI</w:t>
      </w:r>
      <w:r w:rsidR="0023117C">
        <w:t xml:space="preserve"> H5N1</w:t>
      </w:r>
      <w:r w:rsidR="006D331B" w:rsidRPr="0059304C">
        <w:t xml:space="preserve"> cases or outbreaks </w:t>
      </w:r>
      <w:ins w:id="48" w:author="Thierry BOULINIER" w:date="2024-08-14T11:38:00Z">
        <w:r w:rsidR="00A745BE">
          <w:t xml:space="preserve">are </w:t>
        </w:r>
      </w:ins>
      <w:r w:rsidR="006D331B" w:rsidRPr="0059304C">
        <w:t xml:space="preserve">reported. </w:t>
      </w:r>
      <w:r w:rsidR="0023117C">
        <w:rPr>
          <w:b/>
          <w:bCs/>
        </w:rPr>
        <w:t>b.</w:t>
      </w:r>
      <w:r>
        <w:t xml:space="preserve"> </w:t>
      </w:r>
      <w:r w:rsidRPr="0059304C">
        <w:t>Chronology of visited sites during the 2023/2024 season with date</w:t>
      </w:r>
      <w:ins w:id="49" w:author="Thierry BOULINIER" w:date="2024-08-14T11:35:00Z">
        <w:r w:rsidR="004546ED">
          <w:t>s</w:t>
        </w:r>
      </w:ins>
      <w:r w:rsidRPr="0059304C">
        <w:t xml:space="preserve"> of report of </w:t>
      </w:r>
      <w:ins w:id="50" w:author="Thierry BOULINIER" w:date="2024-08-14T11:36:00Z">
        <w:r w:rsidR="00A745BE">
          <w:t xml:space="preserve">the </w:t>
        </w:r>
      </w:ins>
      <w:r w:rsidRPr="0059304C">
        <w:t xml:space="preserve">main cases of HPAI. The first case was detected after the beginning of the sampling season. </w:t>
      </w:r>
    </w:p>
    <w:p w14:paraId="03ADAE57" w14:textId="20E7EF84" w:rsidR="00255CCF" w:rsidRPr="00926E9E" w:rsidRDefault="00255CCF" w:rsidP="00926E9E">
      <w:pPr>
        <w:pStyle w:val="Ttulo1"/>
      </w:pPr>
      <w:r w:rsidRPr="00926E9E">
        <w:t xml:space="preserve">Results </w:t>
      </w:r>
    </w:p>
    <w:p w14:paraId="6F4E94E8" w14:textId="00B8D128" w:rsidR="00781023" w:rsidRDefault="00781023" w:rsidP="00781023">
      <w:pPr>
        <w:rPr>
          <w:lang w:val="en-GB"/>
        </w:rPr>
      </w:pPr>
      <w:r w:rsidRPr="00781023">
        <w:rPr>
          <w:lang w:val="en-GB"/>
        </w:rPr>
        <w:t xml:space="preserve">For our investigation, we targeted </w:t>
      </w:r>
      <w:r w:rsidR="00BE6A90" w:rsidRPr="00172875">
        <w:rPr>
          <w:highlight w:val="green"/>
          <w:lang w:val="en-GB"/>
        </w:rPr>
        <w:t>15</w:t>
      </w:r>
      <w:r w:rsidR="00C7094F">
        <w:rPr>
          <w:lang w:val="en-GB"/>
        </w:rPr>
        <w:t xml:space="preserve"> species categorized into three groups </w:t>
      </w:r>
      <w:r w:rsidRPr="00781023">
        <w:t>based on their ecological traits relevant to HPAI exposure risks (</w:t>
      </w:r>
      <w:r w:rsidRPr="00781023">
        <w:fldChar w:fldCharType="begin"/>
      </w:r>
      <w:r w:rsidRPr="00781023">
        <w:instrText xml:space="preserve"> REF _Ref171097252 \h  \* MERGEFORMAT </w:instrText>
      </w:r>
      <w:r w:rsidRPr="00781023">
        <w:fldChar w:fldCharType="separate"/>
      </w:r>
      <w:r w:rsidR="00DE3865" w:rsidRPr="0059304C">
        <w:rPr>
          <w:b/>
          <w:bCs/>
        </w:rPr>
        <w:t xml:space="preserve">Figure </w:t>
      </w:r>
      <w:r w:rsidR="00DE3865">
        <w:rPr>
          <w:b/>
          <w:bCs/>
          <w:noProof/>
        </w:rPr>
        <w:t>2</w:t>
      </w:r>
      <w:r w:rsidRPr="00781023">
        <w:fldChar w:fldCharType="end"/>
      </w:r>
      <w:r w:rsidRPr="00781023">
        <w:t>)</w:t>
      </w:r>
      <w:r w:rsidR="00AFECA2">
        <w:t xml:space="preserve">, </w:t>
      </w:r>
      <w:r w:rsidRPr="00781023">
        <w:t xml:space="preserve">representing </w:t>
      </w:r>
      <w:proofErr w:type="gramStart"/>
      <w:r w:rsidRPr="00781023">
        <w:t>the large majority of</w:t>
      </w:r>
      <w:proofErr w:type="gramEnd"/>
      <w:r w:rsidRPr="00781023">
        <w:t xml:space="preserve"> the avian biomass of the Falklands. </w:t>
      </w:r>
      <w:bookmarkStart w:id="51" w:name="_Hlk174528484"/>
      <w:r w:rsidR="00610905">
        <w:t xml:space="preserve">For </w:t>
      </w:r>
      <w:ins w:id="52" w:author="Thierry BOULINIER" w:date="2024-08-14T15:11:00Z">
        <w:r w:rsidR="00763E2B">
          <w:t xml:space="preserve">marine </w:t>
        </w:r>
      </w:ins>
      <w:proofErr w:type="spellStart"/>
      <w:ins w:id="53" w:author="Thierry BOULINIER" w:date="2024-08-14T15:10:00Z">
        <w:r w:rsidR="00763E2B">
          <w:rPr>
            <w:i/>
            <w:iCs/>
          </w:rPr>
          <w:t>meso</w:t>
        </w:r>
      </w:ins>
      <w:commentRangeStart w:id="54"/>
      <w:proofErr w:type="spellEnd"/>
      <w:del w:id="55" w:author="Thierry BOULINIER" w:date="2024-08-14T15:10:00Z">
        <w:r w:rsidR="00610905" w:rsidRPr="00AFECA2" w:rsidDel="00763E2B">
          <w:rPr>
            <w:i/>
            <w:iCs/>
          </w:rPr>
          <w:delText>basa</w:delText>
        </w:r>
      </w:del>
      <w:del w:id="56" w:author="Thierry BOULINIER" w:date="2024-08-14T15:11:00Z">
        <w:r w:rsidR="00610905" w:rsidRPr="00AFECA2" w:rsidDel="00763E2B">
          <w:rPr>
            <w:i/>
            <w:iCs/>
          </w:rPr>
          <w:delText>l</w:delText>
        </w:r>
      </w:del>
      <w:commentRangeEnd w:id="54"/>
      <w:r w:rsidR="00763E2B">
        <w:rPr>
          <w:rStyle w:val="Refdecomentrio"/>
        </w:rPr>
        <w:commentReference w:id="54"/>
      </w:r>
      <w:r w:rsidR="00610905" w:rsidRPr="00AFECA2">
        <w:rPr>
          <w:i/>
          <w:iCs/>
        </w:rPr>
        <w:t xml:space="preserve"> predators</w:t>
      </w:r>
      <w:r w:rsidR="00610905">
        <w:t xml:space="preserve"> (albatrosses, prions, penguins </w:t>
      </w:r>
      <w:r w:rsidR="00610905">
        <w:lastRenderedPageBreak/>
        <w:t>and shags),</w:t>
      </w:r>
      <w:r w:rsidR="005A7311">
        <w:t xml:space="preserve"> which breed in colonies on land and feed on marine organisms at sea</w:t>
      </w:r>
      <w:bookmarkEnd w:id="51"/>
      <w:r w:rsidR="005A7311">
        <w:t>,</w:t>
      </w:r>
      <w:r w:rsidR="00610905">
        <w:t xml:space="preserve"> we expected strong spatial structuration of exposure</w:t>
      </w:r>
      <w:r w:rsidR="005A7311">
        <w:t xml:space="preserve"> to H5Nx</w:t>
      </w:r>
      <w:r w:rsidR="00AFECA2">
        <w:t>,</w:t>
      </w:r>
      <w:r w:rsidR="00610905">
        <w:t xml:space="preserve"> with high </w:t>
      </w:r>
      <w:r w:rsidR="005A7311">
        <w:t>exposure</w:t>
      </w:r>
      <w:r w:rsidR="00610905">
        <w:t xml:space="preserve"> </w:t>
      </w:r>
      <w:r w:rsidR="005A7311">
        <w:t xml:space="preserve">levels </w:t>
      </w:r>
      <w:r w:rsidR="00610905">
        <w:t xml:space="preserve">in patches subject to HPAI outbreaks, but low </w:t>
      </w:r>
      <w:r w:rsidR="005A7311">
        <w:t>exposure levels</w:t>
      </w:r>
      <w:r w:rsidR="00610905">
        <w:t xml:space="preserve"> otherwise. For </w:t>
      </w:r>
      <w:r w:rsidR="00610905" w:rsidRPr="00AFECA2">
        <w:rPr>
          <w:i/>
          <w:iCs/>
        </w:rPr>
        <w:t>anatids</w:t>
      </w:r>
      <w:r w:rsidR="00610905">
        <w:t xml:space="preserve"> (ducks and geese), </w:t>
      </w:r>
      <w:r w:rsidR="005A7311">
        <w:t xml:space="preserve">which occupy scattered territories and feed on plants and algae on land and along the coast, </w:t>
      </w:r>
      <w:r w:rsidR="00610905">
        <w:t xml:space="preserve">we expected overall low </w:t>
      </w:r>
      <w:r w:rsidR="005A7311">
        <w:t>exposure levels</w:t>
      </w:r>
      <w:r w:rsidR="00610905">
        <w:t xml:space="preserve">, with </w:t>
      </w:r>
      <w:r w:rsidR="005A7311">
        <w:t>only</w:t>
      </w:r>
      <w:r w:rsidR="005D2C36">
        <w:t xml:space="preserve"> individuals</w:t>
      </w:r>
      <w:r w:rsidR="00610905">
        <w:t xml:space="preserve"> occupying territories close to affected basal predator colonies</w:t>
      </w:r>
      <w:r w:rsidR="005A7311">
        <w:t xml:space="preserve"> being exposed</w:t>
      </w:r>
      <w:r w:rsidR="00610905">
        <w:t xml:space="preserve">. Finally, for </w:t>
      </w:r>
      <w:bookmarkStart w:id="57" w:name="_Hlk174528541"/>
      <w:r w:rsidR="00610905" w:rsidRPr="00AFECA2">
        <w:rPr>
          <w:i/>
          <w:iCs/>
        </w:rPr>
        <w:t>apex predators</w:t>
      </w:r>
      <w:r w:rsidR="00610905">
        <w:t xml:space="preserve"> (giant petrels, skuas, gulls, sheathbills and </w:t>
      </w:r>
      <w:r w:rsidR="00531961">
        <w:t xml:space="preserve">striated </w:t>
      </w:r>
      <w:r w:rsidR="00610905">
        <w:t>caracaras), which feed and notably scavenge on the two other categories</w:t>
      </w:r>
      <w:bookmarkEnd w:id="57"/>
      <w:r w:rsidR="00610905">
        <w:t>, we expected</w:t>
      </w:r>
      <w:r w:rsidR="005D2C36">
        <w:t xml:space="preserve"> overall</w:t>
      </w:r>
      <w:r w:rsidR="00610905">
        <w:t xml:space="preserve"> high </w:t>
      </w:r>
      <w:r w:rsidR="00F2271D">
        <w:t>levels of exposure</w:t>
      </w:r>
      <w:r w:rsidR="005D2C36">
        <w:t>, especially on affected islands.</w:t>
      </w:r>
      <w:r w:rsidR="00610905">
        <w:t xml:space="preserve"> </w:t>
      </w:r>
      <w:r w:rsidR="005A7311">
        <w:t>We sampled these species both before</w:t>
      </w:r>
      <w:r w:rsidR="00A10D01">
        <w:t xml:space="preserve"> </w:t>
      </w:r>
      <w:del w:id="58" w:author="Thierry BOULINIER" w:date="2024-08-14T15:26:00Z">
        <w:r w:rsidR="00A10D01" w:rsidDel="00B749CA">
          <w:delText xml:space="preserve">(summers </w:delText>
        </w:r>
        <w:r w:rsidR="00A10D01" w:rsidRPr="005A07C2" w:rsidDel="00B749CA">
          <w:rPr>
            <w:highlight w:val="green"/>
          </w:rPr>
          <w:delText>20</w:delText>
        </w:r>
        <w:r w:rsidR="00BE6A90" w:rsidRPr="005A07C2" w:rsidDel="00B749CA">
          <w:rPr>
            <w:highlight w:val="green"/>
          </w:rPr>
          <w:delText>12</w:delText>
        </w:r>
        <w:r w:rsidR="00A10D01" w:rsidRPr="005A07C2" w:rsidDel="00B749CA">
          <w:rPr>
            <w:highlight w:val="green"/>
          </w:rPr>
          <w:delText>/20</w:delText>
        </w:r>
        <w:r w:rsidR="00BE6A90" w:rsidRPr="005A07C2" w:rsidDel="00B749CA">
          <w:rPr>
            <w:highlight w:val="green"/>
          </w:rPr>
          <w:delText>13</w:delText>
        </w:r>
        <w:r w:rsidR="00A10D01" w:rsidRPr="005A07C2" w:rsidDel="00B749CA">
          <w:rPr>
            <w:highlight w:val="green"/>
          </w:rPr>
          <w:delText>, 20</w:delText>
        </w:r>
        <w:r w:rsidR="00BE6A90" w:rsidRPr="005A07C2" w:rsidDel="00B749CA">
          <w:rPr>
            <w:highlight w:val="green"/>
          </w:rPr>
          <w:delText>17</w:delText>
        </w:r>
        <w:r w:rsidR="00A10D01" w:rsidRPr="005A07C2" w:rsidDel="00B749CA">
          <w:rPr>
            <w:highlight w:val="green"/>
          </w:rPr>
          <w:delText>/20</w:delText>
        </w:r>
        <w:r w:rsidR="00BE6A90" w:rsidRPr="005A07C2" w:rsidDel="00B749CA">
          <w:rPr>
            <w:highlight w:val="green"/>
          </w:rPr>
          <w:delText>18, 2018/2019</w:delText>
        </w:r>
        <w:r w:rsidR="00A10D01" w:rsidDel="00B749CA">
          <w:delText xml:space="preserve"> and 2022/2023)</w:delText>
        </w:r>
      </w:del>
      <w:r w:rsidR="00A10D01">
        <w:t xml:space="preserve"> </w:t>
      </w:r>
      <w:r w:rsidR="005A7311">
        <w:t xml:space="preserve">and </w:t>
      </w:r>
      <w:commentRangeStart w:id="59"/>
      <w:r w:rsidR="005A7311">
        <w:t>after</w:t>
      </w:r>
      <w:commentRangeEnd w:id="59"/>
      <w:r w:rsidR="00B749CA">
        <w:rPr>
          <w:rStyle w:val="Refdecomentrio"/>
        </w:rPr>
        <w:commentReference w:id="59"/>
      </w:r>
      <w:r w:rsidR="005A7311">
        <w:t xml:space="preserve"> </w:t>
      </w:r>
      <w:del w:id="60" w:author="Thierry BOULINIER" w:date="2024-08-14T15:27:00Z">
        <w:r w:rsidR="00A10D01" w:rsidDel="00B749CA">
          <w:delText xml:space="preserve">(summer 2023/2024) </w:delText>
        </w:r>
      </w:del>
      <w:r w:rsidR="0059259F">
        <w:t xml:space="preserve">the detected </w:t>
      </w:r>
      <w:r w:rsidR="005A7311">
        <w:t>incursion</w:t>
      </w:r>
      <w:r w:rsidR="0059259F">
        <w:t xml:space="preserve"> of HPAI</w:t>
      </w:r>
      <w:r w:rsidR="005A7311">
        <w:t xml:space="preserve"> in the archipelago</w:t>
      </w:r>
      <w:ins w:id="61" w:author="Thierry BOULINIER" w:date="2024-08-14T15:27:00Z">
        <w:r w:rsidR="00B749CA">
          <w:t xml:space="preserve"> (</w:t>
        </w:r>
        <w:commentRangeStart w:id="62"/>
        <w:r w:rsidR="00B749CA">
          <w:t xml:space="preserve">before: summers </w:t>
        </w:r>
        <w:r w:rsidR="00B749CA" w:rsidRPr="005A07C2">
          <w:rPr>
            <w:highlight w:val="green"/>
          </w:rPr>
          <w:t>2012/2013, 2017/2018, 2018/2019</w:t>
        </w:r>
        <w:r w:rsidR="00B749CA">
          <w:t xml:space="preserve"> and 2022/2023; </w:t>
        </w:r>
      </w:ins>
      <w:ins w:id="63" w:author="Thierry BOULINIER" w:date="2024-08-14T15:28:00Z">
        <w:r w:rsidR="00B749CA">
          <w:t>after</w:t>
        </w:r>
      </w:ins>
      <w:ins w:id="64" w:author="Thierry BOULINIER" w:date="2024-08-14T15:27:00Z">
        <w:r w:rsidR="00B749CA">
          <w:t>: summer 2023/2024)</w:t>
        </w:r>
      </w:ins>
      <w:commentRangeEnd w:id="62"/>
      <w:ins w:id="65" w:author="Thierry BOULINIER" w:date="2024-08-14T15:28:00Z">
        <w:r w:rsidR="00B749CA">
          <w:rPr>
            <w:rStyle w:val="Refdecomentrio"/>
          </w:rPr>
          <w:commentReference w:id="62"/>
        </w:r>
      </w:ins>
      <w:r w:rsidR="005A7311">
        <w:t>, and from</w:t>
      </w:r>
      <w:r w:rsidR="00BE6A90">
        <w:t xml:space="preserve"> </w:t>
      </w:r>
      <w:r w:rsidR="00BE6A90" w:rsidRPr="00172875">
        <w:rPr>
          <w:highlight w:val="green"/>
        </w:rPr>
        <w:t>14</w:t>
      </w:r>
      <w:r w:rsidR="00BE6A90">
        <w:t xml:space="preserve"> islands</w:t>
      </w:r>
      <w:r w:rsidR="005A7311">
        <w:t xml:space="preserve"> over the archipelago, including sites with and without recorded cases </w:t>
      </w:r>
      <w:r w:rsidR="005A7311" w:rsidRPr="0059304C">
        <w:rPr>
          <w:rFonts w:cs="Calibri"/>
          <w:lang w:val="en-GB"/>
        </w:rPr>
        <w:t>(</w:t>
      </w:r>
      <w:r w:rsidR="005A7311">
        <w:rPr>
          <w:rFonts w:cs="Calibri"/>
          <w:lang w:val="en-GB"/>
        </w:rPr>
        <w:fldChar w:fldCharType="begin"/>
      </w:r>
      <w:r w:rsidR="005A7311">
        <w:rPr>
          <w:rFonts w:cs="Calibri"/>
          <w:lang w:val="en-GB"/>
        </w:rPr>
        <w:instrText xml:space="preserve"> REF _Ref171094669 \h </w:instrText>
      </w:r>
      <w:r w:rsidR="005A7311">
        <w:rPr>
          <w:rFonts w:cs="Calibri"/>
          <w:lang w:val="en-GB"/>
        </w:rPr>
      </w:r>
      <w:r w:rsidR="005A7311">
        <w:rPr>
          <w:rFonts w:cs="Calibri"/>
          <w:lang w:val="en-GB"/>
        </w:rPr>
        <w:fldChar w:fldCharType="separate"/>
      </w:r>
      <w:r w:rsidR="00DE3865" w:rsidRPr="0059304C">
        <w:rPr>
          <w:b/>
          <w:bCs/>
        </w:rPr>
        <w:t xml:space="preserve">Figure </w:t>
      </w:r>
      <w:r w:rsidR="00DE3865">
        <w:rPr>
          <w:b/>
          <w:bCs/>
          <w:noProof/>
        </w:rPr>
        <w:t>1</w:t>
      </w:r>
      <w:r w:rsidR="005A7311">
        <w:rPr>
          <w:rFonts w:cs="Calibri"/>
          <w:lang w:val="en-GB"/>
        </w:rPr>
        <w:fldChar w:fldCharType="end"/>
      </w:r>
      <w:r w:rsidR="005A7311">
        <w:rPr>
          <w:rFonts w:cs="Calibri"/>
          <w:b/>
          <w:bCs/>
          <w:lang w:val="en-GB"/>
        </w:rPr>
        <w:t>a-b</w:t>
      </w:r>
      <w:r w:rsidR="005A7311" w:rsidRPr="0059304C">
        <w:rPr>
          <w:rFonts w:cs="Calibri"/>
          <w:lang w:val="en-GB"/>
        </w:rPr>
        <w:t>)</w:t>
      </w:r>
      <w:r w:rsidR="005A7311">
        <w:t xml:space="preserve">. </w:t>
      </w:r>
      <w:r>
        <w:rPr>
          <w:lang w:val="en-GB"/>
        </w:rPr>
        <w:t xml:space="preserve">We </w:t>
      </w:r>
      <w:del w:id="66" w:author="Thierry BOULINIER" w:date="2024-08-14T15:30:00Z">
        <w:r w:rsidDel="00B749CA">
          <w:rPr>
            <w:lang w:val="en-GB"/>
          </w:rPr>
          <w:delText xml:space="preserve">considered </w:delText>
        </w:r>
      </w:del>
      <w:ins w:id="67" w:author="Thierry BOULINIER" w:date="2024-08-14T15:30:00Z">
        <w:r w:rsidR="00B749CA">
          <w:rPr>
            <w:lang w:val="en-GB"/>
          </w:rPr>
          <w:t xml:space="preserve">analysed </w:t>
        </w:r>
      </w:ins>
      <w:r>
        <w:rPr>
          <w:lang w:val="en-GB"/>
        </w:rPr>
        <w:t xml:space="preserve">a total of </w:t>
      </w:r>
      <w:r w:rsidR="00BE6A90" w:rsidRPr="00172875">
        <w:rPr>
          <w:highlight w:val="green"/>
          <w:lang w:val="en-GB"/>
        </w:rPr>
        <w:t>2,81</w:t>
      </w:r>
      <w:r w:rsidR="00172875" w:rsidRPr="00172875">
        <w:rPr>
          <w:highlight w:val="green"/>
          <w:lang w:val="en-GB"/>
        </w:rPr>
        <w:t>4</w:t>
      </w:r>
      <w:r w:rsidRPr="0059304C">
        <w:rPr>
          <w:lang w:val="en-GB"/>
        </w:rPr>
        <w:t xml:space="preserve"> blood samples</w:t>
      </w:r>
      <w:r w:rsidR="00C7094F">
        <w:rPr>
          <w:lang w:val="en-GB"/>
        </w:rPr>
        <w:t xml:space="preserve">, </w:t>
      </w:r>
      <w:r w:rsidR="0082030D">
        <w:rPr>
          <w:lang w:val="en-GB"/>
        </w:rPr>
        <w:t xml:space="preserve">for which we assessed the presence of </w:t>
      </w:r>
      <w:r w:rsidR="00C7094F">
        <w:rPr>
          <w:lang w:val="en-GB"/>
        </w:rPr>
        <w:t xml:space="preserve">antibodies against AIVs in general and H5 in particular </w:t>
      </w:r>
      <w:r w:rsidR="00F2271D">
        <w:rPr>
          <w:lang w:val="en-GB"/>
        </w:rPr>
        <w:t xml:space="preserve">as markers of exposure </w:t>
      </w:r>
      <w:r w:rsidR="00C7094F">
        <w:rPr>
          <w:lang w:val="en-GB"/>
        </w:rPr>
        <w:t xml:space="preserve">using commercial competitive </w:t>
      </w:r>
      <w:r w:rsidR="00C7094F" w:rsidRPr="0059304C">
        <w:rPr>
          <w:rFonts w:cs="Calibri"/>
          <w:lang w:val="en-GB"/>
        </w:rPr>
        <w:t>enzyme-linked immunosorbent assay</w:t>
      </w:r>
      <w:r w:rsidR="00C7094F">
        <w:rPr>
          <w:rFonts w:cs="Calibri"/>
          <w:lang w:val="en-GB"/>
        </w:rPr>
        <w:t>s</w:t>
      </w:r>
      <w:r w:rsidR="00C7094F" w:rsidRPr="0059304C">
        <w:rPr>
          <w:rFonts w:cs="Calibri"/>
          <w:lang w:val="en-GB"/>
        </w:rPr>
        <w:t xml:space="preserve"> (ELISA</w:t>
      </w:r>
      <w:r w:rsidR="00C7094F">
        <w:rPr>
          <w:rFonts w:cs="Calibri"/>
          <w:lang w:val="en-GB"/>
        </w:rPr>
        <w:t>s</w:t>
      </w:r>
      <w:r w:rsidR="00C7094F" w:rsidRPr="0059304C">
        <w:rPr>
          <w:rFonts w:cs="Calibri"/>
          <w:lang w:val="en-GB"/>
        </w:rPr>
        <w:t>)</w:t>
      </w:r>
      <w:r w:rsidR="00385D5D">
        <w:rPr>
          <w:rFonts w:cs="Calibri"/>
          <w:lang w:val="en-GB"/>
        </w:rPr>
        <w:t xml:space="preserve"> targeting antibodies against </w:t>
      </w:r>
      <w:r w:rsidR="000A01A6">
        <w:rPr>
          <w:rFonts w:cs="Calibri"/>
          <w:lang w:val="en-GB"/>
        </w:rPr>
        <w:t>the virus</w:t>
      </w:r>
      <w:r w:rsidR="00385D5D">
        <w:rPr>
          <w:rFonts w:cs="Calibri"/>
          <w:lang w:val="en-GB"/>
        </w:rPr>
        <w:t xml:space="preserve"> nucleoprotein</w:t>
      </w:r>
      <w:r w:rsidR="000A01A6">
        <w:rPr>
          <w:rFonts w:cs="Calibri"/>
          <w:lang w:val="en-GB"/>
        </w:rPr>
        <w:t xml:space="preserve"> </w:t>
      </w:r>
      <w:r w:rsidR="00385D5D">
        <w:rPr>
          <w:rFonts w:cs="Calibri"/>
          <w:lang w:val="en-GB"/>
        </w:rPr>
        <w:t>or H5 hemagglutinin respectively</w:t>
      </w:r>
      <w:r w:rsidR="00C7094F">
        <w:rPr>
          <w:lang w:val="en-GB"/>
        </w:rPr>
        <w:t xml:space="preserve">. </w:t>
      </w:r>
      <w:r w:rsidRPr="0059304C">
        <w:rPr>
          <w:lang w:val="en-GB"/>
        </w:rPr>
        <w:t xml:space="preserve">All sampled individuals were </w:t>
      </w:r>
      <w:r w:rsidR="00C7094F">
        <w:rPr>
          <w:lang w:val="en-GB"/>
        </w:rPr>
        <w:t>apparently healthy</w:t>
      </w:r>
      <w:r w:rsidRPr="0059304C">
        <w:rPr>
          <w:lang w:val="en-GB"/>
        </w:rPr>
        <w:t xml:space="preserve"> </w:t>
      </w:r>
      <w:r w:rsidR="00F2271D">
        <w:rPr>
          <w:lang w:val="en-GB"/>
        </w:rPr>
        <w:t xml:space="preserve">at the time of sampling, </w:t>
      </w:r>
      <w:r w:rsidRPr="0059304C">
        <w:rPr>
          <w:lang w:val="en-GB"/>
        </w:rPr>
        <w:t>except</w:t>
      </w:r>
      <w:r w:rsidR="00C7094F">
        <w:rPr>
          <w:lang w:val="en-GB"/>
        </w:rPr>
        <w:t xml:space="preserve"> for</w:t>
      </w:r>
      <w:r w:rsidRPr="0059304C">
        <w:rPr>
          <w:lang w:val="en-GB"/>
        </w:rPr>
        <w:t xml:space="preserve"> two gentoo penguin chicks </w:t>
      </w:r>
      <w:r w:rsidR="00C7094F">
        <w:rPr>
          <w:lang w:val="en-GB"/>
        </w:rPr>
        <w:t>sampled during the HPAI outbreak of</w:t>
      </w:r>
      <w:r w:rsidRPr="0059304C">
        <w:rPr>
          <w:lang w:val="en-GB"/>
        </w:rPr>
        <w:t xml:space="preserve"> Sealion Island</w:t>
      </w:r>
      <w:r w:rsidR="00C7094F">
        <w:rPr>
          <w:lang w:val="en-GB"/>
        </w:rPr>
        <w:t xml:space="preserve"> </w:t>
      </w:r>
      <w:r w:rsidR="00C7094F" w:rsidRPr="0059304C">
        <w:rPr>
          <w:rFonts w:cs="Calibri"/>
          <w:lang w:val="en-GB"/>
        </w:rPr>
        <w:t>(</w:t>
      </w:r>
      <w:r w:rsidR="00756A9E">
        <w:rPr>
          <w:rFonts w:cs="Calibri"/>
          <w:lang w:val="en-GB"/>
        </w:rPr>
        <w:t xml:space="preserve">south-east of the archipelago, </w:t>
      </w:r>
      <w:r w:rsidR="00C7094F">
        <w:rPr>
          <w:rFonts w:cs="Calibri"/>
          <w:lang w:val="en-GB"/>
        </w:rPr>
        <w:fldChar w:fldCharType="begin"/>
      </w:r>
      <w:r w:rsidR="00C7094F">
        <w:rPr>
          <w:rFonts w:cs="Calibri"/>
          <w:lang w:val="en-GB"/>
        </w:rPr>
        <w:instrText xml:space="preserve"> REF _Ref171094669 \h </w:instrText>
      </w:r>
      <w:r w:rsidR="00C7094F">
        <w:rPr>
          <w:rFonts w:cs="Calibri"/>
          <w:lang w:val="en-GB"/>
        </w:rPr>
      </w:r>
      <w:r w:rsidR="00C7094F">
        <w:rPr>
          <w:rFonts w:cs="Calibri"/>
          <w:lang w:val="en-GB"/>
        </w:rPr>
        <w:fldChar w:fldCharType="separate"/>
      </w:r>
      <w:r w:rsidR="00DE3865" w:rsidRPr="0059304C">
        <w:rPr>
          <w:b/>
          <w:bCs/>
        </w:rPr>
        <w:t xml:space="preserve">Figure </w:t>
      </w:r>
      <w:r w:rsidR="00DE3865">
        <w:rPr>
          <w:b/>
          <w:bCs/>
          <w:noProof/>
        </w:rPr>
        <w:t>1</w:t>
      </w:r>
      <w:r w:rsidR="00C7094F">
        <w:rPr>
          <w:rFonts w:cs="Calibri"/>
          <w:lang w:val="en-GB"/>
        </w:rPr>
        <w:fldChar w:fldCharType="end"/>
      </w:r>
      <w:r w:rsidR="00C7094F">
        <w:rPr>
          <w:rFonts w:cs="Calibri"/>
          <w:b/>
          <w:bCs/>
          <w:lang w:val="en-GB"/>
        </w:rPr>
        <w:t>a</w:t>
      </w:r>
      <w:r w:rsidR="00C7094F" w:rsidRPr="0059304C">
        <w:rPr>
          <w:rFonts w:cs="Calibri"/>
          <w:lang w:val="en-GB"/>
        </w:rPr>
        <w:t>)</w:t>
      </w:r>
      <w:r w:rsidRPr="0059304C">
        <w:rPr>
          <w:lang w:val="en-GB"/>
        </w:rPr>
        <w:t xml:space="preserve">. </w:t>
      </w:r>
    </w:p>
    <w:p w14:paraId="131B32C3" w14:textId="34B38C02" w:rsidR="00781023" w:rsidRPr="00781023" w:rsidRDefault="00781023" w:rsidP="00781023">
      <w:pPr>
        <w:pStyle w:val="Legenda"/>
        <w:rPr>
          <w:sz w:val="22"/>
          <w:szCs w:val="22"/>
        </w:rPr>
      </w:pPr>
    </w:p>
    <w:p w14:paraId="0CC889F6" w14:textId="1508E75A" w:rsidR="00781023" w:rsidRDefault="00D0066D" w:rsidP="00D0066D">
      <w:pPr>
        <w:pStyle w:val="NormalWeb"/>
        <w:jc w:val="center"/>
      </w:pPr>
      <w:r>
        <w:rPr>
          <w:noProof/>
        </w:rPr>
        <w:drawing>
          <wp:inline distT="0" distB="0" distL="0" distR="0" wp14:anchorId="24C2BDE2" wp14:editId="5CA1096A">
            <wp:extent cx="5743575" cy="3298825"/>
            <wp:effectExtent l="0" t="0" r="9525" b="0"/>
            <wp:docPr id="62279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743575" cy="3298825"/>
                    </a:xfrm>
                    <a:prstGeom prst="rect">
                      <a:avLst/>
                    </a:prstGeom>
                    <a:noFill/>
                    <a:ln>
                      <a:noFill/>
                    </a:ln>
                  </pic:spPr>
                </pic:pic>
              </a:graphicData>
            </a:graphic>
          </wp:inline>
        </w:drawing>
      </w:r>
    </w:p>
    <w:p w14:paraId="5B1EC8D1" w14:textId="1F0FF4F3" w:rsidR="004C6DED" w:rsidRDefault="006D331B" w:rsidP="00781023">
      <w:pPr>
        <w:pStyle w:val="Legenda"/>
      </w:pPr>
      <w:bookmarkStart w:id="68" w:name="_Ref171097252"/>
      <w:commentRangeStart w:id="69"/>
      <w:r w:rsidRPr="0059304C">
        <w:rPr>
          <w:b/>
          <w:bCs/>
        </w:rPr>
        <w:t>Figure</w:t>
      </w:r>
      <w:commentRangeEnd w:id="69"/>
      <w:r w:rsidR="00BE6A90">
        <w:rPr>
          <w:rStyle w:val="Refdecomentrio"/>
          <w:lang w:val="en-US"/>
        </w:rPr>
        <w:commentReference w:id="69"/>
      </w:r>
      <w:r w:rsidRPr="0059304C">
        <w:rPr>
          <w:b/>
          <w:bCs/>
        </w:rPr>
        <w:t xml:space="preserve"> </w:t>
      </w:r>
      <w:r w:rsidRPr="0059304C">
        <w:rPr>
          <w:b/>
          <w:bCs/>
        </w:rPr>
        <w:fldChar w:fldCharType="begin"/>
      </w:r>
      <w:r w:rsidRPr="0059304C">
        <w:rPr>
          <w:b/>
          <w:bCs/>
        </w:rPr>
        <w:instrText xml:space="preserve"> SEQ Figure \* ARABIC </w:instrText>
      </w:r>
      <w:r w:rsidRPr="0059304C">
        <w:rPr>
          <w:b/>
          <w:bCs/>
        </w:rPr>
        <w:fldChar w:fldCharType="separate"/>
      </w:r>
      <w:r w:rsidR="00DE3865">
        <w:rPr>
          <w:b/>
          <w:bCs/>
          <w:noProof/>
        </w:rPr>
        <w:t>2</w:t>
      </w:r>
      <w:r w:rsidRPr="0059304C">
        <w:rPr>
          <w:b/>
          <w:bCs/>
        </w:rPr>
        <w:fldChar w:fldCharType="end"/>
      </w:r>
      <w:bookmarkEnd w:id="68"/>
      <w:r w:rsidRPr="0059304C">
        <w:rPr>
          <w:b/>
          <w:bCs/>
        </w:rPr>
        <w:t>.</w:t>
      </w:r>
      <w:r>
        <w:rPr>
          <w:b/>
          <w:bCs/>
        </w:rPr>
        <w:t xml:space="preserve"> S</w:t>
      </w:r>
      <w:r w:rsidR="00D461F0">
        <w:rPr>
          <w:b/>
          <w:bCs/>
        </w:rPr>
        <w:t xml:space="preserve">implified ecological </w:t>
      </w:r>
      <w:r w:rsidR="00D0066D">
        <w:rPr>
          <w:b/>
          <w:bCs/>
        </w:rPr>
        <w:t>classification and interactions across the sampled specie</w:t>
      </w:r>
      <w:r w:rsidR="00D461F0">
        <w:rPr>
          <w:b/>
          <w:bCs/>
        </w:rPr>
        <w:t>s</w:t>
      </w:r>
      <w:r>
        <w:rPr>
          <w:b/>
          <w:bCs/>
        </w:rPr>
        <w:t xml:space="preserve">. </w:t>
      </w:r>
      <w:r w:rsidR="004C6DED" w:rsidRPr="0059304C">
        <w:rPr>
          <w:rFonts w:cs="Calibri"/>
          <w:i/>
          <w:iCs/>
        </w:rPr>
        <w:t xml:space="preserve">Apex predators </w:t>
      </w:r>
      <w:r w:rsidR="004C6DED" w:rsidRPr="0059304C">
        <w:rPr>
          <w:rFonts w:cs="Calibri"/>
        </w:rPr>
        <w:t>include</w:t>
      </w:r>
      <w:ins w:id="70" w:author="Thierry BOULINIER" w:date="2024-08-14T15:32:00Z">
        <w:r w:rsidR="00996CFB">
          <w:rPr>
            <w:rFonts w:cs="Calibri"/>
          </w:rPr>
          <w:t>d</w:t>
        </w:r>
      </w:ins>
      <w:r w:rsidR="004C6DED" w:rsidRPr="0059304C">
        <w:rPr>
          <w:rFonts w:cs="Calibri"/>
          <w:i/>
          <w:iCs/>
        </w:rPr>
        <w:t xml:space="preserve"> </w:t>
      </w:r>
      <w:r w:rsidR="00D0066D">
        <w:rPr>
          <w:rFonts w:cs="Calibri"/>
        </w:rPr>
        <w:t xml:space="preserve">striated </w:t>
      </w:r>
      <w:r w:rsidR="00D0066D" w:rsidRPr="0059304C">
        <w:rPr>
          <w:rFonts w:cs="Calibri"/>
        </w:rPr>
        <w:t>caracara</w:t>
      </w:r>
      <w:r w:rsidR="00D0066D">
        <w:rPr>
          <w:rFonts w:cs="Calibri"/>
        </w:rPr>
        <w:t>s (</w:t>
      </w:r>
      <w:proofErr w:type="spellStart"/>
      <w:r w:rsidR="00D0066D" w:rsidRPr="006D331B">
        <w:rPr>
          <w:rFonts w:cs="Calibri"/>
          <w:i/>
          <w:iCs/>
        </w:rPr>
        <w:t>Phalcoboenus</w:t>
      </w:r>
      <w:proofErr w:type="spellEnd"/>
      <w:r w:rsidR="00D0066D" w:rsidRPr="006D331B">
        <w:rPr>
          <w:rFonts w:cs="Calibri"/>
          <w:i/>
          <w:iCs/>
        </w:rPr>
        <w:t xml:space="preserve"> australis</w:t>
      </w:r>
      <w:r w:rsidR="00D0066D">
        <w:rPr>
          <w:rFonts w:cs="Calibri"/>
        </w:rPr>
        <w:t>),</w:t>
      </w:r>
      <w:r w:rsidR="00D0066D" w:rsidRPr="0059304C">
        <w:rPr>
          <w:rFonts w:cs="Calibri"/>
        </w:rPr>
        <w:t xml:space="preserve"> </w:t>
      </w:r>
      <w:r>
        <w:rPr>
          <w:rFonts w:cs="Calibri"/>
        </w:rPr>
        <w:t>giant petrels (</w:t>
      </w:r>
      <w:r w:rsidR="004C6DED" w:rsidRPr="0059304C">
        <w:rPr>
          <w:rFonts w:cs="Calibri"/>
        </w:rPr>
        <w:t>southern giant petrel</w:t>
      </w:r>
      <w:r>
        <w:rPr>
          <w:rFonts w:cs="Calibri"/>
        </w:rPr>
        <w:t>s</w:t>
      </w:r>
      <w:r w:rsidR="00F2271D">
        <w:rPr>
          <w:rFonts w:cs="Calibri"/>
        </w:rPr>
        <w:t>,</w:t>
      </w:r>
      <w:r>
        <w:rPr>
          <w:rFonts w:cs="Calibri"/>
        </w:rPr>
        <w:t xml:space="preserve"> </w:t>
      </w:r>
      <w:proofErr w:type="spellStart"/>
      <w:r w:rsidR="004C6DED" w:rsidRPr="0059304C">
        <w:rPr>
          <w:rFonts w:cs="Calibri"/>
        </w:rPr>
        <w:t>M</w:t>
      </w:r>
      <w:r w:rsidR="004C6DED" w:rsidRPr="0059304C">
        <w:rPr>
          <w:rFonts w:cs="Calibri"/>
          <w:i/>
          <w:iCs/>
          <w:color w:val="202122"/>
        </w:rPr>
        <w:t>acronectes</w:t>
      </w:r>
      <w:proofErr w:type="spellEnd"/>
      <w:r w:rsidR="004C6DED" w:rsidRPr="0059304C">
        <w:rPr>
          <w:rFonts w:cs="Calibri"/>
          <w:i/>
          <w:iCs/>
          <w:color w:val="202122"/>
        </w:rPr>
        <w:t xml:space="preserve"> giganteus</w:t>
      </w:r>
      <w:r w:rsidR="004C6DED" w:rsidRPr="0059304C">
        <w:rPr>
          <w:rFonts w:cs="Calibri"/>
        </w:rPr>
        <w:t>), skuas</w:t>
      </w:r>
      <w:r>
        <w:rPr>
          <w:rFonts w:cs="Calibri"/>
        </w:rPr>
        <w:t xml:space="preserve"> (brown skuas, </w:t>
      </w:r>
      <w:proofErr w:type="spellStart"/>
      <w:r>
        <w:rPr>
          <w:rFonts w:cs="Calibri"/>
          <w:i/>
          <w:iCs/>
        </w:rPr>
        <w:t>Stercorarius</w:t>
      </w:r>
      <w:proofErr w:type="spellEnd"/>
      <w:r>
        <w:rPr>
          <w:rFonts w:cs="Calibri"/>
          <w:i/>
          <w:iCs/>
        </w:rPr>
        <w:t xml:space="preserve"> antarcticus</w:t>
      </w:r>
      <w:r>
        <w:rPr>
          <w:rFonts w:cs="Calibri"/>
        </w:rPr>
        <w:t>)</w:t>
      </w:r>
      <w:r w:rsidR="004C6DED" w:rsidRPr="0059304C">
        <w:rPr>
          <w:rFonts w:cs="Calibri"/>
        </w:rPr>
        <w:t xml:space="preserve">, </w:t>
      </w:r>
      <w:r w:rsidR="00F57B9A" w:rsidRPr="0059304C">
        <w:rPr>
          <w:rFonts w:cs="Calibri"/>
        </w:rPr>
        <w:t>k</w:t>
      </w:r>
      <w:r w:rsidR="00F57B9A" w:rsidRPr="0059304C">
        <w:rPr>
          <w:rFonts w:cs="Calibri"/>
          <w:shd w:val="clear" w:color="auto" w:fill="FFFFFF"/>
        </w:rPr>
        <w:t>elps gulls</w:t>
      </w:r>
      <w:r w:rsidR="00F57B9A" w:rsidRPr="0059304C">
        <w:rPr>
          <w:rFonts w:cs="Calibri"/>
        </w:rPr>
        <w:t xml:space="preserve"> (</w:t>
      </w:r>
      <w:r w:rsidR="00F57B9A" w:rsidRPr="0059304C">
        <w:rPr>
          <w:rFonts w:cs="Calibri"/>
          <w:i/>
          <w:iCs/>
          <w:color w:val="202122"/>
        </w:rPr>
        <w:t xml:space="preserve">Larus </w:t>
      </w:r>
      <w:proofErr w:type="spellStart"/>
      <w:r w:rsidR="00F57B9A" w:rsidRPr="0059304C">
        <w:rPr>
          <w:rFonts w:cs="Calibri"/>
          <w:i/>
          <w:iCs/>
          <w:color w:val="202122"/>
        </w:rPr>
        <w:t>dominicanus</w:t>
      </w:r>
      <w:proofErr w:type="spellEnd"/>
      <w:r w:rsidR="00F57B9A" w:rsidRPr="0059304C">
        <w:rPr>
          <w:rFonts w:cs="Calibri"/>
          <w:i/>
          <w:iCs/>
          <w:color w:val="202122"/>
        </w:rPr>
        <w:t>)</w:t>
      </w:r>
      <w:r w:rsidR="00F57B9A" w:rsidRPr="0059304C">
        <w:rPr>
          <w:rFonts w:cs="Calibri"/>
        </w:rPr>
        <w:t xml:space="preserve">, </w:t>
      </w:r>
      <w:r w:rsidR="004C6DED" w:rsidRPr="0059304C">
        <w:rPr>
          <w:rFonts w:cs="Calibri"/>
        </w:rPr>
        <w:t>dolphin gulls (</w:t>
      </w:r>
      <w:r w:rsidR="004C6DED" w:rsidRPr="0059304C">
        <w:rPr>
          <w:rFonts w:cs="Calibri"/>
          <w:i/>
          <w:iCs/>
          <w:color w:val="202122"/>
        </w:rPr>
        <w:t xml:space="preserve">Leucophaeus </w:t>
      </w:r>
      <w:proofErr w:type="spellStart"/>
      <w:r w:rsidR="004C6DED" w:rsidRPr="0059304C">
        <w:rPr>
          <w:rFonts w:cs="Calibri"/>
          <w:i/>
          <w:iCs/>
          <w:color w:val="202122"/>
        </w:rPr>
        <w:t>scoresbii</w:t>
      </w:r>
      <w:proofErr w:type="spellEnd"/>
      <w:r w:rsidR="004C6DED" w:rsidRPr="0059304C">
        <w:rPr>
          <w:rFonts w:cs="Calibri"/>
          <w:i/>
          <w:iCs/>
          <w:color w:val="202122"/>
        </w:rPr>
        <w:t>)</w:t>
      </w:r>
      <w:r w:rsidR="004C6DED" w:rsidRPr="0059304C">
        <w:rPr>
          <w:rFonts w:cs="Calibri"/>
        </w:rPr>
        <w:t xml:space="preserve">, </w:t>
      </w:r>
      <w:commentRangeStart w:id="71"/>
      <w:r w:rsidR="004C6DED" w:rsidRPr="0059304C">
        <w:rPr>
          <w:rFonts w:cs="Calibri"/>
        </w:rPr>
        <w:t>sheathbills (</w:t>
      </w:r>
      <w:r w:rsidRPr="0059304C">
        <w:rPr>
          <w:rFonts w:cs="Calibri"/>
        </w:rPr>
        <w:t>snowy</w:t>
      </w:r>
      <w:r>
        <w:rPr>
          <w:rFonts w:cs="Calibri"/>
        </w:rPr>
        <w:t xml:space="preserve"> sheathbills, </w:t>
      </w:r>
      <w:proofErr w:type="spellStart"/>
      <w:r w:rsidR="004C6DED" w:rsidRPr="0059304C">
        <w:rPr>
          <w:rFonts w:cs="Calibri"/>
          <w:i/>
          <w:iCs/>
          <w:color w:val="202122"/>
        </w:rPr>
        <w:t>Chionis</w:t>
      </w:r>
      <w:proofErr w:type="spellEnd"/>
      <w:r w:rsidR="004C6DED" w:rsidRPr="0059304C">
        <w:rPr>
          <w:rFonts w:cs="Calibri"/>
          <w:i/>
          <w:iCs/>
          <w:color w:val="202122"/>
        </w:rPr>
        <w:t xml:space="preserve"> albus</w:t>
      </w:r>
      <w:r w:rsidR="004C6DED" w:rsidRPr="0059304C">
        <w:rPr>
          <w:rFonts w:cs="Calibri"/>
        </w:rPr>
        <w:t>)</w:t>
      </w:r>
      <w:r w:rsidR="00D0066D">
        <w:rPr>
          <w:rFonts w:cs="Calibri"/>
        </w:rPr>
        <w:t>.</w:t>
      </w:r>
      <w:r w:rsidR="004C6DED" w:rsidRPr="0059304C">
        <w:rPr>
          <w:rFonts w:cs="Calibri"/>
        </w:rPr>
        <w:t xml:space="preserve"> </w:t>
      </w:r>
      <w:commentRangeEnd w:id="71"/>
      <w:r w:rsidR="00996CFB">
        <w:rPr>
          <w:rStyle w:val="Refdecomentrio"/>
          <w:lang w:val="en-US"/>
        </w:rPr>
        <w:commentReference w:id="71"/>
      </w:r>
      <w:proofErr w:type="spellStart"/>
      <w:ins w:id="72" w:author="Thierry BOULINIER" w:date="2024-08-14T15:32:00Z">
        <w:r w:rsidR="00996CFB">
          <w:rPr>
            <w:rFonts w:cs="Calibri"/>
            <w:i/>
            <w:iCs/>
          </w:rPr>
          <w:t>Meso</w:t>
        </w:r>
      </w:ins>
      <w:proofErr w:type="spellEnd"/>
      <w:del w:id="73" w:author="Thierry BOULINIER" w:date="2024-08-14T15:32:00Z">
        <w:r w:rsidR="009835C3" w:rsidRPr="0059304C" w:rsidDel="00996CFB">
          <w:rPr>
            <w:rFonts w:cs="Calibri"/>
            <w:i/>
            <w:iCs/>
          </w:rPr>
          <w:delText>Basal</w:delText>
        </w:r>
      </w:del>
      <w:r w:rsidR="009835C3" w:rsidRPr="0059304C">
        <w:rPr>
          <w:rFonts w:cs="Calibri"/>
          <w:i/>
          <w:iCs/>
        </w:rPr>
        <w:t xml:space="preserve"> predators</w:t>
      </w:r>
      <w:r w:rsidR="009835C3" w:rsidRPr="0059304C">
        <w:rPr>
          <w:rFonts w:cs="Calibri"/>
        </w:rPr>
        <w:t xml:space="preserve"> include</w:t>
      </w:r>
      <w:ins w:id="74" w:author="Thierry BOULINIER" w:date="2024-08-14T15:32:00Z">
        <w:r w:rsidR="00996CFB">
          <w:rPr>
            <w:rFonts w:cs="Calibri"/>
          </w:rPr>
          <w:t>d</w:t>
        </w:r>
      </w:ins>
      <w:r w:rsidR="009835C3" w:rsidRPr="0059304C">
        <w:rPr>
          <w:rFonts w:cs="Calibri"/>
        </w:rPr>
        <w:t xml:space="preserve"> albatrosses</w:t>
      </w:r>
      <w:r w:rsidR="00F2271D">
        <w:rPr>
          <w:rFonts w:cs="Calibri"/>
        </w:rPr>
        <w:t xml:space="preserve"> (</w:t>
      </w:r>
      <w:r w:rsidR="00F2271D" w:rsidRPr="0059304C">
        <w:rPr>
          <w:rFonts w:cs="Calibri"/>
        </w:rPr>
        <w:t>black-browed</w:t>
      </w:r>
      <w:r w:rsidR="00F2271D">
        <w:rPr>
          <w:rFonts w:cs="Calibri"/>
        </w:rPr>
        <w:t xml:space="preserve"> albatrosses, </w:t>
      </w:r>
      <w:proofErr w:type="spellStart"/>
      <w:r w:rsidR="00F2271D" w:rsidRPr="00F2271D">
        <w:rPr>
          <w:rFonts w:cs="Calibri"/>
          <w:i/>
          <w:iCs/>
        </w:rPr>
        <w:t>Thalassarche</w:t>
      </w:r>
      <w:proofErr w:type="spellEnd"/>
      <w:r w:rsidR="00F2271D" w:rsidRPr="00F2271D">
        <w:rPr>
          <w:rFonts w:cs="Calibri"/>
          <w:i/>
          <w:iCs/>
        </w:rPr>
        <w:t xml:space="preserve"> </w:t>
      </w:r>
      <w:proofErr w:type="spellStart"/>
      <w:r w:rsidR="00F2271D" w:rsidRPr="00F2271D">
        <w:rPr>
          <w:rFonts w:cs="Calibri"/>
          <w:i/>
          <w:iCs/>
        </w:rPr>
        <w:t>melanophris</w:t>
      </w:r>
      <w:proofErr w:type="spellEnd"/>
      <w:r w:rsidR="00F2271D">
        <w:rPr>
          <w:rFonts w:cs="Calibri"/>
        </w:rPr>
        <w:t>)</w:t>
      </w:r>
      <w:r w:rsidR="009835C3" w:rsidRPr="0059304C">
        <w:rPr>
          <w:rFonts w:cs="Calibri"/>
        </w:rPr>
        <w:t xml:space="preserve">, </w:t>
      </w:r>
      <w:r w:rsidR="00D0066D">
        <w:rPr>
          <w:rFonts w:cs="Calibri"/>
        </w:rPr>
        <w:t xml:space="preserve">shearwaters (sooty shearwater, </w:t>
      </w:r>
      <w:proofErr w:type="spellStart"/>
      <w:r w:rsidR="00D0066D" w:rsidRPr="00D0066D">
        <w:rPr>
          <w:rFonts w:cs="Calibri"/>
          <w:i/>
          <w:iCs/>
        </w:rPr>
        <w:t>Ardenna</w:t>
      </w:r>
      <w:proofErr w:type="spellEnd"/>
      <w:r w:rsidR="00D0066D" w:rsidRPr="00D0066D">
        <w:rPr>
          <w:rFonts w:cs="Calibri"/>
          <w:i/>
          <w:iCs/>
        </w:rPr>
        <w:t xml:space="preserve"> grisea</w:t>
      </w:r>
      <w:r w:rsidR="00D0066D">
        <w:rPr>
          <w:rFonts w:cs="Calibri"/>
        </w:rPr>
        <w:t xml:space="preserve">), </w:t>
      </w:r>
      <w:r w:rsidR="00F2271D">
        <w:rPr>
          <w:rFonts w:cs="Calibri"/>
        </w:rPr>
        <w:t>prions (</w:t>
      </w:r>
      <w:r w:rsidR="009835C3" w:rsidRPr="0059304C">
        <w:rPr>
          <w:rFonts w:cs="Calibri"/>
        </w:rPr>
        <w:t>thin-billed prions</w:t>
      </w:r>
      <w:r w:rsidR="00F2271D">
        <w:rPr>
          <w:rFonts w:cs="Calibri"/>
        </w:rPr>
        <w:t xml:space="preserve">, </w:t>
      </w:r>
      <w:proofErr w:type="spellStart"/>
      <w:r w:rsidR="009835C3" w:rsidRPr="0059304C">
        <w:rPr>
          <w:rFonts w:cs="Calibri"/>
          <w:i/>
          <w:iCs/>
          <w:color w:val="202122"/>
          <w:shd w:val="clear" w:color="auto" w:fill="FFFFFF"/>
        </w:rPr>
        <w:t>Pachyptila</w:t>
      </w:r>
      <w:proofErr w:type="spellEnd"/>
      <w:r w:rsidR="009835C3" w:rsidRPr="0059304C">
        <w:rPr>
          <w:rFonts w:cs="Calibri"/>
          <w:i/>
          <w:iCs/>
          <w:color w:val="202122"/>
          <w:shd w:val="clear" w:color="auto" w:fill="FFFFFF"/>
        </w:rPr>
        <w:t xml:space="preserve"> </w:t>
      </w:r>
      <w:proofErr w:type="spellStart"/>
      <w:r w:rsidR="009835C3" w:rsidRPr="0059304C">
        <w:rPr>
          <w:rFonts w:cs="Calibri"/>
          <w:i/>
          <w:iCs/>
          <w:color w:val="202122"/>
          <w:shd w:val="clear" w:color="auto" w:fill="FFFFFF"/>
        </w:rPr>
        <w:t>belcheri</w:t>
      </w:r>
      <w:proofErr w:type="spellEnd"/>
      <w:r w:rsidR="009835C3" w:rsidRPr="0059304C">
        <w:rPr>
          <w:rFonts w:cs="Calibri"/>
          <w:i/>
          <w:iCs/>
          <w:color w:val="202122"/>
          <w:shd w:val="clear" w:color="auto" w:fill="FFFFFF"/>
        </w:rPr>
        <w:t xml:space="preserve">), </w:t>
      </w:r>
      <w:r w:rsidR="00D0066D" w:rsidRPr="0059304C">
        <w:rPr>
          <w:rFonts w:cs="Calibri"/>
        </w:rPr>
        <w:t>imperial shags (</w:t>
      </w:r>
      <w:proofErr w:type="spellStart"/>
      <w:r w:rsidR="00D0066D" w:rsidRPr="0059304C">
        <w:rPr>
          <w:rFonts w:cs="Calibri"/>
          <w:i/>
          <w:iCs/>
          <w:color w:val="202122"/>
          <w:shd w:val="clear" w:color="auto" w:fill="FFFFFF"/>
        </w:rPr>
        <w:t>Leucocarbo</w:t>
      </w:r>
      <w:proofErr w:type="spellEnd"/>
      <w:r w:rsidR="00D0066D" w:rsidRPr="0059304C">
        <w:rPr>
          <w:rFonts w:cs="Calibri"/>
          <w:i/>
          <w:iCs/>
          <w:color w:val="202122"/>
          <w:shd w:val="clear" w:color="auto" w:fill="FFFFFF"/>
        </w:rPr>
        <w:t xml:space="preserve"> </w:t>
      </w:r>
      <w:proofErr w:type="spellStart"/>
      <w:r w:rsidR="00D0066D" w:rsidRPr="0059304C">
        <w:rPr>
          <w:rFonts w:cs="Calibri"/>
          <w:i/>
          <w:iCs/>
          <w:color w:val="202122"/>
          <w:shd w:val="clear" w:color="auto" w:fill="FFFFFF"/>
        </w:rPr>
        <w:t>atriceps</w:t>
      </w:r>
      <w:proofErr w:type="spellEnd"/>
      <w:r w:rsidR="00D0066D" w:rsidRPr="00D0066D">
        <w:rPr>
          <w:rFonts w:cs="Calibri"/>
          <w:color w:val="202122"/>
          <w:shd w:val="clear" w:color="auto" w:fill="FFFFFF"/>
        </w:rPr>
        <w:t>)</w:t>
      </w:r>
      <w:r w:rsidR="00D0066D">
        <w:rPr>
          <w:rFonts w:cs="Calibri"/>
        </w:rPr>
        <w:t xml:space="preserve">, </w:t>
      </w:r>
      <w:r w:rsidR="009835C3" w:rsidRPr="0059304C">
        <w:rPr>
          <w:rFonts w:cs="Calibri"/>
        </w:rPr>
        <w:lastRenderedPageBreak/>
        <w:t>southern rockhopper penguins</w:t>
      </w:r>
      <w:r w:rsidR="00F2271D">
        <w:rPr>
          <w:rFonts w:cs="Calibri"/>
        </w:rPr>
        <w:t xml:space="preserve"> (</w:t>
      </w:r>
      <w:proofErr w:type="spellStart"/>
      <w:r w:rsidR="00F2271D" w:rsidRPr="00F2271D">
        <w:rPr>
          <w:rFonts w:cs="Calibri"/>
          <w:i/>
          <w:iCs/>
        </w:rPr>
        <w:t>Eudyptes</w:t>
      </w:r>
      <w:proofErr w:type="spellEnd"/>
      <w:r w:rsidR="00F2271D" w:rsidRPr="00F2271D">
        <w:rPr>
          <w:rFonts w:cs="Calibri"/>
          <w:i/>
          <w:iCs/>
        </w:rPr>
        <w:t xml:space="preserve"> </w:t>
      </w:r>
      <w:proofErr w:type="spellStart"/>
      <w:r w:rsidR="00F2271D" w:rsidRPr="00F2271D">
        <w:rPr>
          <w:rFonts w:cs="Calibri"/>
          <w:i/>
          <w:iCs/>
        </w:rPr>
        <w:t>chrysocome</w:t>
      </w:r>
      <w:proofErr w:type="spellEnd"/>
      <w:r w:rsidR="00F2271D">
        <w:rPr>
          <w:rFonts w:cs="Calibri"/>
        </w:rPr>
        <w:t>)</w:t>
      </w:r>
      <w:r w:rsidR="009835C3" w:rsidRPr="0059304C">
        <w:rPr>
          <w:rFonts w:cs="Calibri"/>
        </w:rPr>
        <w:t xml:space="preserve">, </w:t>
      </w:r>
      <w:r w:rsidR="00D0066D" w:rsidRPr="0059304C">
        <w:rPr>
          <w:rFonts w:cs="Calibri"/>
        </w:rPr>
        <w:t>gentoo penguin</w:t>
      </w:r>
      <w:r w:rsidR="00D0066D" w:rsidRPr="0059304C">
        <w:rPr>
          <w:rFonts w:cs="Calibri"/>
          <w:i/>
          <w:iCs/>
          <w:color w:val="202122"/>
          <w:shd w:val="clear" w:color="auto" w:fill="FFFFFF"/>
        </w:rPr>
        <w:t>s</w:t>
      </w:r>
      <w:r w:rsidR="00D0066D">
        <w:rPr>
          <w:rFonts w:cs="Calibri"/>
          <w:i/>
          <w:iCs/>
          <w:color w:val="202122"/>
          <w:shd w:val="clear" w:color="auto" w:fill="FFFFFF"/>
        </w:rPr>
        <w:t xml:space="preserve"> </w:t>
      </w:r>
      <w:r w:rsidR="00D0066D">
        <w:rPr>
          <w:rFonts w:cs="Calibri"/>
          <w:color w:val="202122"/>
          <w:shd w:val="clear" w:color="auto" w:fill="FFFFFF"/>
        </w:rPr>
        <w:t>(</w:t>
      </w:r>
      <w:proofErr w:type="spellStart"/>
      <w:r w:rsidR="00D0066D" w:rsidRPr="00F2271D">
        <w:rPr>
          <w:rFonts w:cs="Calibri"/>
          <w:i/>
          <w:iCs/>
          <w:color w:val="202122"/>
          <w:shd w:val="clear" w:color="auto" w:fill="FFFFFF"/>
        </w:rPr>
        <w:t>Pygoscelis</w:t>
      </w:r>
      <w:proofErr w:type="spellEnd"/>
      <w:r w:rsidR="00D0066D" w:rsidRPr="00F2271D">
        <w:rPr>
          <w:rFonts w:cs="Calibri"/>
          <w:i/>
          <w:iCs/>
          <w:color w:val="202122"/>
          <w:shd w:val="clear" w:color="auto" w:fill="FFFFFF"/>
        </w:rPr>
        <w:t xml:space="preserve"> </w:t>
      </w:r>
      <w:proofErr w:type="spellStart"/>
      <w:r w:rsidR="00D0066D" w:rsidRPr="00F2271D">
        <w:rPr>
          <w:rFonts w:cs="Calibri"/>
          <w:i/>
          <w:iCs/>
          <w:color w:val="202122"/>
          <w:shd w:val="clear" w:color="auto" w:fill="FFFFFF"/>
        </w:rPr>
        <w:t>papua</w:t>
      </w:r>
      <w:proofErr w:type="spellEnd"/>
      <w:r w:rsidR="00D0066D">
        <w:rPr>
          <w:rFonts w:cs="Calibri"/>
          <w:color w:val="202122"/>
          <w:shd w:val="clear" w:color="auto" w:fill="FFFFFF"/>
        </w:rPr>
        <w:t>) and</w:t>
      </w:r>
      <w:r w:rsidR="00D0066D" w:rsidRPr="0059304C">
        <w:rPr>
          <w:rFonts w:cs="Calibri"/>
        </w:rPr>
        <w:t xml:space="preserve"> </w:t>
      </w:r>
      <w:proofErr w:type="spellStart"/>
      <w:r w:rsidR="009835C3" w:rsidRPr="0059304C">
        <w:rPr>
          <w:rFonts w:cs="Calibri"/>
        </w:rPr>
        <w:t>Magellanic</w:t>
      </w:r>
      <w:proofErr w:type="spellEnd"/>
      <w:r w:rsidR="009835C3" w:rsidRPr="0059304C">
        <w:rPr>
          <w:rFonts w:cs="Calibri"/>
        </w:rPr>
        <w:t xml:space="preserve"> penguins (</w:t>
      </w:r>
      <w:r w:rsidR="009835C3" w:rsidRPr="0059304C">
        <w:rPr>
          <w:rFonts w:cs="Calibri"/>
          <w:i/>
          <w:iCs/>
          <w:color w:val="202122"/>
          <w:shd w:val="clear" w:color="auto" w:fill="FFFFFF"/>
        </w:rPr>
        <w:t xml:space="preserve">Spheniscus </w:t>
      </w:r>
      <w:proofErr w:type="spellStart"/>
      <w:r w:rsidR="009835C3" w:rsidRPr="0059304C">
        <w:rPr>
          <w:rFonts w:cs="Calibri"/>
          <w:i/>
          <w:iCs/>
          <w:color w:val="202122"/>
          <w:shd w:val="clear" w:color="auto" w:fill="FFFFFF"/>
        </w:rPr>
        <w:t>magellanicus</w:t>
      </w:r>
      <w:proofErr w:type="spellEnd"/>
      <w:r w:rsidR="009835C3" w:rsidRPr="0059304C">
        <w:rPr>
          <w:rFonts w:cs="Calibri"/>
          <w:color w:val="202122"/>
          <w:shd w:val="clear" w:color="auto" w:fill="FFFFFF"/>
        </w:rPr>
        <w:t>)</w:t>
      </w:r>
      <w:r w:rsidR="009835C3" w:rsidRPr="0059304C">
        <w:rPr>
          <w:rFonts w:cs="Calibri"/>
        </w:rPr>
        <w:t xml:space="preserve">. </w:t>
      </w:r>
      <w:r w:rsidR="004C6DED" w:rsidRPr="0059304C">
        <w:rPr>
          <w:rFonts w:cs="Calibri"/>
          <w:i/>
          <w:iCs/>
        </w:rPr>
        <w:t>Anatids</w:t>
      </w:r>
      <w:r w:rsidR="004C6DED" w:rsidRPr="0059304C">
        <w:rPr>
          <w:rFonts w:cs="Calibri"/>
        </w:rPr>
        <w:t xml:space="preserve"> include</w:t>
      </w:r>
      <w:ins w:id="75" w:author="Thierry BOULINIER" w:date="2024-08-14T15:33:00Z">
        <w:r w:rsidR="00996CFB">
          <w:rPr>
            <w:rFonts w:cs="Calibri"/>
          </w:rPr>
          <w:t>d</w:t>
        </w:r>
      </w:ins>
      <w:r w:rsidR="004C6DED" w:rsidRPr="0059304C">
        <w:rPr>
          <w:rFonts w:cs="Calibri"/>
        </w:rPr>
        <w:t xml:space="preserve"> steamer ducks (</w:t>
      </w:r>
      <w:r w:rsidR="00F2271D">
        <w:rPr>
          <w:rFonts w:cs="Calibri"/>
        </w:rPr>
        <w:t>Falkland</w:t>
      </w:r>
      <w:r w:rsidR="00F2271D" w:rsidRPr="0059304C">
        <w:rPr>
          <w:rFonts w:cs="Calibri"/>
        </w:rPr>
        <w:t xml:space="preserve"> steamer ducks</w:t>
      </w:r>
      <w:r w:rsidR="00F2271D">
        <w:rPr>
          <w:rFonts w:cs="Calibri"/>
        </w:rPr>
        <w:t>,</w:t>
      </w:r>
      <w:r w:rsidR="00F2271D" w:rsidRPr="0059304C">
        <w:rPr>
          <w:rFonts w:cs="Calibri"/>
        </w:rPr>
        <w:t xml:space="preserve"> </w:t>
      </w:r>
      <w:proofErr w:type="spellStart"/>
      <w:r w:rsidR="004C6DED" w:rsidRPr="0059304C">
        <w:rPr>
          <w:rFonts w:cs="Calibri"/>
          <w:i/>
          <w:iCs/>
          <w:color w:val="202122"/>
        </w:rPr>
        <w:t>Tachyeres</w:t>
      </w:r>
      <w:proofErr w:type="spellEnd"/>
      <w:r w:rsidR="004C6DED" w:rsidRPr="0059304C">
        <w:rPr>
          <w:rFonts w:cs="Calibri"/>
          <w:i/>
          <w:iCs/>
          <w:color w:val="202122"/>
          <w:shd w:val="clear" w:color="auto" w:fill="FFFFFF"/>
        </w:rPr>
        <w:t xml:space="preserve"> </w:t>
      </w:r>
      <w:proofErr w:type="spellStart"/>
      <w:r w:rsidR="004C6DED" w:rsidRPr="0059304C">
        <w:rPr>
          <w:rFonts w:cs="Calibri"/>
          <w:i/>
          <w:iCs/>
          <w:color w:val="202122"/>
          <w:shd w:val="clear" w:color="auto" w:fill="FFFFFF"/>
        </w:rPr>
        <w:t>brachypterus</w:t>
      </w:r>
      <w:proofErr w:type="spellEnd"/>
      <w:r w:rsidR="004C6DED" w:rsidRPr="0059304C">
        <w:rPr>
          <w:rFonts w:cs="Calibri"/>
        </w:rPr>
        <w:t>)</w:t>
      </w:r>
      <w:r w:rsidR="00D0066D">
        <w:rPr>
          <w:rFonts w:cs="Calibri"/>
        </w:rPr>
        <w:t xml:space="preserve"> and </w:t>
      </w:r>
      <w:r w:rsidR="00D0066D" w:rsidRPr="0059304C">
        <w:rPr>
          <w:rFonts w:cs="Calibri"/>
        </w:rPr>
        <w:t>upland geese (</w:t>
      </w:r>
      <w:proofErr w:type="spellStart"/>
      <w:r w:rsidR="00D0066D" w:rsidRPr="0059304C">
        <w:rPr>
          <w:rFonts w:cs="Calibri"/>
          <w:i/>
          <w:iCs/>
          <w:color w:val="202122"/>
          <w:shd w:val="clear" w:color="auto" w:fill="FFFFFF"/>
        </w:rPr>
        <w:t>Chloephaga</w:t>
      </w:r>
      <w:proofErr w:type="spellEnd"/>
      <w:r w:rsidR="00D0066D" w:rsidRPr="0059304C">
        <w:rPr>
          <w:rFonts w:cs="Calibri"/>
          <w:i/>
          <w:iCs/>
          <w:color w:val="202122"/>
          <w:shd w:val="clear" w:color="auto" w:fill="FFFFFF"/>
        </w:rPr>
        <w:t xml:space="preserve"> picta</w:t>
      </w:r>
      <w:r w:rsidR="00D0066D" w:rsidRPr="00D0066D">
        <w:rPr>
          <w:rFonts w:cs="Calibri"/>
          <w:color w:val="202122"/>
          <w:shd w:val="clear" w:color="auto" w:fill="FFFFFF"/>
        </w:rPr>
        <w:t>)</w:t>
      </w:r>
      <w:r w:rsidR="004C6DED" w:rsidRPr="0059304C">
        <w:rPr>
          <w:rFonts w:cs="Calibri"/>
        </w:rPr>
        <w:t xml:space="preserve">. </w:t>
      </w:r>
      <w:r w:rsidR="00781023">
        <w:rPr>
          <w:rFonts w:cs="Calibri"/>
        </w:rPr>
        <w:t xml:space="preserve">Picture copyrights: </w:t>
      </w:r>
      <w:r w:rsidR="00781023" w:rsidRPr="0051524D">
        <w:rPr>
          <w:rFonts w:cs="Calibri"/>
          <w:highlight w:val="yellow"/>
        </w:rPr>
        <w:t>eBird (</w:t>
      </w:r>
      <w:r w:rsidR="00D0066D" w:rsidRPr="0051524D">
        <w:rPr>
          <w:rFonts w:cs="Calibri"/>
          <w:highlight w:val="yellow"/>
        </w:rPr>
        <w:t>shearwater and prion</w:t>
      </w:r>
      <w:commentRangeStart w:id="76"/>
      <w:r w:rsidR="00781023" w:rsidRPr="0051524D">
        <w:rPr>
          <w:rFonts w:cs="Calibri"/>
          <w:highlight w:val="yellow"/>
        </w:rPr>
        <w:t>)</w:t>
      </w:r>
      <w:commentRangeEnd w:id="76"/>
      <w:r w:rsidR="0051524D">
        <w:rPr>
          <w:rStyle w:val="Refdecomentrio"/>
          <w:lang w:val="en-US"/>
        </w:rPr>
        <w:commentReference w:id="76"/>
      </w:r>
      <w:r w:rsidR="00781023" w:rsidRPr="0051524D">
        <w:rPr>
          <w:rFonts w:cs="Calibri"/>
          <w:highlight w:val="yellow"/>
        </w:rPr>
        <w:t xml:space="preserve"> </w:t>
      </w:r>
      <w:r w:rsidR="00781023">
        <w:rPr>
          <w:rFonts w:cs="Calibri"/>
        </w:rPr>
        <w:t>and Amandine Gamble (all other species).</w:t>
      </w:r>
    </w:p>
    <w:p w14:paraId="6D81487E" w14:textId="377EB4C7" w:rsidR="006E5722" w:rsidRPr="00926E9E" w:rsidRDefault="0059259F" w:rsidP="00926E9E">
      <w:pPr>
        <w:pStyle w:val="Ttulo2"/>
      </w:pPr>
      <w:r>
        <w:t>E</w:t>
      </w:r>
      <w:r w:rsidR="00C63032" w:rsidRPr="00926E9E">
        <w:t>xposure</w:t>
      </w:r>
      <w:r w:rsidR="00775EED" w:rsidRPr="00926E9E">
        <w:t xml:space="preserve"> to H5Nx </w:t>
      </w:r>
      <w:r w:rsidR="00C63032" w:rsidRPr="00926E9E">
        <w:t>after HPAI incursion</w:t>
      </w:r>
      <w:r w:rsidR="00BB68F6" w:rsidRPr="00926E9E">
        <w:t xml:space="preserve"> </w:t>
      </w:r>
    </w:p>
    <w:p w14:paraId="1353FD1D" w14:textId="771134A4" w:rsidR="0082030D" w:rsidRDefault="00040FF3" w:rsidP="00456B94">
      <w:pPr>
        <w:rPr>
          <w:lang w:val="en-GB"/>
        </w:rPr>
      </w:pPr>
      <w:r>
        <w:rPr>
          <w:lang w:val="en-GB"/>
        </w:rPr>
        <w:t>Prior to 2023/2024</w:t>
      </w:r>
      <w:r w:rsidR="0072698C" w:rsidRPr="0059304C">
        <w:rPr>
          <w:lang w:val="en-GB"/>
        </w:rPr>
        <w:t xml:space="preserve"> (before </w:t>
      </w:r>
      <w:r w:rsidR="00775EED">
        <w:rPr>
          <w:lang w:val="en-GB"/>
        </w:rPr>
        <w:t xml:space="preserve">the first </w:t>
      </w:r>
      <w:r w:rsidR="0072698C" w:rsidRPr="0059304C">
        <w:rPr>
          <w:lang w:val="en-GB"/>
        </w:rPr>
        <w:t>HPAI</w:t>
      </w:r>
      <w:r w:rsidR="00775EED">
        <w:rPr>
          <w:lang w:val="en-GB"/>
        </w:rPr>
        <w:t xml:space="preserve"> </w:t>
      </w:r>
      <w:r w:rsidR="0082030D">
        <w:rPr>
          <w:lang w:val="en-GB"/>
        </w:rPr>
        <w:t xml:space="preserve">H5N1 </w:t>
      </w:r>
      <w:r w:rsidR="00775EED">
        <w:rPr>
          <w:lang w:val="en-GB"/>
        </w:rPr>
        <w:t>case detection</w:t>
      </w:r>
      <w:r w:rsidR="0072698C" w:rsidRPr="0059304C">
        <w:rPr>
          <w:lang w:val="en-GB"/>
        </w:rPr>
        <w:t>),</w:t>
      </w:r>
      <w:r w:rsidR="006D69E2">
        <w:rPr>
          <w:lang w:val="en-GB"/>
        </w:rPr>
        <w:t xml:space="preserve"> both AIV and H5 seroprevalences</w:t>
      </w:r>
      <w:r w:rsidR="00F2271D">
        <w:rPr>
          <w:lang w:val="en-GB"/>
        </w:rPr>
        <w:t xml:space="preserve"> (i.e., proportion of antibody positive individuals)</w:t>
      </w:r>
      <w:r w:rsidR="006D69E2">
        <w:rPr>
          <w:lang w:val="en-GB"/>
        </w:rPr>
        <w:t xml:space="preserve"> were overall low (</w:t>
      </w:r>
      <w:r w:rsidR="00F94DE7">
        <w:rPr>
          <w:lang w:val="en-GB"/>
        </w:rPr>
        <w:fldChar w:fldCharType="begin"/>
      </w:r>
      <w:r w:rsidR="00F94DE7">
        <w:rPr>
          <w:lang w:val="en-GB"/>
        </w:rPr>
        <w:instrText xml:space="preserve"> REF _Ref171094719 \h </w:instrText>
      </w:r>
      <w:r w:rsidR="00F94DE7">
        <w:rPr>
          <w:lang w:val="en-GB"/>
        </w:rPr>
      </w:r>
      <w:r w:rsidR="00F94DE7">
        <w:rPr>
          <w:lang w:val="en-GB"/>
        </w:rPr>
        <w:fldChar w:fldCharType="separate"/>
      </w:r>
      <w:r w:rsidR="00DE3865" w:rsidRPr="0059304C">
        <w:rPr>
          <w:b/>
          <w:bCs/>
        </w:rPr>
        <w:t xml:space="preserve">Figure </w:t>
      </w:r>
      <w:r w:rsidR="00DE3865">
        <w:rPr>
          <w:b/>
          <w:bCs/>
          <w:noProof/>
        </w:rPr>
        <w:t>3</w:t>
      </w:r>
      <w:r w:rsidR="00F94DE7">
        <w:rPr>
          <w:lang w:val="en-GB"/>
        </w:rPr>
        <w:fldChar w:fldCharType="end"/>
      </w:r>
      <w:r w:rsidR="00F94DE7">
        <w:rPr>
          <w:lang w:val="en-GB"/>
        </w:rPr>
        <w:t>,</w:t>
      </w:r>
      <w:r w:rsidR="007630A7">
        <w:rPr>
          <w:lang w:val="en-GB"/>
        </w:rPr>
        <w:t xml:space="preserve"> </w:t>
      </w:r>
      <w:r w:rsidR="007630A7">
        <w:rPr>
          <w:lang w:val="en-GB"/>
        </w:rPr>
        <w:fldChar w:fldCharType="begin"/>
      </w:r>
      <w:r w:rsidR="007630A7">
        <w:rPr>
          <w:lang w:val="en-GB"/>
        </w:rPr>
        <w:instrText xml:space="preserve"> REF _Ref174034102 \h </w:instrText>
      </w:r>
      <w:r w:rsidR="007630A7">
        <w:rPr>
          <w:lang w:val="en-GB"/>
        </w:rPr>
      </w:r>
      <w:r w:rsidR="007630A7">
        <w:rPr>
          <w:lang w:val="en-GB"/>
        </w:rPr>
        <w:fldChar w:fldCharType="separate"/>
      </w:r>
      <w:r w:rsidR="00DE3865" w:rsidRPr="007630A7">
        <w:rPr>
          <w:b/>
          <w:bCs/>
        </w:rPr>
        <w:t xml:space="preserve">Extended Data Figure </w:t>
      </w:r>
      <w:r w:rsidR="00DE3865">
        <w:rPr>
          <w:b/>
          <w:bCs/>
          <w:noProof/>
        </w:rPr>
        <w:t>1</w:t>
      </w:r>
      <w:r w:rsidR="007630A7">
        <w:rPr>
          <w:lang w:val="en-GB"/>
        </w:rPr>
        <w:fldChar w:fldCharType="end"/>
      </w:r>
      <w:r w:rsidR="007630A7">
        <w:rPr>
          <w:lang w:val="en-GB"/>
        </w:rPr>
        <w:t>-</w:t>
      </w:r>
      <w:r w:rsidR="007630A7">
        <w:rPr>
          <w:lang w:val="en-GB"/>
        </w:rPr>
        <w:fldChar w:fldCharType="begin"/>
      </w:r>
      <w:r w:rsidR="007630A7">
        <w:rPr>
          <w:lang w:val="en-GB"/>
        </w:rPr>
        <w:instrText xml:space="preserve"> REF _Ref174034107 \h </w:instrText>
      </w:r>
      <w:r w:rsidR="007630A7">
        <w:rPr>
          <w:lang w:val="en-GB"/>
        </w:rPr>
      </w:r>
      <w:r w:rsidR="007630A7">
        <w:rPr>
          <w:lang w:val="en-GB"/>
        </w:rPr>
        <w:fldChar w:fldCharType="separate"/>
      </w:r>
      <w:r w:rsidR="00DE3865" w:rsidRPr="007630A7">
        <w:rPr>
          <w:b/>
          <w:bCs/>
        </w:rPr>
        <w:t xml:space="preserve">Extended Data Figure </w:t>
      </w:r>
      <w:r w:rsidR="00DE3865">
        <w:rPr>
          <w:b/>
          <w:bCs/>
          <w:noProof/>
        </w:rPr>
        <w:t>2</w:t>
      </w:r>
      <w:r w:rsidR="007630A7">
        <w:rPr>
          <w:lang w:val="en-GB"/>
        </w:rPr>
        <w:fldChar w:fldCharType="end"/>
      </w:r>
      <w:r w:rsidR="006D69E2">
        <w:rPr>
          <w:lang w:val="en-GB"/>
        </w:rPr>
        <w:t>).</w:t>
      </w:r>
      <w:r w:rsidR="0072698C" w:rsidRPr="0059304C">
        <w:rPr>
          <w:lang w:val="en-GB"/>
        </w:rPr>
        <w:t xml:space="preserve"> </w:t>
      </w:r>
      <w:r w:rsidR="006D69E2" w:rsidRPr="00652555">
        <w:rPr>
          <w:highlight w:val="green"/>
          <w:lang w:val="en-GB"/>
        </w:rPr>
        <w:t>F</w:t>
      </w:r>
      <w:r w:rsidR="00652555">
        <w:rPr>
          <w:highlight w:val="green"/>
          <w:lang w:val="en-GB"/>
        </w:rPr>
        <w:t>ive</w:t>
      </w:r>
      <w:r w:rsidR="0072698C" w:rsidRPr="0059304C">
        <w:rPr>
          <w:lang w:val="en-GB"/>
        </w:rPr>
        <w:t xml:space="preserve"> species </w:t>
      </w:r>
      <w:r w:rsidR="00775EED">
        <w:rPr>
          <w:lang w:val="en-GB"/>
        </w:rPr>
        <w:t>showed evidence of</w:t>
      </w:r>
      <w:r w:rsidR="006D69E2">
        <w:rPr>
          <w:lang w:val="en-GB"/>
        </w:rPr>
        <w:t xml:space="preserve"> </w:t>
      </w:r>
      <w:commentRangeStart w:id="77"/>
      <w:del w:id="78" w:author="Thierry BOULINIER" w:date="2024-08-14T15:44:00Z">
        <w:r w:rsidR="006D69E2" w:rsidDel="00994EF4">
          <w:rPr>
            <w:lang w:val="en-GB"/>
          </w:rPr>
          <w:delText>low-level</w:delText>
        </w:r>
        <w:r w:rsidR="00775EED" w:rsidDel="00994EF4">
          <w:rPr>
            <w:lang w:val="en-GB"/>
          </w:rPr>
          <w:delText xml:space="preserve"> </w:delText>
        </w:r>
      </w:del>
      <w:commentRangeEnd w:id="77"/>
      <w:r w:rsidR="00994EF4">
        <w:rPr>
          <w:rStyle w:val="Refdecomentrio"/>
        </w:rPr>
        <w:commentReference w:id="77"/>
      </w:r>
      <w:r w:rsidR="00775EED">
        <w:rPr>
          <w:lang w:val="en-GB"/>
        </w:rPr>
        <w:t xml:space="preserve">exposure to </w:t>
      </w:r>
      <w:r w:rsidR="006D69E2">
        <w:rPr>
          <w:lang w:val="en-GB"/>
        </w:rPr>
        <w:t xml:space="preserve">non-H5 </w:t>
      </w:r>
      <w:r w:rsidR="00775EED">
        <w:rPr>
          <w:lang w:val="en-GB"/>
        </w:rPr>
        <w:t>AIVs, with AIV seroprevalence</w:t>
      </w:r>
      <w:r w:rsidR="00C421D7">
        <w:rPr>
          <w:lang w:val="en-GB"/>
        </w:rPr>
        <w:t>s in adults</w:t>
      </w:r>
      <w:r w:rsidR="00775EED">
        <w:rPr>
          <w:lang w:val="en-GB"/>
        </w:rPr>
        <w:t xml:space="preserve"> reaching</w:t>
      </w:r>
      <w:r w:rsidR="00240A7B">
        <w:rPr>
          <w:lang w:val="en-GB"/>
        </w:rPr>
        <w:t xml:space="preserve"> </w:t>
      </w:r>
      <w:del w:id="79" w:author="Thierry BOULINIER" w:date="2024-08-14T15:51:00Z">
        <w:r w:rsidR="00240A7B" w:rsidDel="00E7295A">
          <w:rPr>
            <w:lang w:val="en-GB"/>
          </w:rPr>
          <w:delText>up to</w:delText>
        </w:r>
      </w:del>
      <w:ins w:id="80" w:author="Thierry BOULINIER" w:date="2024-08-14T15:51:00Z">
        <w:r w:rsidR="00E7295A">
          <w:rPr>
            <w:lang w:val="en-GB"/>
          </w:rPr>
          <w:t>a maximum of</w:t>
        </w:r>
      </w:ins>
      <w:r w:rsidR="00775EED">
        <w:rPr>
          <w:lang w:val="en-GB"/>
        </w:rPr>
        <w:t xml:space="preserve"> </w:t>
      </w:r>
      <w:r w:rsidR="00BD1870" w:rsidRPr="00652555">
        <w:rPr>
          <w:highlight w:val="green"/>
          <w:lang w:val="en-GB"/>
        </w:rPr>
        <w:t>55</w:t>
      </w:r>
      <w:r w:rsidR="00652555" w:rsidRPr="00652555">
        <w:rPr>
          <w:highlight w:val="green"/>
          <w:lang w:val="en-GB"/>
        </w:rPr>
        <w:t xml:space="preserve"> [31, 7</w:t>
      </w:r>
      <w:r w:rsidR="005A52E8">
        <w:rPr>
          <w:highlight w:val="green"/>
          <w:lang w:val="en-GB"/>
        </w:rPr>
        <w:t>7</w:t>
      </w:r>
      <w:r w:rsidR="00652555" w:rsidRPr="00652555">
        <w:rPr>
          <w:highlight w:val="green"/>
          <w:lang w:val="en-GB"/>
        </w:rPr>
        <w:t>]</w:t>
      </w:r>
      <w:r w:rsidR="00652555">
        <w:rPr>
          <w:lang w:val="en-GB"/>
        </w:rPr>
        <w:t xml:space="preserve"> </w:t>
      </w:r>
      <w:r w:rsidR="00775EED">
        <w:rPr>
          <w:lang w:val="en-GB"/>
        </w:rPr>
        <w:t>% in apex predator species</w:t>
      </w:r>
      <w:r w:rsidR="006D69E2">
        <w:rPr>
          <w:lang w:val="en-GB"/>
        </w:rPr>
        <w:t xml:space="preserve"> (</w:t>
      </w:r>
      <w:r w:rsidR="00531961">
        <w:rPr>
          <w:lang w:val="en-GB"/>
        </w:rPr>
        <w:t xml:space="preserve">striated </w:t>
      </w:r>
      <w:r w:rsidR="006D69E2" w:rsidRPr="0059304C">
        <w:rPr>
          <w:lang w:val="en-GB"/>
        </w:rPr>
        <w:t>caracaras</w:t>
      </w:r>
      <w:r w:rsidR="006D69E2">
        <w:rPr>
          <w:lang w:val="en-GB"/>
        </w:rPr>
        <w:t xml:space="preserve"> and</w:t>
      </w:r>
      <w:r w:rsidR="00652555">
        <w:rPr>
          <w:lang w:val="en-GB"/>
        </w:rPr>
        <w:t xml:space="preserve"> </w:t>
      </w:r>
      <w:r w:rsidR="006D69E2" w:rsidRPr="0059304C">
        <w:rPr>
          <w:lang w:val="en-GB"/>
        </w:rPr>
        <w:t>skuas</w:t>
      </w:r>
      <w:r w:rsidR="006D69E2">
        <w:rPr>
          <w:lang w:val="en-GB"/>
        </w:rPr>
        <w:t>)</w:t>
      </w:r>
      <w:r w:rsidR="009835C3">
        <w:rPr>
          <w:lang w:val="en-GB"/>
        </w:rPr>
        <w:t xml:space="preserve"> </w:t>
      </w:r>
      <w:r w:rsidR="0082030D">
        <w:rPr>
          <w:lang w:val="en-GB"/>
        </w:rPr>
        <w:t>and</w:t>
      </w:r>
      <w:r w:rsidR="00240A7B">
        <w:rPr>
          <w:lang w:val="en-GB"/>
        </w:rPr>
        <w:t xml:space="preserve"> up to</w:t>
      </w:r>
      <w:r w:rsidR="0082030D">
        <w:rPr>
          <w:lang w:val="en-GB"/>
        </w:rPr>
        <w:t xml:space="preserve"> </w:t>
      </w:r>
      <w:r w:rsidR="005A52E8">
        <w:rPr>
          <w:highlight w:val="green"/>
          <w:lang w:val="en-GB"/>
        </w:rPr>
        <w:t>33</w:t>
      </w:r>
      <w:r w:rsidR="00652555" w:rsidRPr="00652555">
        <w:rPr>
          <w:highlight w:val="green"/>
          <w:lang w:val="en-GB"/>
        </w:rPr>
        <w:t xml:space="preserve"> [</w:t>
      </w:r>
      <w:commentRangeStart w:id="81"/>
      <w:r w:rsidR="005A52E8">
        <w:rPr>
          <w:highlight w:val="green"/>
          <w:lang w:val="en-GB"/>
        </w:rPr>
        <w:t>12</w:t>
      </w:r>
      <w:r w:rsidR="00652555" w:rsidRPr="00652555">
        <w:rPr>
          <w:highlight w:val="green"/>
          <w:lang w:val="en-GB"/>
        </w:rPr>
        <w:t xml:space="preserve">, </w:t>
      </w:r>
      <w:r w:rsidR="005A52E8">
        <w:rPr>
          <w:highlight w:val="green"/>
          <w:lang w:val="en-GB"/>
        </w:rPr>
        <w:t>62</w:t>
      </w:r>
      <w:commentRangeEnd w:id="81"/>
      <w:r w:rsidR="00996CFB">
        <w:rPr>
          <w:rStyle w:val="Refdecomentrio"/>
        </w:rPr>
        <w:commentReference w:id="81"/>
      </w:r>
      <w:r w:rsidR="00652555" w:rsidRPr="00652555">
        <w:rPr>
          <w:highlight w:val="green"/>
          <w:lang w:val="en-GB"/>
        </w:rPr>
        <w:t>]</w:t>
      </w:r>
      <w:r w:rsidR="00652555">
        <w:rPr>
          <w:lang w:val="en-GB"/>
        </w:rPr>
        <w:t xml:space="preserve"> </w:t>
      </w:r>
      <w:r w:rsidR="0082030D">
        <w:rPr>
          <w:lang w:val="en-GB"/>
        </w:rPr>
        <w:t xml:space="preserve">% in </w:t>
      </w:r>
      <w:proofErr w:type="spellStart"/>
      <w:ins w:id="82" w:author="Thierry BOULINIER" w:date="2024-08-14T15:38:00Z">
        <w:r w:rsidR="00996CFB">
          <w:rPr>
            <w:lang w:val="en-GB"/>
          </w:rPr>
          <w:t>meso</w:t>
        </w:r>
      </w:ins>
      <w:proofErr w:type="spellEnd"/>
      <w:del w:id="83" w:author="Thierry BOULINIER" w:date="2024-08-14T15:38:00Z">
        <w:r w:rsidR="0082030D" w:rsidDel="00996CFB">
          <w:rPr>
            <w:lang w:val="en-GB"/>
          </w:rPr>
          <w:delText>basal</w:delText>
        </w:r>
      </w:del>
      <w:r w:rsidR="0082030D">
        <w:rPr>
          <w:lang w:val="en-GB"/>
        </w:rPr>
        <w:t xml:space="preserve"> predator species (albatrosses</w:t>
      </w:r>
      <w:r w:rsidR="00652555">
        <w:rPr>
          <w:lang w:val="en-GB"/>
        </w:rPr>
        <w:t>,</w:t>
      </w:r>
      <w:r w:rsidR="0082030D">
        <w:rPr>
          <w:lang w:val="en-GB"/>
        </w:rPr>
        <w:t xml:space="preserve"> </w:t>
      </w:r>
      <w:r w:rsidR="0082030D" w:rsidRPr="0059304C">
        <w:rPr>
          <w:lang w:val="en-GB"/>
        </w:rPr>
        <w:t>rockhopper penguins</w:t>
      </w:r>
      <w:r w:rsidR="00652555">
        <w:rPr>
          <w:lang w:val="en-GB"/>
        </w:rPr>
        <w:t xml:space="preserve"> and </w:t>
      </w:r>
      <w:proofErr w:type="spellStart"/>
      <w:r w:rsidR="00652555">
        <w:rPr>
          <w:lang w:val="en-GB"/>
        </w:rPr>
        <w:t>Magellanic</w:t>
      </w:r>
      <w:proofErr w:type="spellEnd"/>
      <w:r w:rsidR="00652555">
        <w:rPr>
          <w:lang w:val="en-GB"/>
        </w:rPr>
        <w:t xml:space="preserve"> penguins</w:t>
      </w:r>
      <w:commentRangeStart w:id="84"/>
      <w:r w:rsidR="0082030D">
        <w:rPr>
          <w:lang w:val="en-GB"/>
        </w:rPr>
        <w:t xml:space="preserve">), </w:t>
      </w:r>
      <w:r w:rsidR="009835C3">
        <w:rPr>
          <w:lang w:val="en-GB"/>
        </w:rPr>
        <w:t xml:space="preserve">and H5 seroprevalence being below </w:t>
      </w:r>
      <w:r w:rsidR="00456B94" w:rsidRPr="00456B94">
        <w:rPr>
          <w:highlight w:val="green"/>
          <w:lang w:val="en-GB"/>
        </w:rPr>
        <w:t xml:space="preserve">13 </w:t>
      </w:r>
      <w:commentRangeEnd w:id="84"/>
      <w:r w:rsidR="006410A7">
        <w:rPr>
          <w:rStyle w:val="Refdecomentrio"/>
        </w:rPr>
        <w:commentReference w:id="84"/>
      </w:r>
      <w:r w:rsidR="00456B94" w:rsidRPr="00456B94">
        <w:rPr>
          <w:highlight w:val="green"/>
          <w:lang w:val="en-GB"/>
        </w:rPr>
        <w:t>[</w:t>
      </w:r>
      <w:r w:rsidR="005A52E8">
        <w:rPr>
          <w:highlight w:val="green"/>
          <w:lang w:val="en-GB"/>
        </w:rPr>
        <w:t>2</w:t>
      </w:r>
      <w:r w:rsidR="00456B94" w:rsidRPr="00456B94">
        <w:rPr>
          <w:highlight w:val="green"/>
          <w:lang w:val="en-GB"/>
        </w:rPr>
        <w:t>, 4</w:t>
      </w:r>
      <w:r w:rsidR="005A52E8">
        <w:rPr>
          <w:highlight w:val="green"/>
          <w:lang w:val="en-GB"/>
        </w:rPr>
        <w:t>1</w:t>
      </w:r>
      <w:r w:rsidR="00456B94" w:rsidRPr="00456B94">
        <w:rPr>
          <w:highlight w:val="green"/>
          <w:lang w:val="en-GB"/>
        </w:rPr>
        <w:t>]</w:t>
      </w:r>
      <w:r w:rsidR="00652555">
        <w:rPr>
          <w:lang w:val="en-GB"/>
        </w:rPr>
        <w:t xml:space="preserve"> </w:t>
      </w:r>
      <w:r w:rsidR="009835C3">
        <w:rPr>
          <w:lang w:val="en-GB"/>
        </w:rPr>
        <w:t>%</w:t>
      </w:r>
      <w:r w:rsidR="006D69E2">
        <w:rPr>
          <w:lang w:val="en-GB"/>
        </w:rPr>
        <w:t xml:space="preserve">. </w:t>
      </w:r>
      <w:r w:rsidR="00F2271D">
        <w:rPr>
          <w:lang w:val="en-GB"/>
        </w:rPr>
        <w:t>Steamer d</w:t>
      </w:r>
      <w:r w:rsidR="009835C3">
        <w:rPr>
          <w:lang w:val="en-GB"/>
        </w:rPr>
        <w:t xml:space="preserve">ucks showed evidence of high-level exposure to H5 with </w:t>
      </w:r>
      <w:r w:rsidR="005A52E8">
        <w:rPr>
          <w:highlight w:val="green"/>
          <w:lang w:val="en-GB"/>
        </w:rPr>
        <w:t>all six</w:t>
      </w:r>
      <w:r w:rsidR="009835C3">
        <w:rPr>
          <w:lang w:val="en-GB"/>
        </w:rPr>
        <w:t xml:space="preserve"> sampled individuals seropositive for H5. </w:t>
      </w:r>
      <w:r w:rsidR="006D69E2">
        <w:rPr>
          <w:lang w:val="en-GB"/>
        </w:rPr>
        <w:t xml:space="preserve">The </w:t>
      </w:r>
      <w:commentRangeStart w:id="85"/>
      <w:r w:rsidR="006D69E2">
        <w:rPr>
          <w:lang w:val="en-GB"/>
        </w:rPr>
        <w:t>four other sampled species</w:t>
      </w:r>
      <w:commentRangeEnd w:id="85"/>
      <w:r w:rsidR="00994EF4">
        <w:rPr>
          <w:rStyle w:val="Refdecomentrio"/>
        </w:rPr>
        <w:commentReference w:id="85"/>
      </w:r>
      <w:r w:rsidR="006D69E2">
        <w:rPr>
          <w:lang w:val="en-GB"/>
        </w:rPr>
        <w:t xml:space="preserve"> showed no evidence of exposure to AIVs</w:t>
      </w:r>
      <w:r w:rsidR="0072698C" w:rsidRPr="0059304C">
        <w:rPr>
          <w:lang w:val="en-GB"/>
        </w:rPr>
        <w:t xml:space="preserve">. </w:t>
      </w:r>
    </w:p>
    <w:p w14:paraId="4B9051A0" w14:textId="0B1F04C6" w:rsidR="00F94DE7" w:rsidRPr="00A81635" w:rsidRDefault="00EE64B3" w:rsidP="00087F37">
      <w:pPr>
        <w:rPr>
          <w:rFonts w:cs="Calibri"/>
          <w:color w:val="4EA72E" w:themeColor="accent6"/>
          <w:lang w:val="en-GB"/>
        </w:rPr>
      </w:pPr>
      <w:r w:rsidRPr="0059304C">
        <w:rPr>
          <w:lang w:val="en-GB"/>
        </w:rPr>
        <w:t>In 2023/2024 (</w:t>
      </w:r>
      <w:r w:rsidR="00775EED">
        <w:rPr>
          <w:lang w:val="en-GB"/>
        </w:rPr>
        <w:t>year of</w:t>
      </w:r>
      <w:r w:rsidR="00775EED" w:rsidRPr="0059304C">
        <w:rPr>
          <w:lang w:val="en-GB"/>
        </w:rPr>
        <w:t xml:space="preserve"> </w:t>
      </w:r>
      <w:r w:rsidR="00775EED">
        <w:rPr>
          <w:lang w:val="en-GB"/>
        </w:rPr>
        <w:t xml:space="preserve">the first </w:t>
      </w:r>
      <w:r w:rsidR="00775EED" w:rsidRPr="0059304C">
        <w:rPr>
          <w:lang w:val="en-GB"/>
        </w:rPr>
        <w:t>HPAI</w:t>
      </w:r>
      <w:r w:rsidR="0082030D">
        <w:rPr>
          <w:lang w:val="en-GB"/>
        </w:rPr>
        <w:t xml:space="preserve"> H5N1</w:t>
      </w:r>
      <w:r w:rsidR="00775EED">
        <w:rPr>
          <w:lang w:val="en-GB"/>
        </w:rPr>
        <w:t xml:space="preserve"> case detection</w:t>
      </w:r>
      <w:r w:rsidR="00C7094F">
        <w:rPr>
          <w:lang w:val="en-GB"/>
        </w:rPr>
        <w:fldChar w:fldCharType="begin"/>
      </w:r>
      <w:r w:rsidR="00F312CD">
        <w:rPr>
          <w:lang w:val="en-GB"/>
        </w:rPr>
        <w:instrText xml:space="preserve"> ADDIN ZOTERO_ITEM CSL_CITATION {"citationID":"1zXlzNQU","properties":{"formattedCitation":"\\super 12,23\\nosupersub{}","plainCitation":"12,23","noteIndex":0},"citationItems":[{"id":"Z71eo4Pq/b4foeZUB","uris":["http://zotero.org/users/14074622/items/VWSYVZHR"],"itemData":{"id":"vfuavB4V/kJL4RurV","type":"article","abstract":"The Antarctic is the only major geographical region in which high pathogenicity avian influenza virus (HPAIV) has never previously been detected. The current panzootic of H5N1 HPAIV has decimated wild bird populations across Europe, North America and South America. Here we report on the emergence of clade 2.3.4.4b H5N1 HPAIV in the Antarctic and sub-Antarctic regions of South Georgia and the Falkland Islands respectively. We initially detected H5N1 HPAIV in samples collected from brown skuas at Bird Island, South Georgia on 8th October 2023. Since this detection, increased mortalities were observed in brown skuas, kelp gulls, elephant seals and fur seal at multiple sites across South Georgia. We confirmed H5N1 HPAIV in multiple brown skuas and kelp gulls across four different sampling locations in South Georgia. Simultaneously, we also confirmed H5N1 HPAIV in a southern fulmar in the Falkland Islands. Genetic assessment of the virus indicates spread from South America, likely through movement of migratory birds. Here we describe the emergence, species impact and genetic composition of the virus and propose both introductory routes and potential long-term impact on avian and mammalian species across the Antarctic region.","DOI":"10.1101/2023.11.23.568045","language":"en","license":"© 2023, Posted by Cold Spring Harbor Laboratory. The copyright holder for this pre-print is the author. All rights reserved. The material may not be redistributed, re-used or adapted without the author's permission.","note":"page: 2023.11.23.568045\nsection: New Results","publisher":"bioRxiv","source":"bioRxiv","title":"Detection and spread of high pathogenicity avian influenza virus H5N1 in the Antarctic Region","URL":"https://www.biorxiv.org/content/10.1101/2023.11.23.568045v1","author":[{"family":"Bennison","given":"Ashley"},{"family":"Byrne","given":"Alexander M. P."},{"family":"Reid","given":"Scott M."},{"family":"Lynton-Jenkins","given":"Joshua G."},{"family":"Mollett","given":"Benjamin"},{"family":"Sliva","given":"Dilhani De"},{"family":"Peers-Dent","given":"Jacob"},{"family":"Finlayson","given":"Kim"},{"family":"Hall","given":"Rosamund"},{"family":"Blockley","given":"Freya"},{"family":"Blyth","given":"Marcia"},{"family":"Falchieri","given":"Marco"},{"family":"Fowler","given":"Zoe"},{"family":"Fitzcharles","given":"Elaine M."},{"family":"Brown","given":"Ian H."},{"family":"James","given":"Joe"},{"family":"Banyard","given":"Ashley C."}],"accessed":{"date-parts":[["2024",4,19]]},"issued":{"date-parts":[["2023",11,24]]}}},{"id":"Z71eo4Pq/JSmy4RHh","uris":["http://zotero.org/users/14074622/items/2CCX7K4A"],"itemData":{"id":"vfuavB4V/VALZM81W","type":"article","abstract":"The current highly pathogenic avian influenza H5N1 panzootic has substantial impacts on wild birds and marine mammals. Although major outbreaks occurred in South America, incursion to Antarctica emerged late in the breeding season of 2023/2024 and was confined the wider region of the Antarctic Peninsula. To infer potential underlying processes, we compiled H5N1 surveillance from Antarctica and Sub-Antarctic Islands prior to the first confirmed cases.","DOI":"10.1101/2023.10.24.563692","language":"en","license":"© 2024, Posted by Cold Spring Harbor Laboratory. This pre-print is available under a Creative Commons License (Attribution-NonCommercial-NoDerivs 4.0 International), CC BY-NC-ND 4.0, as described at http://creativecommons.org/licenses/by-nc-nd/4.0/","note":"page: 2023.10.24.563692\nsection: New Results","publisher":"bioRxiv","source":"bioRxiv","title":"Unexpected delayed incursion of highly pathogenic avian influenza H5N1 (clade 2.3.4.4b) in the Antarctic region","URL":"https://www.biorxiv.org/content/10.1101/2023.10.24.563692v4","author":[{"family":"Lisovski","given":"Simeon"},{"family":"Günther","given":"Anne"},{"family":"Dewar","given":"Meagan"},{"family":"Ainley","given":"David"},{"family":"Aldunate","given":"Fabián"},{"family":"Arce","given":"Rodrigo"},{"family":"Ballard","given":"Grant"},{"family":"Bauer","given":"Silke"},{"family":"Belliure","given":"Josabel"},{"family":"Banyard","given":"Ashley C."},{"family":"Boulinier","given":"Thierry"},{"family":"Bennison","given":"Ashley"},{"family":"Braun","given":"Christina"},{"family":"Cary","given":"Craig"},{"family":"Catry","given":"Paulo"},{"family":"Clessin","given":"Augustin"},{"family":"Connan","given":"Maelle"},{"family":"Correia","given":"Edna"},{"family":"Cox","given":"Aidan"},{"family":"Cristina","given":"Juan"},{"family":"Elrod","given":"Megan"},{"family":"Emerit","given":"Julia"},{"family":"Ferreiro","given":"Irene"},{"family":"Fowler","given":"Zoe"},{"family":"Gamble","given":"Amandine"},{"family":"Granadeiro","given":"José P."},{"family":"Hurtado","given":"Joaquin"},{"family":"Jongsomjit","given":"Dennis"},{"family":"Lesage","given":"Célia"},{"family":"Lejeune","given":"Mathilde"},{"family":"Kuepfer","given":"Amanda"},{"family":"Lescroël","given":"Amélie"},{"family":"Li","given":"Amy"},{"family":"McDonald","given":"Ian R."},{"family":"Menéndez-Blázquez","given":"Javier"},{"family":"Morandini","given":"Virginia"},{"family":"Moratorio","given":"Gonzalo"},{"family":"Militão","given":"Teresa"},{"family":"Moreno","given":"Pilar"},{"family":"Perbolianachis","given":"Paula"},{"family":"Pennycook","given":"Jean"},{"family":"Raslan","given":"Maryam"},{"family":"Reid","given":"Scott M."},{"family":"Richards-Babbage","given":"Roanna"},{"family":"Schmidt","given":"Annie E."},{"family":"Sander","given":"Martha Maria"},{"family":"Smyth","given":"Lucy"},{"family":"Soutullo","given":"Alvaro"},{"family":"Stanworth","given":"Andrew"},{"family":"Streith","given":"Léo"},{"family":"Tornos","given":"Jérémy"},{"family":"Varsani","given":"Arvind"},{"family":"Herzschuh","given":"Ulrike"},{"family":"Beer","given":"Martin"},{"family":"Wille","given":"Michelle"}],"accessed":{"date-parts":[["2024",5,21]]},"issued":{"date-parts":[["2024",4,19]]}}}],"schema":"https://github.com/citation-style-language/schema/raw/master/csl-citation.json"} </w:instrText>
      </w:r>
      <w:r w:rsidR="00C7094F">
        <w:rPr>
          <w:lang w:val="en-GB"/>
        </w:rPr>
        <w:fldChar w:fldCharType="separate"/>
      </w:r>
      <w:r w:rsidR="00A40E32" w:rsidRPr="00A40E32">
        <w:rPr>
          <w:rFonts w:ascii="Aptos" w:hAnsi="Aptos" w:cs="Times New Roman"/>
          <w:kern w:val="0"/>
          <w:vertAlign w:val="superscript"/>
        </w:rPr>
        <w:t>12,23</w:t>
      </w:r>
      <w:r w:rsidR="00C7094F">
        <w:rPr>
          <w:lang w:val="en-GB"/>
        </w:rPr>
        <w:fldChar w:fldCharType="end"/>
      </w:r>
      <w:r w:rsidRPr="0059304C">
        <w:rPr>
          <w:lang w:val="en-GB"/>
        </w:rPr>
        <w:t>),</w:t>
      </w:r>
      <w:r w:rsidR="006D69E2">
        <w:rPr>
          <w:lang w:val="en-GB"/>
        </w:rPr>
        <w:t xml:space="preserve"> </w:t>
      </w:r>
      <w:r w:rsidR="0082030D">
        <w:rPr>
          <w:lang w:val="en-GB"/>
        </w:rPr>
        <w:t>we found evidence of broad H5Nx circulation in the system</w:t>
      </w:r>
      <w:r w:rsidR="0032372C">
        <w:rPr>
          <w:lang w:val="en-GB"/>
        </w:rPr>
        <w:t xml:space="preserve"> (</w:t>
      </w:r>
      <w:r w:rsidR="00F94DE7">
        <w:rPr>
          <w:lang w:val="en-GB"/>
        </w:rPr>
        <w:fldChar w:fldCharType="begin"/>
      </w:r>
      <w:r w:rsidR="00F94DE7">
        <w:rPr>
          <w:lang w:val="en-GB"/>
        </w:rPr>
        <w:instrText xml:space="preserve"> REF _Ref171094719 \h </w:instrText>
      </w:r>
      <w:r w:rsidR="00F94DE7">
        <w:rPr>
          <w:lang w:val="en-GB"/>
        </w:rPr>
      </w:r>
      <w:r w:rsidR="00F94DE7">
        <w:rPr>
          <w:lang w:val="en-GB"/>
        </w:rPr>
        <w:fldChar w:fldCharType="separate"/>
      </w:r>
      <w:r w:rsidR="00DE3865" w:rsidRPr="0059304C">
        <w:rPr>
          <w:b/>
          <w:bCs/>
        </w:rPr>
        <w:t xml:space="preserve">Figure </w:t>
      </w:r>
      <w:r w:rsidR="00DE3865">
        <w:rPr>
          <w:b/>
          <w:bCs/>
          <w:noProof/>
        </w:rPr>
        <w:t>3</w:t>
      </w:r>
      <w:r w:rsidR="00F94DE7">
        <w:rPr>
          <w:lang w:val="en-GB"/>
        </w:rPr>
        <w:fldChar w:fldCharType="end"/>
      </w:r>
      <w:r w:rsidR="00F94DE7">
        <w:rPr>
          <w:lang w:val="en-GB"/>
        </w:rPr>
        <w:t>,</w:t>
      </w:r>
      <w:r w:rsidR="007630A7" w:rsidRPr="007630A7">
        <w:rPr>
          <w:lang w:val="en-GB"/>
        </w:rPr>
        <w:t xml:space="preserve"> </w:t>
      </w:r>
      <w:r w:rsidR="007630A7">
        <w:rPr>
          <w:lang w:val="en-GB"/>
        </w:rPr>
        <w:fldChar w:fldCharType="begin"/>
      </w:r>
      <w:r w:rsidR="007630A7">
        <w:rPr>
          <w:lang w:val="en-GB"/>
        </w:rPr>
        <w:instrText xml:space="preserve"> REF _Ref174034107 \h </w:instrText>
      </w:r>
      <w:r w:rsidR="007630A7">
        <w:rPr>
          <w:lang w:val="en-GB"/>
        </w:rPr>
      </w:r>
      <w:r w:rsidR="007630A7">
        <w:rPr>
          <w:lang w:val="en-GB"/>
        </w:rPr>
        <w:fldChar w:fldCharType="separate"/>
      </w:r>
      <w:r w:rsidR="00DE3865" w:rsidRPr="007630A7">
        <w:rPr>
          <w:b/>
          <w:bCs/>
        </w:rPr>
        <w:t xml:space="preserve">Extended Data Figure </w:t>
      </w:r>
      <w:r w:rsidR="00DE3865">
        <w:rPr>
          <w:b/>
          <w:bCs/>
          <w:noProof/>
        </w:rPr>
        <w:t>2</w:t>
      </w:r>
      <w:r w:rsidR="007630A7">
        <w:rPr>
          <w:lang w:val="en-GB"/>
        </w:rPr>
        <w:fldChar w:fldCharType="end"/>
      </w:r>
      <w:r w:rsidR="0032372C">
        <w:rPr>
          <w:lang w:val="en-GB"/>
        </w:rPr>
        <w:t>)</w:t>
      </w:r>
      <w:r w:rsidR="0082030D">
        <w:rPr>
          <w:lang w:val="en-GB"/>
        </w:rPr>
        <w:t>, especially in apex predators</w:t>
      </w:r>
      <w:ins w:id="86" w:author="Thierry BOULINIER" w:date="2024-08-14T15:50:00Z">
        <w:r w:rsidR="00994EF4">
          <w:rPr>
            <w:lang w:val="en-GB"/>
          </w:rPr>
          <w:t>,</w:t>
        </w:r>
      </w:ins>
      <w:r w:rsidR="0032372C">
        <w:rPr>
          <w:lang w:val="en-GB"/>
        </w:rPr>
        <w:t xml:space="preserve"> with</w:t>
      </w:r>
      <w:r w:rsidR="0082030D">
        <w:rPr>
          <w:lang w:val="en-GB"/>
        </w:rPr>
        <w:t xml:space="preserve"> </w:t>
      </w:r>
      <w:r w:rsidR="0032372C">
        <w:rPr>
          <w:lang w:val="en-GB"/>
        </w:rPr>
        <w:t>H5 seroprevalence</w:t>
      </w:r>
      <w:r w:rsidR="00C421D7">
        <w:rPr>
          <w:lang w:val="en-GB"/>
        </w:rPr>
        <w:t>s in adults</w:t>
      </w:r>
      <w:r w:rsidR="0032372C">
        <w:rPr>
          <w:lang w:val="en-GB"/>
        </w:rPr>
        <w:t xml:space="preserve"> r</w:t>
      </w:r>
      <w:r w:rsidR="00240A7B">
        <w:rPr>
          <w:lang w:val="en-GB"/>
        </w:rPr>
        <w:t>eaching up to</w:t>
      </w:r>
      <w:r w:rsidR="0032372C">
        <w:rPr>
          <w:lang w:val="en-GB"/>
        </w:rPr>
        <w:t xml:space="preserve"> </w:t>
      </w:r>
      <w:r w:rsidR="00240A7B" w:rsidRPr="00240A7B">
        <w:rPr>
          <w:highlight w:val="green"/>
          <w:lang w:val="en-GB"/>
        </w:rPr>
        <w:t>100 [7</w:t>
      </w:r>
      <w:r w:rsidR="00240A7B">
        <w:rPr>
          <w:highlight w:val="green"/>
          <w:lang w:val="en-GB"/>
        </w:rPr>
        <w:t>9</w:t>
      </w:r>
      <w:r w:rsidR="00240A7B" w:rsidRPr="00240A7B">
        <w:rPr>
          <w:highlight w:val="green"/>
          <w:lang w:val="en-GB"/>
        </w:rPr>
        <w:t>; 100]</w:t>
      </w:r>
      <w:r w:rsidR="00240A7B">
        <w:rPr>
          <w:lang w:val="en-GB"/>
        </w:rPr>
        <w:t xml:space="preserve"> </w:t>
      </w:r>
      <w:r w:rsidR="0032372C">
        <w:rPr>
          <w:lang w:val="en-GB"/>
        </w:rPr>
        <w:t xml:space="preserve">%. In </w:t>
      </w:r>
      <w:proofErr w:type="spellStart"/>
      <w:ins w:id="87" w:author="Thierry BOULINIER" w:date="2024-08-14T15:50:00Z">
        <w:r w:rsidR="00994EF4">
          <w:rPr>
            <w:lang w:val="en-GB"/>
          </w:rPr>
          <w:t>meso</w:t>
        </w:r>
      </w:ins>
      <w:proofErr w:type="spellEnd"/>
      <w:del w:id="88" w:author="Thierry BOULINIER" w:date="2024-08-14T15:50:00Z">
        <w:r w:rsidR="0032372C" w:rsidDel="00994EF4">
          <w:rPr>
            <w:lang w:val="en-GB"/>
          </w:rPr>
          <w:delText>basal</w:delText>
        </w:r>
      </w:del>
      <w:r w:rsidR="0032372C">
        <w:rPr>
          <w:lang w:val="en-GB"/>
        </w:rPr>
        <w:t xml:space="preserve"> predator species, H5 seroprevalence</w:t>
      </w:r>
      <w:r w:rsidR="00C421D7">
        <w:rPr>
          <w:lang w:val="en-GB"/>
        </w:rPr>
        <w:t>s in adults</w:t>
      </w:r>
      <w:r w:rsidR="0032372C">
        <w:rPr>
          <w:lang w:val="en-GB"/>
        </w:rPr>
        <w:t xml:space="preserve"> remained </w:t>
      </w:r>
      <w:r w:rsidR="00240A7B">
        <w:rPr>
          <w:lang w:val="en-GB"/>
        </w:rPr>
        <w:t xml:space="preserve">low, reaching </w:t>
      </w:r>
      <w:del w:id="89" w:author="Thierry BOULINIER" w:date="2024-08-14T15:50:00Z">
        <w:r w:rsidR="00240A7B" w:rsidDel="00E7295A">
          <w:rPr>
            <w:lang w:val="en-GB"/>
          </w:rPr>
          <w:delText>up to</w:delText>
        </w:r>
      </w:del>
      <w:ins w:id="90" w:author="Thierry BOULINIER" w:date="2024-08-14T15:50:00Z">
        <w:r w:rsidR="00E7295A">
          <w:rPr>
            <w:lang w:val="en-GB"/>
          </w:rPr>
          <w:t>a maximum</w:t>
        </w:r>
      </w:ins>
      <w:ins w:id="91" w:author="Thierry BOULINIER" w:date="2024-08-14T15:51:00Z">
        <w:r w:rsidR="00E7295A">
          <w:rPr>
            <w:lang w:val="en-GB"/>
          </w:rPr>
          <w:t xml:space="preserve"> of</w:t>
        </w:r>
      </w:ins>
      <w:r w:rsidR="00240A7B">
        <w:rPr>
          <w:lang w:val="en-GB"/>
        </w:rPr>
        <w:t xml:space="preserve"> </w:t>
      </w:r>
      <w:r w:rsidR="00240A7B" w:rsidRPr="00240A7B">
        <w:rPr>
          <w:highlight w:val="green"/>
          <w:lang w:val="en-GB"/>
        </w:rPr>
        <w:t>6.66 [0.17, 31.95]</w:t>
      </w:r>
      <w:r w:rsidR="00240A7B">
        <w:rPr>
          <w:lang w:val="en-GB"/>
        </w:rPr>
        <w:t xml:space="preserve"> </w:t>
      </w:r>
      <w:r w:rsidR="0032372C">
        <w:rPr>
          <w:lang w:val="en-GB"/>
        </w:rPr>
        <w:t xml:space="preserve">%. In anatids, </w:t>
      </w:r>
      <w:r w:rsidR="00F2271D">
        <w:rPr>
          <w:lang w:val="en-GB"/>
        </w:rPr>
        <w:t>s</w:t>
      </w:r>
      <w:r w:rsidR="0032372C">
        <w:rPr>
          <w:lang w:val="en-GB"/>
        </w:rPr>
        <w:t xml:space="preserve">teamer ducks showed again evidence of high-level exposure to H5 with </w:t>
      </w:r>
      <w:r w:rsidR="005A52E8">
        <w:rPr>
          <w:highlight w:val="green"/>
          <w:lang w:val="en-GB"/>
        </w:rPr>
        <w:t>30</w:t>
      </w:r>
      <w:r w:rsidR="0032372C" w:rsidRPr="008D4A1A">
        <w:rPr>
          <w:highlight w:val="green"/>
          <w:lang w:val="en-GB"/>
        </w:rPr>
        <w:t>/3</w:t>
      </w:r>
      <w:r w:rsidR="008D4A1A" w:rsidRPr="008D4A1A">
        <w:rPr>
          <w:highlight w:val="green"/>
          <w:lang w:val="en-GB"/>
        </w:rPr>
        <w:t>7</w:t>
      </w:r>
      <w:r w:rsidR="0032372C" w:rsidRPr="0032372C">
        <w:rPr>
          <w:lang w:val="en-GB"/>
        </w:rPr>
        <w:t xml:space="preserve"> </w:t>
      </w:r>
      <w:r w:rsidR="0032372C">
        <w:rPr>
          <w:lang w:val="en-GB"/>
        </w:rPr>
        <w:t>sampled individuals seropositive for H5</w:t>
      </w:r>
      <w:r w:rsidR="00044979">
        <w:rPr>
          <w:lang w:val="en-GB"/>
        </w:rPr>
        <w:t xml:space="preserve"> spread over three islands</w:t>
      </w:r>
      <w:r w:rsidR="0032372C">
        <w:rPr>
          <w:lang w:val="en-GB"/>
        </w:rPr>
        <w:t>; in contrast, upland geese show</w:t>
      </w:r>
      <w:ins w:id="92" w:author="Thierry BOULINIER" w:date="2024-08-14T15:52:00Z">
        <w:r w:rsidR="00E7295A">
          <w:rPr>
            <w:lang w:val="en-GB"/>
          </w:rPr>
          <w:t>ed</w:t>
        </w:r>
      </w:ins>
      <w:r w:rsidR="0032372C">
        <w:rPr>
          <w:lang w:val="en-GB"/>
        </w:rPr>
        <w:t xml:space="preserve"> </w:t>
      </w:r>
      <w:r w:rsidR="0032372C" w:rsidRPr="00FE3848">
        <w:rPr>
          <w:highlight w:val="green"/>
          <w:lang w:val="en-GB"/>
        </w:rPr>
        <w:t>no</w:t>
      </w:r>
      <w:r w:rsidR="0032372C">
        <w:rPr>
          <w:lang w:val="en-GB"/>
        </w:rPr>
        <w:t xml:space="preserve"> evidence of exposure to H5. </w:t>
      </w:r>
      <w:r w:rsidR="000E0F9E">
        <w:rPr>
          <w:lang w:val="en-GB"/>
        </w:rPr>
        <w:t>On New Island</w:t>
      </w:r>
      <w:r w:rsidR="00AD5E6A">
        <w:rPr>
          <w:lang w:val="en-GB"/>
        </w:rPr>
        <w:t xml:space="preserve"> (west of the archipelago)</w:t>
      </w:r>
      <w:r w:rsidR="000E0F9E">
        <w:rPr>
          <w:lang w:val="en-GB"/>
        </w:rPr>
        <w:t xml:space="preserve">, </w:t>
      </w:r>
      <w:ins w:id="93" w:author="Thierry BOULINIER" w:date="2024-08-14T15:53:00Z">
        <w:r w:rsidR="00E7295A">
          <w:rPr>
            <w:lang w:val="en-GB"/>
          </w:rPr>
          <w:t>after</w:t>
        </w:r>
      </w:ins>
      <w:del w:id="94" w:author="Thierry BOULINIER" w:date="2024-08-14T15:53:00Z">
        <w:r w:rsidR="000E0F9E" w:rsidDel="00E7295A">
          <w:rPr>
            <w:lang w:val="en-GB"/>
          </w:rPr>
          <w:delText>where</w:delText>
        </w:r>
      </w:del>
      <w:r w:rsidR="000E0F9E">
        <w:rPr>
          <w:lang w:val="en-GB"/>
        </w:rPr>
        <w:t xml:space="preserve"> </w:t>
      </w:r>
      <w:ins w:id="95" w:author="Thierry BOULINIER" w:date="2024-08-14T15:54:00Z">
        <w:r w:rsidR="00E7295A">
          <w:rPr>
            <w:lang w:val="en-GB"/>
          </w:rPr>
          <w:t xml:space="preserve">adults of </w:t>
        </w:r>
      </w:ins>
      <w:r w:rsidR="000E0F9E">
        <w:rPr>
          <w:lang w:val="en-GB"/>
        </w:rPr>
        <w:t xml:space="preserve">several species </w:t>
      </w:r>
      <w:ins w:id="96" w:author="Thierry BOULINIER" w:date="2024-08-14T15:53:00Z">
        <w:r w:rsidR="00E7295A">
          <w:rPr>
            <w:lang w:val="en-GB"/>
          </w:rPr>
          <w:t xml:space="preserve">had been found for </w:t>
        </w:r>
      </w:ins>
      <w:del w:id="97" w:author="Thierry BOULINIER" w:date="2024-08-14T15:53:00Z">
        <w:r w:rsidR="000E0F9E" w:rsidDel="00E7295A">
          <w:rPr>
            <w:lang w:val="en-GB"/>
          </w:rPr>
          <w:delText xml:space="preserve">were sampled </w:delText>
        </w:r>
      </w:del>
      <w:r w:rsidR="000E0F9E">
        <w:rPr>
          <w:lang w:val="en-GB"/>
        </w:rPr>
        <w:t>several years</w:t>
      </w:r>
      <w:ins w:id="98" w:author="Thierry BOULINIER" w:date="2024-08-14T15:53:00Z">
        <w:r w:rsidR="00E7295A">
          <w:rPr>
            <w:lang w:val="en-GB"/>
          </w:rPr>
          <w:t xml:space="preserve"> </w:t>
        </w:r>
      </w:ins>
      <w:ins w:id="99" w:author="Thierry BOULINIER" w:date="2024-08-14T15:54:00Z">
        <w:r w:rsidR="00E7295A">
          <w:rPr>
            <w:lang w:val="en-GB"/>
          </w:rPr>
          <w:t>with consistently low</w:t>
        </w:r>
      </w:ins>
      <w:del w:id="100" w:author="Thierry BOULINIER" w:date="2024-08-14T15:53:00Z">
        <w:r w:rsidR="000E0F9E" w:rsidDel="00E7295A">
          <w:rPr>
            <w:lang w:val="en-GB"/>
          </w:rPr>
          <w:delText>,</w:delText>
        </w:r>
      </w:del>
      <w:r w:rsidR="000E0F9E">
        <w:rPr>
          <w:lang w:val="en-GB"/>
        </w:rPr>
        <w:t xml:space="preserve"> </w:t>
      </w:r>
      <w:r w:rsidR="00DE3865">
        <w:rPr>
          <w:lang w:val="en-GB"/>
        </w:rPr>
        <w:t xml:space="preserve">H5 </w:t>
      </w:r>
      <w:r w:rsidR="000E0F9E">
        <w:rPr>
          <w:lang w:val="en-GB"/>
        </w:rPr>
        <w:t>seroprevalences</w:t>
      </w:r>
      <w:del w:id="101" w:author="Thierry BOULINIER" w:date="2024-08-14T15:54:00Z">
        <w:r w:rsidR="00DE3865" w:rsidDel="00E7295A">
          <w:rPr>
            <w:lang w:val="en-GB"/>
          </w:rPr>
          <w:delText xml:space="preserve"> in adults</w:delText>
        </w:r>
        <w:r w:rsidR="000E0F9E" w:rsidDel="00E7295A">
          <w:rPr>
            <w:lang w:val="en-GB"/>
          </w:rPr>
          <w:delText xml:space="preserve"> were consistently low</w:delText>
        </w:r>
      </w:del>
      <w:del w:id="102" w:author="Thierry BOULINIER" w:date="2024-08-14T15:56:00Z">
        <w:r w:rsidR="000E0F9E" w:rsidDel="00E7295A">
          <w:rPr>
            <w:lang w:val="en-GB"/>
          </w:rPr>
          <w:delText xml:space="preserve"> until 2023/2024</w:delText>
        </w:r>
      </w:del>
      <w:r w:rsidR="000E0F9E">
        <w:rPr>
          <w:lang w:val="en-GB"/>
        </w:rPr>
        <w:t xml:space="preserve">, </w:t>
      </w:r>
      <w:ins w:id="103" w:author="Thierry BOULINIER" w:date="2024-08-14T15:56:00Z">
        <w:r w:rsidR="00E7295A">
          <w:rPr>
            <w:lang w:val="en-GB"/>
          </w:rPr>
          <w:t>H5</w:t>
        </w:r>
      </w:ins>
      <w:ins w:id="104" w:author="Thierry BOULINIER" w:date="2024-08-14T15:55:00Z">
        <w:r w:rsidR="00E7295A">
          <w:rPr>
            <w:lang w:val="en-GB"/>
          </w:rPr>
          <w:t xml:space="preserve"> seroprevalence</w:t>
        </w:r>
      </w:ins>
      <w:ins w:id="105" w:author="Thierry BOULINIER" w:date="2024-08-14T15:57:00Z">
        <w:r w:rsidR="00E7295A">
          <w:rPr>
            <w:lang w:val="en-GB"/>
          </w:rPr>
          <w:t>s</w:t>
        </w:r>
      </w:ins>
      <w:del w:id="106" w:author="Thierry BOULINIER" w:date="2024-08-14T15:55:00Z">
        <w:r w:rsidR="000E0F9E" w:rsidDel="00E7295A">
          <w:rPr>
            <w:lang w:val="en-GB"/>
          </w:rPr>
          <w:delText>when they</w:delText>
        </w:r>
      </w:del>
      <w:r w:rsidR="000E0F9E">
        <w:rPr>
          <w:lang w:val="en-GB"/>
        </w:rPr>
        <w:t xml:space="preserve"> suddenly rose </w:t>
      </w:r>
      <w:ins w:id="107" w:author="Thierry BOULINIER" w:date="2024-08-14T15:56:00Z">
        <w:r w:rsidR="00E7295A">
          <w:rPr>
            <w:lang w:val="en-GB"/>
          </w:rPr>
          <w:t>in 2023/2024</w:t>
        </w:r>
      </w:ins>
      <w:ins w:id="108" w:author="Thierry BOULINIER" w:date="2024-08-14T15:57:00Z">
        <w:r w:rsidR="00E7295A">
          <w:rPr>
            <w:lang w:val="en-GB"/>
          </w:rPr>
          <w:t xml:space="preserve"> </w:t>
        </w:r>
      </w:ins>
      <w:r w:rsidR="000E0F9E">
        <w:rPr>
          <w:lang w:val="en-GB"/>
        </w:rPr>
        <w:t>in apex predator</w:t>
      </w:r>
      <w:ins w:id="109" w:author="Thierry BOULINIER" w:date="2024-08-14T15:56:00Z">
        <w:r w:rsidR="00E7295A">
          <w:rPr>
            <w:lang w:val="en-GB"/>
          </w:rPr>
          <w:t>s</w:t>
        </w:r>
      </w:ins>
      <w:r w:rsidR="000E0F9E">
        <w:rPr>
          <w:lang w:val="en-GB"/>
        </w:rPr>
        <w:t xml:space="preserve"> (striated caracaras and skuas</w:t>
      </w:r>
      <w:r w:rsidR="00BF6B5D">
        <w:rPr>
          <w:lang w:val="en-GB"/>
        </w:rPr>
        <w:t xml:space="preserve">; </w:t>
      </w:r>
      <w:r w:rsidR="00BF6B5D">
        <w:rPr>
          <w:lang w:val="en-GB"/>
        </w:rPr>
        <w:fldChar w:fldCharType="begin"/>
      </w:r>
      <w:r w:rsidR="00BF6B5D">
        <w:rPr>
          <w:lang w:val="en-GB"/>
        </w:rPr>
        <w:instrText xml:space="preserve"> REF _Ref174101597 \h </w:instrText>
      </w:r>
      <w:r w:rsidR="00BF6B5D">
        <w:rPr>
          <w:lang w:val="en-GB"/>
        </w:rPr>
      </w:r>
      <w:r w:rsidR="00BF6B5D">
        <w:rPr>
          <w:lang w:val="en-GB"/>
        </w:rPr>
        <w:fldChar w:fldCharType="separate"/>
      </w:r>
      <w:r w:rsidR="00DE3865" w:rsidRPr="009964C7">
        <w:rPr>
          <w:b/>
          <w:bCs/>
        </w:rPr>
        <w:t xml:space="preserve">Extended Data Figure </w:t>
      </w:r>
      <w:r w:rsidR="00DE3865">
        <w:rPr>
          <w:b/>
          <w:bCs/>
          <w:noProof/>
        </w:rPr>
        <w:t>3</w:t>
      </w:r>
      <w:r w:rsidR="00BF6B5D">
        <w:rPr>
          <w:lang w:val="en-GB"/>
        </w:rPr>
        <w:fldChar w:fldCharType="end"/>
      </w:r>
      <w:r w:rsidR="00BF6B5D">
        <w:rPr>
          <w:lang w:val="en-GB"/>
        </w:rPr>
        <w:t>)</w:t>
      </w:r>
      <w:r w:rsidR="000E0F9E">
        <w:rPr>
          <w:lang w:val="en-GB"/>
        </w:rPr>
        <w:t xml:space="preserve">. </w:t>
      </w:r>
      <w:r w:rsidR="00DE3865">
        <w:rPr>
          <w:lang w:val="en-GB"/>
        </w:rPr>
        <w:t>This rise was accompanied by a rise in AIV seroprevalences in chicks (but not adults) in albatrosses (</w:t>
      </w:r>
      <w:r w:rsidR="00DE3865">
        <w:rPr>
          <w:lang w:val="en-GB"/>
        </w:rPr>
        <w:fldChar w:fldCharType="begin"/>
      </w:r>
      <w:r w:rsidR="00DE3865">
        <w:rPr>
          <w:lang w:val="en-GB"/>
        </w:rPr>
        <w:instrText xml:space="preserve"> REF _Ref174197949 \h </w:instrText>
      </w:r>
      <w:r w:rsidR="00DE3865">
        <w:rPr>
          <w:lang w:val="en-GB"/>
        </w:rPr>
      </w:r>
      <w:r w:rsidR="00DE3865">
        <w:rPr>
          <w:lang w:val="en-GB"/>
        </w:rPr>
        <w:fldChar w:fldCharType="separate"/>
      </w:r>
      <w:r w:rsidR="00DE3865" w:rsidRPr="00DE3865">
        <w:rPr>
          <w:b/>
          <w:bCs/>
        </w:rPr>
        <w:t xml:space="preserve">Extended Data Figure </w:t>
      </w:r>
      <w:r w:rsidR="00DE3865">
        <w:rPr>
          <w:b/>
          <w:bCs/>
          <w:noProof/>
        </w:rPr>
        <w:t>4</w:t>
      </w:r>
      <w:r w:rsidR="00DE3865">
        <w:rPr>
          <w:lang w:val="en-GB"/>
        </w:rPr>
        <w:fldChar w:fldCharType="end"/>
      </w:r>
      <w:r w:rsidR="00DE3865">
        <w:rPr>
          <w:lang w:val="en-GB"/>
        </w:rPr>
        <w:t xml:space="preserve">). </w:t>
      </w:r>
    </w:p>
    <w:p w14:paraId="1899C975" w14:textId="3AD37133" w:rsidR="00F94DE7" w:rsidRPr="0059304C" w:rsidRDefault="00087F37" w:rsidP="00F94DE7">
      <w:pPr>
        <w:keepNext/>
        <w:rPr>
          <w:lang w:val="en-GB"/>
        </w:rPr>
      </w:pPr>
      <w:r>
        <w:rPr>
          <w:noProof/>
        </w:rPr>
        <w:lastRenderedPageBreak/>
        <w:drawing>
          <wp:inline distT="0" distB="0" distL="0" distR="0" wp14:anchorId="5CAA866B" wp14:editId="74BEF3EF">
            <wp:extent cx="5759708" cy="4321230"/>
            <wp:effectExtent l="0" t="0" r="0" b="3175"/>
            <wp:docPr id="10789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03333" name="Picture 1"/>
                    <pic:cNvPicPr/>
                  </pic:nvPicPr>
                  <pic:blipFill>
                    <a:blip r:embed="rId18">
                      <a:extLst>
                        <a:ext uri="{28A0092B-C50C-407E-A947-70E740481C1C}">
                          <a14:useLocalDpi xmlns:a14="http://schemas.microsoft.com/office/drawing/2010/main"/>
                        </a:ext>
                      </a:extLst>
                    </a:blip>
                    <a:stretch>
                      <a:fillRect/>
                    </a:stretch>
                  </pic:blipFill>
                  <pic:spPr>
                    <a:xfrm>
                      <a:off x="0" y="0"/>
                      <a:ext cx="5759708" cy="4321230"/>
                    </a:xfrm>
                    <a:prstGeom prst="rect">
                      <a:avLst/>
                    </a:prstGeom>
                  </pic:spPr>
                </pic:pic>
              </a:graphicData>
            </a:graphic>
          </wp:inline>
        </w:drawing>
      </w:r>
    </w:p>
    <w:p w14:paraId="5ED23C8F" w14:textId="4BD9E4AF" w:rsidR="00F94DE7" w:rsidRDefault="00F94DE7" w:rsidP="00F94DE7">
      <w:pPr>
        <w:pStyle w:val="Legenda"/>
      </w:pPr>
      <w:bookmarkStart w:id="110" w:name="_Ref171094719"/>
      <w:r w:rsidRPr="0059304C">
        <w:rPr>
          <w:b/>
          <w:bCs/>
        </w:rPr>
        <w:t xml:space="preserve">Figure </w:t>
      </w:r>
      <w:r w:rsidRPr="0059304C">
        <w:rPr>
          <w:b/>
          <w:bCs/>
        </w:rPr>
        <w:fldChar w:fldCharType="begin"/>
      </w:r>
      <w:r w:rsidRPr="0059304C">
        <w:rPr>
          <w:b/>
          <w:bCs/>
        </w:rPr>
        <w:instrText xml:space="preserve"> SEQ Figure \* ARABIC </w:instrText>
      </w:r>
      <w:r w:rsidRPr="0059304C">
        <w:rPr>
          <w:b/>
          <w:bCs/>
        </w:rPr>
        <w:fldChar w:fldCharType="separate"/>
      </w:r>
      <w:r w:rsidR="00DE3865">
        <w:rPr>
          <w:b/>
          <w:bCs/>
          <w:noProof/>
        </w:rPr>
        <w:t>3</w:t>
      </w:r>
      <w:r w:rsidRPr="0059304C">
        <w:rPr>
          <w:b/>
          <w:bCs/>
        </w:rPr>
        <w:fldChar w:fldCharType="end"/>
      </w:r>
      <w:bookmarkEnd w:id="110"/>
      <w:r w:rsidRPr="0059304C">
        <w:rPr>
          <w:b/>
          <w:bCs/>
        </w:rPr>
        <w:t>.</w:t>
      </w:r>
      <w:r w:rsidRPr="00F94DE7">
        <w:rPr>
          <w:b/>
          <w:bCs/>
        </w:rPr>
        <w:t xml:space="preserve"> Anti-AIV and anti-H5 </w:t>
      </w:r>
      <w:r w:rsidR="0056566D">
        <w:rPr>
          <w:b/>
          <w:bCs/>
        </w:rPr>
        <w:t>a</w:t>
      </w:r>
      <w:r w:rsidRPr="00F94DE7">
        <w:rPr>
          <w:b/>
          <w:bCs/>
        </w:rPr>
        <w:t xml:space="preserve">ntibody detection patterns in </w:t>
      </w:r>
      <w:commentRangeStart w:id="111"/>
      <w:r w:rsidRPr="00F94DE7">
        <w:rPr>
          <w:b/>
          <w:bCs/>
        </w:rPr>
        <w:t xml:space="preserve">adult birds </w:t>
      </w:r>
      <w:commentRangeEnd w:id="111"/>
      <w:r w:rsidR="00EC0839">
        <w:rPr>
          <w:rStyle w:val="Refdecomentrio"/>
          <w:lang w:val="en-US"/>
        </w:rPr>
        <w:commentReference w:id="111"/>
      </w:r>
      <w:r w:rsidRPr="00F94DE7">
        <w:rPr>
          <w:b/>
          <w:bCs/>
        </w:rPr>
        <w:t>of the Falklands across species ecological categories and islands epidemiological statuses before and after HPAI incursion.</w:t>
      </w:r>
      <w:r w:rsidRPr="00F94DE7">
        <w:t xml:space="preserve"> </w:t>
      </w:r>
      <w:r w:rsidRPr="0059304C">
        <w:t xml:space="preserve">Each point represents </w:t>
      </w:r>
      <w:r>
        <w:t>a</w:t>
      </w:r>
      <w:r w:rsidRPr="0059304C">
        <w:t xml:space="preserve"> sample</w:t>
      </w:r>
      <w:r w:rsidR="003A73D8">
        <w:t xml:space="preserve">, with position on the y-axis representing anti-AIV antibody level (from low to high), and colour representing </w:t>
      </w:r>
      <w:r w:rsidR="00AA2F5C">
        <w:t xml:space="preserve">the </w:t>
      </w:r>
      <w:r w:rsidR="003A73D8">
        <w:t>anti-H5 antibody status (negative</w:t>
      </w:r>
      <w:r w:rsidR="00AA2F5C">
        <w:t xml:space="preserve"> or</w:t>
      </w:r>
      <w:r w:rsidR="003A73D8">
        <w:t xml:space="preserve"> positive</w:t>
      </w:r>
      <w:r w:rsidR="00AA2F5C">
        <w:t>, based on the H5 serostatuses reconstructed by integrating the observed data on anti-AIV antibody detection and partially observed data on anti-H5 antibody detection</w:t>
      </w:r>
      <w:r w:rsidR="003A73D8">
        <w:t>)</w:t>
      </w:r>
      <w:r w:rsidRPr="0059304C">
        <w:t xml:space="preserve">. </w:t>
      </w:r>
      <w:r>
        <w:t xml:space="preserve">The </w:t>
      </w:r>
      <w:r w:rsidR="0058087E">
        <w:t>horizontal</w:t>
      </w:r>
      <w:r w:rsidR="003A73D8">
        <w:t xml:space="preserve"> </w:t>
      </w:r>
      <w:r w:rsidRPr="0059304C">
        <w:t xml:space="preserve">dashed line </w:t>
      </w:r>
      <w:r>
        <w:t>indicates</w:t>
      </w:r>
      <w:r w:rsidRPr="0059304C">
        <w:t xml:space="preserve"> the</w:t>
      </w:r>
      <w:r>
        <w:t xml:space="preserve"> positivity</w:t>
      </w:r>
      <w:r w:rsidRPr="0059304C">
        <w:t xml:space="preserve"> threshold for </w:t>
      </w:r>
      <w:r>
        <w:t>anti-AIV antibody detection</w:t>
      </w:r>
      <w:commentRangeStart w:id="112"/>
      <w:r>
        <w:t>.</w:t>
      </w:r>
      <w:commentRangeEnd w:id="112"/>
      <w:r w:rsidR="00610980">
        <w:rPr>
          <w:rStyle w:val="Refdecomentrio"/>
          <w:lang w:val="en-US"/>
        </w:rPr>
        <w:commentReference w:id="112"/>
      </w:r>
      <w:r>
        <w:t xml:space="preserve"> </w:t>
      </w:r>
    </w:p>
    <w:p w14:paraId="04756B39" w14:textId="774A9AD7" w:rsidR="00756A9E" w:rsidRPr="0059304C" w:rsidRDefault="00756A9E" w:rsidP="00926E9E">
      <w:pPr>
        <w:pStyle w:val="Ttulo2"/>
      </w:pPr>
      <w:r w:rsidRPr="0059304C">
        <w:t xml:space="preserve">Heterogeneity in exposure and </w:t>
      </w:r>
      <w:r w:rsidR="008F4850">
        <w:t>lethality</w:t>
      </w:r>
    </w:p>
    <w:p w14:paraId="279F0BBA" w14:textId="1FD370EF" w:rsidR="00756A9E" w:rsidRPr="0059304C" w:rsidRDefault="78EFF2C2" w:rsidP="00756A9E">
      <w:pPr>
        <w:rPr>
          <w:rFonts w:cs="Calibri"/>
          <w:lang w:val="en-GB"/>
        </w:rPr>
      </w:pPr>
      <w:r w:rsidRPr="78EFF2C2">
        <w:rPr>
          <w:rFonts w:cs="Calibri"/>
          <w:lang w:val="en-GB"/>
        </w:rPr>
        <w:t xml:space="preserve">To gain insights on hosts’ responses to exposure to HPAI H5Nx, we investigated H5 seroprevalence in individuals sampled in proximity to ongoing outbreaks. </w:t>
      </w:r>
    </w:p>
    <w:p w14:paraId="3D48C941" w14:textId="4771211E" w:rsidR="00756A9E" w:rsidRPr="0059304C" w:rsidRDefault="00756A9E" w:rsidP="00756A9E">
      <w:pPr>
        <w:rPr>
          <w:lang w:val="en-GB"/>
        </w:rPr>
      </w:pPr>
      <w:r w:rsidRPr="0059304C">
        <w:rPr>
          <w:rFonts w:cs="Calibri"/>
          <w:lang w:val="en-GB"/>
        </w:rPr>
        <w:t>We visited Steeple Jason</w:t>
      </w:r>
      <w:r>
        <w:rPr>
          <w:rFonts w:cs="Calibri"/>
          <w:lang w:val="en-GB"/>
        </w:rPr>
        <w:t xml:space="preserve"> </w:t>
      </w:r>
      <w:r w:rsidRPr="0059304C">
        <w:rPr>
          <w:rFonts w:cs="Calibri"/>
          <w:lang w:val="en-GB"/>
        </w:rPr>
        <w:t>(</w:t>
      </w:r>
      <w:r>
        <w:rPr>
          <w:rFonts w:cs="Calibri"/>
          <w:lang w:val="en-GB"/>
        </w:rPr>
        <w:t>north-west of the archipelago</w:t>
      </w:r>
      <w:r w:rsidRPr="0059304C">
        <w:rPr>
          <w:rFonts w:cs="Calibri"/>
          <w:lang w:val="en-GB"/>
        </w:rPr>
        <w:t xml:space="preserve">) in January 2024, approximately two months after the </w:t>
      </w:r>
      <w:r w:rsidR="003852CA">
        <w:rPr>
          <w:rFonts w:cs="Calibri"/>
          <w:lang w:val="en-GB"/>
        </w:rPr>
        <w:t>first cases were reported</w:t>
      </w:r>
      <w:r w:rsidRPr="0059304C">
        <w:rPr>
          <w:rFonts w:cs="Calibri"/>
          <w:lang w:val="en-GB"/>
        </w:rPr>
        <w:t xml:space="preserve"> on the island</w:t>
      </w:r>
      <w:r w:rsidR="00AD5E6A">
        <w:rPr>
          <w:rFonts w:cs="Calibri"/>
          <w:lang w:val="en-GB"/>
        </w:rPr>
        <w:t xml:space="preserve"> </w:t>
      </w:r>
      <w:r w:rsidR="00AD5E6A" w:rsidRPr="0059304C">
        <w:rPr>
          <w:lang w:val="en-GB"/>
        </w:rPr>
        <w:t>(</w:t>
      </w:r>
      <w:r w:rsidR="00AD5E6A" w:rsidRPr="003F6C21">
        <w:rPr>
          <w:rFonts w:cs="Calibri"/>
          <w:b/>
          <w:bCs/>
          <w:lang w:val="en-GB"/>
        </w:rPr>
        <w:t>Figure 1</w:t>
      </w:r>
      <w:r w:rsidR="00AD5E6A">
        <w:rPr>
          <w:rFonts w:cs="Calibri"/>
          <w:lang w:val="en-GB"/>
        </w:rPr>
        <w:t>)</w:t>
      </w:r>
      <w:r w:rsidRPr="0059304C">
        <w:rPr>
          <w:rFonts w:cs="Calibri"/>
          <w:lang w:val="en-GB"/>
        </w:rPr>
        <w:t>. Albatrosses, rockhopper penguins, and</w:t>
      </w:r>
      <w:r>
        <w:rPr>
          <w:rFonts w:cs="Calibri"/>
          <w:lang w:val="en-GB"/>
        </w:rPr>
        <w:t>, to a lesser extent,</w:t>
      </w:r>
      <w:r w:rsidRPr="0059304C">
        <w:rPr>
          <w:rFonts w:cs="Calibri"/>
          <w:lang w:val="en-GB"/>
        </w:rPr>
        <w:t xml:space="preserve"> skuas were found dead during this outbreak. The other species present on the island did not show signs of HPAI. </w:t>
      </w:r>
      <w:r w:rsidR="00CC0856">
        <w:rPr>
          <w:rFonts w:cs="Calibri"/>
          <w:lang w:val="en-GB"/>
        </w:rPr>
        <w:t>I</w:t>
      </w:r>
      <w:r>
        <w:rPr>
          <w:rFonts w:cs="Calibri"/>
          <w:lang w:val="en-GB"/>
        </w:rPr>
        <w:t xml:space="preserve">n </w:t>
      </w:r>
      <w:proofErr w:type="spellStart"/>
      <w:ins w:id="113" w:author="Thierry BOULINIER" w:date="2024-08-14T16:11:00Z">
        <w:r w:rsidR="009D688A">
          <w:rPr>
            <w:rFonts w:cs="Calibri"/>
            <w:lang w:val="en-GB"/>
          </w:rPr>
          <w:t>meso</w:t>
        </w:r>
      </w:ins>
      <w:proofErr w:type="spellEnd"/>
      <w:del w:id="114" w:author="Thierry BOULINIER" w:date="2024-08-14T16:11:00Z">
        <w:r w:rsidDel="009D688A">
          <w:rPr>
            <w:rFonts w:cs="Calibri"/>
            <w:lang w:val="en-GB"/>
          </w:rPr>
          <w:delText>basal</w:delText>
        </w:r>
      </w:del>
      <w:r>
        <w:rPr>
          <w:rFonts w:cs="Calibri"/>
          <w:lang w:val="en-GB"/>
        </w:rPr>
        <w:t xml:space="preserve"> predators</w:t>
      </w:r>
      <w:r w:rsidR="00CC0856">
        <w:rPr>
          <w:rFonts w:cs="Calibri"/>
          <w:lang w:val="en-GB"/>
        </w:rPr>
        <w:t xml:space="preserve">, H5 seroprevalences </w:t>
      </w:r>
      <w:r w:rsidR="00CC0856">
        <w:rPr>
          <w:lang w:val="en-GB"/>
        </w:rPr>
        <w:t>in adults</w:t>
      </w:r>
      <w:r>
        <w:rPr>
          <w:rFonts w:cs="Calibri"/>
          <w:lang w:val="en-GB"/>
        </w:rPr>
        <w:t xml:space="preserve"> remained below </w:t>
      </w:r>
      <w:r w:rsidR="008E6F57">
        <w:rPr>
          <w:highlight w:val="green"/>
          <w:lang w:val="en-GB"/>
        </w:rPr>
        <w:t>7</w:t>
      </w:r>
      <w:r w:rsidR="004C7CE0" w:rsidRPr="00240A7B">
        <w:rPr>
          <w:highlight w:val="green"/>
          <w:lang w:val="en-GB"/>
        </w:rPr>
        <w:t xml:space="preserve"> [0, 3</w:t>
      </w:r>
      <w:r w:rsidR="008E6F57">
        <w:rPr>
          <w:highlight w:val="green"/>
          <w:lang w:val="en-GB"/>
        </w:rPr>
        <w:t>2</w:t>
      </w:r>
      <w:r w:rsidR="004C7CE0">
        <w:rPr>
          <w:highlight w:val="green"/>
          <w:lang w:val="en-GB"/>
        </w:rPr>
        <w:t>]</w:t>
      </w:r>
      <w:r w:rsidR="004C7CE0">
        <w:rPr>
          <w:lang w:val="en-GB"/>
        </w:rPr>
        <w:t xml:space="preserve"> </w:t>
      </w:r>
      <w:r>
        <w:rPr>
          <w:rFonts w:cs="Calibri"/>
          <w:lang w:val="en-GB"/>
        </w:rPr>
        <w:t>%</w:t>
      </w:r>
      <w:r w:rsidR="00BF6B5D">
        <w:rPr>
          <w:rFonts w:cs="Calibri"/>
          <w:lang w:val="en-GB"/>
        </w:rPr>
        <w:t xml:space="preserve"> (</w:t>
      </w:r>
      <w:r w:rsidR="00BF6B5D">
        <w:rPr>
          <w:lang w:val="en-GB"/>
        </w:rPr>
        <w:fldChar w:fldCharType="begin"/>
      </w:r>
      <w:r w:rsidR="00BF6B5D">
        <w:rPr>
          <w:lang w:val="en-GB"/>
        </w:rPr>
        <w:instrText xml:space="preserve"> REF _Ref174034107 \h </w:instrText>
      </w:r>
      <w:r w:rsidR="00BF6B5D">
        <w:rPr>
          <w:lang w:val="en-GB"/>
        </w:rPr>
      </w:r>
      <w:r w:rsidR="00BF6B5D">
        <w:rPr>
          <w:lang w:val="en-GB"/>
        </w:rPr>
        <w:fldChar w:fldCharType="separate"/>
      </w:r>
      <w:r w:rsidR="00DE3865" w:rsidRPr="007630A7">
        <w:rPr>
          <w:b/>
          <w:bCs/>
        </w:rPr>
        <w:t xml:space="preserve">Extended Data Figure </w:t>
      </w:r>
      <w:r w:rsidR="00DE3865">
        <w:rPr>
          <w:b/>
          <w:bCs/>
          <w:noProof/>
        </w:rPr>
        <w:t>2</w:t>
      </w:r>
      <w:r w:rsidR="00BF6B5D">
        <w:rPr>
          <w:lang w:val="en-GB"/>
        </w:rPr>
        <w:fldChar w:fldCharType="end"/>
      </w:r>
      <w:r w:rsidR="00BF6B5D">
        <w:rPr>
          <w:rFonts w:cs="Calibri"/>
          <w:lang w:val="en-GB"/>
        </w:rPr>
        <w:t>)</w:t>
      </w:r>
      <w:r w:rsidR="003852CA">
        <w:rPr>
          <w:rFonts w:cs="Calibri"/>
          <w:lang w:val="en-GB"/>
        </w:rPr>
        <w:t xml:space="preserve">; in particular, </w:t>
      </w:r>
      <w:r w:rsidR="004C7CE0">
        <w:rPr>
          <w:rFonts w:cs="Calibri"/>
          <w:lang w:val="en-GB"/>
        </w:rPr>
        <w:t>despite</w:t>
      </w:r>
      <w:r w:rsidR="004C7CE0" w:rsidRPr="0059304C">
        <w:rPr>
          <w:rFonts w:cs="Calibri"/>
          <w:lang w:val="en-GB"/>
        </w:rPr>
        <w:t xml:space="preserve"> high mortality and confirmed cases </w:t>
      </w:r>
      <w:r w:rsidR="004C7CE0">
        <w:rPr>
          <w:rFonts w:cs="Calibri"/>
          <w:lang w:val="en-GB"/>
        </w:rPr>
        <w:t xml:space="preserve">being </w:t>
      </w:r>
      <w:r w:rsidR="004C7CE0" w:rsidRPr="0059304C">
        <w:rPr>
          <w:rFonts w:cs="Calibri"/>
          <w:lang w:val="en-GB"/>
        </w:rPr>
        <w:t>reported</w:t>
      </w:r>
      <w:r w:rsidR="004C7CE0">
        <w:rPr>
          <w:rFonts w:cs="Calibri"/>
          <w:lang w:val="en-GB"/>
        </w:rPr>
        <w:t xml:space="preserve"> in this albatross</w:t>
      </w:r>
      <w:del w:id="115" w:author="Thierry BOULINIER" w:date="2024-08-14T16:13:00Z">
        <w:r w:rsidR="004C7CE0" w:rsidDel="009D688A">
          <w:rPr>
            <w:rFonts w:cs="Calibri"/>
            <w:lang w:val="en-GB"/>
          </w:rPr>
          <w:delText>es</w:delText>
        </w:r>
      </w:del>
      <w:ins w:id="116" w:author="Thierry BOULINIER" w:date="2024-08-14T16:12:00Z">
        <w:r w:rsidR="009D688A">
          <w:rPr>
            <w:rFonts w:cs="Calibri"/>
            <w:lang w:val="en-GB"/>
          </w:rPr>
          <w:t xml:space="preserve"> </w:t>
        </w:r>
        <w:commentRangeStart w:id="117"/>
        <w:r w:rsidR="009D688A">
          <w:rPr>
            <w:rFonts w:cs="Calibri"/>
            <w:lang w:val="en-GB"/>
          </w:rPr>
          <w:t>colony</w:t>
        </w:r>
      </w:ins>
      <w:commentRangeEnd w:id="117"/>
      <w:ins w:id="118" w:author="Thierry BOULINIER" w:date="2024-08-14T16:13:00Z">
        <w:r w:rsidR="009D688A">
          <w:rPr>
            <w:rStyle w:val="Refdecomentrio"/>
          </w:rPr>
          <w:commentReference w:id="117"/>
        </w:r>
      </w:ins>
      <w:r w:rsidR="004C7CE0">
        <w:rPr>
          <w:rFonts w:cs="Calibri"/>
          <w:lang w:val="en-GB"/>
        </w:rPr>
        <w:fldChar w:fldCharType="begin"/>
      </w:r>
      <w:r w:rsidR="00F312CD">
        <w:rPr>
          <w:rFonts w:cs="Calibri"/>
          <w:lang w:val="en-GB"/>
        </w:rPr>
        <w:instrText xml:space="preserve"> ADDIN ZOTERO_ITEM CSL_CITATION {"citationID":"28f8cZyZ","properties":{"formattedCitation":"\\super 23\\nosupersub{}","plainCitation":"23","noteIndex":0},"citationItems":[{"id":"Z71eo4Pq/JSmy4RHh","uris":["http://zotero.org/users/14074622/items/2CCX7K4A"],"itemData":{"id":"vfuavB4V/VALZM81W","type":"article","abstract":"The current highly pathogenic avian influenza H5N1 panzootic has substantial impacts on wild birds and marine mammals. Although major outbreaks occurred in South America, incursion to Antarctica emerged late in the breeding season of 2023/2024 and was confined the wider region of the Antarctic Peninsula. To infer potential underlying processes, we compiled H5N1 surveillance from Antarctica and Sub-Antarctic Islands prior to the first confirmed cases.","DOI":"10.1101/2023.10.24.563692","language":"en","license":"© 2024, Posted by Cold Spring Harbor Laboratory. This pre-print is available under a Creative Commons License (Attribution-NonCommercial-NoDerivs 4.0 International), CC BY-NC-ND 4.0, as described at http://creativecommons.org/licenses/by-nc-nd/4.0/","note":"page: 2023.10.24.563692\nsection: New Results","publisher":"bioRxiv","source":"bioRxiv","title":"Unexpected delayed incursion of highly pathogenic avian influenza H5N1 (clade 2.3.4.4b) in the Antarctic region","URL":"https://www.biorxiv.org/content/10.1101/2023.10.24.563692v4","author":[{"family":"Lisovski","given":"Simeon"},{"family":"Günther","given":"Anne"},{"family":"Dewar","given":"Meagan"},{"family":"Ainley","given":"David"},{"family":"Aldunate","given":"Fabián"},{"family":"Arce","given":"Rodrigo"},{"family":"Ballard","given":"Grant"},{"family":"Bauer","given":"Silke"},{"family":"Belliure","given":"Josabel"},{"family":"Banyard","given":"Ashley C."},{"family":"Boulinier","given":"Thierry"},{"family":"Bennison","given":"Ashley"},{"family":"Braun","given":"Christina"},{"family":"Cary","given":"Craig"},{"family":"Catry","given":"Paulo"},{"family":"Clessin","given":"Augustin"},{"family":"Connan","given":"Maelle"},{"family":"Correia","given":"Edna"},{"family":"Cox","given":"Aidan"},{"family":"Cristina","given":"Juan"},{"family":"Elrod","given":"Megan"},{"family":"Emerit","given":"Julia"},{"family":"Ferreiro","given":"Irene"},{"family":"Fowler","given":"Zoe"},{"family":"Gamble","given":"Amandine"},{"family":"Granadeiro","given":"José P."},{"family":"Hurtado","given":"Joaquin"},{"family":"Jongsomjit","given":"Dennis"},{"family":"Lesage","given":"Célia"},{"family":"Lejeune","given":"Mathilde"},{"family":"Kuepfer","given":"Amanda"},{"family":"Lescroël","given":"Amélie"},{"family":"Li","given":"Amy"},{"family":"McDonald","given":"Ian R."},{"family":"Menéndez-Blázquez","given":"Javier"},{"family":"Morandini","given":"Virginia"},{"family":"Moratorio","given":"Gonzalo"},{"family":"Militão","given":"Teresa"},{"family":"Moreno","given":"Pilar"},{"family":"Perbolianachis","given":"Paula"},{"family":"Pennycook","given":"Jean"},{"family":"Raslan","given":"Maryam"},{"family":"Reid","given":"Scott M."},{"family":"Richards-Babbage","given":"Roanna"},{"family":"Schmidt","given":"Annie E."},{"family":"Sander","given":"Martha Maria"},{"family":"Smyth","given":"Lucy"},{"family":"Soutullo","given":"Alvaro"},{"family":"Stanworth","given":"Andrew"},{"family":"Streith","given":"Léo"},{"family":"Tornos","given":"Jérémy"},{"family":"Varsani","given":"Arvind"},{"family":"Herzschuh","given":"Ulrike"},{"family":"Beer","given":"Martin"},{"family":"Wille","given":"Michelle"}],"accessed":{"date-parts":[["2024",5,21]]},"issued":{"date-parts":[["2024",4,19]]}}}],"schema":"https://github.com/citation-style-language/schema/raw/master/csl-citation.json"} </w:instrText>
      </w:r>
      <w:r w:rsidR="004C7CE0">
        <w:rPr>
          <w:rFonts w:cs="Calibri"/>
          <w:lang w:val="en-GB"/>
        </w:rPr>
        <w:fldChar w:fldCharType="separate"/>
      </w:r>
      <w:r w:rsidR="004C7CE0" w:rsidRPr="00A40E32">
        <w:rPr>
          <w:rFonts w:ascii="Aptos" w:hAnsi="Aptos" w:cs="Times New Roman"/>
          <w:kern w:val="0"/>
          <w:vertAlign w:val="superscript"/>
        </w:rPr>
        <w:t>23</w:t>
      </w:r>
      <w:r w:rsidR="004C7CE0">
        <w:rPr>
          <w:rFonts w:cs="Calibri"/>
          <w:lang w:val="en-GB"/>
        </w:rPr>
        <w:fldChar w:fldCharType="end"/>
      </w:r>
      <w:r w:rsidR="004C7CE0">
        <w:rPr>
          <w:rFonts w:cs="Calibri"/>
          <w:lang w:val="en-GB"/>
        </w:rPr>
        <w:t xml:space="preserve">, </w:t>
      </w:r>
      <w:r w:rsidR="004C7CE0" w:rsidRPr="004C7CE0">
        <w:rPr>
          <w:rFonts w:cs="Calibri"/>
          <w:highlight w:val="green"/>
          <w:lang w:val="en-GB"/>
        </w:rPr>
        <w:t xml:space="preserve">none of the 30 adults and </w:t>
      </w:r>
      <w:r w:rsidR="008E6F57">
        <w:rPr>
          <w:rFonts w:cs="Calibri"/>
          <w:highlight w:val="green"/>
          <w:lang w:val="en-GB"/>
        </w:rPr>
        <w:t>30</w:t>
      </w:r>
      <w:r w:rsidR="004C7CE0" w:rsidRPr="004C7CE0">
        <w:rPr>
          <w:rFonts w:cs="Calibri"/>
          <w:highlight w:val="green"/>
          <w:lang w:val="en-GB"/>
        </w:rPr>
        <w:t xml:space="preserve"> chicks</w:t>
      </w:r>
      <w:r w:rsidR="004C7CE0">
        <w:rPr>
          <w:rFonts w:cs="Calibri"/>
          <w:lang w:val="en-GB"/>
        </w:rPr>
        <w:t xml:space="preserve"> </w:t>
      </w:r>
      <w:r w:rsidR="008E6F57">
        <w:rPr>
          <w:rFonts w:cs="Calibri"/>
          <w:lang w:val="en-GB"/>
        </w:rPr>
        <w:t>was seropositive for H5</w:t>
      </w:r>
      <w:r w:rsidR="00BF6B5D">
        <w:rPr>
          <w:rFonts w:cs="Calibri"/>
          <w:lang w:val="en-GB"/>
        </w:rPr>
        <w:t xml:space="preserve"> </w:t>
      </w:r>
      <w:r w:rsidR="00BF6B5D" w:rsidRPr="0059304C">
        <w:rPr>
          <w:rFonts w:cs="Calibri"/>
          <w:lang w:val="en-GB"/>
        </w:rPr>
        <w:t>(</w:t>
      </w:r>
      <w:r w:rsidR="00BF6B5D">
        <w:rPr>
          <w:rFonts w:cs="Calibri"/>
          <w:lang w:val="en-GB"/>
        </w:rPr>
        <w:fldChar w:fldCharType="begin"/>
      </w:r>
      <w:r w:rsidR="00BF6B5D">
        <w:rPr>
          <w:rFonts w:cs="Calibri"/>
          <w:lang w:val="en-GB"/>
        </w:rPr>
        <w:instrText xml:space="preserve"> REF _Ref171094771 \h </w:instrText>
      </w:r>
      <w:r w:rsidR="00BF6B5D">
        <w:rPr>
          <w:rFonts w:cs="Calibri"/>
          <w:lang w:val="en-GB"/>
        </w:rPr>
      </w:r>
      <w:r w:rsidR="00BF6B5D">
        <w:rPr>
          <w:rFonts w:cs="Calibri"/>
          <w:lang w:val="en-GB"/>
        </w:rPr>
        <w:fldChar w:fldCharType="separate"/>
      </w:r>
      <w:r w:rsidR="00DE3865" w:rsidRPr="0059304C">
        <w:rPr>
          <w:b/>
          <w:bCs/>
        </w:rPr>
        <w:t xml:space="preserve">Figure </w:t>
      </w:r>
      <w:r w:rsidR="00DE3865">
        <w:rPr>
          <w:b/>
          <w:bCs/>
          <w:noProof/>
        </w:rPr>
        <w:t>4</w:t>
      </w:r>
      <w:r w:rsidR="00BF6B5D">
        <w:rPr>
          <w:rFonts w:cs="Calibri"/>
          <w:lang w:val="en-GB"/>
        </w:rPr>
        <w:fldChar w:fldCharType="end"/>
      </w:r>
      <w:r w:rsidR="00BF6B5D" w:rsidRPr="0059304C">
        <w:rPr>
          <w:rFonts w:cs="Calibri"/>
          <w:lang w:val="en-GB"/>
        </w:rPr>
        <w:t>)</w:t>
      </w:r>
      <w:r w:rsidR="004C7CE0">
        <w:rPr>
          <w:rFonts w:cs="Calibri"/>
          <w:lang w:val="en-GB"/>
        </w:rPr>
        <w:t>.</w:t>
      </w:r>
      <w:r w:rsidRPr="0059304C">
        <w:rPr>
          <w:rFonts w:cs="Calibri"/>
          <w:lang w:val="en-GB"/>
        </w:rPr>
        <w:t xml:space="preserve"> A</w:t>
      </w:r>
      <w:r w:rsidR="003852CA">
        <w:rPr>
          <w:rFonts w:cs="Calibri"/>
          <w:lang w:val="en-GB"/>
        </w:rPr>
        <w:t xml:space="preserve">lmost all the sampled </w:t>
      </w:r>
      <w:r w:rsidRPr="0059304C">
        <w:rPr>
          <w:rFonts w:cs="Calibri"/>
          <w:lang w:val="en-GB"/>
        </w:rPr>
        <w:t>apex predator</w:t>
      </w:r>
      <w:r w:rsidR="003852CA">
        <w:rPr>
          <w:rFonts w:cs="Calibri"/>
          <w:lang w:val="en-GB"/>
        </w:rPr>
        <w:t xml:space="preserve"> individuals (</w:t>
      </w:r>
      <w:r w:rsidR="004C7CE0" w:rsidRPr="004C7CE0">
        <w:rPr>
          <w:rFonts w:cs="Calibri"/>
          <w:highlight w:val="green"/>
          <w:lang w:val="en-GB"/>
        </w:rPr>
        <w:t>4</w:t>
      </w:r>
      <w:r w:rsidR="008E6F57">
        <w:rPr>
          <w:rFonts w:cs="Calibri"/>
          <w:highlight w:val="green"/>
          <w:lang w:val="en-GB"/>
        </w:rPr>
        <w:t>4</w:t>
      </w:r>
      <w:r w:rsidR="004C7CE0" w:rsidRPr="004C7CE0">
        <w:rPr>
          <w:rFonts w:cs="Calibri"/>
          <w:highlight w:val="green"/>
          <w:lang w:val="en-GB"/>
        </w:rPr>
        <w:t>/50</w:t>
      </w:r>
      <w:r w:rsidR="003852CA">
        <w:rPr>
          <w:rFonts w:cs="Calibri"/>
          <w:lang w:val="en-GB"/>
        </w:rPr>
        <w:t xml:space="preserve">) </w:t>
      </w:r>
      <w:r w:rsidRPr="0059304C">
        <w:rPr>
          <w:rFonts w:cs="Calibri"/>
          <w:lang w:val="en-GB"/>
        </w:rPr>
        <w:t xml:space="preserve">were seropositive for H5 </w:t>
      </w:r>
      <w:r w:rsidR="003852CA">
        <w:rPr>
          <w:rFonts w:cs="Calibri"/>
          <w:lang w:val="en-GB"/>
        </w:rPr>
        <w:t>despite</w:t>
      </w:r>
      <w:r w:rsidR="003852CA" w:rsidRPr="0059304C">
        <w:rPr>
          <w:rFonts w:cs="Calibri"/>
          <w:lang w:val="en-GB"/>
        </w:rPr>
        <w:t xml:space="preserve"> no (</w:t>
      </w:r>
      <w:r w:rsidR="008F4850">
        <w:rPr>
          <w:rFonts w:cs="Calibri"/>
          <w:lang w:val="en-GB"/>
        </w:rPr>
        <w:t>striated caracara</w:t>
      </w:r>
      <w:r w:rsidR="003852CA" w:rsidRPr="0059304C">
        <w:rPr>
          <w:rFonts w:cs="Calibri"/>
          <w:lang w:val="en-GB"/>
        </w:rPr>
        <w:t xml:space="preserve">s) to low (skuas) </w:t>
      </w:r>
      <w:commentRangeStart w:id="119"/>
      <w:r w:rsidR="003852CA" w:rsidRPr="0059304C">
        <w:rPr>
          <w:rFonts w:cs="Calibri"/>
          <w:lang w:val="en-GB"/>
        </w:rPr>
        <w:t>mortality</w:t>
      </w:r>
      <w:commentRangeEnd w:id="119"/>
      <w:r w:rsidR="009D688A">
        <w:rPr>
          <w:rStyle w:val="Refdecomentrio"/>
        </w:rPr>
        <w:commentReference w:id="119"/>
      </w:r>
      <w:r w:rsidR="003852CA" w:rsidRPr="0059304C">
        <w:rPr>
          <w:rFonts w:cs="Calibri"/>
          <w:lang w:val="en-GB"/>
        </w:rPr>
        <w:t xml:space="preserve"> </w:t>
      </w:r>
      <w:r w:rsidR="003852CA">
        <w:rPr>
          <w:rFonts w:cs="Calibri"/>
          <w:lang w:val="en-GB"/>
        </w:rPr>
        <w:t xml:space="preserve">being </w:t>
      </w:r>
      <w:r w:rsidR="003852CA" w:rsidRPr="0059304C">
        <w:rPr>
          <w:rFonts w:cs="Calibri"/>
          <w:lang w:val="en-GB"/>
        </w:rPr>
        <w:t>reported</w:t>
      </w:r>
      <w:r w:rsidR="003852CA">
        <w:rPr>
          <w:rFonts w:cs="Calibri"/>
          <w:lang w:val="en-GB"/>
        </w:rPr>
        <w:t xml:space="preserve"> in th</w:t>
      </w:r>
      <w:r w:rsidR="009C3DBC">
        <w:rPr>
          <w:rFonts w:cs="Calibri"/>
          <w:lang w:val="en-GB"/>
        </w:rPr>
        <w:t>ese</w:t>
      </w:r>
      <w:r w:rsidR="003852CA">
        <w:rPr>
          <w:rFonts w:cs="Calibri"/>
          <w:lang w:val="en-GB"/>
        </w:rPr>
        <w:t xml:space="preserve"> species</w:t>
      </w:r>
      <w:r w:rsidRPr="0059304C">
        <w:rPr>
          <w:rFonts w:cs="Calibri"/>
          <w:lang w:val="en-GB"/>
        </w:rPr>
        <w:t xml:space="preserve">. </w:t>
      </w:r>
      <w:commentRangeStart w:id="120"/>
      <w:r w:rsidRPr="0059304C">
        <w:rPr>
          <w:rFonts w:cs="Calibri"/>
          <w:lang w:val="en-GB"/>
        </w:rPr>
        <w:t xml:space="preserve">Among the </w:t>
      </w:r>
      <w:r w:rsidR="008E6F57">
        <w:rPr>
          <w:rFonts w:cs="Calibri"/>
          <w:highlight w:val="green"/>
          <w:lang w:val="en-GB"/>
        </w:rPr>
        <w:t>six</w:t>
      </w:r>
      <w:r w:rsidRPr="0059304C">
        <w:rPr>
          <w:rFonts w:cs="Calibri"/>
          <w:lang w:val="en-GB"/>
        </w:rPr>
        <w:t xml:space="preserve"> </w:t>
      </w:r>
      <w:ins w:id="121" w:author="Thierry BOULINIER" w:date="2024-08-14T16:16:00Z">
        <w:r w:rsidR="009D688A">
          <w:rPr>
            <w:rFonts w:cs="Calibri"/>
            <w:lang w:val="en-GB"/>
          </w:rPr>
          <w:t>H5 seronegative individuals</w:t>
        </w:r>
      </w:ins>
      <w:del w:id="122" w:author="Thierry BOULINIER" w:date="2024-08-14T16:16:00Z">
        <w:r w:rsidRPr="0059304C" w:rsidDel="009D688A">
          <w:rPr>
            <w:rFonts w:cs="Calibri"/>
            <w:lang w:val="en-GB"/>
          </w:rPr>
          <w:delText>remaining</w:delText>
        </w:r>
      </w:del>
      <w:r w:rsidRPr="0059304C">
        <w:rPr>
          <w:rFonts w:cs="Calibri"/>
          <w:lang w:val="en-GB"/>
        </w:rPr>
        <w:t xml:space="preserve">, </w:t>
      </w:r>
      <w:r w:rsidR="004C7CE0" w:rsidRPr="007D322B">
        <w:rPr>
          <w:rFonts w:cs="Calibri"/>
          <w:highlight w:val="green"/>
          <w:lang w:val="en-GB"/>
        </w:rPr>
        <w:t>o</w:t>
      </w:r>
      <w:r w:rsidR="008E6F57" w:rsidRPr="008E6F57">
        <w:rPr>
          <w:rFonts w:cs="Calibri"/>
          <w:highlight w:val="green"/>
          <w:lang w:val="en-GB"/>
        </w:rPr>
        <w:t>ne</w:t>
      </w:r>
      <w:r w:rsidRPr="0059304C">
        <w:rPr>
          <w:rFonts w:cs="Calibri"/>
          <w:lang w:val="en-GB"/>
        </w:rPr>
        <w:t xml:space="preserve"> adult skua and </w:t>
      </w:r>
      <w:r w:rsidR="008E6F57">
        <w:rPr>
          <w:rFonts w:cs="Calibri"/>
          <w:highlight w:val="green"/>
          <w:lang w:val="en-GB"/>
        </w:rPr>
        <w:t>three</w:t>
      </w:r>
      <w:r w:rsidRPr="0059304C">
        <w:rPr>
          <w:rFonts w:cs="Calibri"/>
          <w:lang w:val="en-GB"/>
        </w:rPr>
        <w:t xml:space="preserve"> </w:t>
      </w:r>
      <w:r w:rsidR="008F4850">
        <w:rPr>
          <w:rFonts w:cs="Calibri"/>
          <w:lang w:val="en-GB"/>
        </w:rPr>
        <w:t>striated caracara</w:t>
      </w:r>
      <w:r w:rsidRPr="0059304C">
        <w:rPr>
          <w:rFonts w:cs="Calibri"/>
          <w:lang w:val="en-GB"/>
        </w:rPr>
        <w:t xml:space="preserve"> chicks were seropositive for AIV</w:t>
      </w:r>
      <w:r w:rsidR="00437059">
        <w:rPr>
          <w:rFonts w:cs="Calibri"/>
          <w:lang w:val="en-GB"/>
        </w:rPr>
        <w:t>s</w:t>
      </w:r>
      <w:r w:rsidRPr="0059304C">
        <w:rPr>
          <w:rFonts w:cs="Calibri"/>
          <w:lang w:val="en-GB"/>
        </w:rPr>
        <w:t xml:space="preserve"> only, </w:t>
      </w:r>
      <w:ins w:id="123" w:author="Thierry BOULINIER" w:date="2024-08-14T16:16:00Z">
        <w:r w:rsidR="009D688A">
          <w:rPr>
            <w:rFonts w:cs="Calibri"/>
            <w:lang w:val="en-GB"/>
          </w:rPr>
          <w:t xml:space="preserve">while </w:t>
        </w:r>
      </w:ins>
      <w:r w:rsidRPr="007D322B">
        <w:rPr>
          <w:rFonts w:cs="Calibri"/>
          <w:highlight w:val="green"/>
          <w:lang w:val="en-GB"/>
        </w:rPr>
        <w:t>two</w:t>
      </w:r>
      <w:r w:rsidRPr="0059304C">
        <w:rPr>
          <w:rFonts w:cs="Calibri"/>
          <w:lang w:val="en-GB"/>
        </w:rPr>
        <w:t xml:space="preserve"> </w:t>
      </w:r>
      <w:r w:rsidR="008F4850">
        <w:rPr>
          <w:rFonts w:cs="Calibri"/>
          <w:lang w:val="en-GB"/>
        </w:rPr>
        <w:t>striated caracara</w:t>
      </w:r>
      <w:r w:rsidRPr="0059304C">
        <w:rPr>
          <w:rFonts w:cs="Calibri"/>
          <w:lang w:val="en-GB"/>
        </w:rPr>
        <w:t xml:space="preserve"> chicks were </w:t>
      </w:r>
      <w:r w:rsidRPr="0059304C">
        <w:rPr>
          <w:rFonts w:cs="Calibri"/>
          <w:lang w:val="en-GB"/>
        </w:rPr>
        <w:lastRenderedPageBreak/>
        <w:t xml:space="preserve">seronegative for both. </w:t>
      </w:r>
      <w:commentRangeEnd w:id="120"/>
      <w:r w:rsidR="009D688A">
        <w:rPr>
          <w:rStyle w:val="Refdecomentrio"/>
        </w:rPr>
        <w:commentReference w:id="120"/>
      </w:r>
      <w:r w:rsidR="004B1E5D">
        <w:rPr>
          <w:rFonts w:cs="Calibri"/>
          <w:lang w:val="en-GB"/>
        </w:rPr>
        <w:t xml:space="preserve">Both species were seen scavenging </w:t>
      </w:r>
      <w:r w:rsidR="004B1E5D" w:rsidRPr="0059304C">
        <w:rPr>
          <w:rFonts w:cs="Calibri"/>
          <w:lang w:val="en-GB"/>
        </w:rPr>
        <w:t>on car</w:t>
      </w:r>
      <w:r w:rsidR="004B1E5D">
        <w:rPr>
          <w:rFonts w:cs="Calibri"/>
          <w:lang w:val="en-GB"/>
        </w:rPr>
        <w:t>rion</w:t>
      </w:r>
      <w:r w:rsidR="004B1E5D" w:rsidRPr="0059304C">
        <w:rPr>
          <w:rFonts w:cs="Calibri"/>
          <w:lang w:val="en-GB"/>
        </w:rPr>
        <w:t xml:space="preserve"> in </w:t>
      </w:r>
      <w:r w:rsidR="004B1E5D">
        <w:rPr>
          <w:rFonts w:cs="Calibri"/>
          <w:lang w:val="en-GB"/>
        </w:rPr>
        <w:t xml:space="preserve">albatross </w:t>
      </w:r>
      <w:r w:rsidR="004B1E5D" w:rsidRPr="0059304C">
        <w:rPr>
          <w:rFonts w:cs="Calibri"/>
          <w:lang w:val="en-GB"/>
        </w:rPr>
        <w:t>colonies affected by H5N1 HPAI</w:t>
      </w:r>
      <w:r w:rsidR="004B1E5D">
        <w:rPr>
          <w:rFonts w:cs="Calibri"/>
          <w:lang w:val="en-GB"/>
        </w:rPr>
        <w:t xml:space="preserve"> (</w:t>
      </w:r>
      <w:r w:rsidR="004B1E5D">
        <w:rPr>
          <w:rFonts w:cs="Calibri"/>
          <w:lang w:val="en-GB"/>
        </w:rPr>
        <w:fldChar w:fldCharType="begin"/>
      </w:r>
      <w:r w:rsidR="004B1E5D">
        <w:rPr>
          <w:rFonts w:cs="Calibri"/>
          <w:lang w:val="en-GB"/>
        </w:rPr>
        <w:instrText xml:space="preserve"> REF _Ref173778521 \h </w:instrText>
      </w:r>
      <w:r w:rsidR="004B1E5D">
        <w:rPr>
          <w:rFonts w:cs="Calibri"/>
          <w:lang w:val="en-GB"/>
        </w:rPr>
      </w:r>
      <w:r w:rsidR="004B1E5D">
        <w:rPr>
          <w:rFonts w:cs="Calibri"/>
          <w:lang w:val="en-GB"/>
        </w:rPr>
        <w:fldChar w:fldCharType="separate"/>
      </w:r>
      <w:r w:rsidR="00DE3865" w:rsidRPr="003F6C21">
        <w:rPr>
          <w:b/>
          <w:bCs/>
        </w:rPr>
        <w:t xml:space="preserve">Extended Data Figure </w:t>
      </w:r>
      <w:r w:rsidR="00DE3865">
        <w:rPr>
          <w:b/>
          <w:bCs/>
          <w:noProof/>
        </w:rPr>
        <w:t>5</w:t>
      </w:r>
      <w:r w:rsidR="004B1E5D">
        <w:rPr>
          <w:rFonts w:cs="Calibri"/>
          <w:lang w:val="en-GB"/>
        </w:rPr>
        <w:fldChar w:fldCharType="end"/>
      </w:r>
      <w:r w:rsidR="004B1E5D">
        <w:rPr>
          <w:rFonts w:cs="Calibri"/>
          <w:lang w:val="en-GB"/>
        </w:rPr>
        <w:t>)</w:t>
      </w:r>
      <w:r w:rsidR="004B1E5D" w:rsidRPr="0059304C">
        <w:rPr>
          <w:rFonts w:cs="Calibri"/>
          <w:lang w:val="en-GB"/>
        </w:rPr>
        <w:t>.</w:t>
      </w:r>
    </w:p>
    <w:p w14:paraId="2C5D8646" w14:textId="5C85CC6B" w:rsidR="00756A9E" w:rsidRPr="0059304C" w:rsidRDefault="00582ED4" w:rsidP="00756A9E">
      <w:pPr>
        <w:rPr>
          <w:lang w:val="en-GB"/>
        </w:rPr>
      </w:pPr>
      <w:r>
        <w:rPr>
          <w:noProof/>
        </w:rPr>
        <w:drawing>
          <wp:inline distT="0" distB="0" distL="0" distR="0" wp14:anchorId="1083CF70" wp14:editId="52DC9EA5">
            <wp:extent cx="5943600" cy="2221230"/>
            <wp:effectExtent l="0" t="0" r="0" b="7620"/>
            <wp:docPr id="572415774" name="Picture 1" descr="A collage of birds and bi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15774" name="Picture 1" descr="A collage of birds and birds&#10;&#10;Description automatically generated"/>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2221230"/>
                    </a:xfrm>
                    <a:prstGeom prst="rect">
                      <a:avLst/>
                    </a:prstGeom>
                  </pic:spPr>
                </pic:pic>
              </a:graphicData>
            </a:graphic>
          </wp:inline>
        </w:drawing>
      </w:r>
    </w:p>
    <w:p w14:paraId="1AF50618" w14:textId="44636F83" w:rsidR="00756A9E" w:rsidRPr="0059304C" w:rsidRDefault="00756A9E" w:rsidP="00756A9E">
      <w:pPr>
        <w:pStyle w:val="Legenda"/>
      </w:pPr>
      <w:bookmarkStart w:id="124" w:name="_Ref171094771"/>
      <w:r w:rsidRPr="0059304C">
        <w:rPr>
          <w:b/>
          <w:bCs/>
        </w:rPr>
        <w:t xml:space="preserve">Figure </w:t>
      </w:r>
      <w:r w:rsidRPr="0059304C">
        <w:rPr>
          <w:b/>
          <w:bCs/>
        </w:rPr>
        <w:fldChar w:fldCharType="begin"/>
      </w:r>
      <w:r w:rsidRPr="0059304C">
        <w:rPr>
          <w:b/>
          <w:bCs/>
        </w:rPr>
        <w:instrText xml:space="preserve"> SEQ Figure \* ARABIC </w:instrText>
      </w:r>
      <w:r w:rsidRPr="0059304C">
        <w:rPr>
          <w:b/>
          <w:bCs/>
        </w:rPr>
        <w:fldChar w:fldCharType="separate"/>
      </w:r>
      <w:r w:rsidR="00DE3865">
        <w:rPr>
          <w:b/>
          <w:bCs/>
          <w:noProof/>
        </w:rPr>
        <w:t>4</w:t>
      </w:r>
      <w:r w:rsidRPr="0059304C">
        <w:rPr>
          <w:b/>
          <w:bCs/>
        </w:rPr>
        <w:fldChar w:fldCharType="end"/>
      </w:r>
      <w:bookmarkEnd w:id="124"/>
      <w:r w:rsidRPr="005C60A4">
        <w:rPr>
          <w:b/>
          <w:bCs/>
        </w:rPr>
        <w:t xml:space="preserve">. Description of Steeple Jason </w:t>
      </w:r>
      <w:r w:rsidR="0056566D">
        <w:rPr>
          <w:b/>
          <w:bCs/>
        </w:rPr>
        <w:t xml:space="preserve">Island </w:t>
      </w:r>
      <w:r w:rsidR="009E3781">
        <w:rPr>
          <w:b/>
          <w:bCs/>
        </w:rPr>
        <w:t xml:space="preserve">HPAI </w:t>
      </w:r>
      <w:r w:rsidRPr="005C60A4">
        <w:rPr>
          <w:b/>
          <w:bCs/>
        </w:rPr>
        <w:t>outbreak.</w:t>
      </w:r>
      <w:r w:rsidRPr="0059304C">
        <w:t xml:space="preserve"> </w:t>
      </w:r>
      <w:r w:rsidR="00EF66CD">
        <w:t>Combined AIV and H5 serostatus</w:t>
      </w:r>
      <w:r w:rsidR="00582ED4">
        <w:t>es</w:t>
      </w:r>
      <w:r w:rsidR="00EF66CD">
        <w:t xml:space="preserve"> for </w:t>
      </w:r>
      <w:proofErr w:type="spellStart"/>
      <w:ins w:id="125" w:author="Thierry BOULINIER" w:date="2024-08-14T16:19:00Z">
        <w:r w:rsidR="009D688A">
          <w:t>meso</w:t>
        </w:r>
      </w:ins>
      <w:proofErr w:type="spellEnd"/>
      <w:del w:id="126" w:author="Thierry BOULINIER" w:date="2024-08-14T16:19:00Z">
        <w:r w:rsidR="00EF66CD" w:rsidDel="009D688A">
          <w:delText>basal</w:delText>
        </w:r>
      </w:del>
      <w:r w:rsidR="00EF66CD">
        <w:t xml:space="preserve"> predators</w:t>
      </w:r>
      <w:r w:rsidR="00582ED4">
        <w:t xml:space="preserve"> (albatrosses and rockhopper penguins) a</w:t>
      </w:r>
      <w:r w:rsidR="00EF66CD">
        <w:t>nd apex predators</w:t>
      </w:r>
      <w:r w:rsidR="00582ED4">
        <w:t xml:space="preserve"> (striated caracaras and skuas)</w:t>
      </w:r>
      <w:r w:rsidR="009E3781">
        <w:t xml:space="preserve"> in 2022/2023 and in 2023/2024 (year of the first HPAI H5N1 </w:t>
      </w:r>
      <w:r w:rsidR="00582ED4">
        <w:t>incursion</w:t>
      </w:r>
      <w:r w:rsidR="009E3781">
        <w:t>)</w:t>
      </w:r>
      <w:r w:rsidR="00EF66CD">
        <w:t xml:space="preserve">. </w:t>
      </w:r>
      <w:r w:rsidR="003C473D">
        <w:t xml:space="preserve">Only species sampled both years are represented. </w:t>
      </w:r>
      <w:r w:rsidR="00EF66CD" w:rsidRPr="0059304C">
        <w:t xml:space="preserve">Each point represents </w:t>
      </w:r>
      <w:r w:rsidR="00EF66CD">
        <w:t>a</w:t>
      </w:r>
      <w:r w:rsidR="00EF66CD" w:rsidRPr="0059304C">
        <w:t xml:space="preserve"> sample</w:t>
      </w:r>
      <w:r w:rsidR="00EF66CD">
        <w:t xml:space="preserve"> at its collection location</w:t>
      </w:r>
      <w:r w:rsidR="00EF66CD" w:rsidRPr="0059304C">
        <w:t>.</w:t>
      </w:r>
      <w:r w:rsidR="00EF66CD">
        <w:t xml:space="preserve"> </w:t>
      </w:r>
      <w:commentRangeStart w:id="127"/>
      <w:commentRangeStart w:id="128"/>
      <w:r w:rsidR="00EF66CD">
        <w:t>Crosses indicate where clusters of dead birds</w:t>
      </w:r>
      <w:r w:rsidR="009E3781">
        <w:t xml:space="preserve"> (albatrosses</w:t>
      </w:r>
      <w:r w:rsidR="00582ED4">
        <w:t>, rockhopper penguins, gentoo penguins and skuas</w:t>
      </w:r>
      <w:r w:rsidR="009E3781">
        <w:t>)</w:t>
      </w:r>
      <w:r w:rsidR="00EF66CD">
        <w:t xml:space="preserve"> were observed. </w:t>
      </w:r>
      <w:commentRangeEnd w:id="127"/>
      <w:r w:rsidR="00772C25">
        <w:rPr>
          <w:rStyle w:val="Refdecomentrio"/>
          <w:lang w:val="en-US"/>
        </w:rPr>
        <w:commentReference w:id="127"/>
      </w:r>
      <w:commentRangeEnd w:id="128"/>
      <w:r w:rsidR="009D688A">
        <w:rPr>
          <w:rStyle w:val="Refdecomentrio"/>
          <w:lang w:val="en-US"/>
        </w:rPr>
        <w:commentReference w:id="128"/>
      </w:r>
    </w:p>
    <w:p w14:paraId="44F79851" w14:textId="4B745732" w:rsidR="00756A9E" w:rsidRDefault="00756A9E" w:rsidP="00756A9E">
      <w:pPr>
        <w:rPr>
          <w:lang w:val="en-GB"/>
        </w:rPr>
      </w:pPr>
      <w:r w:rsidRPr="0059304C">
        <w:rPr>
          <w:noProof/>
          <w:lang w:val="en-GB"/>
        </w:rPr>
        <w:t>We visited</w:t>
      </w:r>
      <w:r w:rsidRPr="0059304C">
        <w:rPr>
          <w:lang w:val="en-GB"/>
        </w:rPr>
        <w:t xml:space="preserve"> Sealion Island</w:t>
      </w:r>
      <w:r w:rsidR="003852CA">
        <w:rPr>
          <w:lang w:val="en-GB"/>
        </w:rPr>
        <w:t xml:space="preserve"> </w:t>
      </w:r>
      <w:r w:rsidR="003852CA" w:rsidRPr="0059304C">
        <w:rPr>
          <w:rFonts w:cs="Calibri"/>
          <w:lang w:val="en-GB"/>
        </w:rPr>
        <w:t>(</w:t>
      </w:r>
      <w:r w:rsidR="003852CA">
        <w:rPr>
          <w:rFonts w:cs="Calibri"/>
          <w:lang w:val="en-GB"/>
        </w:rPr>
        <w:t>south-east of the archipelago</w:t>
      </w:r>
      <w:r w:rsidR="003852CA" w:rsidRPr="0059304C">
        <w:rPr>
          <w:rFonts w:cs="Calibri"/>
          <w:lang w:val="en-GB"/>
        </w:rPr>
        <w:t>)</w:t>
      </w:r>
      <w:r w:rsidRPr="0059304C">
        <w:rPr>
          <w:lang w:val="en-GB"/>
        </w:rPr>
        <w:t xml:space="preserve"> in January 2024, approximately two weeks after the first mortalities in the gentoo penguin colony were observed (</w:t>
      </w:r>
      <w:r w:rsidRPr="003F6C21">
        <w:rPr>
          <w:rFonts w:cs="Calibri"/>
          <w:b/>
          <w:bCs/>
          <w:lang w:val="en-GB"/>
        </w:rPr>
        <w:t>Figure 1</w:t>
      </w:r>
      <w:r w:rsidR="00AD5E6A">
        <w:rPr>
          <w:rFonts w:cs="Calibri"/>
          <w:lang w:val="en-GB"/>
        </w:rPr>
        <w:t>)</w:t>
      </w:r>
      <w:r w:rsidRPr="0059304C">
        <w:rPr>
          <w:lang w:val="en-GB"/>
        </w:rPr>
        <w:t xml:space="preserve">. </w:t>
      </w:r>
      <w:r w:rsidR="00334F75">
        <w:rPr>
          <w:rFonts w:cs="Calibri"/>
          <w:lang w:val="en-GB"/>
        </w:rPr>
        <w:t xml:space="preserve">In </w:t>
      </w:r>
      <w:proofErr w:type="spellStart"/>
      <w:ins w:id="129" w:author="Thierry BOULINIER" w:date="2024-08-14T16:25:00Z">
        <w:r w:rsidR="00610980">
          <w:rPr>
            <w:rFonts w:cs="Calibri"/>
            <w:lang w:val="en-GB"/>
          </w:rPr>
          <w:t>meso</w:t>
        </w:r>
      </w:ins>
      <w:proofErr w:type="spellEnd"/>
      <w:del w:id="130" w:author="Thierry BOULINIER" w:date="2024-08-14T16:25:00Z">
        <w:r w:rsidR="003852CA" w:rsidDel="00610980">
          <w:rPr>
            <w:rFonts w:cs="Calibri"/>
            <w:lang w:val="en-GB"/>
          </w:rPr>
          <w:delText>basal</w:delText>
        </w:r>
      </w:del>
      <w:r w:rsidR="003852CA">
        <w:rPr>
          <w:rFonts w:cs="Calibri"/>
          <w:lang w:val="en-GB"/>
        </w:rPr>
        <w:t xml:space="preserve"> predators</w:t>
      </w:r>
      <w:r w:rsidR="00CC0856">
        <w:rPr>
          <w:rFonts w:cs="Calibri"/>
          <w:lang w:val="en-GB"/>
        </w:rPr>
        <w:t xml:space="preserve">, </w:t>
      </w:r>
      <w:r w:rsidR="008E6F57">
        <w:rPr>
          <w:rFonts w:cs="Calibri"/>
          <w:lang w:val="en-GB"/>
        </w:rPr>
        <w:t xml:space="preserve">only </w:t>
      </w:r>
      <w:r w:rsidR="00874B9F" w:rsidRPr="00874B9F">
        <w:rPr>
          <w:rFonts w:cs="Calibri"/>
          <w:highlight w:val="green"/>
          <w:lang w:val="en-GB"/>
        </w:rPr>
        <w:t>one</w:t>
      </w:r>
      <w:r w:rsidR="00874B9F">
        <w:rPr>
          <w:rFonts w:cs="Calibri"/>
          <w:lang w:val="en-GB"/>
        </w:rPr>
        <w:t xml:space="preserve"> of the </w:t>
      </w:r>
      <w:r w:rsidR="008E6F57">
        <w:rPr>
          <w:rFonts w:cs="Calibri"/>
          <w:highlight w:val="green"/>
          <w:lang w:val="en-GB"/>
        </w:rPr>
        <w:t>22</w:t>
      </w:r>
      <w:r w:rsidR="00874B9F">
        <w:rPr>
          <w:rFonts w:cs="Calibri"/>
          <w:lang w:val="en-GB"/>
        </w:rPr>
        <w:t xml:space="preserve"> gentoo penguins sampled in the colony affected by HPAI</w:t>
      </w:r>
      <w:r w:rsidR="005D0CB0" w:rsidRPr="005A36C3">
        <w:rPr>
          <w:rFonts w:cs="Calibri"/>
          <w:lang w:val="en-GB"/>
        </w:rPr>
        <w:t xml:space="preserve"> </w:t>
      </w:r>
      <w:r w:rsidR="008E6F57">
        <w:rPr>
          <w:rFonts w:cs="Calibri"/>
          <w:lang w:val="en-GB"/>
        </w:rPr>
        <w:t>was seropositive for AIV and H5</w:t>
      </w:r>
      <w:r w:rsidR="008E6F57">
        <w:rPr>
          <w:lang w:val="en-GB"/>
        </w:rPr>
        <w:t>, and two for AIV only</w:t>
      </w:r>
      <w:r w:rsidR="008E6F57">
        <w:rPr>
          <w:rFonts w:cs="Calibri"/>
          <w:lang w:val="en-GB"/>
        </w:rPr>
        <w:t xml:space="preserve"> </w:t>
      </w:r>
      <w:r w:rsidR="00CC0856" w:rsidRPr="005A36C3">
        <w:rPr>
          <w:rFonts w:cs="Calibri"/>
          <w:lang w:val="en-GB"/>
        </w:rPr>
        <w:t>(</w:t>
      </w:r>
      <w:r w:rsidR="00CC0856" w:rsidRPr="005A36C3">
        <w:rPr>
          <w:lang w:val="en-GB"/>
        </w:rPr>
        <w:fldChar w:fldCharType="begin"/>
      </w:r>
      <w:r w:rsidR="00CC0856" w:rsidRPr="005A36C3">
        <w:rPr>
          <w:lang w:val="en-GB"/>
        </w:rPr>
        <w:instrText xml:space="preserve"> REF _Ref171094912 \h </w:instrText>
      </w:r>
      <w:r w:rsidR="00CC0856" w:rsidRPr="005A36C3">
        <w:rPr>
          <w:lang w:val="en-GB"/>
        </w:rPr>
      </w:r>
      <w:r w:rsidR="00CC0856" w:rsidRPr="005A36C3">
        <w:rPr>
          <w:lang w:val="en-GB"/>
        </w:rPr>
        <w:fldChar w:fldCharType="separate"/>
      </w:r>
      <w:r w:rsidR="00DE3865" w:rsidRPr="003F6C21">
        <w:rPr>
          <w:b/>
          <w:bCs/>
        </w:rPr>
        <w:t xml:space="preserve">Extended Data Figure </w:t>
      </w:r>
      <w:r w:rsidR="00DE3865">
        <w:rPr>
          <w:b/>
          <w:bCs/>
          <w:noProof/>
        </w:rPr>
        <w:t>6</w:t>
      </w:r>
      <w:r w:rsidR="00CC0856" w:rsidRPr="005A36C3">
        <w:rPr>
          <w:lang w:val="en-GB"/>
        </w:rPr>
        <w:fldChar w:fldCharType="end"/>
      </w:r>
      <w:r w:rsidR="00CC0856" w:rsidRPr="005A36C3">
        <w:rPr>
          <w:rFonts w:cs="Calibri"/>
          <w:lang w:val="en-GB"/>
        </w:rPr>
        <w:t>)</w:t>
      </w:r>
      <w:r w:rsidR="008E6F57">
        <w:rPr>
          <w:rFonts w:cs="Calibri"/>
          <w:lang w:val="en-GB"/>
        </w:rPr>
        <w:t>.</w:t>
      </w:r>
      <w:r w:rsidR="000A7D4B">
        <w:rPr>
          <w:rFonts w:cs="Calibri"/>
          <w:lang w:val="en-GB"/>
        </w:rPr>
        <w:t xml:space="preserve"> The three individuals</w:t>
      </w:r>
      <w:r w:rsidR="00CC0856">
        <w:rPr>
          <w:rFonts w:cs="Calibri"/>
          <w:lang w:val="en-GB"/>
        </w:rPr>
        <w:t xml:space="preserve"> </w:t>
      </w:r>
      <w:ins w:id="131" w:author="Thierry BOULINIER" w:date="2024-08-14T16:27:00Z">
        <w:r w:rsidR="00610980">
          <w:rPr>
            <w:rFonts w:cs="Calibri"/>
            <w:lang w:val="en-GB"/>
          </w:rPr>
          <w:t xml:space="preserve">with AIV antibodies </w:t>
        </w:r>
      </w:ins>
      <w:r w:rsidR="00CC0856">
        <w:rPr>
          <w:rFonts w:cs="Calibri"/>
          <w:lang w:val="en-GB"/>
        </w:rPr>
        <w:t>includ</w:t>
      </w:r>
      <w:r w:rsidR="000A7D4B">
        <w:rPr>
          <w:rFonts w:cs="Calibri"/>
          <w:lang w:val="en-GB"/>
        </w:rPr>
        <w:t>ed</w:t>
      </w:r>
      <w:r w:rsidR="00CC0856">
        <w:rPr>
          <w:rFonts w:cs="Calibri"/>
          <w:lang w:val="en-GB"/>
        </w:rPr>
        <w:t xml:space="preserve"> the </w:t>
      </w:r>
      <w:r w:rsidR="00874B9F" w:rsidRPr="00874B9F">
        <w:rPr>
          <w:rFonts w:cs="Calibri"/>
          <w:highlight w:val="green"/>
          <w:lang w:val="en-GB"/>
        </w:rPr>
        <w:t>two</w:t>
      </w:r>
      <w:r w:rsidR="00874B9F">
        <w:rPr>
          <w:rFonts w:cs="Calibri"/>
          <w:lang w:val="en-GB"/>
        </w:rPr>
        <w:t xml:space="preserve"> </w:t>
      </w:r>
      <w:r w:rsidR="00CC0856">
        <w:rPr>
          <w:rFonts w:cs="Calibri"/>
          <w:lang w:val="en-GB"/>
        </w:rPr>
        <w:t xml:space="preserve">chicks that </w:t>
      </w:r>
      <w:r w:rsidR="005D0CB0" w:rsidRPr="005A36C3">
        <w:rPr>
          <w:rFonts w:cs="Calibri"/>
          <w:lang w:val="en-GB"/>
        </w:rPr>
        <w:t>showed symptoms compatible with HPAI</w:t>
      </w:r>
      <w:r w:rsidR="00CC0856">
        <w:rPr>
          <w:rFonts w:cs="Calibri"/>
          <w:lang w:val="en-GB"/>
        </w:rPr>
        <w:t xml:space="preserve"> (loss of coordination and balance for one and vasculitis oedema for the other)</w:t>
      </w:r>
      <w:r w:rsidR="005D0CB0" w:rsidRPr="005A36C3">
        <w:rPr>
          <w:rFonts w:cs="Calibri"/>
          <w:lang w:val="en-GB"/>
        </w:rPr>
        <w:t xml:space="preserve"> at the time of sampling.</w:t>
      </w:r>
      <w:r w:rsidR="003852CA" w:rsidRPr="005A36C3">
        <w:rPr>
          <w:rFonts w:cs="Calibri"/>
          <w:lang w:val="en-GB"/>
        </w:rPr>
        <w:t xml:space="preserve"> </w:t>
      </w:r>
      <w:r w:rsidRPr="005A36C3">
        <w:rPr>
          <w:lang w:val="en-GB"/>
        </w:rPr>
        <w:t xml:space="preserve">About </w:t>
      </w:r>
      <w:r w:rsidR="000A7D4B">
        <w:rPr>
          <w:highlight w:val="green"/>
          <w:lang w:val="en-GB"/>
        </w:rPr>
        <w:t>half</w:t>
      </w:r>
      <w:r w:rsidRPr="005A36C3">
        <w:rPr>
          <w:lang w:val="en-GB"/>
        </w:rPr>
        <w:t xml:space="preserve"> (</w:t>
      </w:r>
      <w:r w:rsidR="000A7D4B">
        <w:rPr>
          <w:highlight w:val="green"/>
          <w:lang w:val="en-GB"/>
        </w:rPr>
        <w:t>22</w:t>
      </w:r>
      <w:r w:rsidRPr="00874B9F">
        <w:rPr>
          <w:highlight w:val="green"/>
          <w:lang w:val="en-GB"/>
        </w:rPr>
        <w:t>/46</w:t>
      </w:r>
      <w:r w:rsidRPr="005A36C3">
        <w:rPr>
          <w:lang w:val="en-GB"/>
        </w:rPr>
        <w:t xml:space="preserve">) of the apex predator individuals were seropositive for H5, among which all </w:t>
      </w:r>
      <w:r w:rsidRPr="000A7D4B">
        <w:rPr>
          <w:highlight w:val="green"/>
          <w:lang w:val="en-GB"/>
        </w:rPr>
        <w:t>nine</w:t>
      </w:r>
      <w:r w:rsidRPr="005A36C3">
        <w:rPr>
          <w:lang w:val="en-GB"/>
        </w:rPr>
        <w:t xml:space="preserve"> </w:t>
      </w:r>
      <w:r w:rsidR="008F4850">
        <w:rPr>
          <w:lang w:val="en-GB"/>
        </w:rPr>
        <w:t>striated caracara</w:t>
      </w:r>
      <w:r w:rsidRPr="005A36C3">
        <w:rPr>
          <w:lang w:val="en-GB"/>
        </w:rPr>
        <w:t>s</w:t>
      </w:r>
      <w:r w:rsidR="005D0CB0" w:rsidRPr="005A36C3">
        <w:rPr>
          <w:lang w:val="en-GB"/>
        </w:rPr>
        <w:t>; i</w:t>
      </w:r>
      <w:r w:rsidRPr="005A36C3">
        <w:rPr>
          <w:lang w:val="en-GB"/>
        </w:rPr>
        <w:t>n the other apex predator species, H5</w:t>
      </w:r>
      <w:r w:rsidR="000A7D4B">
        <w:rPr>
          <w:lang w:val="en-GB"/>
        </w:rPr>
        <w:t xml:space="preserve"> </w:t>
      </w:r>
      <w:r w:rsidRPr="005A36C3">
        <w:rPr>
          <w:lang w:val="en-GB"/>
        </w:rPr>
        <w:t>seroprevalence</w:t>
      </w:r>
      <w:r w:rsidR="000A7D4B">
        <w:rPr>
          <w:lang w:val="en-GB"/>
        </w:rPr>
        <w:t>s in adults</w:t>
      </w:r>
      <w:r w:rsidRPr="005A36C3">
        <w:rPr>
          <w:lang w:val="en-GB"/>
        </w:rPr>
        <w:t xml:space="preserve"> ranged from </w:t>
      </w:r>
      <w:r w:rsidRPr="000A7D4B">
        <w:rPr>
          <w:highlight w:val="green"/>
          <w:lang w:val="en-GB"/>
        </w:rPr>
        <w:t>0</w:t>
      </w:r>
      <w:r w:rsidR="000A7D4B" w:rsidRPr="000A7D4B">
        <w:rPr>
          <w:highlight w:val="green"/>
          <w:lang w:val="en-GB"/>
        </w:rPr>
        <w:t xml:space="preserve"> [0, 60]</w:t>
      </w:r>
      <w:r w:rsidRPr="000A7D4B">
        <w:rPr>
          <w:highlight w:val="green"/>
          <w:lang w:val="en-GB"/>
        </w:rPr>
        <w:t xml:space="preserve"> to 6</w:t>
      </w:r>
      <w:r w:rsidR="000A7D4B" w:rsidRPr="000A7D4B">
        <w:rPr>
          <w:highlight w:val="green"/>
          <w:lang w:val="en-GB"/>
        </w:rPr>
        <w:t>6 [9, 99]</w:t>
      </w:r>
      <w:r w:rsidR="000A7D4B">
        <w:rPr>
          <w:lang w:val="en-GB"/>
        </w:rPr>
        <w:t xml:space="preserve"> </w:t>
      </w:r>
      <w:r w:rsidRPr="005A36C3">
        <w:rPr>
          <w:lang w:val="en-GB"/>
        </w:rPr>
        <w:t>%</w:t>
      </w:r>
      <w:r w:rsidR="005D0CB0" w:rsidRPr="005A36C3">
        <w:rPr>
          <w:lang w:val="en-GB"/>
        </w:rPr>
        <w:t xml:space="preserve"> (</w:t>
      </w:r>
      <w:r w:rsidR="00AD5E6A">
        <w:rPr>
          <w:lang w:val="en-GB"/>
        </w:rPr>
        <w:fldChar w:fldCharType="begin"/>
      </w:r>
      <w:r w:rsidR="00AD5E6A">
        <w:rPr>
          <w:lang w:val="en-GB"/>
        </w:rPr>
        <w:instrText xml:space="preserve"> REF _Ref174034107 \h </w:instrText>
      </w:r>
      <w:r w:rsidR="00AD5E6A">
        <w:rPr>
          <w:lang w:val="en-GB"/>
        </w:rPr>
      </w:r>
      <w:r w:rsidR="00AD5E6A">
        <w:rPr>
          <w:lang w:val="en-GB"/>
        </w:rPr>
        <w:fldChar w:fldCharType="separate"/>
      </w:r>
      <w:r w:rsidR="00DE3865" w:rsidRPr="007630A7">
        <w:rPr>
          <w:b/>
          <w:bCs/>
        </w:rPr>
        <w:t xml:space="preserve">Extended Data Figure </w:t>
      </w:r>
      <w:r w:rsidR="00DE3865">
        <w:rPr>
          <w:b/>
          <w:bCs/>
          <w:noProof/>
        </w:rPr>
        <w:t>2</w:t>
      </w:r>
      <w:r w:rsidR="00AD5E6A">
        <w:rPr>
          <w:lang w:val="en-GB"/>
        </w:rPr>
        <w:fldChar w:fldCharType="end"/>
      </w:r>
      <w:r w:rsidR="005D0CB0" w:rsidRPr="005A36C3">
        <w:rPr>
          <w:lang w:val="en-GB"/>
        </w:rPr>
        <w:t>)</w:t>
      </w:r>
      <w:r w:rsidRPr="005A36C3">
        <w:rPr>
          <w:lang w:val="en-GB"/>
        </w:rPr>
        <w:t xml:space="preserve">. </w:t>
      </w:r>
    </w:p>
    <w:p w14:paraId="38ADFE34" w14:textId="42FE8C5F" w:rsidR="001221A2" w:rsidRDefault="001221A2" w:rsidP="00756A9E">
      <w:pPr>
        <w:rPr>
          <w:lang w:val="en-GB"/>
        </w:rPr>
      </w:pPr>
      <w:r>
        <w:rPr>
          <w:lang w:val="en-GB"/>
        </w:rPr>
        <w:t xml:space="preserve">The patterns observed on Steeple Jason and Sealion Islands were observed more broadly at the scale of the whole archipelago. H5 seroprevalence in </w:t>
      </w:r>
      <w:proofErr w:type="spellStart"/>
      <w:ins w:id="132" w:author="Thierry BOULINIER" w:date="2024-08-14T16:29:00Z">
        <w:r w:rsidR="00610980">
          <w:rPr>
            <w:lang w:val="en-GB"/>
          </w:rPr>
          <w:t>meso</w:t>
        </w:r>
      </w:ins>
      <w:proofErr w:type="spellEnd"/>
      <w:del w:id="133" w:author="Thierry BOULINIER" w:date="2024-08-14T16:29:00Z">
        <w:r w:rsidDel="00610980">
          <w:rPr>
            <w:lang w:val="en-GB"/>
          </w:rPr>
          <w:delText>basal</w:delText>
        </w:r>
      </w:del>
      <w:r>
        <w:rPr>
          <w:lang w:val="en-GB"/>
        </w:rPr>
        <w:t xml:space="preserve"> predators remained low independently of the HPAI H5N1 situation. In apex predators however, it increased in 2023/2024 </w:t>
      </w:r>
      <w:r w:rsidRPr="0059304C">
        <w:rPr>
          <w:lang w:val="en-GB"/>
        </w:rPr>
        <w:t>(</w:t>
      </w:r>
      <w:r>
        <w:rPr>
          <w:lang w:val="en-GB"/>
        </w:rPr>
        <w:t>year of</w:t>
      </w:r>
      <w:r w:rsidRPr="0059304C">
        <w:rPr>
          <w:lang w:val="en-GB"/>
        </w:rPr>
        <w:t xml:space="preserve"> </w:t>
      </w:r>
      <w:r>
        <w:rPr>
          <w:lang w:val="en-GB"/>
        </w:rPr>
        <w:t xml:space="preserve">the first </w:t>
      </w:r>
      <w:r w:rsidRPr="0059304C">
        <w:rPr>
          <w:lang w:val="en-GB"/>
        </w:rPr>
        <w:t>HPAI</w:t>
      </w:r>
      <w:r>
        <w:rPr>
          <w:lang w:val="en-GB"/>
        </w:rPr>
        <w:t xml:space="preserve"> H5N1 case detection</w:t>
      </w:r>
      <w:r w:rsidRPr="0059304C">
        <w:rPr>
          <w:lang w:val="en-GB"/>
        </w:rPr>
        <w:t>)</w:t>
      </w:r>
      <w:r>
        <w:rPr>
          <w:lang w:val="en-GB"/>
        </w:rPr>
        <w:t>, especially on islands where HPAI H5N1 outbreaks were recorded (</w:t>
      </w:r>
      <w:r w:rsidRPr="00220DF8">
        <w:rPr>
          <w:b/>
          <w:bCs/>
        </w:rPr>
        <w:fldChar w:fldCharType="begin"/>
      </w:r>
      <w:r w:rsidRPr="00220DF8">
        <w:rPr>
          <w:b/>
          <w:bCs/>
        </w:rPr>
        <w:instrText xml:space="preserve"> REF _Ref171271018 \h </w:instrText>
      </w:r>
      <w:r>
        <w:rPr>
          <w:b/>
          <w:bCs/>
        </w:rPr>
        <w:instrText xml:space="preserve"> \* MERGEFORMAT </w:instrText>
      </w:r>
      <w:r w:rsidRPr="00220DF8">
        <w:rPr>
          <w:b/>
          <w:bCs/>
        </w:rPr>
      </w:r>
      <w:r w:rsidRPr="00220DF8">
        <w:rPr>
          <w:b/>
          <w:bCs/>
        </w:rPr>
        <w:fldChar w:fldCharType="separate"/>
      </w:r>
      <w:r w:rsidR="00DE3865" w:rsidRPr="00A514A0">
        <w:rPr>
          <w:b/>
          <w:bCs/>
        </w:rPr>
        <w:t xml:space="preserve">Figure </w:t>
      </w:r>
      <w:r w:rsidR="00DE3865">
        <w:rPr>
          <w:b/>
          <w:bCs/>
          <w:noProof/>
        </w:rPr>
        <w:t>5</w:t>
      </w:r>
      <w:r w:rsidRPr="00220DF8">
        <w:rPr>
          <w:b/>
          <w:bCs/>
        </w:rPr>
        <w:fldChar w:fldCharType="end"/>
      </w:r>
      <w:r w:rsidRPr="001221A2">
        <w:t>)</w:t>
      </w:r>
      <w:r>
        <w:rPr>
          <w:lang w:val="en-GB"/>
        </w:rPr>
        <w:t xml:space="preserve">. </w:t>
      </w:r>
    </w:p>
    <w:p w14:paraId="4D17DCF2" w14:textId="77777777" w:rsidR="001221A2" w:rsidRDefault="001221A2" w:rsidP="001221A2">
      <w:pPr>
        <w:pStyle w:val="NormalWeb"/>
        <w:keepNext/>
      </w:pPr>
      <w:bookmarkStart w:id="134" w:name="_Ref171095781"/>
      <w:bookmarkStart w:id="135" w:name="_Ref171095778"/>
      <w:r>
        <w:rPr>
          <w:noProof/>
        </w:rPr>
        <w:lastRenderedPageBreak/>
        <w:drawing>
          <wp:inline distT="0" distB="0" distL="0" distR="0" wp14:anchorId="10B8F44E" wp14:editId="4BDF5C16">
            <wp:extent cx="5759509" cy="2158589"/>
            <wp:effectExtent l="0" t="0" r="0" b="0"/>
            <wp:docPr id="725359852" name="Picture 1" descr="A graph of a number of people with numbers and a number of other people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59852" name="Picture 1" descr="A graph of a number of people with numbers and a number of other people with numbers&#10;&#10;Description automatically generated with medium confidence"/>
                    <pic:cNvPicPr/>
                  </pic:nvPicPr>
                  <pic:blipFill>
                    <a:blip r:embed="rId20">
                      <a:extLst>
                        <a:ext uri="{28A0092B-C50C-407E-A947-70E740481C1C}">
                          <a14:useLocalDpi xmlns:a14="http://schemas.microsoft.com/office/drawing/2010/main"/>
                        </a:ext>
                      </a:extLst>
                    </a:blip>
                    <a:stretch>
                      <a:fillRect/>
                    </a:stretch>
                  </pic:blipFill>
                  <pic:spPr>
                    <a:xfrm>
                      <a:off x="0" y="0"/>
                      <a:ext cx="5759509" cy="2158589"/>
                    </a:xfrm>
                    <a:prstGeom prst="rect">
                      <a:avLst/>
                    </a:prstGeom>
                  </pic:spPr>
                </pic:pic>
              </a:graphicData>
            </a:graphic>
          </wp:inline>
        </w:drawing>
      </w:r>
    </w:p>
    <w:p w14:paraId="27841226" w14:textId="331B97B6" w:rsidR="001221A2" w:rsidRPr="00A514A0" w:rsidRDefault="001221A2" w:rsidP="001221A2">
      <w:pPr>
        <w:pStyle w:val="Legenda"/>
      </w:pPr>
      <w:bookmarkStart w:id="136" w:name="_Ref171271018"/>
      <w:r w:rsidRPr="00A514A0">
        <w:rPr>
          <w:b/>
          <w:bCs/>
        </w:rPr>
        <w:t xml:space="preserve">Figure </w:t>
      </w:r>
      <w:r w:rsidRPr="00A514A0">
        <w:rPr>
          <w:b/>
          <w:bCs/>
        </w:rPr>
        <w:fldChar w:fldCharType="begin"/>
      </w:r>
      <w:r w:rsidRPr="00A514A0">
        <w:rPr>
          <w:b/>
          <w:bCs/>
        </w:rPr>
        <w:instrText xml:space="preserve"> SEQ Figure \* ARABIC </w:instrText>
      </w:r>
      <w:r w:rsidRPr="00A514A0">
        <w:rPr>
          <w:b/>
          <w:bCs/>
        </w:rPr>
        <w:fldChar w:fldCharType="separate"/>
      </w:r>
      <w:r w:rsidR="00DE3865">
        <w:rPr>
          <w:b/>
          <w:bCs/>
          <w:noProof/>
        </w:rPr>
        <w:t>5</w:t>
      </w:r>
      <w:r w:rsidRPr="00A514A0">
        <w:rPr>
          <w:b/>
          <w:bCs/>
        </w:rPr>
        <w:fldChar w:fldCharType="end"/>
      </w:r>
      <w:bookmarkEnd w:id="136"/>
      <w:r w:rsidRPr="00A514A0">
        <w:rPr>
          <w:b/>
          <w:bCs/>
        </w:rPr>
        <w:t xml:space="preserve">. H5 seroprevalences in birds of the Falklands across species ecological categories and islands epidemiological statuses. </w:t>
      </w:r>
      <w:bookmarkEnd w:id="134"/>
      <w:bookmarkEnd w:id="135"/>
      <w:r w:rsidRPr="00A514A0">
        <w:t>Seroprevalences ± 95% credible intervals were calculated as the proportion of samples positive for anti-H5 antibodies within a given population of adult birds. To facilitate comparison and interpretation of the results, we only considered birds from species that were sampled both before 2023/2024 and in 2023/2024</w:t>
      </w:r>
      <w:commentRangeStart w:id="137"/>
      <w:r w:rsidRPr="00A514A0">
        <w:t>.</w:t>
      </w:r>
      <w:commentRangeEnd w:id="137"/>
      <w:r w:rsidR="00841C9C">
        <w:rPr>
          <w:rStyle w:val="Refdecomentrio"/>
          <w:lang w:val="en-US"/>
        </w:rPr>
        <w:commentReference w:id="137"/>
      </w:r>
    </w:p>
    <w:p w14:paraId="29F27E9D" w14:textId="4E9B71C3" w:rsidR="0032372C" w:rsidRDefault="0032372C" w:rsidP="00926E9E">
      <w:pPr>
        <w:pStyle w:val="Ttulo2"/>
        <w:rPr>
          <w:rFonts w:cs="Calibri"/>
        </w:rPr>
      </w:pPr>
      <w:r>
        <w:t xml:space="preserve">Archipelago-wide scale circulation of H5Nx </w:t>
      </w:r>
    </w:p>
    <w:p w14:paraId="1945E5CC" w14:textId="2BE68FE5" w:rsidR="00111305" w:rsidRDefault="00EE3102" w:rsidP="1984B924">
      <w:pPr>
        <w:rPr>
          <w:lang w:val="en-GB"/>
        </w:rPr>
      </w:pPr>
      <w:r w:rsidRPr="00220DF8">
        <w:t xml:space="preserve">To </w:t>
      </w:r>
      <w:r w:rsidR="1984B924">
        <w:t xml:space="preserve">gain </w:t>
      </w:r>
      <w:r w:rsidRPr="00220DF8">
        <w:t xml:space="preserve">insights on the extent of HPAI H5Nx circulation in the archipelago, we investigated H5 seroprevalence in islands with no known outbreaks. </w:t>
      </w:r>
      <w:r w:rsidR="009C3DBC" w:rsidRPr="00220DF8">
        <w:t>Seropositive</w:t>
      </w:r>
      <w:r w:rsidR="009F1AB9" w:rsidRPr="00220DF8">
        <w:t xml:space="preserve"> apex predators were scattered </w:t>
      </w:r>
      <w:r w:rsidR="1984B924">
        <w:t xml:space="preserve">throughout </w:t>
      </w:r>
      <w:r w:rsidR="009F1AB9" w:rsidRPr="00220DF8">
        <w:t>the archipelago</w:t>
      </w:r>
      <w:r w:rsidR="009C3DBC" w:rsidRPr="00220DF8">
        <w:t>, including on</w:t>
      </w:r>
      <w:r w:rsidRPr="00220DF8">
        <w:t xml:space="preserve"> </w:t>
      </w:r>
      <w:r w:rsidR="009C3DBC" w:rsidRPr="00220DF8">
        <w:t>island</w:t>
      </w:r>
      <w:r w:rsidRPr="00220DF8">
        <w:t>s with no</w:t>
      </w:r>
      <w:r w:rsidR="002B2F72">
        <w:t xml:space="preserve"> known outbreaks</w:t>
      </w:r>
      <w:r w:rsidRPr="00220DF8">
        <w:t xml:space="preserve"> or sporadic </w:t>
      </w:r>
      <w:r w:rsidR="009C3DBC" w:rsidRPr="00220DF8">
        <w:t>case(s)</w:t>
      </w:r>
      <w:r w:rsidR="002B2F72">
        <w:t xml:space="preserve"> only </w:t>
      </w:r>
      <w:r w:rsidR="00220DF8">
        <w:t>(</w:t>
      </w:r>
      <w:r w:rsidR="009C3DBC" w:rsidRPr="00220DF8">
        <w:rPr>
          <w:b/>
          <w:bCs/>
        </w:rPr>
        <w:fldChar w:fldCharType="begin"/>
      </w:r>
      <w:r w:rsidR="009C3DBC" w:rsidRPr="00220DF8">
        <w:rPr>
          <w:b/>
          <w:bCs/>
        </w:rPr>
        <w:instrText xml:space="preserve"> REF _Ref171094719 \h </w:instrText>
      </w:r>
      <w:r w:rsidR="00220DF8" w:rsidRPr="00220DF8">
        <w:rPr>
          <w:b/>
          <w:bCs/>
        </w:rPr>
        <w:instrText xml:space="preserve"> \* MERGEFORMAT </w:instrText>
      </w:r>
      <w:r w:rsidR="009C3DBC" w:rsidRPr="00220DF8">
        <w:rPr>
          <w:b/>
          <w:bCs/>
        </w:rPr>
      </w:r>
      <w:r w:rsidR="009C3DBC" w:rsidRPr="00220DF8">
        <w:rPr>
          <w:b/>
          <w:bCs/>
        </w:rPr>
        <w:fldChar w:fldCharType="separate"/>
      </w:r>
      <w:r w:rsidR="00DE3865" w:rsidRPr="0059304C">
        <w:rPr>
          <w:b/>
          <w:bCs/>
        </w:rPr>
        <w:t xml:space="preserve">Figure </w:t>
      </w:r>
      <w:r w:rsidR="00DE3865">
        <w:rPr>
          <w:b/>
          <w:bCs/>
        </w:rPr>
        <w:t>3</w:t>
      </w:r>
      <w:r w:rsidR="009C3DBC" w:rsidRPr="00220DF8">
        <w:rPr>
          <w:b/>
          <w:bCs/>
        </w:rPr>
        <w:fldChar w:fldCharType="end"/>
      </w:r>
      <w:r w:rsidR="002B2F72" w:rsidRPr="002B2F72">
        <w:rPr>
          <w:highlight w:val="yellow"/>
        </w:rPr>
        <w:t>-</w:t>
      </w:r>
      <w:r w:rsidR="005A36C3">
        <w:rPr>
          <w:b/>
          <w:bCs/>
        </w:rPr>
        <w:t xml:space="preserve"> </w:t>
      </w:r>
      <w:r w:rsidR="005A36C3" w:rsidRPr="00220DF8">
        <w:rPr>
          <w:b/>
          <w:bCs/>
        </w:rPr>
        <w:fldChar w:fldCharType="begin"/>
      </w:r>
      <w:r w:rsidR="005A36C3" w:rsidRPr="00220DF8">
        <w:rPr>
          <w:b/>
          <w:bCs/>
        </w:rPr>
        <w:instrText xml:space="preserve"> REF _Ref171271018 \h </w:instrText>
      </w:r>
      <w:r w:rsidR="005A36C3">
        <w:rPr>
          <w:b/>
          <w:bCs/>
        </w:rPr>
        <w:instrText xml:space="preserve"> \* MERGEFORMAT </w:instrText>
      </w:r>
      <w:r w:rsidR="005A36C3" w:rsidRPr="00220DF8">
        <w:rPr>
          <w:b/>
          <w:bCs/>
        </w:rPr>
      </w:r>
      <w:r w:rsidR="005A36C3" w:rsidRPr="00220DF8">
        <w:rPr>
          <w:b/>
          <w:bCs/>
        </w:rPr>
        <w:fldChar w:fldCharType="separate"/>
      </w:r>
      <w:r w:rsidR="00DE3865" w:rsidRPr="00A514A0">
        <w:rPr>
          <w:b/>
          <w:bCs/>
        </w:rPr>
        <w:t xml:space="preserve">Figure </w:t>
      </w:r>
      <w:r w:rsidR="00DE3865">
        <w:rPr>
          <w:b/>
          <w:bCs/>
          <w:noProof/>
        </w:rPr>
        <w:t>5</w:t>
      </w:r>
      <w:r w:rsidR="005A36C3" w:rsidRPr="00220DF8">
        <w:rPr>
          <w:b/>
          <w:bCs/>
        </w:rPr>
        <w:fldChar w:fldCharType="end"/>
      </w:r>
      <w:r w:rsidR="002B2F72">
        <w:rPr>
          <w:b/>
          <w:bCs/>
        </w:rPr>
        <w:t xml:space="preserve"> </w:t>
      </w:r>
      <w:r w:rsidR="002B2F72" w:rsidRPr="002B2F72">
        <w:t>and</w:t>
      </w:r>
      <w:r w:rsidR="002B2F72">
        <w:rPr>
          <w:b/>
          <w:bCs/>
        </w:rPr>
        <w:t xml:space="preserve"> </w:t>
      </w:r>
      <w:r w:rsidR="002B2F72">
        <w:fldChar w:fldCharType="begin"/>
      </w:r>
      <w:r w:rsidR="002B2F72">
        <w:rPr>
          <w:b/>
          <w:bCs/>
        </w:rPr>
        <w:instrText xml:space="preserve"> REF _Ref173750017 \h </w:instrText>
      </w:r>
      <w:r w:rsidR="002B2F72">
        <w:fldChar w:fldCharType="separate"/>
      </w:r>
      <w:r w:rsidR="00DE3865" w:rsidRPr="003F6C21">
        <w:rPr>
          <w:b/>
          <w:bCs/>
        </w:rPr>
        <w:t xml:space="preserve">Extended Data Figure </w:t>
      </w:r>
      <w:r w:rsidR="00DE3865">
        <w:rPr>
          <w:b/>
          <w:bCs/>
          <w:noProof/>
        </w:rPr>
        <w:t>7</w:t>
      </w:r>
      <w:r w:rsidR="002B2F72">
        <w:fldChar w:fldCharType="end"/>
      </w:r>
      <w:r w:rsidR="009C3DBC" w:rsidRPr="00220DF8">
        <w:t>)</w:t>
      </w:r>
      <w:r w:rsidR="009F1AB9" w:rsidRPr="00220DF8">
        <w:t xml:space="preserve">. </w:t>
      </w:r>
    </w:p>
    <w:p w14:paraId="2F8A2980" w14:textId="2DBD7132" w:rsidR="00437059" w:rsidRPr="00437059" w:rsidRDefault="00437059" w:rsidP="00926E9E">
      <w:pPr>
        <w:pStyle w:val="Ttulo2"/>
      </w:pPr>
      <w:r>
        <w:t xml:space="preserve">Timing of </w:t>
      </w:r>
      <w:r w:rsidR="003C7412">
        <w:t xml:space="preserve">H5Nx exposure </w:t>
      </w:r>
    </w:p>
    <w:p w14:paraId="334F2AA9" w14:textId="77777777" w:rsidR="00FE2B65" w:rsidRDefault="00FE2B65" w:rsidP="004E3FA0">
      <w:pPr>
        <w:keepNext/>
        <w:rPr>
          <w:lang w:val="en-GB"/>
        </w:rPr>
      </w:pPr>
      <w:r w:rsidRPr="00220DF8">
        <w:t>H5-seropositive apex predators were detected as early as the 23</w:t>
      </w:r>
      <w:r w:rsidRPr="002B2F72">
        <w:rPr>
          <w:vertAlign w:val="superscript"/>
        </w:rPr>
        <w:t>rd</w:t>
      </w:r>
      <w:r>
        <w:t xml:space="preserve"> </w:t>
      </w:r>
      <w:r w:rsidRPr="00220DF8">
        <w:t xml:space="preserve">of October 2023 (i.e., before the first confirmed case in the Falklands; </w:t>
      </w:r>
      <w:r w:rsidRPr="00220DF8">
        <w:rPr>
          <w:b/>
          <w:bCs/>
        </w:rPr>
        <w:t>Figure 1b</w:t>
      </w:r>
      <w:r w:rsidRPr="00220DF8">
        <w:t xml:space="preserve">) – this seropositive </w:t>
      </w:r>
      <w:r>
        <w:t>striated caracara</w:t>
      </w:r>
      <w:r w:rsidRPr="00220DF8">
        <w:t xml:space="preserve"> was sampled on New Island, where the first locally confirmed case was detected in January 2024</w:t>
      </w:r>
      <w:r w:rsidRPr="0059304C">
        <w:rPr>
          <w:lang w:val="en-GB"/>
        </w:rPr>
        <w:t xml:space="preserve">. </w:t>
      </w:r>
    </w:p>
    <w:p w14:paraId="6FED8A5F" w14:textId="3BC38C01" w:rsidR="00FE2B65" w:rsidRDefault="00FE2B65" w:rsidP="00FE2B65">
      <w:pPr>
        <w:keepNext/>
        <w:rPr>
          <w:rFonts w:cs="Calibri"/>
          <w:lang w:val="en-GB"/>
        </w:rPr>
      </w:pPr>
      <w:r w:rsidRPr="0059304C">
        <w:rPr>
          <w:rFonts w:cs="Calibri"/>
          <w:lang w:val="en-GB"/>
        </w:rPr>
        <w:t xml:space="preserve">To gain </w:t>
      </w:r>
      <w:r>
        <w:rPr>
          <w:rFonts w:cs="Calibri"/>
          <w:lang w:val="en-GB"/>
        </w:rPr>
        <w:t xml:space="preserve">further </w:t>
      </w:r>
      <w:r w:rsidRPr="0059304C">
        <w:rPr>
          <w:rFonts w:cs="Calibri"/>
          <w:lang w:val="en-GB"/>
        </w:rPr>
        <w:t xml:space="preserve">insights on </w:t>
      </w:r>
      <w:r>
        <w:rPr>
          <w:rFonts w:cs="Calibri"/>
          <w:lang w:val="en-GB"/>
        </w:rPr>
        <w:t xml:space="preserve">individuals’ timing of exposure to HPAI H5Nx and other AIVs, we investigated H5 and AIV serostatuses of marked birds. </w:t>
      </w:r>
      <w:r w:rsidR="00EB1C07">
        <w:rPr>
          <w:rFonts w:cs="Calibri"/>
          <w:lang w:val="en-GB"/>
        </w:rPr>
        <w:t xml:space="preserve">In total, </w:t>
      </w:r>
      <w:r w:rsidR="00EB1C07" w:rsidRPr="00EB1C07">
        <w:rPr>
          <w:rFonts w:cs="Calibri"/>
          <w:highlight w:val="green"/>
          <w:lang w:val="en-GB"/>
        </w:rPr>
        <w:t>32</w:t>
      </w:r>
      <w:r w:rsidRPr="0059304C">
        <w:rPr>
          <w:rFonts w:cs="Calibri"/>
          <w:lang w:val="en-GB"/>
        </w:rPr>
        <w:t xml:space="preserve"> </w:t>
      </w:r>
      <w:r>
        <w:rPr>
          <w:rFonts w:cs="Calibri"/>
          <w:lang w:val="en-GB"/>
        </w:rPr>
        <w:t xml:space="preserve">marked </w:t>
      </w:r>
      <w:r w:rsidR="007C075D">
        <w:rPr>
          <w:rFonts w:cs="Calibri"/>
          <w:lang w:val="en-GB"/>
        </w:rPr>
        <w:t>individual</w:t>
      </w:r>
      <w:r w:rsidRPr="0059304C">
        <w:rPr>
          <w:rFonts w:cs="Calibri"/>
          <w:lang w:val="en-GB"/>
        </w:rPr>
        <w:t xml:space="preserve">s were recaptured </w:t>
      </w:r>
      <w:ins w:id="138" w:author="Thierry BOULINIER" w:date="2024-08-14T16:35:00Z">
        <w:r w:rsidR="00841C9C">
          <w:rPr>
            <w:rFonts w:cs="Calibri"/>
            <w:lang w:val="en-GB"/>
          </w:rPr>
          <w:t xml:space="preserve">on </w:t>
        </w:r>
      </w:ins>
      <w:ins w:id="139" w:author="Thierry BOULINIER" w:date="2024-08-14T16:37:00Z">
        <w:r w:rsidR="00841C9C">
          <w:t>islands west of the archipelago</w:t>
        </w:r>
        <w:r w:rsidR="00841C9C">
          <w:rPr>
            <w:rFonts w:cs="Calibri"/>
            <w:lang w:val="en-GB"/>
          </w:rPr>
          <w:t xml:space="preserve"> </w:t>
        </w:r>
      </w:ins>
      <w:r>
        <w:rPr>
          <w:rFonts w:cs="Calibri"/>
          <w:lang w:val="en-GB"/>
        </w:rPr>
        <w:t>(</w:t>
      </w:r>
      <w:del w:id="140" w:author="Thierry BOULINIER" w:date="2024-08-14T16:37:00Z">
        <w:r w:rsidDel="00841C9C">
          <w:rPr>
            <w:rFonts w:cs="Calibri"/>
            <w:lang w:val="en-GB"/>
          </w:rPr>
          <w:delText xml:space="preserve">west of the archipelago, </w:delText>
        </w:r>
      </w:del>
      <w:r>
        <w:rPr>
          <w:rFonts w:cs="Calibri"/>
          <w:lang w:val="en-GB"/>
        </w:rPr>
        <w:fldChar w:fldCharType="begin"/>
      </w:r>
      <w:r>
        <w:rPr>
          <w:rFonts w:cs="Calibri"/>
          <w:lang w:val="en-GB"/>
        </w:rPr>
        <w:instrText xml:space="preserve"> REF _Ref171094669 \h </w:instrText>
      </w:r>
      <w:r>
        <w:rPr>
          <w:rFonts w:cs="Calibri"/>
          <w:lang w:val="en-GB"/>
        </w:rPr>
      </w:r>
      <w:r>
        <w:rPr>
          <w:rFonts w:cs="Calibri"/>
          <w:lang w:val="en-GB"/>
        </w:rPr>
        <w:fldChar w:fldCharType="separate"/>
      </w:r>
      <w:r w:rsidR="00DE3865" w:rsidRPr="0059304C">
        <w:rPr>
          <w:b/>
          <w:bCs/>
        </w:rPr>
        <w:t xml:space="preserve">Figure </w:t>
      </w:r>
      <w:r w:rsidR="00DE3865">
        <w:rPr>
          <w:b/>
          <w:bCs/>
          <w:noProof/>
        </w:rPr>
        <w:t>1</w:t>
      </w:r>
      <w:r>
        <w:rPr>
          <w:rFonts w:cs="Calibri"/>
          <w:lang w:val="en-GB"/>
        </w:rPr>
        <w:fldChar w:fldCharType="end"/>
      </w:r>
      <w:r>
        <w:rPr>
          <w:rFonts w:cs="Calibri"/>
          <w:b/>
          <w:bCs/>
          <w:lang w:val="en-GB"/>
        </w:rPr>
        <w:t>a</w:t>
      </w:r>
      <w:r>
        <w:rPr>
          <w:rFonts w:cs="Calibri"/>
          <w:lang w:val="en-GB"/>
        </w:rPr>
        <w:t>)</w:t>
      </w:r>
      <w:r w:rsidRPr="0059304C">
        <w:rPr>
          <w:rFonts w:cs="Calibri"/>
          <w:lang w:val="en-GB"/>
        </w:rPr>
        <w:t xml:space="preserve">. </w:t>
      </w:r>
      <w:r w:rsidR="007C075D">
        <w:rPr>
          <w:rFonts w:cs="Calibri"/>
          <w:lang w:val="en-GB"/>
        </w:rPr>
        <w:t>Among the individuals recaptured in 2023/2024, s</w:t>
      </w:r>
      <w:r w:rsidRPr="0059304C">
        <w:rPr>
          <w:rFonts w:cs="Calibri"/>
          <w:lang w:val="en-GB"/>
        </w:rPr>
        <w:t>eroconversion</w:t>
      </w:r>
      <w:r w:rsidR="007C075D">
        <w:rPr>
          <w:rFonts w:cs="Calibri"/>
          <w:lang w:val="en-GB"/>
        </w:rPr>
        <w:t xml:space="preserve"> </w:t>
      </w:r>
      <w:r w:rsidRPr="0059304C">
        <w:rPr>
          <w:rFonts w:cs="Calibri"/>
          <w:lang w:val="en-GB"/>
        </w:rPr>
        <w:t>w</w:t>
      </w:r>
      <w:r w:rsidR="007C075D">
        <w:rPr>
          <w:rFonts w:cs="Calibri"/>
          <w:lang w:val="en-GB"/>
        </w:rPr>
        <w:t>as</w:t>
      </w:r>
      <w:r w:rsidRPr="0059304C">
        <w:rPr>
          <w:rFonts w:cs="Calibri"/>
          <w:lang w:val="en-GB"/>
        </w:rPr>
        <w:t xml:space="preserve"> observed in </w:t>
      </w:r>
      <w:r w:rsidRPr="00A20709">
        <w:rPr>
          <w:rFonts w:cs="Calibri"/>
          <w:highlight w:val="green"/>
          <w:lang w:val="en-GB"/>
        </w:rPr>
        <w:t>7</w:t>
      </w:r>
      <w:r w:rsidRPr="0059304C">
        <w:rPr>
          <w:rFonts w:cs="Calibri"/>
          <w:lang w:val="en-GB"/>
        </w:rPr>
        <w:t xml:space="preserve"> individuals </w:t>
      </w:r>
      <w:r>
        <w:rPr>
          <w:rFonts w:cs="Calibri"/>
          <w:lang w:val="en-GB"/>
        </w:rPr>
        <w:t xml:space="preserve">for AIVs </w:t>
      </w:r>
      <w:r w:rsidRPr="0059304C">
        <w:rPr>
          <w:rFonts w:cs="Calibri"/>
          <w:lang w:val="en-GB"/>
        </w:rPr>
        <w:t xml:space="preserve">and </w:t>
      </w:r>
      <w:r w:rsidRPr="00A20709">
        <w:rPr>
          <w:rFonts w:cs="Calibri"/>
          <w:highlight w:val="green"/>
          <w:lang w:val="en-GB"/>
        </w:rPr>
        <w:t>8</w:t>
      </w:r>
      <w:r w:rsidRPr="0059304C">
        <w:rPr>
          <w:rFonts w:cs="Calibri"/>
          <w:lang w:val="en-GB"/>
        </w:rPr>
        <w:t xml:space="preserve"> individuals for H5 (</w:t>
      </w:r>
      <w:r>
        <w:rPr>
          <w:rFonts w:cs="Calibri"/>
          <w:lang w:val="en-GB"/>
        </w:rPr>
        <w:fldChar w:fldCharType="begin"/>
      </w:r>
      <w:r>
        <w:rPr>
          <w:rFonts w:cs="Calibri"/>
          <w:lang w:val="en-GB"/>
        </w:rPr>
        <w:instrText xml:space="preserve"> REF _Ref171094753 \h </w:instrText>
      </w:r>
      <w:r>
        <w:rPr>
          <w:rFonts w:cs="Calibri"/>
          <w:lang w:val="en-GB"/>
        </w:rPr>
      </w:r>
      <w:r>
        <w:rPr>
          <w:rFonts w:cs="Calibri"/>
          <w:lang w:val="en-GB"/>
        </w:rPr>
        <w:fldChar w:fldCharType="separate"/>
      </w:r>
      <w:r w:rsidR="00DE3865" w:rsidRPr="0059304C">
        <w:rPr>
          <w:b/>
          <w:bCs/>
        </w:rPr>
        <w:t xml:space="preserve">Figure </w:t>
      </w:r>
      <w:r w:rsidR="00DE3865">
        <w:rPr>
          <w:b/>
          <w:bCs/>
          <w:noProof/>
        </w:rPr>
        <w:t>6</w:t>
      </w:r>
      <w:r>
        <w:rPr>
          <w:rFonts w:cs="Calibri"/>
          <w:lang w:val="en-GB"/>
        </w:rPr>
        <w:fldChar w:fldCharType="end"/>
      </w:r>
      <w:r w:rsidRPr="0059304C">
        <w:rPr>
          <w:rFonts w:cs="Calibri"/>
          <w:lang w:val="en-GB"/>
        </w:rPr>
        <w:t xml:space="preserve">). On Steeple Jason, </w:t>
      </w:r>
      <w:r w:rsidRPr="007C075D">
        <w:rPr>
          <w:rFonts w:cs="Calibri"/>
          <w:highlight w:val="green"/>
          <w:lang w:val="en-GB"/>
        </w:rPr>
        <w:t>5/5</w:t>
      </w:r>
      <w:r w:rsidRPr="0059304C">
        <w:rPr>
          <w:rFonts w:cs="Calibri"/>
          <w:lang w:val="en-GB"/>
        </w:rPr>
        <w:t xml:space="preserve"> recaptured </w:t>
      </w:r>
      <w:r>
        <w:rPr>
          <w:rFonts w:cs="Calibri"/>
          <w:lang w:val="en-GB"/>
        </w:rPr>
        <w:t xml:space="preserve">skuas </w:t>
      </w:r>
      <w:r w:rsidRPr="0059304C">
        <w:rPr>
          <w:rFonts w:cs="Calibri"/>
          <w:lang w:val="en-GB"/>
        </w:rPr>
        <w:t xml:space="preserve">seroconverted between 2022/2023 and 2023/2024. On New Island, </w:t>
      </w:r>
      <w:r w:rsidR="006738B9" w:rsidRPr="006738B9">
        <w:rPr>
          <w:rFonts w:cs="Calibri"/>
          <w:highlight w:val="green"/>
          <w:lang w:val="en-GB"/>
        </w:rPr>
        <w:t>2/8</w:t>
      </w:r>
      <w:r w:rsidRPr="0059304C" w:rsidDel="0048557C">
        <w:rPr>
          <w:rFonts w:cs="Calibri"/>
          <w:lang w:val="en-GB"/>
        </w:rPr>
        <w:t xml:space="preserve"> </w:t>
      </w:r>
      <w:r w:rsidRPr="0059304C">
        <w:rPr>
          <w:rFonts w:cs="Calibri"/>
          <w:lang w:val="en-GB"/>
        </w:rPr>
        <w:t xml:space="preserve">skuas seroconverted: </w:t>
      </w:r>
      <w:r w:rsidR="006738B9" w:rsidRPr="006738B9">
        <w:rPr>
          <w:rFonts w:cs="Calibri"/>
          <w:highlight w:val="green"/>
          <w:lang w:val="en-GB"/>
        </w:rPr>
        <w:t>one</w:t>
      </w:r>
      <w:r w:rsidRPr="0059304C">
        <w:rPr>
          <w:rFonts w:cs="Calibri"/>
          <w:lang w:val="en-GB"/>
        </w:rPr>
        <w:t xml:space="preserve"> between </w:t>
      </w:r>
      <w:r w:rsidR="006738B9" w:rsidRPr="00DF17C9">
        <w:rPr>
          <w:rFonts w:cs="Calibri"/>
          <w:highlight w:val="green"/>
          <w:lang w:val="en-GB"/>
        </w:rPr>
        <w:t>December 2022 and December 2023</w:t>
      </w:r>
      <w:r>
        <w:rPr>
          <w:rFonts w:cs="Calibri"/>
          <w:lang w:val="en-GB"/>
        </w:rPr>
        <w:t>,</w:t>
      </w:r>
      <w:r w:rsidRPr="0059304C">
        <w:rPr>
          <w:rFonts w:cs="Calibri"/>
          <w:lang w:val="en-GB"/>
        </w:rPr>
        <w:t xml:space="preserve"> and </w:t>
      </w:r>
      <w:r w:rsidRPr="006738B9">
        <w:rPr>
          <w:rFonts w:cs="Calibri"/>
          <w:highlight w:val="green"/>
          <w:lang w:val="en-GB"/>
        </w:rPr>
        <w:t>one</w:t>
      </w:r>
      <w:r w:rsidRPr="0059304C">
        <w:rPr>
          <w:rFonts w:cs="Calibri"/>
          <w:lang w:val="en-GB"/>
        </w:rPr>
        <w:t xml:space="preserve"> between </w:t>
      </w:r>
      <w:r w:rsidRPr="00DF17C9">
        <w:rPr>
          <w:rFonts w:cs="Calibri"/>
          <w:highlight w:val="green"/>
          <w:lang w:val="en-GB"/>
        </w:rPr>
        <w:t>November and December 2023</w:t>
      </w:r>
      <w:r w:rsidRPr="0059304C">
        <w:rPr>
          <w:rFonts w:cs="Calibri"/>
          <w:lang w:val="en-GB"/>
        </w:rPr>
        <w:t>.</w:t>
      </w:r>
    </w:p>
    <w:p w14:paraId="30EE73D2" w14:textId="5CFED283" w:rsidR="00FE2B65" w:rsidRPr="0059304C" w:rsidRDefault="00841C9C" w:rsidP="00FE2B65">
      <w:pPr>
        <w:rPr>
          <w:lang w:val="en-GB"/>
        </w:rPr>
      </w:pPr>
      <w:ins w:id="141" w:author="Thierry BOULINIER" w:date="2024-08-14T16:41:00Z">
        <w:r>
          <w:rPr>
            <w:rFonts w:cs="Calibri"/>
            <w:lang w:val="en-GB"/>
          </w:rPr>
          <w:t>Complementary information on timing was provided by d</w:t>
        </w:r>
      </w:ins>
      <w:ins w:id="142" w:author="Thierry BOULINIER" w:date="2024-08-14T16:39:00Z">
        <w:r>
          <w:rPr>
            <w:rFonts w:cs="Calibri"/>
            <w:lang w:val="en-GB"/>
          </w:rPr>
          <w:t xml:space="preserve">etecting </w:t>
        </w:r>
      </w:ins>
      <w:del w:id="143" w:author="Thierry BOULINIER" w:date="2024-08-14T16:39:00Z">
        <w:r w:rsidR="00FE2B65" w:rsidRPr="00DD6CE4" w:rsidDel="00841C9C">
          <w:rPr>
            <w:rFonts w:cs="Calibri"/>
            <w:lang w:val="en-GB"/>
          </w:rPr>
          <w:delText xml:space="preserve">Only </w:delText>
        </w:r>
      </w:del>
      <w:r w:rsidR="00FE2B65" w:rsidRPr="00DD6CE4">
        <w:rPr>
          <w:rFonts w:cs="Calibri"/>
          <w:highlight w:val="green"/>
          <w:lang w:val="en-GB"/>
        </w:rPr>
        <w:t>11/2</w:t>
      </w:r>
      <w:r w:rsidR="00DD6CE4" w:rsidRPr="00DD6CE4">
        <w:rPr>
          <w:rFonts w:cs="Calibri"/>
          <w:highlight w:val="green"/>
          <w:lang w:val="en-GB"/>
        </w:rPr>
        <w:t>85</w:t>
      </w:r>
      <w:r w:rsidR="00FE2B65" w:rsidRPr="00DD6CE4">
        <w:rPr>
          <w:rFonts w:cs="Calibri"/>
          <w:lang w:val="en-GB"/>
        </w:rPr>
        <w:t xml:space="preserve"> chicks </w:t>
      </w:r>
      <w:del w:id="144" w:author="Thierry BOULINIER" w:date="2024-08-14T16:39:00Z">
        <w:r w:rsidR="00FE2B65" w:rsidRPr="00DD6CE4" w:rsidDel="00841C9C">
          <w:rPr>
            <w:rFonts w:cs="Calibri"/>
            <w:lang w:val="en-GB"/>
          </w:rPr>
          <w:delText xml:space="preserve">were </w:delText>
        </w:r>
      </w:del>
      <w:r w:rsidR="00FE2B65" w:rsidRPr="00DD6CE4">
        <w:rPr>
          <w:rFonts w:cs="Calibri"/>
          <w:lang w:val="en-GB"/>
        </w:rPr>
        <w:t>seropositive for H5:</w:t>
      </w:r>
      <w:r w:rsidR="00DD6CE4" w:rsidRPr="00DD6CE4">
        <w:rPr>
          <w:rFonts w:cs="Calibri"/>
          <w:lang w:val="en-GB"/>
        </w:rPr>
        <w:t xml:space="preserve"> </w:t>
      </w:r>
      <w:r w:rsidR="00DD6CE4" w:rsidRPr="00DD6CE4">
        <w:rPr>
          <w:rFonts w:cs="Calibri"/>
          <w:highlight w:val="green"/>
          <w:lang w:val="en-GB"/>
        </w:rPr>
        <w:t>the symptomatic gentoo penguin</w:t>
      </w:r>
      <w:r w:rsidR="00DD6CE4" w:rsidRPr="00DD6CE4">
        <w:rPr>
          <w:rFonts w:cs="Calibri"/>
          <w:lang w:val="en-GB"/>
        </w:rPr>
        <w:t xml:space="preserve"> from Sealion Island,</w:t>
      </w:r>
      <w:r w:rsidR="00FE2B65" w:rsidRPr="00DD6CE4">
        <w:rPr>
          <w:rFonts w:cs="Calibri"/>
          <w:lang w:val="en-GB"/>
        </w:rPr>
        <w:t xml:space="preserve"> </w:t>
      </w:r>
      <w:r w:rsidR="00FE2B65" w:rsidRPr="00DD6CE4">
        <w:rPr>
          <w:rFonts w:cs="Calibri"/>
          <w:highlight w:val="green"/>
          <w:lang w:val="en-GB"/>
        </w:rPr>
        <w:t>9</w:t>
      </w:r>
      <w:r w:rsidR="00FE2B65" w:rsidRPr="00DD6CE4">
        <w:rPr>
          <w:rFonts w:cs="Calibri"/>
          <w:lang w:val="en-GB"/>
        </w:rPr>
        <w:t xml:space="preserve"> striated caracaras from Steeple Jason, where an H5N1 HPAI outbreak was affecting albatrosses, and </w:t>
      </w:r>
      <w:r w:rsidR="00FE2B65" w:rsidRPr="00DD6CE4">
        <w:rPr>
          <w:rFonts w:cs="Calibri"/>
          <w:highlight w:val="green"/>
          <w:lang w:val="en-GB"/>
        </w:rPr>
        <w:t>one</w:t>
      </w:r>
      <w:r w:rsidR="00FE2B65" w:rsidRPr="00DD6CE4">
        <w:rPr>
          <w:rFonts w:cs="Calibri"/>
          <w:lang w:val="en-GB"/>
        </w:rPr>
        <w:t xml:space="preserve"> skua from </w:t>
      </w:r>
      <w:r w:rsidR="00FE2B65" w:rsidRPr="00DD6CE4">
        <w:rPr>
          <w:lang w:val="en-GB"/>
        </w:rPr>
        <w:t>New Island wh</w:t>
      </w:r>
      <w:r w:rsidR="000A454E">
        <w:rPr>
          <w:lang w:val="en-GB"/>
        </w:rPr>
        <w:t xml:space="preserve">ere other skua chicks have </w:t>
      </w:r>
      <w:r w:rsidR="00FE2B65" w:rsidRPr="00DD6CE4">
        <w:rPr>
          <w:lang w:val="en-GB"/>
        </w:rPr>
        <w:t xml:space="preserve">tested positive for </w:t>
      </w:r>
      <w:r w:rsidR="00DD6CE4">
        <w:rPr>
          <w:lang w:val="en-GB"/>
        </w:rPr>
        <w:t xml:space="preserve">HPAI </w:t>
      </w:r>
      <w:r w:rsidR="00FE2B65" w:rsidRPr="00DD6CE4">
        <w:rPr>
          <w:lang w:val="en-GB"/>
        </w:rPr>
        <w:t xml:space="preserve">H5N1 by PCR. </w:t>
      </w:r>
      <w:r w:rsidR="00DD6CE4" w:rsidRPr="00DD6CE4">
        <w:rPr>
          <w:lang w:val="en-GB"/>
        </w:rPr>
        <w:t>All those chicks were at least one month old.</w:t>
      </w:r>
      <w:r w:rsidR="00DF17C9">
        <w:rPr>
          <w:lang w:val="en-GB"/>
        </w:rPr>
        <w:t xml:space="preserve"> </w:t>
      </w:r>
      <w:ins w:id="145" w:author="Thierry BOULINIER" w:date="2024-08-14T16:43:00Z">
        <w:r w:rsidR="008D5F0E">
          <w:rPr>
            <w:lang w:val="en-GB"/>
          </w:rPr>
          <w:t xml:space="preserve">General </w:t>
        </w:r>
      </w:ins>
      <w:r w:rsidR="00DF17C9">
        <w:rPr>
          <w:lang w:val="en-GB"/>
        </w:rPr>
        <w:t xml:space="preserve">AIV seroprevalence in chicks was higher with </w:t>
      </w:r>
      <w:r w:rsidR="00DF17C9" w:rsidRPr="00DF17C9">
        <w:rPr>
          <w:highlight w:val="green"/>
          <w:lang w:val="en-GB"/>
        </w:rPr>
        <w:t>27/285</w:t>
      </w:r>
      <w:r w:rsidR="00DF17C9">
        <w:rPr>
          <w:lang w:val="en-GB"/>
        </w:rPr>
        <w:t xml:space="preserve"> seropositive chicks.</w:t>
      </w:r>
      <w:r w:rsidR="00DD6CE4">
        <w:rPr>
          <w:lang w:val="en-GB"/>
        </w:rPr>
        <w:t xml:space="preserve"> </w:t>
      </w:r>
      <w:r w:rsidR="00DF17C9">
        <w:rPr>
          <w:lang w:val="en-GB"/>
        </w:rPr>
        <w:t xml:space="preserve">In addition to </w:t>
      </w:r>
      <w:r w:rsidR="00DF17C9" w:rsidRPr="00DF17C9">
        <w:rPr>
          <w:highlight w:val="green"/>
          <w:lang w:val="en-GB"/>
        </w:rPr>
        <w:t>gentoo penguins, striated caracaras and skuas</w:t>
      </w:r>
      <w:r w:rsidR="00DF17C9">
        <w:rPr>
          <w:lang w:val="en-GB"/>
        </w:rPr>
        <w:t xml:space="preserve">, this included </w:t>
      </w:r>
      <w:r w:rsidR="00DF17C9" w:rsidRPr="00DF17C9">
        <w:rPr>
          <w:highlight w:val="green"/>
          <w:lang w:val="en-GB"/>
        </w:rPr>
        <w:t>albatrosses, rockhopper penguins and giant petrels</w:t>
      </w:r>
      <w:r w:rsidR="00DF17C9">
        <w:rPr>
          <w:lang w:val="en-GB"/>
        </w:rPr>
        <w:t xml:space="preserve">. </w:t>
      </w:r>
    </w:p>
    <w:p w14:paraId="586241E1" w14:textId="5BD9B56E" w:rsidR="004E3FA0" w:rsidRPr="00FF6AC3" w:rsidRDefault="006860E1" w:rsidP="006860E1">
      <w:pPr>
        <w:keepNext/>
        <w:jc w:val="center"/>
        <w:rPr>
          <w:rFonts w:cs="Calibri"/>
          <w:lang w:val="en-GB"/>
        </w:rPr>
      </w:pPr>
      <w:r>
        <w:rPr>
          <w:noProof/>
        </w:rPr>
        <w:lastRenderedPageBreak/>
        <w:drawing>
          <wp:inline distT="0" distB="0" distL="0" distR="0" wp14:anchorId="4A122C01" wp14:editId="50258EAD">
            <wp:extent cx="5759769" cy="2875077"/>
            <wp:effectExtent l="0" t="0" r="0" b="1905"/>
            <wp:docPr id="70960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08146" name="Picture 1"/>
                    <pic:cNvPicPr/>
                  </pic:nvPicPr>
                  <pic:blipFill>
                    <a:blip r:embed="rId21" cstate="print">
                      <a:extLst>
                        <a:ext uri="{28A0092B-C50C-407E-A947-70E740481C1C}">
                          <a14:useLocalDpi xmlns:a14="http://schemas.microsoft.com/office/drawing/2010/main"/>
                        </a:ext>
                      </a:extLst>
                    </a:blip>
                    <a:stretch>
                      <a:fillRect/>
                    </a:stretch>
                  </pic:blipFill>
                  <pic:spPr>
                    <a:xfrm>
                      <a:off x="0" y="0"/>
                      <a:ext cx="5759769" cy="2875077"/>
                    </a:xfrm>
                    <a:prstGeom prst="rect">
                      <a:avLst/>
                    </a:prstGeom>
                  </pic:spPr>
                </pic:pic>
              </a:graphicData>
            </a:graphic>
          </wp:inline>
        </w:drawing>
      </w:r>
    </w:p>
    <w:p w14:paraId="4C8646A1" w14:textId="6E863BAC" w:rsidR="004E3FA0" w:rsidRDefault="004E3FA0" w:rsidP="006860E1">
      <w:pPr>
        <w:pStyle w:val="Legenda"/>
      </w:pPr>
      <w:bookmarkStart w:id="146" w:name="_Ref171094753"/>
      <w:r w:rsidRPr="0059304C">
        <w:rPr>
          <w:b/>
          <w:bCs/>
        </w:rPr>
        <w:t xml:space="preserve">Figure </w:t>
      </w:r>
      <w:r w:rsidRPr="0059304C">
        <w:rPr>
          <w:b/>
          <w:bCs/>
        </w:rPr>
        <w:fldChar w:fldCharType="begin"/>
      </w:r>
      <w:r w:rsidRPr="0059304C">
        <w:rPr>
          <w:b/>
          <w:bCs/>
        </w:rPr>
        <w:instrText xml:space="preserve"> SEQ Figure \* ARABIC </w:instrText>
      </w:r>
      <w:r w:rsidRPr="0059304C">
        <w:rPr>
          <w:b/>
          <w:bCs/>
        </w:rPr>
        <w:fldChar w:fldCharType="separate"/>
      </w:r>
      <w:r w:rsidR="00DE3865">
        <w:rPr>
          <w:b/>
          <w:bCs/>
          <w:noProof/>
        </w:rPr>
        <w:t>6</w:t>
      </w:r>
      <w:r w:rsidRPr="0059304C">
        <w:rPr>
          <w:b/>
          <w:bCs/>
        </w:rPr>
        <w:fldChar w:fldCharType="end"/>
      </w:r>
      <w:bookmarkEnd w:id="146"/>
      <w:r w:rsidRPr="004E3FA0">
        <w:rPr>
          <w:b/>
          <w:bCs/>
        </w:rPr>
        <w:t xml:space="preserve">. </w:t>
      </w:r>
      <w:r w:rsidR="0056566D" w:rsidRPr="00F94DE7">
        <w:rPr>
          <w:b/>
          <w:bCs/>
        </w:rPr>
        <w:t xml:space="preserve">Anti-AIV and anti-H5 </w:t>
      </w:r>
      <w:r w:rsidR="0056566D">
        <w:rPr>
          <w:b/>
          <w:bCs/>
        </w:rPr>
        <w:t>a</w:t>
      </w:r>
      <w:r w:rsidR="0056566D" w:rsidRPr="00F94DE7">
        <w:rPr>
          <w:b/>
          <w:bCs/>
        </w:rPr>
        <w:t xml:space="preserve">ntibody detection </w:t>
      </w:r>
      <w:r w:rsidRPr="004E3FA0">
        <w:rPr>
          <w:b/>
          <w:bCs/>
        </w:rPr>
        <w:t xml:space="preserve">across time in </w:t>
      </w:r>
      <w:r w:rsidR="00EE3102">
        <w:rPr>
          <w:b/>
          <w:bCs/>
        </w:rPr>
        <w:t>marked</w:t>
      </w:r>
      <w:r w:rsidR="006860E1">
        <w:rPr>
          <w:b/>
          <w:bCs/>
        </w:rPr>
        <w:t xml:space="preserve"> birds</w:t>
      </w:r>
      <w:r w:rsidRPr="004E3FA0">
        <w:rPr>
          <w:b/>
          <w:bCs/>
        </w:rPr>
        <w:t>.</w:t>
      </w:r>
      <w:r w:rsidR="0056566D">
        <w:rPr>
          <w:b/>
          <w:bCs/>
        </w:rPr>
        <w:t xml:space="preserve"> </w:t>
      </w:r>
      <w:r w:rsidR="006860E1" w:rsidRPr="0059304C">
        <w:t xml:space="preserve">Each point represents </w:t>
      </w:r>
      <w:r w:rsidR="006860E1">
        <w:t>a</w:t>
      </w:r>
      <w:r w:rsidR="006860E1" w:rsidRPr="0059304C">
        <w:t xml:space="preserve"> sample</w:t>
      </w:r>
      <w:r w:rsidR="006860E1">
        <w:t>, with position on the y-axis representing anti-AIV antibody level (from low to high), and colour representing the anti-H5 antibody status (negative or positive, based on the H5 serostatuses reconstructed by integrating the observed data on anti-AIV antibody detection and partially observed data on anti-H5 antibody detection)</w:t>
      </w:r>
      <w:r w:rsidR="006860E1" w:rsidRPr="0059304C">
        <w:t>.</w:t>
      </w:r>
      <w:r w:rsidR="00EB1C07">
        <w:t xml:space="preserve"> Only islands where at least two individuals were recaptured and only the 2022/2023 to 2023/2024 data are shown.</w:t>
      </w:r>
      <w:r w:rsidR="006860E1" w:rsidRPr="0059304C">
        <w:t xml:space="preserve"> </w:t>
      </w:r>
      <w:r w:rsidR="006860E1">
        <w:t xml:space="preserve">Black lines connect samples collected from the same individual. The horizontal </w:t>
      </w:r>
      <w:r w:rsidR="006860E1" w:rsidRPr="0059304C">
        <w:t xml:space="preserve">dashed line </w:t>
      </w:r>
      <w:r w:rsidR="006860E1">
        <w:t>indicates</w:t>
      </w:r>
      <w:r w:rsidR="006860E1" w:rsidRPr="0059304C">
        <w:t xml:space="preserve"> the</w:t>
      </w:r>
      <w:r w:rsidR="006860E1">
        <w:t xml:space="preserve"> positivity</w:t>
      </w:r>
      <w:r w:rsidR="006860E1" w:rsidRPr="0059304C">
        <w:t xml:space="preserve"> threshold for </w:t>
      </w:r>
      <w:r w:rsidR="006860E1">
        <w:t xml:space="preserve">anti-AIV antibody detection. </w:t>
      </w:r>
    </w:p>
    <w:p w14:paraId="0DD588CC" w14:textId="12B9344F" w:rsidR="00FE2B65" w:rsidRDefault="00DE3865" w:rsidP="00FE2B65">
      <w:pPr>
        <w:keepNext/>
        <w:rPr>
          <w:rFonts w:cs="Calibri"/>
          <w:lang w:val="en-GB"/>
        </w:rPr>
      </w:pPr>
      <w:r>
        <w:rPr>
          <w:rFonts w:cs="Calibri"/>
          <w:lang w:val="en-GB"/>
        </w:rPr>
        <w:t>Finally, t</w:t>
      </w:r>
      <w:r w:rsidR="00FE2B65">
        <w:rPr>
          <w:rFonts w:cs="Calibri"/>
          <w:lang w:val="en-GB"/>
        </w:rPr>
        <w:t xml:space="preserve">o gain insights on the site of exposure (within </w:t>
      </w:r>
      <w:r w:rsidR="00FE2B65" w:rsidRPr="7F55876E">
        <w:rPr>
          <w:rFonts w:cs="Calibri"/>
          <w:i/>
          <w:iCs/>
          <w:lang w:val="en-GB"/>
        </w:rPr>
        <w:t xml:space="preserve">vs </w:t>
      </w:r>
      <w:r w:rsidR="00FE2B65">
        <w:rPr>
          <w:rFonts w:cs="Calibri"/>
          <w:lang w:val="en-GB"/>
        </w:rPr>
        <w:t xml:space="preserve">outside of the Falklands), we compared monthly H5 seroprevalences of two species for which sampling covered the whole breeding season, but with contrasted migratory behaviours: striated caracaras, which are </w:t>
      </w:r>
      <w:r w:rsidR="001F5D46">
        <w:rPr>
          <w:rFonts w:cs="Calibri"/>
          <w:lang w:val="en-GB"/>
        </w:rPr>
        <w:t>year-long</w:t>
      </w:r>
      <w:r w:rsidR="00FE2B65">
        <w:rPr>
          <w:rFonts w:cs="Calibri"/>
          <w:lang w:val="en-GB"/>
        </w:rPr>
        <w:t xml:space="preserve"> resident of the archipelago, and skuas, which migrate northward during the Austral winter</w:t>
      </w:r>
      <w:r w:rsidR="001F5D46">
        <w:rPr>
          <w:rFonts w:cs="Calibri"/>
          <w:lang w:val="en-GB"/>
        </w:rPr>
        <w:t>. In both species, H5 seroprevalence was null before 2023/2024. In 2023/2024, H5 seroprevalence rose first in striated caracaras (the resident species) with seropositive birds detected as early as October 2023, then in skuas (the migratory species) two months later in December 2023</w:t>
      </w:r>
      <w:r w:rsidR="00FE2B65">
        <w:rPr>
          <w:rFonts w:cs="Calibri"/>
          <w:lang w:val="en-GB"/>
        </w:rPr>
        <w:t xml:space="preserve"> (</w:t>
      </w:r>
      <w:r w:rsidR="001F5D46">
        <w:rPr>
          <w:rFonts w:cs="Calibri"/>
          <w:lang w:val="en-GB"/>
        </w:rPr>
        <w:fldChar w:fldCharType="begin"/>
      </w:r>
      <w:r w:rsidR="001F5D46">
        <w:rPr>
          <w:rFonts w:cs="Calibri"/>
          <w:lang w:val="en-GB"/>
        </w:rPr>
        <w:instrText xml:space="preserve"> REF _Ref174113838 \h </w:instrText>
      </w:r>
      <w:r w:rsidR="001F5D46">
        <w:rPr>
          <w:rFonts w:cs="Calibri"/>
          <w:lang w:val="en-GB"/>
        </w:rPr>
      </w:r>
      <w:r w:rsidR="001F5D46">
        <w:rPr>
          <w:rFonts w:cs="Calibri"/>
          <w:lang w:val="en-GB"/>
        </w:rPr>
        <w:fldChar w:fldCharType="separate"/>
      </w:r>
      <w:r w:rsidRPr="001F5D46">
        <w:rPr>
          <w:b/>
          <w:bCs/>
        </w:rPr>
        <w:t xml:space="preserve">Extended Data Figure </w:t>
      </w:r>
      <w:r>
        <w:rPr>
          <w:b/>
          <w:bCs/>
          <w:noProof/>
        </w:rPr>
        <w:t>8</w:t>
      </w:r>
      <w:r w:rsidR="001F5D46">
        <w:rPr>
          <w:rFonts w:cs="Calibri"/>
          <w:lang w:val="en-GB"/>
        </w:rPr>
        <w:fldChar w:fldCharType="end"/>
      </w:r>
      <w:r w:rsidR="00FE2B65">
        <w:rPr>
          <w:rFonts w:cs="Calibri"/>
          <w:lang w:val="en-GB"/>
        </w:rPr>
        <w:t>)</w:t>
      </w:r>
      <w:r w:rsidR="001F1AC6">
        <w:rPr>
          <w:rFonts w:cs="Calibri"/>
          <w:lang w:val="en-GB"/>
        </w:rPr>
        <w:t xml:space="preserve">. For apex predators, exposure outside of the Falklands does not seem more likely than exposure within the Falklands. </w:t>
      </w:r>
    </w:p>
    <w:p w14:paraId="3B1D984C" w14:textId="6CEE45F7" w:rsidR="00FD1B85" w:rsidRPr="0059304C" w:rsidRDefault="00BA62E5" w:rsidP="00926E9E">
      <w:pPr>
        <w:pStyle w:val="Ttulo1"/>
      </w:pPr>
      <w:r w:rsidRPr="0059304C">
        <w:t>Discussio</w:t>
      </w:r>
      <w:r w:rsidR="00B636D8" w:rsidRPr="0059304C">
        <w:t>n</w:t>
      </w:r>
    </w:p>
    <w:p w14:paraId="769074C3" w14:textId="69CE9168" w:rsidR="00256EC6" w:rsidRPr="0059304C" w:rsidRDefault="7F55876E" w:rsidP="0059304C">
      <w:pPr>
        <w:rPr>
          <w:rFonts w:cs="Calibri"/>
          <w:lang w:val="en-GB"/>
        </w:rPr>
      </w:pPr>
      <w:r w:rsidRPr="7F55876E">
        <w:rPr>
          <w:rFonts w:cs="Calibri"/>
          <w:lang w:val="en-GB"/>
        </w:rPr>
        <w:t xml:space="preserve">Based on an extensive, ecologically informed serosurvey of AIVs in a wildlife community, we show a much wider extent of H5Nx circulation than expected from </w:t>
      </w:r>
      <w:r w:rsidR="00676DFD">
        <w:rPr>
          <w:rFonts w:cs="Calibri"/>
          <w:lang w:val="en-GB"/>
        </w:rPr>
        <w:t>symptomatic or fatal</w:t>
      </w:r>
      <w:r w:rsidRPr="7F55876E">
        <w:rPr>
          <w:rFonts w:cs="Calibri"/>
          <w:lang w:val="en-GB"/>
        </w:rPr>
        <w:t xml:space="preserve"> case detection only, and strong heterogeneities across species in their exposure patterns and response to infection. We notably report evidence of exposure to H5</w:t>
      </w:r>
      <w:r w:rsidR="00676DFD">
        <w:rPr>
          <w:rFonts w:cs="Calibri"/>
          <w:lang w:val="en-GB"/>
        </w:rPr>
        <w:t>Nx</w:t>
      </w:r>
      <w:r w:rsidRPr="7F55876E">
        <w:rPr>
          <w:rFonts w:cs="Calibri"/>
          <w:lang w:val="en-GB"/>
        </w:rPr>
        <w:t xml:space="preserve"> in six more species (dolphin gull, kelp gull, sheathbill, giant petrel, </w:t>
      </w:r>
      <w:r w:rsidR="008F4850">
        <w:rPr>
          <w:rFonts w:cs="Calibri"/>
          <w:lang w:val="en-GB"/>
        </w:rPr>
        <w:t>striated caracara</w:t>
      </w:r>
      <w:r w:rsidRPr="7F55876E">
        <w:rPr>
          <w:rFonts w:cs="Calibri"/>
          <w:lang w:val="en-GB"/>
        </w:rPr>
        <w:t>, and steamer duck) than the s</w:t>
      </w:r>
      <w:r w:rsidR="0058741A">
        <w:rPr>
          <w:rFonts w:cs="Calibri"/>
          <w:lang w:val="en-GB"/>
        </w:rPr>
        <w:t>even</w:t>
      </w:r>
      <w:r w:rsidRPr="7F55876E">
        <w:rPr>
          <w:rFonts w:cs="Calibri"/>
          <w:lang w:val="en-GB"/>
        </w:rPr>
        <w:t xml:space="preserve"> detected through case </w:t>
      </w:r>
      <w:commentRangeStart w:id="147"/>
      <w:r w:rsidRPr="7F55876E">
        <w:rPr>
          <w:rFonts w:cs="Calibri"/>
          <w:lang w:val="en-GB"/>
        </w:rPr>
        <w:t>surveillance</w:t>
      </w:r>
      <w:r w:rsidR="00FF6AC3" w:rsidRPr="7F55876E">
        <w:rPr>
          <w:rFonts w:cs="Calibri"/>
          <w:lang w:val="en-GB"/>
        </w:rPr>
        <w:fldChar w:fldCharType="begin"/>
      </w:r>
      <w:r w:rsidR="00F312CD">
        <w:rPr>
          <w:rFonts w:cs="Calibri"/>
          <w:lang w:val="en-GB"/>
        </w:rPr>
        <w:instrText xml:space="preserve"> ADDIN ZOTERO_ITEM CSL_CITATION {"citationID":"ma8APqUw","properties":{"formattedCitation":"\\super 23,28\\nosupersub{}","plainCitation":"23,28","noteIndex":0},"citationItems":[{"id":16453,"uris":["http://zotero.org/users/2773777/items/VRWGUFCN"],"itemData":{"id":16453,"type":"webpage","container-title":"Falkland Islands Government","language":"en-gb","title":"Falkland Islands Department of Agriculture: Avian Influenza Information","URL":"https://falklands.gov.fk/agriculture/avian-influenza","author":[{"literal":"FIG"}],"accessed":{"date-parts":[["2024",7,5]]},"issued":{"date-parts":[["2024",3,4]]}}},{"id":"Z71eo4Pq/JSmy4RHh","uris":["http://zotero.org/users/14074622/items/2CCX7K4A"],"itemData":{"id":"Ogx9JsR4/lLhXL814","type":"article","abstract":"The current highly pathogenic avian influenza H5N1 panzootic has substantial impacts on wild birds and marine mammals. Although major outbreaks occurred in South America, incursion to Antarctica emerged late in the breeding season of 2023/2024 and was confined the wider region of the Antarctic Peninsula. To infer potential underlying processes, we compiled H5N1 surveillance from Antarctica and Sub-Antarctic Islands prior to the first confirmed cases.","DOI":"10.1101/2023.10.24.563692","language":"en","license":"© 2024, Posted by Cold Spring Harbor Laboratory. This pre-print is available under a Creative Commons License (Attribution-NonCommercial-NoDerivs 4.0 International), CC BY-NC-ND 4.0, as described at http://creativecommons.org/licenses/by-nc-nd/4.0/","note":"page: 2023.10.24.563692\nsection: New Results","publisher":"bioRxiv","source":"bioRxiv","title":"Unexpected delayed incursion of highly pathogenic avian influenza H5N1 (clade 2.3.4.4b) in the Antarctic region","URL":"https://www.biorxiv.org/content/10.1101/2023.10.24.563692v4","author":[{"family":"Lisovski","given":"Simeon"},{"family":"Günther","given":"Anne"},{"family":"Dewar","given":"Meagan"},{"family":"Ainley","given":"David"},{"family":"Aldunate","given":"Fabián"},{"family":"Arce","given":"Rodrigo"},{"family":"Ballard","given":"Grant"},{"family":"Bauer","given":"Silke"},{"family":"Belliure","given":"Josabel"},{"family":"Banyard","given":"Ashley C."},{"family":"Boulinier","given":"Thierry"},{"family":"Bennison","given":"Ashley"},{"family":"Braun","given":"Christina"},{"family":"Cary","given":"Craig"},{"family":"Catry","given":"Paulo"},{"family":"Clessin","given":"Augustin"},{"family":"Connan","given":"Maelle"},{"family":"Correia","given":"Edna"},{"family":"Cox","given":"Aidan"},{"family":"Cristina","given":"Juan"},{"family":"Elrod","given":"Megan"},{"family":"Emerit","given":"Julia"},{"family":"Ferreiro","given":"Irene"},{"family":"Fowler","given":"Zoe"},{"family":"Gamble","given":"Amandine"},{"family":"Granadeiro","given":"José P."},{"family":"Hurtado","given":"Joaquin"},{"family":"Jongsomjit","given":"Dennis"},{"family":"Lesage","given":"Célia"},{"family":"Lejeune","given":"Mathilde"},{"family":"Kuepfer","given":"Amanda"},{"family":"Lescroël","given":"Amélie"},{"family":"Li","given":"Amy"},{"family":"McDonald","given":"Ian R."},{"family":"Menéndez-Blázquez","given":"Javier"},{"family":"Morandini","given":"Virginia"},{"family":"Moratorio","given":"Gonzalo"},{"family":"Militão","given":"Teresa"},{"family":"Moreno","given":"Pilar"},{"family":"Perbolianachis","given":"Paula"},{"family":"Pennycook","given":"Jean"},{"family":"Raslan","given":"Maryam"},{"family":"Reid","given":"Scott M."},{"family":"Richards-Babbage","given":"Roanna"},{"family":"Schmidt","given":"Annie E."},{"family":"Sander","given":"Martha Maria"},{"family":"Smyth","given":"Lucy"},{"family":"Soutullo","given":"Alvaro"},{"family":"Stanworth","given":"Andrew"},{"family":"Streith","given":"Léo"},{"family":"Tornos","given":"Jérémy"},{"family":"Varsani","given":"Arvind"},{"family":"Herzschuh","given":"Ulrike"},{"family":"Beer","given":"Martin"},{"family":"Wille","given":"Michelle"}],"accessed":{"date-parts":[["2024",5,21]]},"issued":{"date-parts":[["2024",4,19]]}}}],"schema":"https://github.com/citation-style-language/schema/raw/master/csl-citation.json"} </w:instrText>
      </w:r>
      <w:r w:rsidR="00FF6AC3" w:rsidRPr="7F55876E">
        <w:rPr>
          <w:rFonts w:cs="Calibri"/>
          <w:lang w:val="en-GB"/>
        </w:rPr>
        <w:fldChar w:fldCharType="separate"/>
      </w:r>
      <w:r w:rsidR="00A40E32" w:rsidRPr="00A40E32">
        <w:rPr>
          <w:rFonts w:ascii="Aptos" w:hAnsi="Aptos" w:cs="Times New Roman"/>
          <w:kern w:val="0"/>
          <w:vertAlign w:val="superscript"/>
        </w:rPr>
        <w:t>23,28</w:t>
      </w:r>
      <w:r w:rsidR="00FF6AC3" w:rsidRPr="7F55876E">
        <w:rPr>
          <w:rFonts w:cs="Calibri"/>
          <w:lang w:val="en-GB"/>
        </w:rPr>
        <w:fldChar w:fldCharType="end"/>
      </w:r>
      <w:commentRangeEnd w:id="147"/>
      <w:r w:rsidR="00DF17C9">
        <w:rPr>
          <w:rStyle w:val="Refdecomentrio"/>
        </w:rPr>
        <w:commentReference w:id="147"/>
      </w:r>
      <w:r w:rsidR="00676DFD">
        <w:rPr>
          <w:rFonts w:cs="Calibri"/>
          <w:lang w:val="en-GB"/>
        </w:rPr>
        <w:t xml:space="preserve">, and contrasted seroprevalences ranging </w:t>
      </w:r>
      <w:r w:rsidR="00676DFD" w:rsidRPr="00A40E32">
        <w:rPr>
          <w:rFonts w:cs="Calibri"/>
          <w:highlight w:val="yellow"/>
          <w:lang w:val="en-GB"/>
        </w:rPr>
        <w:t xml:space="preserve">from 0% in most </w:t>
      </w:r>
      <w:proofErr w:type="spellStart"/>
      <w:ins w:id="148" w:author="Thierry BOULINIER" w:date="2024-08-14T16:45:00Z">
        <w:r w:rsidR="00931992">
          <w:rPr>
            <w:rFonts w:cs="Calibri"/>
            <w:highlight w:val="yellow"/>
            <w:lang w:val="en-GB"/>
          </w:rPr>
          <w:t>meso</w:t>
        </w:r>
      </w:ins>
      <w:proofErr w:type="spellEnd"/>
      <w:del w:id="149" w:author="Thierry BOULINIER" w:date="2024-08-14T16:45:00Z">
        <w:r w:rsidR="00676DFD" w:rsidRPr="00A40E32" w:rsidDel="00931992">
          <w:rPr>
            <w:rFonts w:cs="Calibri"/>
            <w:highlight w:val="yellow"/>
            <w:lang w:val="en-GB"/>
          </w:rPr>
          <w:delText>basal</w:delText>
        </w:r>
      </w:del>
      <w:r w:rsidR="00676DFD" w:rsidRPr="00A40E32">
        <w:rPr>
          <w:rFonts w:cs="Calibri"/>
          <w:highlight w:val="yellow"/>
          <w:lang w:val="en-GB"/>
        </w:rPr>
        <w:t xml:space="preserve"> predator populations to 100% in </w:t>
      </w:r>
      <w:r w:rsidR="00DE64ED" w:rsidRPr="00A40E32">
        <w:rPr>
          <w:rFonts w:cs="Calibri"/>
          <w:highlight w:val="yellow"/>
          <w:lang w:val="en-GB"/>
        </w:rPr>
        <w:t xml:space="preserve">several </w:t>
      </w:r>
      <w:r w:rsidR="00676DFD" w:rsidRPr="00A40E32">
        <w:rPr>
          <w:rFonts w:cs="Calibri"/>
          <w:highlight w:val="yellow"/>
          <w:lang w:val="en-GB"/>
        </w:rPr>
        <w:t>apex predator populations</w:t>
      </w:r>
      <w:r w:rsidR="00676DFD" w:rsidRPr="00DE64ED">
        <w:rPr>
          <w:rFonts w:cs="Calibri"/>
          <w:lang w:val="en-GB"/>
        </w:rPr>
        <w:t>.</w:t>
      </w:r>
      <w:r w:rsidRPr="00DE64ED">
        <w:rPr>
          <w:rFonts w:cs="Calibri"/>
          <w:lang w:val="en-GB"/>
        </w:rPr>
        <w:t xml:space="preserve"> </w:t>
      </w:r>
      <w:r w:rsidR="00676DFD" w:rsidRPr="00DE64ED">
        <w:rPr>
          <w:rFonts w:cs="Calibri"/>
        </w:rPr>
        <w:t xml:space="preserve">These findings highlight a complex epidemiological system, involving </w:t>
      </w:r>
      <w:r w:rsidR="00DE64ED" w:rsidRPr="00DE64ED">
        <w:rPr>
          <w:rFonts w:cs="Calibri"/>
        </w:rPr>
        <w:t>many</w:t>
      </w:r>
      <w:r w:rsidR="00676DFD" w:rsidRPr="00DE64ED">
        <w:rPr>
          <w:rFonts w:cs="Calibri"/>
        </w:rPr>
        <w:t xml:space="preserve"> species with markedly different </w:t>
      </w:r>
      <w:r w:rsidR="00DE64ED" w:rsidRPr="00DE64ED">
        <w:rPr>
          <w:rFonts w:cs="Calibri"/>
        </w:rPr>
        <w:t xml:space="preserve">responses and </w:t>
      </w:r>
      <w:r w:rsidR="00DE64ED" w:rsidRPr="00DE64ED">
        <w:rPr>
          <w:rFonts w:cs="Calibri"/>
        </w:rPr>
        <w:lastRenderedPageBreak/>
        <w:t>potential contributions to</w:t>
      </w:r>
      <w:r w:rsidR="00676DFD" w:rsidRPr="00DE64ED">
        <w:rPr>
          <w:rFonts w:cs="Calibri"/>
        </w:rPr>
        <w:t xml:space="preserve"> H5Nx circulation</w:t>
      </w:r>
      <w:r w:rsidR="008F4850">
        <w:rPr>
          <w:rFonts w:cs="Calibri"/>
        </w:rPr>
        <w:t xml:space="preserve">, which is critical to </w:t>
      </w:r>
      <w:r w:rsidR="00A10D01">
        <w:rPr>
          <w:rFonts w:cs="Calibri"/>
        </w:rPr>
        <w:t>include in</w:t>
      </w:r>
      <w:r w:rsidR="008F4850">
        <w:rPr>
          <w:rFonts w:cs="Calibri"/>
        </w:rPr>
        <w:t xml:space="preserve"> surveillance </w:t>
      </w:r>
      <w:r w:rsidR="00A10D01">
        <w:rPr>
          <w:rFonts w:cs="Calibri"/>
        </w:rPr>
        <w:t>protocols</w:t>
      </w:r>
      <w:r w:rsidR="008F4850">
        <w:rPr>
          <w:rFonts w:cs="Calibri"/>
        </w:rPr>
        <w:t xml:space="preserve"> and risk assessments. </w:t>
      </w:r>
    </w:p>
    <w:p w14:paraId="4B6A318F" w14:textId="77777777" w:rsidR="00FE191A" w:rsidRPr="0059304C" w:rsidRDefault="00952112" w:rsidP="00926E9E">
      <w:pPr>
        <w:pStyle w:val="Ttulo2"/>
      </w:pPr>
      <w:r w:rsidRPr="0059304C">
        <w:t>Interpretation of serological data</w:t>
      </w:r>
    </w:p>
    <w:p w14:paraId="35C89819" w14:textId="2AE48AE5" w:rsidR="001C5BA4" w:rsidRDefault="001C5BA4" w:rsidP="001C5BA4">
      <w:pPr>
        <w:rPr>
          <w:rFonts w:cs="Calibri"/>
          <w:lang w:val="en-GB"/>
        </w:rPr>
      </w:pPr>
      <w:r w:rsidRPr="6AB60AA6">
        <w:rPr>
          <w:lang w:val="en-GB"/>
        </w:rPr>
        <w:t xml:space="preserve">Both </w:t>
      </w:r>
      <w:r w:rsidRPr="6AB60AA6">
        <w:rPr>
          <w:rFonts w:cs="Calibri"/>
          <w:lang w:val="en-GB"/>
        </w:rPr>
        <w:t>LPAI</w:t>
      </w:r>
      <w:r w:rsidRPr="6AB60AA6">
        <w:rPr>
          <w:rFonts w:cs="Calibri"/>
          <w:lang w:val="en-GB"/>
        </w:rPr>
        <w:fldChar w:fldCharType="begin"/>
      </w:r>
      <w:r>
        <w:rPr>
          <w:rFonts w:cs="Calibri"/>
          <w:lang w:val="en-GB"/>
        </w:rPr>
        <w:instrText xml:space="preserve"> ADDIN ZOTERO_ITEM CSL_CITATION {"citationID":"2TXzEyYV","properties":{"formattedCitation":"\\super 29\\uc0\\u8211{}33\\nosupersub{}","plainCitation":"29–33","noteIndex":0},"citationItems":[{"id":15911,"uris":["http://zotero.org/users/2773777/items/42QNHJDF"],"itemData":{"id":15911,"type":"article-journal","container-title":"Emerging Infectious Diseases","DOI":"10.3201/eid2212.161076","ISSN":"1080-6040","issue":"12","journalAbbreviation":"Emerg Infect Dis","note":"PMID: 27662612\nPMCID: PMC5189164","page":"2221-2223","source":"PubMed Central","title":"Avian Influenza Virus H5 Strain with North American and Eurasian Lineage Genes in an Antarctic Penguin","volume":"22","author":[{"family":"Barriga","given":"Gonzalo P."},{"family":"Boric-Bargetto","given":"Dusan"},{"family":"San Martin","given":"Marcelo Cortez"},{"family":"Neira","given":"Víctor"},{"family":"Bakel","given":"Harm","non-dropping-particle":"van"},{"family":"Thompsom","given":"Michele"},{"family":"Tapia","given":"Rodrigo"},{"family":"Toro-Ascuy","given":"Daniela"},{"family":"Moreno","given":"Lucila"},{"family":"Vasquez","given":"Yesseny"},{"family":"Sallaberry","given":"Michel"},{"family":"Torres-Pérez","given":"Fernando"},{"family":"González-Acuña","given":"Daniel"},{"family":"Medina","given":"Rafael A."}],"issued":{"date-parts":[["2016",12]]}}},{"id":16438,"uris":["http://zotero.org/users/2773777/items/G2QBBSNT"],"itemData":{"id":16438,"type":"article-journal","abstract":"Wild aquatic birds are the natural reservoirs of avian influenza viruses (AIVs). It is estimated that 100 million seabirds live in the Antarctic Peninsula and adjacent islands, regularly encountering migratory birds that use the islands to nest. Between 2010 and 2013, we collected samples from 865 seabirds in Elephant, King George and Livingston islands, around Antarctica Peninsula: chinstrap penguin (n = 143); gentoo penguin (n = 208); Adelie penguin (n = 46); brown skua (n = 90); Cape petrel (n = 115) and southern giant petrel (n = 263). Serum (n = 673) samples were analysed by competitive ELISA and swabs (n = 614) were tested by one step real-time RT-PCR for avian influenza virus (AIV). Sera from 30 chinstrap penguins, 76 brown skuas and a single Adelie penguin were seropositive for AIV. Thirteen swab samples were AIV positive by RT-PCR, and complete genome sequences of H6N8 AIVs isolated from brown skua and chinstrap penguin in 2011 were obtained. Phylogenetic analyses indicated that all gene segments of the H6N8 viruses were closely related to Argentinian and Chilean AIVs. The prevalence with which we identified evidence for AIVs infection in various Antarctic seabirds suggest viral circulation in Antarctic avifauna and interspecies viral transmission in the sub-Antarctic region.","container-title":"Transboundary and Emerging Diseases","DOI":"10.1111/tbed.14728","ISSN":"1865-1682","issue":"6","language":"en","license":"© 2022 Wiley-VCH GmbH.","note":"_eprint: https://onlinelibrary.wiley.com/doi/pdf/10.1111/tbed.14728","page":"e3436-e3446","source":"Wiley Online Library","title":"H6N8 avian influenza virus in Antarctic seabirds demonstrates connectivity between South America and Antarctica","volume":"69","author":[{"family":"Seixas","given":"Marina Maria Moraes","non-dropping-particle":"de"},{"family":"Araújo","given":"Jansen","non-dropping-particle":"de"},{"family":"Krauss","given":"Scott"},{"family":"Fabrizio","given":"Thomas"},{"family":"Walker","given":"David"},{"family":"Ometto","given":"Tatiana"},{"family":"Matsumiya Thomazelli","given":"Luciano"},{"family":"Vanstreels","given":"Ralph Eric Thijl"},{"family":"Hurtado","given":"Renata Ferreira"},{"family":"Krüger","given":"Lucas"},{"family":"Piuco","given":"Roberta"},{"family":"Petry","given":"Maria Virginia"},{"family":"Webster","given":"Robert G."},{"family":"Webby","given":"Richard J."},{"family":"Lee","given":"Dong-Hun"},{"family":"Chung","given":"David Hyunjung"},{"family":"Ferreira","given":"Helena Lage"},{"family":"Durigon","given":"Edison Luiz"}],"issued":{"date-parts":[["2022"]]}}},{"id":2440,"uris":["http://zotero.org/users/2773777/items/QV3VD59S"],"itemData":{"id":2440,"type":"article-journal","container-title":"Marine Biology","DOI":"10.1007/s00227-017-3086-0","ISSN":"0025-3162, 1432-1793","issue":"4","language":"en","page":"62","source":"CrossRef","title":"First Detection of Avian Influenza Virus (H4N7) in Giant Petrel Monitored by Geolocators in the Antarctic Region","volume":"164","author":[{"family":"Souza Petersen","given":"Elisa","non-dropping-particle":"de"},{"family":"Araujo","given":"Jansen","non-dropping-particle":"de"},{"family":"Krüger","given":"Lucas"},{"family":"Seixas","given":"Marina M."},{"family":"Ometto","given":"Tatiana"},{"family":"Thomazelli","given":"Luciano M."},{"family":"Walker","given":"David"},{"family":"Durigon","given":"Edison Luiz"},{"family":"Petry","given":"Maria Virginia"}],"issued":{"date-parts":[["2017",4]]}}},{"id":5101,"uris":["http://zotero.org/users/2773777/items/2U5QYACA"],"itemData":{"id":5101,"type":"article-journal","abstract":"Distinct lineages of avian influenza viruses (AIVs) are harbored by spatially segregated birds, yet significant surveillance gaps exist around the globe. Virtually nothing is known from the Antarctic. Using virus culture, molecular analysis, full genome sequencing, and serology of samples from Adélie penguins in Antarctica, we confirmed infection by H11N2 subtype AIVs. Their genetic segments were distinct from all known contemporary influenza viruses, including South American AIVs, suggesting spatial separation from other lineages. Only in the matrix and polymerase acidic gene phylogenies did the Antarctic sequences form a sister relationship to South American AIVs, whereas distant phylogenetic relationships were evident in all other gene segments. Interestingly, their neuraminidase genes formed a distant relationship to all avian and human influenza lineages, and the polymerase basic 1 and polymerase acidic formed a sister relationship to the equine H3N8 influenza virus lineage that emerged during 1963 and whose avian origins were previously unknown. We also estimated that each gene segment had diverged for 49 to 80 years from its most closely related sequences, highlighting a significant gap in our AIV knowledge in the region. We also show that the receptor binding properties of the H11N2 viruses are predominantly avian and that they were unable to replicate efficiently in experimentally inoculated ferrets, suggesting their continuous evolution in avian hosts. These findings add substantially to our understanding of both the ecology and the intra- and intercontinental movement of Antarctic AIVs and highlight the potential risk of an incursion of highly pathogenic AIVs into this fragile environment.\nIMPORTANCE Avian influenza viruses (AIVs) are typically maintained and spread by migratory birds, resulting in the existence of distinctly different viruses around the world. However, AIVs have not previously been detected in Antarctica. In this study, we characterized H11N2 viruses sampled from Adélie penguins from two geographically different sites in Antarctica and show that the segmented AIV genome diverged between 49 and 80 years ago from other AIVs, with several genes showing similarity and shared ancestry with H3N8 equine influenza viruses. This study provides the first insight into the ecology of AIVs in Antarctica and highlights the potential risk of an introduction of highly pathogenic AIVs into the continent.","container-title":"mBio","DOI":"10.1128/mBio.01098-14","ISSN":"2150-7511","issue":"3","language":"en","license":"Copyright © 2014 Hurt et al.. This is an open-access article distributed under the terms of the Creative Commons Attribution-Noncommercial-ShareAlike 3.0 Unported license, which permits unrestricted noncommercial use, distribution, and reproduction in any medium, provided the original author and source are credited.","note":"tex.ids: hurt_detection_2014a\nPMID: 24803521\npublisher: American Society for Microbiology\nsection: Research Article","source":"mbio.asm.org","title":"Detection of Evolutionarily Distinct Avian Influenza A Viruses in Antarctica","URL":"https://mbio.asm.org/content/5/3/e01098-14","volume":"5","author":[{"family":"Hurt","given":"Aeron C."},{"family":"Vijaykrishna","given":"Dhanasekaran"},{"family":"Butler","given":"Jeffrey"},{"family":"Baas","given":"Chantal"},{"family":"Maurer-Stroh","given":"Sebastian"},{"family":"Silva-de-la-Fuente","given":"M. Carolina"},{"family":"Medina-Vogel","given":"Gonzalo"},{"family":"Olsen","given":"Bjorn"},{"family":"Kelso","given":"Anne"},{"family":"Barr","given":"Ian G."},{"family":"González-Acuña","given":"Daniel"}],"accessed":{"date-parts":[["2020",8,6]]},"issued":{"date-parts":[["2014",7,1]]}}},{"id":16460,"uris":["http://zotero.org/users/2773777/items/BIY2YVC7"],"itemData":{"id":16460,"type":"article-journal","abstract":"Avian influenza virus (AIV) surveillance in Antarctica during 2013 revealed the prevalence of evolutionarily distinct influenza viruses of the H11N2 subtype in Adélie penguins. Here we present results from the continued surveillance of AIV on the Antarctic Peninsula during 2014 and 2015. In addition to the continued detection of H11 subtype viruses in a snowy sheathbill during 2014, we isolated a novel H5N5 subtype virus from a chinstrap penguin during 2015. Gene sequencing and phylogenetic analysis revealed that the H11 virus detected in 2014 had a &gt;99.1% nucleotide similarity to the H11N2 viruses isolated in 2013, suggesting the continued prevalence of this virus in Antarctica over multiple years. However, phylogenetic analysis of the H5N5 virus showed that the genome segments were recently introduced to the continent, except for the NP gene, which was similar to that in the endemic H11N2 viruses. Our analysis indicates geographically diverse origins for the H5N5 virus genes, with the majority of its genome segments derived from North American lineage viruses but the neuraminidase gene derived from a Eurasian lineage virus. In summary, we show the persistence of AIV lineages in Antarctica over multiple years, the recent introduction of gene segments from diverse regions, and reassortment between different AIV lineages in Antarctica, which together significantly increase our understanding of AIV ecology in this fragile and pristine environment.IMPORTANCE Analysis of avian influenza viruses (AIVs) detected in Antarctica reveals both the relatively recent introduction of an H5N5 AIV, predominantly of North American-like origin, and the persistence of an evolutionarily divergent H11 AIV. These data demonstrate that the flow of viruses from North America may be more common than initially thought and that, once introduced, these AIVs have the potential to be maintained within Antarctica. The future introduction of AIVs from North America into the Antarctic Peninsula is of particular concern given that highly pathogenic H5Nx viruses have recently been circulating among wild birds in parts of Canada and the Unites States following the movement of these viruses from Eurasia via migratory birds. The introduction of a highly pathogenic influenza virus in penguin colonies within Antarctica might have devastating consequences.","container-title":"Journal of Virology","DOI":"10.1128/jvi.01404-16","issue":"21","note":"publisher: American Society for Microbiology","page":"9674-9682","source":"journals.asm.org (Atypon)","title":"Evidence for the Introduction, Reassortment, and Persistence of Diverse Influenza A Viruses in Antarctica","volume":"90","author":[{"family":"Hurt","given":"Aeron C."},{"family":"Su","given":"Yvonne C. F."},{"family":"Aban","given":"Malet"},{"family":"Peck","given":"Heidi"},{"family":"Lau","given":"Hilda"},{"family":"Baas","given":"Chantal"},{"family":"Deng","given":"Yi-Mo"},{"family":"Spirason","given":"Natalie"},{"family":"Ellström","given":"Patrik"},{"family":"Hernandez","given":"Jorge"},{"family":"Olsen","given":"Bjorn"},{"family":"Barr","given":"Ian G."},{"family":"Vijaykrishna","given":"Dhanasekaran"},{"family":"Gonzalez-Acuna","given":"Daniel"}],"issued":{"date-parts":[["2016",10,14]]}}}],"schema":"https://github.com/citation-style-language/schema/raw/master/csl-citation.json"} </w:instrText>
      </w:r>
      <w:r w:rsidRPr="6AB60AA6">
        <w:rPr>
          <w:rFonts w:cs="Calibri"/>
          <w:lang w:val="en-GB"/>
        </w:rPr>
        <w:fldChar w:fldCharType="separate"/>
      </w:r>
      <w:r w:rsidRPr="00A40E32">
        <w:rPr>
          <w:rFonts w:ascii="Aptos" w:hAnsi="Aptos" w:cs="Times New Roman"/>
          <w:kern w:val="0"/>
          <w:vertAlign w:val="superscript"/>
        </w:rPr>
        <w:t>29–33</w:t>
      </w:r>
      <w:r w:rsidRPr="6AB60AA6">
        <w:rPr>
          <w:rFonts w:cs="Calibri"/>
          <w:lang w:val="en-GB"/>
        </w:rPr>
        <w:fldChar w:fldCharType="end"/>
      </w:r>
      <w:r w:rsidRPr="6AB60AA6">
        <w:rPr>
          <w:rFonts w:cs="Calibri"/>
          <w:lang w:val="fr-FR"/>
        </w:rPr>
        <w:t xml:space="preserve"> and H5Nx</w:t>
      </w:r>
      <w:r>
        <w:rPr>
          <w:rFonts w:cs="Calibri"/>
          <w:lang w:val="fr-FR"/>
        </w:rPr>
        <w:t xml:space="preserve"> </w:t>
      </w:r>
      <w:r w:rsidRPr="6AB60AA6">
        <w:rPr>
          <w:rFonts w:cs="Calibri"/>
          <w:lang w:val="fr-FR"/>
        </w:rPr>
        <w:t>HPAI</w:t>
      </w:r>
      <w:r w:rsidRPr="6AB60AA6">
        <w:rPr>
          <w:rFonts w:cs="Calibri"/>
          <w:lang w:val="en-GB"/>
        </w:rPr>
        <w:fldChar w:fldCharType="begin"/>
      </w:r>
      <w:r w:rsidR="00F312CD">
        <w:rPr>
          <w:rFonts w:cs="Calibri"/>
          <w:lang w:val="fr-FR"/>
        </w:rPr>
        <w:instrText xml:space="preserve"> ADDIN ZOTERO_ITEM CSL_CITATION {"citationID":"Sgjwwp16","properties":{"formattedCitation":"\\super 12,23,34\\nosupersub{}","plainCitation":"12,23,34","noteIndex":0},"citationItems":[{"id":"Z71eo4Pq/b4foeZUB","uris":["http://zotero.org/users/14074622/items/VWSYVZHR"],"itemData":{"id":"vfuavB4V/kJL4RurV","type":"article","abstract":"The Antarctic is the only major geographical region in which high pathogenicity avian influenza virus (HPAIV) has never previously been detected. The current panzootic of H5N1 HPAIV has decimated wild bird populations across Europe, North America and South America. Here we report on the emergence of clade 2.3.4.4b H5N1 HPAIV in the Antarctic and sub-Antarctic regions of South Georgia and the Falkland Islands respectively. We initially detected H5N1 HPAIV in samples collected from brown skuas at Bird Island, South Georgia on 8th October 2023. Since this detection, increased mortalities were observed in brown skuas, kelp gulls, elephant seals and fur seal at multiple sites across South Georgia. We confirmed H5N1 HPAIV in multiple brown skuas and kelp gulls across four different sampling locations in South Georgia. Simultaneously, we also confirmed H5N1 HPAIV in a southern fulmar in the Falkland Islands. Genetic assessment of the virus indicates spread from South America, likely through movement of migratory birds. Here we describe the emergence, species impact and genetic composition of the virus and propose both introductory routes and potential long-term impact on avian and mammalian species across the Antarctic region.","DOI":"10.1101/2023.11.23.568045","language":"en","license":"© 2023, Posted by Cold Spring Harbor Laboratory. The copyright holder for this pre-print is the author. All rights reserved. The material may not be redistributed, re-used or adapted without the author's permission.","note":"page: 2023.11.23.568045\nsection: New Results","publisher":"bioRxiv","source":"bioRxiv","title":"Detection and spread of high pathogenicity avian influenza virus H5N1 in the Antarctic Region","URL":"https://www.biorxiv.org/content/10.1101/2023.11.23.568045v1","author":[{"family":"Bennison","given":"Ashley"},{"family":"Byrne","given":"Alexander M. P."},{"family":"Reid","given":"Scott M."},{"family":"Lynton-Jenkins","given":"Joshua G."},{"family":"Mollett","given":"Benjamin"},{"family":"Sliva","given":"Dilhani De"},{"family":"Peers-Dent","given":"Jacob"},{"family":"Finlayson","given":"Kim"},{"family":"Hall","given":"Rosamund"},{"family":"Blockley","given":"Freya"},{"family":"Blyth","given":"Marcia"},{"family":"Falchieri","given":"Marco"},{"family":"Fowler","given":"Zoe"},{"family":"Fitzcharles","given":"Elaine M."},{"family":"Brown","given":"Ian H."},{"family":"James","given":"Joe"},{"family":"Banyard","given":"Ashley C."}],"accessed":{"date-parts":[["2024",4,19]]},"issued":{"date-parts":[["2023",11,24]]}}},{"id":16447,"uris":["http://zotero.org/users/2773777/items/E6R2T52H"],"itemData":{"id":16447,"type":"article","abstract":"From December 2023 to March 2024, a surveillance program to detect HPAI H5N1 was performed on Antarctica Territory, at Fildes Peninsula (King George Island, Maritime Antarctic), and James Ross Island. At Fildes Peninsula, samples from marine birds and mammals from four sampling locations were collected, based on their accessibility and the presence of animal colonies: Ardley Island, which presents a high concentration of Gentoo penguins (Pygoscelis papua); Ardley Cove were small groups of likely non-reproductive Chinstrap penguins (Pygoscelis antarcticus); Southern elephant (Mirounga leonina) and Weddell (Leptonycotes wedellii) seals haul-out sites; and, a nesting site of Southern giant petrels (Macronectes giganteus). On February 28th the surveillance group received a request for sample collection, due to the observation of deceased seabirds at James Ross Island in the area neighboring the Lachman lakes (63.7989 S, 57.8105 W). Six samples from five dead South polar skuas (Stercorarius maccormicki) were collected on March 3rd, 2024. All samples were collected adhering to the Antarctic Treaty guidelines. After collecting a total of 943 samples from Fildes Peninsula all results tested negative, and no individuals had clinical signs or behaviors compatible with HPAI. However, all samples from South polar skuas from James Ross Island were confirmed positive for HPAI H5N1 clade 2.3.4.4 by specific real-time RT-PCR reactions. These results confirmed the first mortality event registered in Antarctica (south of 60°S) caused by HPAI H5N1, in this case on South polar skuas. Further studies are needed to genetically characterize the virus and to better understand the role of skuas in the dynamics of viral dissemination in Antarctica.","DOI":"10.1101/2024.04.10.588951","language":"en","license":"© 2024, Posted by Cold Spring Harbor Laboratory. The copyright holder for this pre-print is the author. All rights reserved. The material may not be redistributed, re-used or adapted without the author's permission.","note":"page: 2024.04.10.588951\nsection: New Results","publisher":"bioRxiv","source":"bioRxiv","title":"Confirmation of Highly Pathogenic Avian Influenza (HPAI) H5N1 Associated with an Unexpected Mortality Event in South Polar Skuas (&lt;i&gt;Stercorarius maccormicki&lt;/i&gt;) during 2023-2024 Surveillance Activities in Antarctica","URL":"https://www.biorxiv.org/content/10.1101/2024.04.10.588951v1","author":[{"family":"Lazo","given":"Benjamín Bennett"},{"family":"Berazay","given":"Bárbara"},{"family":"Muñoz","given":"Gabriela"},{"family":"Ariyama","given":"Naomi"},{"family":"Enciso","given":"Nikita"},{"family":"Braun","given":"Christina"},{"family":"Krüger","given":"Lucas"},{"family":"Barták","given":"Miloš"},{"family":"González-Aravena","given":"Marcelo"},{"family":"Neira","given":"Victor"}],"accessed":{"date-parts":[["2024",7,5]]},"issued":{"date-parts":[["2024",4,11]]}}},{"id":"Z71eo4Pq/JSmy4RHh","uris":["http://zotero.org/users/14074622/items/2CCX7K4A"],"itemData":{"id":"vfuavB4V/VALZM81W","type":"article","abstract":"The current highly pathogenic avian influenza H5N1 panzootic has substantial impacts on wild birds and marine mammals. Although major outbreaks occurred in South America, incursion to Antarctica emerged late in the breeding season of 2023/2024 and was confined the wider region of the Antarctic Peninsula. To infer potential underlying processes, we compiled H5N1 surveillance from Antarctica and Sub-Antarctic Islands prior to the first confirmed cases.","DOI":"10.1101/2023.10.24.563692","language":"en","license":"© 2024, Posted by Cold Spring Harbor Laboratory. This pre-print is available under a Creative Commons License (Attribution-NonCommercial-NoDerivs 4.0 International), CC BY-NC-ND 4.0, as described at http://creativecommons.org/licenses/by-nc-nd/4.0/","note":"page: 2023.10.24.563692\nsection: New Results","publisher":"bioRxiv","source":"bioRxiv","title":"Unexpected delayed incursion of highly pathogenic avian influenza H5N1 (clade 2.3.4.4b) in the Antarctic region","URL":"https://www.biorxiv.org/content/10.1101/2023.10.24.563692v4","author":[{"family":"Lisovski","given":"Simeon"},{"family":"Günther","given":"Anne"},{"family":"Dewar","given":"Meagan"},{"family":"Ainley","given":"David"},{"family":"Aldunate","given":"Fabián"},{"family":"Arce","given":"Rodrigo"},{"family":"Ballard","given":"Grant"},{"family":"Bauer","given":"Silke"},{"family":"Belliure","given":"Josabel"},{"family":"Banyard","given":"Ashley C."},{"family":"Boulinier","given":"Thierry"},{"family":"Bennison","given":"Ashley"},{"family":"Braun","given":"Christina"},{"family":"Cary","given":"Craig"},{"family":"Catry","given":"Paulo"},{"family":"Clessin","given":"Augustin"},{"family":"Connan","given":"Maelle"},{"family":"Correia","given":"Edna"},{"family":"Cox","given":"Aidan"},{"family":"Cristina","given":"Juan"},{"family":"Elrod","given":"Mega</w:instrText>
      </w:r>
      <w:r w:rsidR="00F312CD" w:rsidRPr="00F312CD">
        <w:rPr>
          <w:rFonts w:cs="Calibri"/>
        </w:rPr>
        <w:instrText xml:space="preserve">n"},{"family":"Emerit","given":"Julia"},{"family":"Ferreiro","given":"Irene"},{"family":"Fowler","given":"Zoe"},{"family":"Gamble","given":"Amandine"},{"family":"Granadeiro","given":"José P."},{"family":"Hurtado","given":"Joaquin"},{"family":"Jongsomjit","given":"Dennis"},{"family":"Lesage","given":"Célia"},{"family":"Lejeune","given":"Mathilde"},{"family":"Kuepfer","given":"Amanda"},{"family":"Lescroël","given":"Amélie"},{"family":"Li","given":"Amy"},{"family":"McDonald","given":"Ian R."},{"family":"Menéndez-Blázquez","given":"Javier"},{"family":"Morandini","given":"Virginia"},{"family":"Moratorio","given":"Gonzalo"},{"family":"Militão","given":"Teresa"},{"family":"Moreno","given":"Pilar"},{"family":"Perbolianachis","given":"Paula"},{"family":"Pennycook","given":"Jean"},{"family":"Raslan","given":"Maryam"},{"family":"Reid","given":"Scott M."},{"family":"Richards-Babbage","given":"Roanna"},{"family":"Schmidt","given":"Annie E."},{"family":"Sander","given":"Martha Maria"},{"family":"Smyth","given":"Lucy"},{"family":"Soutullo","given":"Alvaro"},{"family":"Stanworth","given":"Andrew"},{"family":"Streith","given":"Léo"},{"family":"Tornos","given":"Jérémy"},{"family":"Varsani","given":"Arvind"},{"family":"Herzschuh","given":"Ulrike"},{"family":"Beer","given":"Martin"},{"family":"Wille","given":"Michelle"}],"accessed":{"date-parts":[["2024",5,21]]},"issued":{"date-parts":[["2024",4,19]]}}}],"schema":"https://github.com/citation-style-language/schema/raw/master/csl-citation.json"} </w:instrText>
      </w:r>
      <w:r w:rsidRPr="6AB60AA6">
        <w:rPr>
          <w:rFonts w:cs="Calibri"/>
          <w:lang w:val="en-GB"/>
        </w:rPr>
        <w:fldChar w:fldCharType="separate"/>
      </w:r>
      <w:r w:rsidR="001D3B8E" w:rsidRPr="001D3B8E">
        <w:rPr>
          <w:rFonts w:ascii="Aptos" w:hAnsi="Aptos" w:cs="Times New Roman"/>
          <w:kern w:val="0"/>
          <w:vertAlign w:val="superscript"/>
        </w:rPr>
        <w:t>12,23,34</w:t>
      </w:r>
      <w:r w:rsidRPr="6AB60AA6">
        <w:rPr>
          <w:rFonts w:cs="Calibri"/>
          <w:lang w:val="en-GB"/>
        </w:rPr>
        <w:fldChar w:fldCharType="end"/>
      </w:r>
      <w:r>
        <w:rPr>
          <w:rFonts w:cs="Calibri"/>
          <w:lang w:val="en-GB"/>
        </w:rPr>
        <w:t xml:space="preserve"> viruses</w:t>
      </w:r>
      <w:r w:rsidRPr="6AB60AA6">
        <w:rPr>
          <w:rFonts w:cs="Calibri"/>
          <w:lang w:val="en-GB"/>
        </w:rPr>
        <w:t xml:space="preserve"> have been detected in the (Sub)</w:t>
      </w:r>
      <w:proofErr w:type="spellStart"/>
      <w:r>
        <w:rPr>
          <w:rFonts w:cs="Calibri"/>
          <w:lang w:val="en-GB"/>
        </w:rPr>
        <w:t>a</w:t>
      </w:r>
      <w:r w:rsidRPr="6AB60AA6">
        <w:rPr>
          <w:rFonts w:cs="Calibri"/>
          <w:lang w:val="en-GB"/>
        </w:rPr>
        <w:t>ntarctic</w:t>
      </w:r>
      <w:proofErr w:type="spellEnd"/>
      <w:r w:rsidRPr="6AB60AA6">
        <w:rPr>
          <w:rFonts w:cs="Calibri"/>
          <w:lang w:val="en-GB"/>
        </w:rPr>
        <w:t xml:space="preserve"> region</w:t>
      </w:r>
      <w:r>
        <w:rPr>
          <w:rFonts w:cs="Calibri"/>
          <w:lang w:val="en-GB"/>
        </w:rPr>
        <w:t xml:space="preserve"> over the last decades</w:t>
      </w:r>
      <w:r w:rsidRPr="6AB60AA6">
        <w:rPr>
          <w:rFonts w:cs="Calibri"/>
          <w:lang w:val="en-GB"/>
        </w:rPr>
        <w:t xml:space="preserve"> and could be circulating in the Falklands. ELISAs do not enable to discriminate between the two due to cross-reactivity between H5 variants.</w:t>
      </w:r>
      <w:r>
        <w:rPr>
          <w:rFonts w:cs="Calibri"/>
          <w:lang w:val="en-GB"/>
        </w:rPr>
        <w:t xml:space="preserve"> In our case, s</w:t>
      </w:r>
      <w:r w:rsidRPr="00DE64ED">
        <w:rPr>
          <w:rFonts w:cs="Calibri"/>
          <w:lang w:val="en-GB"/>
        </w:rPr>
        <w:t xml:space="preserve">everal pieces of evidence suggest that the </w:t>
      </w:r>
      <w:r>
        <w:rPr>
          <w:rFonts w:cs="Calibri"/>
          <w:lang w:val="en-GB"/>
        </w:rPr>
        <w:t>detection</w:t>
      </w:r>
      <w:r w:rsidRPr="00DE64ED">
        <w:rPr>
          <w:rFonts w:cs="Calibri"/>
          <w:lang w:val="en-GB"/>
        </w:rPr>
        <w:t xml:space="preserve"> of anti-H5 antibodies informs on H5Nx HPAI circulation in the system. </w:t>
      </w:r>
      <w:r>
        <w:rPr>
          <w:rFonts w:cs="Calibri"/>
          <w:lang w:val="en-GB"/>
        </w:rPr>
        <w:t>I</w:t>
      </w:r>
      <w:r w:rsidRPr="6AB60AA6">
        <w:rPr>
          <w:rFonts w:cs="Calibri"/>
          <w:lang w:val="en-GB"/>
        </w:rPr>
        <w:t xml:space="preserve">ncluding samples </w:t>
      </w:r>
      <w:r>
        <w:rPr>
          <w:rFonts w:cs="Calibri"/>
          <w:lang w:val="en-GB"/>
        </w:rPr>
        <w:t xml:space="preserve">collected over several years, notably </w:t>
      </w:r>
      <w:r w:rsidRPr="6AB60AA6">
        <w:rPr>
          <w:rFonts w:cs="Calibri"/>
          <w:lang w:val="en-GB"/>
        </w:rPr>
        <w:t xml:space="preserve">recaptures of </w:t>
      </w:r>
      <w:r>
        <w:rPr>
          <w:rFonts w:cs="Calibri"/>
          <w:lang w:val="en-GB"/>
        </w:rPr>
        <w:t>marked</w:t>
      </w:r>
      <w:r w:rsidRPr="6AB60AA6">
        <w:rPr>
          <w:rFonts w:cs="Calibri"/>
          <w:lang w:val="en-GB"/>
        </w:rPr>
        <w:t xml:space="preserve"> individuals</w:t>
      </w:r>
      <w:r>
        <w:rPr>
          <w:rFonts w:cs="Calibri"/>
          <w:lang w:val="en-GB"/>
        </w:rPr>
        <w:t>,</w:t>
      </w:r>
      <w:r w:rsidRPr="6AB60AA6">
        <w:rPr>
          <w:rFonts w:cs="Calibri"/>
          <w:lang w:val="en-GB"/>
        </w:rPr>
        <w:t xml:space="preserve"> </w:t>
      </w:r>
      <w:r>
        <w:rPr>
          <w:rFonts w:cs="Calibri"/>
          <w:lang w:val="en-GB"/>
        </w:rPr>
        <w:t xml:space="preserve">allowed us to detect in several species a dramatic rise in </w:t>
      </w:r>
      <w:r w:rsidRPr="0067515C">
        <w:rPr>
          <w:rFonts w:cs="Calibri"/>
          <w:lang w:val="en-GB"/>
        </w:rPr>
        <w:t>exposure to H5Nx in summer 2023/2024,</w:t>
      </w:r>
      <w:r>
        <w:rPr>
          <w:rFonts w:cs="Calibri"/>
          <w:lang w:val="en-GB"/>
        </w:rPr>
        <w:t xml:space="preserve"> </w:t>
      </w:r>
      <w:r w:rsidRPr="0067515C">
        <w:rPr>
          <w:rFonts w:cs="Calibri"/>
          <w:lang w:val="en-GB"/>
        </w:rPr>
        <w:t>coinciding with the timing of H5N1 HPAI incursion as supported by epidemiological observations (high mortality and compatible symptoms affecting various species) and sequencing data</w:t>
      </w:r>
      <w:r>
        <w:rPr>
          <w:rFonts w:cs="Calibri"/>
          <w:lang w:val="en-GB"/>
        </w:rPr>
        <w:fldChar w:fldCharType="begin"/>
      </w:r>
      <w:r w:rsidR="00F312CD">
        <w:rPr>
          <w:rFonts w:cs="Calibri"/>
          <w:lang w:val="en-GB"/>
        </w:rPr>
        <w:instrText xml:space="preserve"> ADDIN ZOTERO_ITEM CSL_CITATION {"citationID":"aYP4YmBG","properties":{"formattedCitation":"\\super 12\\nosupersub{}","plainCitation":"12","noteIndex":0},"citationItems":[{"id":"Z71eo4Pq/b4foeZUB","uris":["http://zotero.org/users/14074622/items/VWSYVZHR"],"itemData":{"id":"a0Ct7R5A/1j9fk4qs","type":"article","abstract":"The Antarctic is the only major geographical region in which high pathogenicity avian influenza virus (HPAIV) has never previously been detected. The current panzootic of H5N1 HPAIV has decimated wild bird populations across Europe, North America and South America. Here we report on the emergence of clade 2.3.4.4b H5N1 HPAIV in the Antarctic and sub-Antarctic regions of South Georgia and the Falkland Islands respectively. We initially detected H5N1 HPAIV in samples collected from brown skuas at Bird Island, South Georgia on 8th October 2023. Since this detection, increased mortalities were observed in brown skuas, kelp gulls, elephant seals and fur seal at multiple sites across South Georgia. We confirmed H5N1 HPAIV in multiple brown skuas and kelp gulls across four different sampling locations in South Georgia. Simultaneously, we also confirmed H5N1 HPAIV in a southern fulmar in the Falkland Islands. Genetic assessment of the virus indicates spread from South America, likely through movement of migratory birds. Here we describe the emergence, species impact and genetic composition of the virus and propose both introductory routes and potential long-term impact on avian and mammalian species across the Antarctic region.","DOI":"10.1101/2023.11.23.568045","language":"en","license":"© 2023, Posted by Cold Spring Harbor Laboratory. The copyright holder for this pre-print is the author. All rights reserved. The material may not be redistributed, re-used or adapted without the author's permission.","note":"page: 2023.11.23.568045\nsection: New Results","publisher":"bioRxiv","source":"bioRxiv","title":"Detection and spread of high pathogenicity avian influenza virus H5N1 in the Antarctic Region","URL":"https://www.biorxiv.org/content/10.1101/2023.11.23.568045v1","author":[{"family":"Bennison","given":"Ashley"},{"family":"Byrne","given":"Alexander M. P."},{"family":"Reid","given":"Scott M."},{"family":"Lynton-Jenkins","given":"Joshua G."},{"family":"Mollett","given":"Benjamin"},{"family":"Sliva","given":"Dilhani De"},{"family":"Peers-Dent","given":"Jacob"},{"family":"Finlayson","given":"Kim"},{"family":"Hall","given":"Rosamund"},{"family":"Blockley","given":"Freya"},{"family":"Blyth","given":"Marcia"},{"family":"Falchieri","given":"Marco"},{"family":"Fowler","given":"Zoe"},{"family":"Fitzcharles","given":"Elaine M."},{"family":"Brown","given":"Ian H."},{"family":"James","given":"Joe"},{"family":"Banyard","given":"Ashley C."}],"accessed":{"date-parts":[["2024",4,19]]},"issued":{"date-parts":[["2023",11,24]]}}}],"schema":"https://github.com/citation-style-language/schema/raw/master/csl-citation.json"} </w:instrText>
      </w:r>
      <w:r>
        <w:rPr>
          <w:rFonts w:cs="Calibri"/>
          <w:lang w:val="en-GB"/>
        </w:rPr>
        <w:fldChar w:fldCharType="separate"/>
      </w:r>
      <w:r w:rsidRPr="00DF7012">
        <w:rPr>
          <w:rFonts w:ascii="Aptos" w:hAnsi="Aptos" w:cs="Times New Roman"/>
          <w:kern w:val="0"/>
          <w:vertAlign w:val="superscript"/>
        </w:rPr>
        <w:t>12</w:t>
      </w:r>
      <w:r>
        <w:rPr>
          <w:rFonts w:cs="Calibri"/>
          <w:lang w:val="en-GB"/>
        </w:rPr>
        <w:fldChar w:fldCharType="end"/>
      </w:r>
      <w:del w:id="150" w:author="Thierry BOULINIER" w:date="2024-08-14T16:46:00Z">
        <w:r w:rsidDel="00931992">
          <w:rPr>
            <w:rFonts w:cs="Calibri"/>
            <w:lang w:val="en-GB"/>
          </w:rPr>
          <w:delText xml:space="preserve"> </w:delText>
        </w:r>
      </w:del>
      <w:ins w:id="151" w:author="Thierry BOULINIER" w:date="2024-08-14T16:46:00Z">
        <w:r w:rsidR="00931992">
          <w:rPr>
            <w:rFonts w:cs="Calibri"/>
            <w:lang w:val="en-GB"/>
          </w:rPr>
          <w:t xml:space="preserve">, </w:t>
        </w:r>
      </w:ins>
      <w:r>
        <w:rPr>
          <w:rFonts w:cs="Calibri"/>
          <w:lang w:val="en-GB"/>
        </w:rPr>
        <w:t xml:space="preserve">and </w:t>
      </w:r>
      <w:r w:rsidRPr="0067515C">
        <w:rPr>
          <w:rFonts w:cs="Calibri"/>
          <w:lang w:val="en-GB"/>
        </w:rPr>
        <w:t>aligning with the epizootic nature of HPAI outbreak</w:t>
      </w:r>
      <w:r>
        <w:rPr>
          <w:rFonts w:cs="Calibri"/>
          <w:lang w:val="en-GB"/>
        </w:rPr>
        <w:t>s</w:t>
      </w:r>
      <w:r w:rsidRPr="0067515C">
        <w:rPr>
          <w:rFonts w:cs="Calibri"/>
          <w:lang w:val="en-GB"/>
        </w:rPr>
        <w:t>.</w:t>
      </w:r>
      <w:r>
        <w:rPr>
          <w:rFonts w:cs="Calibri"/>
          <w:lang w:val="en-GB"/>
        </w:rPr>
        <w:t xml:space="preserve"> </w:t>
      </w:r>
    </w:p>
    <w:p w14:paraId="21B56D98" w14:textId="30E68995" w:rsidR="00DF7012" w:rsidRDefault="00A40E32" w:rsidP="0059304C">
      <w:pPr>
        <w:rPr>
          <w:rFonts w:cs="Calibri"/>
          <w:lang w:val="en-GB"/>
        </w:rPr>
      </w:pPr>
      <w:r>
        <w:rPr>
          <w:rFonts w:cs="Calibri"/>
          <w:lang w:val="en-GB"/>
        </w:rPr>
        <w:t>Prior to summer 2023/2024</w:t>
      </w:r>
      <w:r w:rsidR="00DF7012">
        <w:rPr>
          <w:rFonts w:cs="Calibri"/>
          <w:lang w:val="en-GB"/>
        </w:rPr>
        <w:t xml:space="preserve"> and H5N1 HPAI incursion</w:t>
      </w:r>
      <w:r>
        <w:rPr>
          <w:rFonts w:cs="Calibri"/>
          <w:lang w:val="en-GB"/>
        </w:rPr>
        <w:t>,</w:t>
      </w:r>
      <w:r w:rsidR="00FE2B65">
        <w:rPr>
          <w:rFonts w:cs="Calibri"/>
          <w:lang w:val="en-GB"/>
        </w:rPr>
        <w:t xml:space="preserve"> circulation of AIVs, and </w:t>
      </w:r>
      <w:proofErr w:type="gramStart"/>
      <w:r w:rsidR="00FE2B65">
        <w:rPr>
          <w:rFonts w:cs="Calibri"/>
          <w:lang w:val="en-GB"/>
        </w:rPr>
        <w:t>H5Nx in particular, seemed</w:t>
      </w:r>
      <w:proofErr w:type="gramEnd"/>
      <w:r w:rsidR="00FE2B65">
        <w:rPr>
          <w:rFonts w:cs="Calibri"/>
          <w:lang w:val="en-GB"/>
        </w:rPr>
        <w:t xml:space="preserve"> limited. O</w:t>
      </w:r>
      <w:r w:rsidR="00472756">
        <w:rPr>
          <w:rFonts w:cs="Calibri"/>
          <w:lang w:val="en-GB"/>
        </w:rPr>
        <w:t xml:space="preserve">nly </w:t>
      </w:r>
      <w:r w:rsidR="00472756" w:rsidRPr="0083570C">
        <w:rPr>
          <w:rFonts w:cs="Calibri"/>
          <w:highlight w:val="yellow"/>
          <w:lang w:val="en-GB"/>
        </w:rPr>
        <w:t>steamer ducks</w:t>
      </w:r>
      <w:r w:rsidR="0083570C" w:rsidRPr="0083570C">
        <w:rPr>
          <w:rFonts w:cs="Calibri"/>
          <w:highlight w:val="yellow"/>
          <w:lang w:val="en-GB"/>
        </w:rPr>
        <w:t>, and few rockhopper penguins</w:t>
      </w:r>
      <w:r w:rsidR="00472756" w:rsidRPr="00472756">
        <w:rPr>
          <w:rFonts w:cs="Calibri"/>
          <w:lang w:val="en-GB"/>
        </w:rPr>
        <w:t xml:space="preserve"> </w:t>
      </w:r>
      <w:r w:rsidR="0083570C">
        <w:rPr>
          <w:rFonts w:cs="Calibri"/>
          <w:lang w:val="en-GB"/>
        </w:rPr>
        <w:t>showed evidence of exposure to</w:t>
      </w:r>
      <w:r w:rsidR="00472756" w:rsidRPr="00472756">
        <w:rPr>
          <w:rFonts w:cs="Calibri"/>
          <w:lang w:val="en-GB"/>
        </w:rPr>
        <w:t xml:space="preserve"> H5</w:t>
      </w:r>
      <w:r w:rsidR="00472756">
        <w:rPr>
          <w:rFonts w:cs="Calibri"/>
          <w:lang w:val="en-GB"/>
        </w:rPr>
        <w:t xml:space="preserve">Nx. </w:t>
      </w:r>
      <w:r w:rsidR="00044979" w:rsidRPr="00044979">
        <w:rPr>
          <w:rFonts w:cs="Calibri"/>
          <w:lang w:val="en-GB"/>
        </w:rPr>
        <w:t>For steamer ducks, the widespread detection of anti-H5 antibodies</w:t>
      </w:r>
      <w:r w:rsidR="00044979">
        <w:rPr>
          <w:rFonts w:cs="Calibri"/>
          <w:lang w:val="en-GB"/>
        </w:rPr>
        <w:t xml:space="preserve"> across the archipelago</w:t>
      </w:r>
      <w:r w:rsidR="00044979" w:rsidRPr="00044979">
        <w:rPr>
          <w:rFonts w:cs="Calibri"/>
          <w:lang w:val="en-GB"/>
        </w:rPr>
        <w:t xml:space="preserve"> and the lack of recent PCR-positive cases suggest that </w:t>
      </w:r>
      <w:ins w:id="152" w:author="Thierry BOULINIER" w:date="2024-08-14T16:47:00Z">
        <w:r w:rsidR="00931992">
          <w:rPr>
            <w:rFonts w:cs="Calibri"/>
            <w:lang w:val="en-GB"/>
          </w:rPr>
          <w:t>exposure to</w:t>
        </w:r>
      </w:ins>
      <w:commentRangeStart w:id="153"/>
      <w:del w:id="154" w:author="Thierry BOULINIER" w:date="2024-08-14T16:47:00Z">
        <w:r w:rsidR="00044979" w:rsidRPr="00044979" w:rsidDel="00931992">
          <w:rPr>
            <w:rFonts w:cs="Calibri"/>
            <w:lang w:val="en-GB"/>
          </w:rPr>
          <w:delText>this</w:delText>
        </w:r>
      </w:del>
      <w:commentRangeEnd w:id="153"/>
      <w:r w:rsidR="00931992">
        <w:rPr>
          <w:rStyle w:val="Refdecomentrio"/>
        </w:rPr>
        <w:commentReference w:id="153"/>
      </w:r>
      <w:r w:rsidR="00044979" w:rsidRPr="00044979">
        <w:rPr>
          <w:rFonts w:cs="Calibri"/>
          <w:lang w:val="en-GB"/>
        </w:rPr>
        <w:t xml:space="preserve"> H5Nx likely predates the emergence of HPAI H5Nx clade 2.3.4.4b and </w:t>
      </w:r>
      <w:del w:id="155" w:author="Thierry BOULINIER" w:date="2024-08-15T13:13:00Z">
        <w:r w:rsidR="00044979" w:rsidRPr="00044979" w:rsidDel="00AF6010">
          <w:rPr>
            <w:rFonts w:cs="Calibri"/>
            <w:lang w:val="en-GB"/>
          </w:rPr>
          <w:delText xml:space="preserve">may </w:delText>
        </w:r>
      </w:del>
      <w:ins w:id="156" w:author="Thierry BOULINIER" w:date="2024-08-15T13:13:00Z">
        <w:r w:rsidR="00AF6010">
          <w:rPr>
            <w:rFonts w:cs="Calibri"/>
            <w:lang w:val="en-GB"/>
          </w:rPr>
          <w:t>likely</w:t>
        </w:r>
        <w:r w:rsidR="00AF6010" w:rsidRPr="00044979">
          <w:rPr>
            <w:rFonts w:cs="Calibri"/>
            <w:lang w:val="en-GB"/>
          </w:rPr>
          <w:t xml:space="preserve"> </w:t>
        </w:r>
      </w:ins>
      <w:del w:id="157" w:author="Thierry BOULINIER" w:date="2024-08-15T13:12:00Z">
        <w:r w:rsidR="00044979" w:rsidRPr="00044979" w:rsidDel="00AF6010">
          <w:rPr>
            <w:rFonts w:cs="Calibri"/>
            <w:lang w:val="en-GB"/>
          </w:rPr>
          <w:delText xml:space="preserve">be </w:delText>
        </w:r>
      </w:del>
      <w:ins w:id="158" w:author="Thierry BOULINIER" w:date="2024-08-15T13:12:00Z">
        <w:r w:rsidR="00AF6010">
          <w:rPr>
            <w:rFonts w:cs="Calibri"/>
            <w:lang w:val="en-GB"/>
          </w:rPr>
          <w:t>involve</w:t>
        </w:r>
        <w:r w:rsidR="00AF6010" w:rsidRPr="00044979">
          <w:rPr>
            <w:rFonts w:cs="Calibri"/>
            <w:lang w:val="en-GB"/>
          </w:rPr>
          <w:t xml:space="preserve"> </w:t>
        </w:r>
      </w:ins>
      <w:del w:id="159" w:author="Thierry BOULINIER" w:date="2024-08-14T16:48:00Z">
        <w:r w:rsidR="0020319D" w:rsidDel="00931992">
          <w:rPr>
            <w:rFonts w:cs="Calibri"/>
            <w:lang w:val="en-GB"/>
          </w:rPr>
          <w:delText xml:space="preserve">a </w:delText>
        </w:r>
      </w:del>
      <w:r w:rsidR="00044979" w:rsidRPr="00044979">
        <w:rPr>
          <w:rFonts w:cs="Calibri"/>
          <w:lang w:val="en-GB"/>
        </w:rPr>
        <w:t>LPAI</w:t>
      </w:r>
      <w:ins w:id="160" w:author="Thierry BOULINIER" w:date="2024-08-14T16:48:00Z">
        <w:r w:rsidR="00931992">
          <w:rPr>
            <w:rFonts w:cs="Calibri"/>
            <w:lang w:val="en-GB"/>
          </w:rPr>
          <w:t xml:space="preserve"> viruses</w:t>
        </w:r>
      </w:ins>
      <w:r w:rsidR="00044979" w:rsidRPr="00044979">
        <w:rPr>
          <w:rFonts w:cs="Calibri"/>
          <w:lang w:val="en-GB"/>
        </w:rPr>
        <w:t>.</w:t>
      </w:r>
      <w:r w:rsidR="0020319D">
        <w:rPr>
          <w:rFonts w:cs="Calibri"/>
          <w:lang w:val="en-GB"/>
        </w:rPr>
        <w:t xml:space="preserve"> </w:t>
      </w:r>
      <w:r w:rsidR="00DF7012">
        <w:rPr>
          <w:rFonts w:cs="Calibri"/>
          <w:lang w:val="en-GB"/>
        </w:rPr>
        <w:t xml:space="preserve">The circulation of </w:t>
      </w:r>
      <w:ins w:id="161" w:author="Thierry BOULINIER" w:date="2024-08-15T13:13:00Z">
        <w:r w:rsidR="00AF6010">
          <w:rPr>
            <w:rFonts w:cs="Calibri"/>
            <w:lang w:val="en-GB"/>
          </w:rPr>
          <w:t>this or those</w:t>
        </w:r>
      </w:ins>
      <w:ins w:id="162" w:author="Thierry BOULINIER" w:date="2024-08-14T16:48:00Z">
        <w:r w:rsidR="00931992">
          <w:rPr>
            <w:rFonts w:cs="Calibri"/>
            <w:lang w:val="en-GB"/>
          </w:rPr>
          <w:t xml:space="preserve"> LPAI</w:t>
        </w:r>
      </w:ins>
      <w:del w:id="163" w:author="Thierry BOULINIER" w:date="2024-08-14T16:48:00Z">
        <w:r w:rsidR="00DF7012" w:rsidDel="00931992">
          <w:rPr>
            <w:rFonts w:cs="Calibri"/>
            <w:lang w:val="en-GB"/>
          </w:rPr>
          <w:delText xml:space="preserve">this </w:delText>
        </w:r>
      </w:del>
      <w:r w:rsidR="00DF7012">
        <w:rPr>
          <w:rFonts w:cs="Calibri"/>
          <w:lang w:val="en-GB"/>
        </w:rPr>
        <w:t xml:space="preserve">H5Nx seems limited to this species as prevalence of </w:t>
      </w:r>
      <w:r w:rsidR="00DF7012" w:rsidRPr="005611F9">
        <w:rPr>
          <w:rFonts w:cs="Calibri"/>
          <w:lang w:val="en-GB"/>
        </w:rPr>
        <w:t>anti-H5 antibodies</w:t>
      </w:r>
      <w:r w:rsidR="00DF7012">
        <w:rPr>
          <w:rFonts w:cs="Calibri"/>
          <w:lang w:val="en-GB"/>
        </w:rPr>
        <w:t xml:space="preserve"> in all the other species, including other winter resident such as striated caracaras and upland geese, was low to null before summer 2023/2024</w:t>
      </w:r>
    </w:p>
    <w:p w14:paraId="5DD005B4" w14:textId="07541A53" w:rsidR="008F4850" w:rsidRDefault="009D4B84" w:rsidP="0059304C">
      <w:pPr>
        <w:rPr>
          <w:lang w:val="en-GB"/>
        </w:rPr>
      </w:pPr>
      <w:r>
        <w:rPr>
          <w:rFonts w:cs="Calibri"/>
          <w:lang w:val="en-GB"/>
        </w:rPr>
        <w:t>As antibodies can be detectable for months after exposure</w:t>
      </w:r>
      <w:r w:rsidR="00E2586C">
        <w:rPr>
          <w:rFonts w:cs="Calibri"/>
          <w:lang w:val="en-GB"/>
        </w:rPr>
        <w:fldChar w:fldCharType="begin"/>
      </w:r>
      <w:r w:rsidR="00F312CD">
        <w:rPr>
          <w:rFonts w:cs="Calibri"/>
          <w:lang w:val="en-GB"/>
        </w:rPr>
        <w:instrText xml:space="preserve"> ADDIN ZOTERO_ITEM CSL_CITATION {"citationID":"kYjOstww","properties":{"formattedCitation":"\\super 35\\nosupersub{}","plainCitation":"35","noteIndex":0},"citationItems":[{"id":"Z71eo4Pq/SxxDpcR1","uris":["http://zotero.org/users/14074622/items/WYK6VZLE"],"itemData":{"id":"a0Ct7R5A/LYu3rjZt","type":"article-journal","abstract":"Our overall hypothesis is that host population immunity directed at multiple antigens will influence the prevalence, diversity and evolution of influenza A virus (IAV) in avian populations where the vast subtype diversity is maintained. To investigate how initial infection influences the outcome of later infections with homologous or heterologous IAV subtypes and how viruses interact through host immune responses, we carried out experimental infections in mallard ducks (Anas platyrhynchos). Mallards were pre-challenged with an H3N8 low-pathogenic IAV and were divided into six groups. At five weeks post H3N8 inoculation, each group was challenged with a different IAV subtype (H4N5, H10N7, H6N2, H12N5) or the same H3N8. Two additional pre-challenged groups were inoculated with the homologous H3N8 virus at weeks 11 and 15 after pre-challenge to evaluate the duration of protection. The results showed that mallards were still resistant to re-infection after 15 weeks. There was a significant reduction in shedding for all pre-challenged groups compared to controls and the outcome of the heterologous challenges varied according to hemagglutinin (HA) phylogenetic relatedness between the viruses used. There was a boost in the H3 antibody titer after re-infection with H4N5, which is consistent with original antigenic sin or antigenic seniority and suggest a putative strategy of virus evasion. These results imply competition between related subtypes that could regulate IAV subtype population dynamics in nature. Collectively, we provide new insights into within-host IAV complex interactions as drivers of IAV antigenic diversity that could allow the circulation of multiple subtypes in wild ducks.","container-title":"PLoS pathogens","DOI":"10.1371/journal.ppat.1006419","ISSN":"1553-7374","issue":"6","journalAbbreviation":"PLoS Pathog","language":"eng","note":"PMID: 28640898\nPMCID: PMC5481145","page":"e1006419","source":"PubMed","title":"Competition between influenza A virus subtypes through heterosubtypic immunity modulates re-infection and antibody dynamics in the mallard duck","volume":"13","author":[{"family":"Latorre-Margalef","given":"Neus"},{"family":"Brown","given":"Justin D."},{"family":"Fojtik","given":"Alinde"},{"family":"Poulson","given":"Rebecca L."},{"family":"Carter","given":"Deborah"},{"family":"Franca","given":"Monique"},{"family":"Stallknecht","given":"David E."}],"issued":{"date-parts":[["2017",6]]}}}],"schema":"https://github.com/citation-style-language/schema/raw/master/csl-citation.json"} </w:instrText>
      </w:r>
      <w:r w:rsidR="00E2586C">
        <w:rPr>
          <w:rFonts w:cs="Calibri"/>
          <w:lang w:val="en-GB"/>
        </w:rPr>
        <w:fldChar w:fldCharType="separate"/>
      </w:r>
      <w:r w:rsidR="001D3B8E" w:rsidRPr="001D3B8E">
        <w:rPr>
          <w:rFonts w:ascii="Aptos" w:hAnsi="Aptos" w:cs="Times New Roman"/>
          <w:kern w:val="0"/>
          <w:vertAlign w:val="superscript"/>
        </w:rPr>
        <w:t>35</w:t>
      </w:r>
      <w:r w:rsidR="00E2586C">
        <w:rPr>
          <w:rFonts w:cs="Calibri"/>
          <w:lang w:val="en-GB"/>
        </w:rPr>
        <w:fldChar w:fldCharType="end"/>
      </w:r>
      <w:r>
        <w:rPr>
          <w:rFonts w:cs="Calibri"/>
          <w:lang w:val="en-GB"/>
        </w:rPr>
        <w:t xml:space="preserve">, it is not obvious when the birds were exposed, </w:t>
      </w:r>
      <w:r w:rsidR="00582648">
        <w:rPr>
          <w:rFonts w:cs="Calibri"/>
          <w:lang w:val="en-GB"/>
        </w:rPr>
        <w:t>and</w:t>
      </w:r>
      <w:r>
        <w:rPr>
          <w:rFonts w:cs="Calibri"/>
          <w:lang w:val="en-GB"/>
        </w:rPr>
        <w:t xml:space="preserve"> where they were when they were exposed.</w:t>
      </w:r>
      <w:r w:rsidR="00582648">
        <w:rPr>
          <w:rFonts w:cs="Calibri"/>
          <w:lang w:val="en-GB"/>
        </w:rPr>
        <w:t xml:space="preserve"> </w:t>
      </w:r>
      <w:r>
        <w:rPr>
          <w:rFonts w:cs="Calibri"/>
          <w:lang w:val="en-GB"/>
        </w:rPr>
        <w:t>However, e</w:t>
      </w:r>
      <w:r w:rsidR="0046149F">
        <w:rPr>
          <w:rFonts w:cs="Calibri"/>
          <w:lang w:val="en-GB"/>
        </w:rPr>
        <w:t xml:space="preserve">xposure </w:t>
      </w:r>
      <w:r w:rsidR="00DF7012">
        <w:rPr>
          <w:rFonts w:cs="Calibri"/>
          <w:lang w:val="en-GB"/>
        </w:rPr>
        <w:t xml:space="preserve">of steamer ducks </w:t>
      </w:r>
      <w:r w:rsidR="005611F9">
        <w:rPr>
          <w:rFonts w:cs="Calibri"/>
          <w:lang w:val="en-GB"/>
        </w:rPr>
        <w:t>to H5Nx necessarily</w:t>
      </w:r>
      <w:r w:rsidR="0046149F">
        <w:rPr>
          <w:rFonts w:cs="Calibri"/>
          <w:lang w:val="en-GB"/>
        </w:rPr>
        <w:t xml:space="preserve"> happened locally as </w:t>
      </w:r>
      <w:r w:rsidR="00DF7012">
        <w:rPr>
          <w:rFonts w:cs="Calibri"/>
          <w:lang w:val="en-GB"/>
        </w:rPr>
        <w:t>this species</w:t>
      </w:r>
      <w:r w:rsidR="0046149F">
        <w:rPr>
          <w:rFonts w:cs="Calibri"/>
          <w:lang w:val="en-GB"/>
        </w:rPr>
        <w:t xml:space="preserve"> do</w:t>
      </w:r>
      <w:r w:rsidR="00DF7012">
        <w:rPr>
          <w:rFonts w:cs="Calibri"/>
          <w:lang w:val="en-GB"/>
        </w:rPr>
        <w:t>es</w:t>
      </w:r>
      <w:r w:rsidR="0046149F">
        <w:rPr>
          <w:rFonts w:cs="Calibri"/>
          <w:lang w:val="en-GB"/>
        </w:rPr>
        <w:t xml:space="preserve"> not migrate out of the archipelago</w:t>
      </w:r>
      <w:r w:rsidR="00DF7012">
        <w:rPr>
          <w:rFonts w:cs="Calibri"/>
          <w:lang w:val="en-GB"/>
        </w:rPr>
        <w:t xml:space="preserve">, </w:t>
      </w:r>
      <w:r w:rsidR="0046149F">
        <w:rPr>
          <w:rFonts w:cs="Calibri"/>
          <w:lang w:val="en-GB"/>
        </w:rPr>
        <w:t xml:space="preserve">and </w:t>
      </w:r>
      <w:proofErr w:type="gramStart"/>
      <w:r w:rsidR="0046149F">
        <w:rPr>
          <w:rFonts w:cs="Calibri"/>
          <w:lang w:val="en-GB"/>
        </w:rPr>
        <w:t>the majority of</w:t>
      </w:r>
      <w:proofErr w:type="gramEnd"/>
      <w:r w:rsidR="0046149F">
        <w:rPr>
          <w:rFonts w:cs="Calibri"/>
          <w:lang w:val="en-GB"/>
        </w:rPr>
        <w:t xml:space="preserve"> the population is </w:t>
      </w:r>
      <w:r w:rsidR="00DF7012">
        <w:rPr>
          <w:rFonts w:cs="Calibri"/>
          <w:lang w:val="en-GB"/>
        </w:rPr>
        <w:t xml:space="preserve">actually </w:t>
      </w:r>
      <w:r w:rsidR="0046149F">
        <w:rPr>
          <w:rFonts w:cs="Calibri"/>
          <w:lang w:val="en-GB"/>
        </w:rPr>
        <w:t>flightless.</w:t>
      </w:r>
      <w:r w:rsidR="00A40E32">
        <w:rPr>
          <w:rFonts w:cs="Calibri"/>
          <w:lang w:val="en-GB"/>
        </w:rPr>
        <w:t xml:space="preserve"> </w:t>
      </w:r>
      <w:r w:rsidR="0020319D">
        <w:rPr>
          <w:rFonts w:cs="Calibri"/>
          <w:lang w:val="en-GB"/>
        </w:rPr>
        <w:t xml:space="preserve">On the contrary, exposure of </w:t>
      </w:r>
      <w:r w:rsidR="0020319D" w:rsidRPr="0020319D">
        <w:rPr>
          <w:rFonts w:cs="Calibri"/>
          <w:highlight w:val="yellow"/>
          <w:lang w:val="en-GB"/>
        </w:rPr>
        <w:t>rockhopper penguins</w:t>
      </w:r>
      <w:r w:rsidR="0020319D">
        <w:rPr>
          <w:rFonts w:cs="Calibri"/>
          <w:highlight w:val="yellow"/>
          <w:lang w:val="en-GB"/>
        </w:rPr>
        <w:t>, albatrosses</w:t>
      </w:r>
      <w:r w:rsidR="00DF7012">
        <w:rPr>
          <w:rFonts w:cs="Calibri"/>
          <w:highlight w:val="yellow"/>
          <w:lang w:val="en-GB"/>
        </w:rPr>
        <w:t>, giant petrels and</w:t>
      </w:r>
      <w:r w:rsidR="0020319D" w:rsidRPr="0020319D">
        <w:rPr>
          <w:rFonts w:cs="Calibri"/>
          <w:highlight w:val="yellow"/>
          <w:lang w:val="en-GB"/>
        </w:rPr>
        <w:t xml:space="preserve"> skuas</w:t>
      </w:r>
      <w:r w:rsidR="0020319D">
        <w:rPr>
          <w:rFonts w:cs="Calibri"/>
          <w:lang w:val="en-GB"/>
        </w:rPr>
        <w:t xml:space="preserve"> to H5Nx and other AIVs could have happened out of the archipelago during their winter migration</w:t>
      </w:r>
      <w:r w:rsidR="0020319D">
        <w:rPr>
          <w:rFonts w:cs="Calibri"/>
          <w:lang w:val="en-GB"/>
        </w:rPr>
        <w:fldChar w:fldCharType="begin"/>
      </w:r>
      <w:r w:rsidR="001D3B8E">
        <w:rPr>
          <w:rFonts w:cs="Calibri"/>
          <w:lang w:val="en-GB"/>
        </w:rPr>
        <w:instrText xml:space="preserve"> ADDIN ZOTERO_ITEM CSL_CITATION {"citationID":"dfrS9TBr","properties":{"formattedCitation":"\\super 31,36,37\\nosupersub{}","plainCitation":"31,36,37","noteIndex":0},"citationItems":[{"id":2440,"uris":["http://zotero.org/users/2773777/items/QV3VD59S"],"itemData":{"id":2440,"type":"article-journal","container-title":"Marine Biology","DOI":"10.1007/s00227-017-3086-0","ISSN":"0025-3162, 1432-1793","issue":"4","language":"en","page":"62","source":"CrossRef","title":"First Detection of Avian Influenza Virus (H4N7) in Giant Petrel Monitored by Geolocators in the Antarctic Region","volume":"164","author":[{"family":"Souza Petersen","given":"Elisa","non-dropping-particle":"de"},{"family":"Araujo","given":"Jansen","non-dropping-particle":"de"},{"family":"Krüger","given":"Lucas"},{"family":"Seixas","given":"Marina M."},{"family":"Ometto","given":"Tatiana"},{"family":"Thomazelli","given":"Luciano M."},{"family":"Walker","given":"David"},{"family":"Durigon","given":"Edison Luiz"},{"family":"Petry","given":"Maria Virginia"}],"issued":{"date-parts":[["2017",4]]}}},{"id":16549,"uris":["http://zotero.org/users/2773777/items/ARXLH8DK"],"itemData":{"id":16549,"type":"article-journal","abstract":"In 3 successive years (1998 to 2000), the winter migration of rockhopper penguins Eudyptes chrysocome from 3 separate breeding colonies on the Falkland Islands was monitored using satellite transmitters. After their moult, 34 penguins were followed for a mean transmission period of 81 ± 21 d. While there were substantial spatial and temporal variations in migration patterns, we identified several foraging areas where food availability is presumably higher than elsewhere. Coastal areas of the Falkland Islands and South America appeared to provide a sufficient food supply, and many penguins commuted between these 2 areas, which are about 600 km apart. Rockhopper penguins from northern breeding colonies also used areas along the slope of the Patagonian Shelf up to 39° S, about 1400 km northwards. By contrast, only a few birds from the southern breeding colony migrated to the Burdwood Bank, which is situated about 250 km to the south of the Falkland Islands, and adjacent oceanic waters. None of the penguins in this study left the maritime zone of the Falkland Islands in an easterly direction to forage in oceanic waters. The mean distances covered per day by individual birds varied greatly, depending on the phase of the foraging trip. The overall mean travelling speed was 26 km d–1 (range: 13 to 45 km d–1). Inter-annual variation was evident both in the use of different foraging areas, and also in the time at which the winter migration began. In 1998 and 2000, penguins from Seal Bay and Sea Lion Island left their breeding colony within 1 wk after being equipped with transmitters and did not return, whereas in 1999 most penguins made short foraging trips and returned repeatedly to their colonies for periods of up to 100 d. Potential threats to the rockhopper penguins during their winter migration, resulting from human activities such as fishing and oil pollution within the Falkland Islands maritime zone and the Argentine Exclusive Economic Zone, are discussed.","container-title":"Marine Ecology Progress Series","DOI":"10.3354/meps240273","ISSN":"0171-8630, 1616-1599","journalAbbreviation":"Mar. Ecol. Prog. Ser.","language":"en","page":"273-284","source":"DOI.org (Crossref)","title":"Winter dispersal of rockhopper penguins Eudyptes chrysocome from the Falkland Islands and its implications for conservation","volume":"240","author":[{"family":"Pütz","given":"K"},{"family":"Ingham","given":"Rj"},{"family":"Smith","given":"Jg"},{"family":"Lüthi","given":"Bh"}],"issued":{"date-parts":[["2002"]]}}},{"id":843,"uris":["http://zotero.org/users/2773777/items/AAGQMIWT"],"itemData":{"id":843,"type":"article-journal","container-title":"Marine Ecology Progress Series","DOI":"10.3354/meps06991","ISSN":"0171-8630, 1616-1599","language":"en","page":"281-291","source":"CrossRef","title":"Movements, winter distribution and activity patterns of Falkland and brown skuas: insights from loggers and isotopes","title-short":"Movements, winter distribution and activity patterns of Falkland and brown skuas","volume":"345","author":[{"family":"Phillips","given":"Ra"},{"family":"Catry","given":"P"},{"family":"Silk","given":"Jrd"},{"family":"Bearhop","given":"S"},{"family":"McGill","given":"R"},{"family":"Afanasyev","given":"V"},{"family":"Strange","given":"Ij"}],"issued":{"date-parts":[["2007",9,13]]}}}],"schema":"https://github.com/citation-style-language/schema/raw/master/csl-citation.json"} </w:instrText>
      </w:r>
      <w:r w:rsidR="0020319D">
        <w:rPr>
          <w:rFonts w:cs="Calibri"/>
          <w:lang w:val="en-GB"/>
        </w:rPr>
        <w:fldChar w:fldCharType="separate"/>
      </w:r>
      <w:r w:rsidR="001D3B8E" w:rsidRPr="001D3B8E">
        <w:rPr>
          <w:rFonts w:ascii="Aptos" w:hAnsi="Aptos" w:cs="Times New Roman"/>
          <w:kern w:val="0"/>
          <w:vertAlign w:val="superscript"/>
        </w:rPr>
        <w:t>31,36,37</w:t>
      </w:r>
      <w:r w:rsidR="0020319D">
        <w:rPr>
          <w:rFonts w:cs="Calibri"/>
          <w:lang w:val="en-GB"/>
        </w:rPr>
        <w:fldChar w:fldCharType="end"/>
      </w:r>
      <w:r w:rsidR="0020319D">
        <w:rPr>
          <w:rFonts w:cs="Calibri"/>
          <w:lang w:val="en-GB"/>
        </w:rPr>
        <w:t xml:space="preserve">; it is less clear </w:t>
      </w:r>
      <w:r w:rsidR="0020319D" w:rsidRPr="0020319D">
        <w:rPr>
          <w:rFonts w:cs="Calibri"/>
          <w:highlight w:val="yellow"/>
          <w:lang w:val="en-GB"/>
        </w:rPr>
        <w:t>for gulls and sheathbills</w:t>
      </w:r>
      <w:r w:rsidR="0020319D">
        <w:rPr>
          <w:rFonts w:cs="Calibri"/>
          <w:lang w:val="en-GB"/>
        </w:rPr>
        <w:t xml:space="preserve">, whose movement ecology is </w:t>
      </w:r>
      <w:del w:id="164" w:author="Thierry BOULINIER" w:date="2024-08-14T16:49:00Z">
        <w:r w:rsidR="0020319D" w:rsidDel="00931992">
          <w:rPr>
            <w:rFonts w:cs="Calibri"/>
            <w:lang w:val="en-GB"/>
          </w:rPr>
          <w:delText xml:space="preserve">clearly </w:delText>
        </w:r>
      </w:del>
      <w:r w:rsidR="0020319D">
        <w:rPr>
          <w:rFonts w:cs="Calibri"/>
          <w:lang w:val="en-GB"/>
        </w:rPr>
        <w:t xml:space="preserve">understudied. </w:t>
      </w:r>
      <w:r w:rsidR="00E2586C">
        <w:rPr>
          <w:rFonts w:cs="Calibri"/>
          <w:lang w:val="en-GB"/>
        </w:rPr>
        <w:t>In any case, t</w:t>
      </w:r>
      <w:r w:rsidR="00582648">
        <w:rPr>
          <w:rFonts w:cs="Calibri"/>
          <w:lang w:val="en-GB"/>
        </w:rPr>
        <w:t>he</w:t>
      </w:r>
      <w:r w:rsidR="00582648">
        <w:rPr>
          <w:lang w:val="en-GB"/>
        </w:rPr>
        <w:t xml:space="preserve"> detection of anti-H5 antibodies in </w:t>
      </w:r>
      <w:r w:rsidR="00E2586C">
        <w:rPr>
          <w:lang w:val="en-GB"/>
        </w:rPr>
        <w:t>months-old</w:t>
      </w:r>
      <w:r w:rsidR="00582648">
        <w:rPr>
          <w:lang w:val="en-GB"/>
        </w:rPr>
        <w:t xml:space="preserve"> chicks </w:t>
      </w:r>
      <w:r w:rsidR="001C5BA4">
        <w:rPr>
          <w:lang w:val="en-GB"/>
        </w:rPr>
        <w:t>near</w:t>
      </w:r>
      <w:r w:rsidR="00582648">
        <w:rPr>
          <w:lang w:val="en-GB"/>
        </w:rPr>
        <w:t xml:space="preserve"> HPAI cases </w:t>
      </w:r>
      <w:r w:rsidR="001C5BA4" w:rsidRPr="001C5BA4">
        <w:rPr>
          <w:lang w:val="en-GB"/>
        </w:rPr>
        <w:t>suggests recent exposure and</w:t>
      </w:r>
      <w:r w:rsidR="001C5BA4">
        <w:rPr>
          <w:lang w:val="en-GB"/>
        </w:rPr>
        <w:t xml:space="preserve"> the detection of </w:t>
      </w:r>
      <w:r w:rsidR="001C5BA4" w:rsidRPr="001C5BA4">
        <w:rPr>
          <w:lang w:val="en-GB"/>
        </w:rPr>
        <w:t>endogenous antibodies, rather than maternal antibodies</w:t>
      </w:r>
      <w:r w:rsidR="00E2586C">
        <w:rPr>
          <w:lang w:val="en-GB"/>
        </w:rPr>
        <w:fldChar w:fldCharType="begin"/>
      </w:r>
      <w:r w:rsidR="001D3B8E">
        <w:rPr>
          <w:lang w:val="en-GB"/>
        </w:rPr>
        <w:instrText xml:space="preserve"> ADDIN ZOTERO_ITEM CSL_CITATION {"citationID":"RoVrzFhC","properties":{"formattedCitation":"\\super 38\\nosupersub{}","plainCitation":"38","noteIndex":0},"citationItems":[{"id":2382,"uris":["http://zotero.org/users/2773777/items/HW3G7MNC"],"itemData":{"id":2382,"type":"article-journal","abstract":"The evolution of different life-history strategies has been suggested as a major force constraining physiological mechanisms such as immunity. In some long-lived oviparous species, a prolonged persistence of maternal antibodies in offspring could thus be expected in order to protect them over their long growth period. Here, using an intergenerational vaccination design, we show that specific maternal antibodies can display an estimated half-life of 25 days post-hatching in the nestlings of a long-lived bird. This temporal persistence is much longer than previously known for birds and it suggests specific properties in the regulation of IgY immunoglobulin catabolism in such a species. We also show that maternal antibodies in the considered procellariiform species are functional as late as 20 days of age. Using a modelling approach, we highlight that the potential impact of such effects on population viability could be important, notably when using vaccination for conservation. These results have broad implications, from comparative immunology to evolutionary eco-epidemiology and conservation biology.","container-title":"Proceedings of the Royal Society of London B: Biological Sciences","DOI":"10.1098/rspb.2011.2277","ISSN":"0962-8452, 1471-2954","language":"en","license":"This journal is © 2011 The Royal Society","note":"PMID: 22189405","page":"2033-2041","source":"rspb.royalsocietypublishing.org","title":"Maternal antibody persistence: a neglected life-history trait with implications from albatross conservation to comparative immunology","title-short":"Maternal antibody persistence","volume":"279","author":[{"family":"Garnier","given":"R."},{"family":"Ramos","given":"R."},{"family":"Staszewski","given":"V."},{"family":"Militão","given":"T."},{"family":"Lobato","given":"E."},{"family":"González-Solís","given":"J."},{"family":"Boulinier","given":"T."}],"issued":{"date-parts":[["2012"]]}}}],"schema":"https://github.com/citation-style-language/schema/raw/master/csl-citation.json"} </w:instrText>
      </w:r>
      <w:r w:rsidR="00E2586C">
        <w:rPr>
          <w:lang w:val="en-GB"/>
        </w:rPr>
        <w:fldChar w:fldCharType="separate"/>
      </w:r>
      <w:r w:rsidR="001D3B8E" w:rsidRPr="001D3B8E">
        <w:rPr>
          <w:rFonts w:ascii="Aptos" w:hAnsi="Aptos" w:cs="Times New Roman"/>
          <w:kern w:val="0"/>
          <w:vertAlign w:val="superscript"/>
        </w:rPr>
        <w:t>38</w:t>
      </w:r>
      <w:r w:rsidR="00E2586C">
        <w:rPr>
          <w:lang w:val="en-GB"/>
        </w:rPr>
        <w:fldChar w:fldCharType="end"/>
      </w:r>
      <w:r w:rsidR="001C5BA4">
        <w:rPr>
          <w:lang w:val="en-GB"/>
        </w:rPr>
        <w:t>. Th</w:t>
      </w:r>
      <w:commentRangeStart w:id="165"/>
      <w:ins w:id="166" w:author="Thierry BOULINIER" w:date="2024-08-14T16:51:00Z">
        <w:r w:rsidR="00931992">
          <w:rPr>
            <w:lang w:val="en-GB"/>
          </w:rPr>
          <w:t>o</w:t>
        </w:r>
      </w:ins>
      <w:del w:id="167" w:author="Thierry BOULINIER" w:date="2024-08-14T16:51:00Z">
        <w:r w:rsidR="001C5BA4" w:rsidDel="00931992">
          <w:rPr>
            <w:lang w:val="en-GB"/>
          </w:rPr>
          <w:delText>i</w:delText>
        </w:r>
      </w:del>
      <w:r w:rsidR="001C5BA4">
        <w:rPr>
          <w:lang w:val="en-GB"/>
        </w:rPr>
        <w:t>s</w:t>
      </w:r>
      <w:ins w:id="168" w:author="Thierry BOULINIER" w:date="2024-08-14T16:51:00Z">
        <w:r w:rsidR="00931992">
          <w:rPr>
            <w:lang w:val="en-GB"/>
          </w:rPr>
          <w:t>e</w:t>
        </w:r>
        <w:commentRangeEnd w:id="165"/>
        <w:r w:rsidR="00931992">
          <w:rPr>
            <w:rStyle w:val="Refdecomentrio"/>
          </w:rPr>
          <w:commentReference w:id="165"/>
        </w:r>
      </w:ins>
      <w:r w:rsidR="001C5BA4">
        <w:rPr>
          <w:lang w:val="en-GB"/>
        </w:rPr>
        <w:t xml:space="preserve"> observation</w:t>
      </w:r>
      <w:ins w:id="169" w:author="Thierry BOULINIER" w:date="2024-08-14T16:51:00Z">
        <w:r w:rsidR="00931992">
          <w:rPr>
            <w:lang w:val="en-GB"/>
          </w:rPr>
          <w:t>s</w:t>
        </w:r>
      </w:ins>
      <w:r w:rsidR="00582648">
        <w:rPr>
          <w:lang w:val="en-GB"/>
        </w:rPr>
        <w:t xml:space="preserve"> confirm</w:t>
      </w:r>
      <w:del w:id="170" w:author="Thierry BOULINIER" w:date="2024-08-14T16:51:00Z">
        <w:r w:rsidR="00582648" w:rsidDel="00931992">
          <w:rPr>
            <w:lang w:val="en-GB"/>
          </w:rPr>
          <w:delText>s</w:delText>
        </w:r>
      </w:del>
      <w:r w:rsidR="00582648">
        <w:rPr>
          <w:lang w:val="en-GB"/>
        </w:rPr>
        <w:t xml:space="preserve"> the circulation of H5Nx in </w:t>
      </w:r>
      <w:r w:rsidR="00E2586C">
        <w:rPr>
          <w:lang w:val="en-GB"/>
        </w:rPr>
        <w:t xml:space="preserve">the Falklands in </w:t>
      </w:r>
      <w:r w:rsidR="00582648">
        <w:rPr>
          <w:lang w:val="en-GB"/>
        </w:rPr>
        <w:t>2023/2024</w:t>
      </w:r>
      <w:r w:rsidR="001C5BA4" w:rsidRPr="001C5BA4">
        <w:t xml:space="preserve"> </w:t>
      </w:r>
      <w:r w:rsidR="001C5BA4" w:rsidRPr="001C5BA4">
        <w:rPr>
          <w:lang w:val="en-GB"/>
        </w:rPr>
        <w:t>and demonstrates the effectiveness of antibody screening for its detection</w:t>
      </w:r>
      <w:r w:rsidR="00582648">
        <w:rPr>
          <w:lang w:val="en-GB"/>
        </w:rPr>
        <w:t>.</w:t>
      </w:r>
    </w:p>
    <w:p w14:paraId="66E27241" w14:textId="6D43A47E" w:rsidR="004464CA" w:rsidRDefault="004464CA" w:rsidP="0059304C">
      <w:pPr>
        <w:rPr>
          <w:rFonts w:cs="Calibri"/>
          <w:lang w:val="en-GB"/>
        </w:rPr>
      </w:pPr>
      <w:r>
        <w:rPr>
          <w:lang w:val="en-GB"/>
        </w:rPr>
        <w:t xml:space="preserve">Finally, the detection of AIV-seropositive but H5-seronegative individuals, especially chicks, in contexts of likely recent exposure to HPAI H5Nx (e.g., penguin chicks in an affected colony and apex predators </w:t>
      </w:r>
      <w:proofErr w:type="gramStart"/>
      <w:r>
        <w:rPr>
          <w:lang w:val="en-GB"/>
        </w:rPr>
        <w:t>in close proximity to</w:t>
      </w:r>
      <w:proofErr w:type="gramEnd"/>
      <w:r>
        <w:rPr>
          <w:lang w:val="en-GB"/>
        </w:rPr>
        <w:t xml:space="preserve"> affected colonies) suggests that our AIV assay might detect antibodies earlier in the immune response that our H5 assay. This could be explained by differences in </w:t>
      </w:r>
      <w:r w:rsidR="00055FA3">
        <w:rPr>
          <w:lang w:val="en-GB"/>
        </w:rPr>
        <w:t>sensitivity and</w:t>
      </w:r>
      <w:r>
        <w:rPr>
          <w:lang w:val="en-GB"/>
        </w:rPr>
        <w:t xml:space="preserve"> would indicate an even wider circulation of H5Nx in the system than indicated by H5 seroprevalences only (e.g., including the albatross colonies of New Island). However, considering the circulation of AIVs in the (Sub)</w:t>
      </w:r>
      <w:proofErr w:type="spellStart"/>
      <w:r>
        <w:rPr>
          <w:lang w:val="en-GB"/>
        </w:rPr>
        <w:t>antarctic</w:t>
      </w:r>
      <w:proofErr w:type="spellEnd"/>
      <w:r>
        <w:rPr>
          <w:lang w:val="en-GB"/>
        </w:rPr>
        <w:t xml:space="preserve"> region</w:t>
      </w:r>
      <w:r w:rsidR="00055FA3">
        <w:rPr>
          <w:lang w:val="en-GB"/>
        </w:rPr>
        <w:t xml:space="preserve"> prior to HPAIN 2.3.4.4b emergence</w:t>
      </w:r>
      <w:r>
        <w:rPr>
          <w:lang w:val="en-GB"/>
        </w:rPr>
        <w:fldChar w:fldCharType="begin"/>
      </w:r>
      <w:r>
        <w:rPr>
          <w:lang w:val="en-GB"/>
        </w:rPr>
        <w:instrText xml:space="preserve"> ADDIN ZOTERO_ITEM CSL_CITATION {"citationID":"Bkei4AbZ","properties":{"formattedCitation":"\\super 39\\nosupersub{}","plainCitation":"39","noteIndex":0},"citationItems":[{"id":16263,"uris":["http://zotero.org/users/2773777/items/MSR9BGV7"],"itemData":{"id":16263,"type":"article-journal","abstract":"To evaluate the avian influenza virus (AIV) circulation in Antarctic and sub-Antarctic penguins we carried out a serosurvey on six species from Livingston, Marion and Gough islands. Seropositivity against AIV was performed on serum samples using a competitive enzyme-linked immunosorbent assay and haemagglutination and neuraminidase inhibition assays. Some oropharyngeal and cloacal swabs were also assayed to detect influenza virus genomes by real time reverse transcription-polymerase chain reaction. Overall, 12.1% (n = 140) penguins were seropositive to AIV. By species, we detected 5% (n = 19) and 11% (n = 18) seroprevalence in sub-Antarctic rockhopper penguins (Eudyptes spp.) from Gough and Marion islands, respectively, 42% (n = 33) seroprevalence in macaroni penguins (Eudyptes chysolophus Brandt), but no positives in the three other species, gentoo (Pygoscelis papua Forster; n = 25) and chinstrap penguins (P. antarctica Forster; n = 16), from Livingston Island and king penguins (Aptenodytes patagonicus Miller; n = 27) from Marion Island. While seropositivity reflected previous exposure to the AIV, the influenza genome was not detected. Our results indicate that AIV strains have circulated in penguin species in the sub-Antarctic region, but further studies are necessary to determine the precise role that such penguin species play in AIV epidemiology and if this circulation is species (or genus) specific.","container-title":"Antarctic Science","DOI":"10.1017/S0954102012001228","ISSN":"0954-1020, 1365-2079","issue":"2","language":"en","page":"339-344","source":"Cambridge University Press","title":"Serological and virological surveys of the influenza A viruses in Antarctic and sub-Antarctic penguins","volume":"25","author":[{"family":"Abad","given":"F. Xavier"},{"family":"Busquets","given":"Núria"},{"family":"Sanchez","given":"Azucena"},{"family":"Ryan","given":"Peter G."},{"family":"Majó","given":"Natàlia"},{"family":"Gonzalez-Solís","given":"Jacob"}],"issued":{"date-parts":[["2013",4]]}}}],"schema":"https://github.com/citation-style-language/schema/raw/master/csl-citation.json"} </w:instrText>
      </w:r>
      <w:r>
        <w:rPr>
          <w:lang w:val="en-GB"/>
        </w:rPr>
        <w:fldChar w:fldCharType="separate"/>
      </w:r>
      <w:r w:rsidRPr="004464CA">
        <w:rPr>
          <w:rFonts w:ascii="Aptos" w:hAnsi="Aptos" w:cs="Times New Roman"/>
          <w:kern w:val="0"/>
          <w:vertAlign w:val="superscript"/>
        </w:rPr>
        <w:t>39</w:t>
      </w:r>
      <w:r>
        <w:rPr>
          <w:lang w:val="en-GB"/>
        </w:rPr>
        <w:fldChar w:fldCharType="end"/>
      </w:r>
      <w:r w:rsidR="00055FA3">
        <w:rPr>
          <w:lang w:val="en-GB"/>
        </w:rPr>
        <w:t xml:space="preserve">, we preferred to keep a conservative positivity threshold for our H5 assay. Altogether however, this </w:t>
      </w:r>
      <w:r w:rsidRPr="004464CA">
        <w:t>highlights the need to use complementary tests to overcome</w:t>
      </w:r>
      <w:r w:rsidR="00055FA3">
        <w:t xml:space="preserve"> potential</w:t>
      </w:r>
      <w:r w:rsidRPr="004464CA">
        <w:t xml:space="preserve"> test-sensitivity issues</w:t>
      </w:r>
      <w:r w:rsidR="00055FA3">
        <w:t>.</w:t>
      </w:r>
    </w:p>
    <w:p w14:paraId="0150F98C" w14:textId="48F7893F" w:rsidR="00B36B4C" w:rsidRPr="0059304C" w:rsidRDefault="00476D2F" w:rsidP="00926E9E">
      <w:pPr>
        <w:pStyle w:val="Ttulo2"/>
      </w:pPr>
      <w:r w:rsidRPr="0059304C">
        <w:lastRenderedPageBreak/>
        <w:t>Insight on e</w:t>
      </w:r>
      <w:r w:rsidR="00B36B4C" w:rsidRPr="0059304C">
        <w:t xml:space="preserve">xposure and </w:t>
      </w:r>
      <w:r w:rsidR="00DD6EAB" w:rsidRPr="0059304C">
        <w:t>survival</w:t>
      </w:r>
    </w:p>
    <w:p w14:paraId="49EA6814" w14:textId="25665380" w:rsidR="00725BF9" w:rsidRDefault="00BF04E0" w:rsidP="0059304C">
      <w:pPr>
        <w:rPr>
          <w:rFonts w:cs="Calibri"/>
          <w:lang w:val="en-GB"/>
        </w:rPr>
      </w:pPr>
      <w:r w:rsidRPr="0059304C">
        <w:rPr>
          <w:rFonts w:cs="Calibri"/>
          <w:lang w:val="en-GB"/>
        </w:rPr>
        <w:t>The observed contrast</w:t>
      </w:r>
      <w:r w:rsidR="001C5BA4">
        <w:rPr>
          <w:rFonts w:cs="Calibri"/>
          <w:lang w:val="en-GB"/>
        </w:rPr>
        <w:t>s</w:t>
      </w:r>
      <w:r w:rsidRPr="0059304C">
        <w:rPr>
          <w:rFonts w:cs="Calibri"/>
          <w:lang w:val="en-GB"/>
        </w:rPr>
        <w:t xml:space="preserve"> in seroprevalences</w:t>
      </w:r>
      <w:r w:rsidR="000A01A6">
        <w:rPr>
          <w:rFonts w:cs="Calibri"/>
          <w:lang w:val="en-GB"/>
        </w:rPr>
        <w:t xml:space="preserve"> </w:t>
      </w:r>
      <w:r w:rsidR="000A01A6" w:rsidRPr="0059304C">
        <w:rPr>
          <w:rFonts w:cs="Calibri"/>
          <w:lang w:val="en-GB"/>
        </w:rPr>
        <w:t>across species</w:t>
      </w:r>
      <w:r w:rsidRPr="0059304C">
        <w:rPr>
          <w:rFonts w:cs="Calibri"/>
          <w:lang w:val="en-GB"/>
        </w:rPr>
        <w:t xml:space="preserve"> suggests strong heterogeneities in H5Nx exposure and </w:t>
      </w:r>
      <w:r w:rsidR="008F4850">
        <w:rPr>
          <w:rFonts w:cs="Calibri"/>
          <w:lang w:val="en-GB"/>
        </w:rPr>
        <w:t>lethality</w:t>
      </w:r>
      <w:r w:rsidRPr="0059304C">
        <w:rPr>
          <w:rFonts w:cs="Calibri"/>
          <w:lang w:val="en-GB"/>
        </w:rPr>
        <w:t xml:space="preserve">. </w:t>
      </w:r>
      <w:r w:rsidR="00353D15">
        <w:rPr>
          <w:rFonts w:cs="Calibri"/>
          <w:lang w:val="en-GB"/>
        </w:rPr>
        <w:t xml:space="preserve">On one hand, </w:t>
      </w:r>
      <w:proofErr w:type="spellStart"/>
      <w:ins w:id="171" w:author="Thierry BOULINIER" w:date="2024-08-14T16:53:00Z">
        <w:r w:rsidR="000D6EA4">
          <w:rPr>
            <w:rFonts w:cs="Calibri"/>
            <w:lang w:val="en-GB"/>
          </w:rPr>
          <w:t>meso</w:t>
        </w:r>
      </w:ins>
      <w:proofErr w:type="spellEnd"/>
      <w:del w:id="172" w:author="Thierry BOULINIER" w:date="2024-08-14T16:53:00Z">
        <w:r w:rsidR="00353D15" w:rsidDel="000D6EA4">
          <w:rPr>
            <w:rFonts w:cs="Calibri"/>
            <w:lang w:val="en-GB"/>
          </w:rPr>
          <w:delText>b</w:delText>
        </w:r>
        <w:r w:rsidRPr="0059304C" w:rsidDel="000D6EA4">
          <w:rPr>
            <w:rFonts w:cs="Calibri"/>
            <w:lang w:val="en-GB"/>
          </w:rPr>
          <w:delText>asal</w:delText>
        </w:r>
      </w:del>
      <w:r w:rsidRPr="0059304C">
        <w:rPr>
          <w:rFonts w:cs="Calibri"/>
          <w:lang w:val="en-GB"/>
        </w:rPr>
        <w:t xml:space="preserve"> predators </w:t>
      </w:r>
      <w:r w:rsidR="00353D15">
        <w:rPr>
          <w:rFonts w:cs="Calibri"/>
          <w:lang w:val="en-GB"/>
        </w:rPr>
        <w:t>seem to die before being about to mount a detectable immune response. T</w:t>
      </w:r>
      <w:r w:rsidRPr="0059304C">
        <w:rPr>
          <w:rFonts w:cs="Calibri"/>
          <w:lang w:val="en-GB"/>
        </w:rPr>
        <w:t>heir exposure rate c</w:t>
      </w:r>
      <w:ins w:id="173" w:author="Thierry BOULINIER" w:date="2024-08-14T16:53:00Z">
        <w:r w:rsidR="000D6EA4">
          <w:rPr>
            <w:rFonts w:cs="Calibri"/>
            <w:lang w:val="en-GB"/>
          </w:rPr>
          <w:t>ould</w:t>
        </w:r>
      </w:ins>
      <w:del w:id="174" w:author="Thierry BOULINIER" w:date="2024-08-14T16:53:00Z">
        <w:r w:rsidRPr="0059304C" w:rsidDel="000D6EA4">
          <w:rPr>
            <w:rFonts w:cs="Calibri"/>
            <w:lang w:val="en-GB"/>
          </w:rPr>
          <w:delText>an</w:delText>
        </w:r>
      </w:del>
      <w:r w:rsidRPr="0059304C">
        <w:rPr>
          <w:rFonts w:cs="Calibri"/>
          <w:lang w:val="en-GB"/>
        </w:rPr>
        <w:t xml:space="preserve"> thus be estimated directly</w:t>
      </w:r>
      <w:r w:rsidR="008F4850">
        <w:rPr>
          <w:rFonts w:cs="Calibri"/>
          <w:lang w:val="en-GB"/>
        </w:rPr>
        <w:t xml:space="preserve"> from</w:t>
      </w:r>
      <w:r w:rsidRPr="0059304C">
        <w:rPr>
          <w:rFonts w:cs="Calibri"/>
          <w:lang w:val="en-GB"/>
        </w:rPr>
        <w:t xml:space="preserve"> their mortality rate. </w:t>
      </w:r>
      <w:r w:rsidR="00353D15">
        <w:rPr>
          <w:rFonts w:cs="Calibri"/>
          <w:lang w:val="en-GB"/>
        </w:rPr>
        <w:t xml:space="preserve">On the other hand, </w:t>
      </w:r>
      <w:r w:rsidRPr="0059304C">
        <w:rPr>
          <w:rFonts w:cs="Calibri"/>
          <w:lang w:val="en-GB"/>
        </w:rPr>
        <w:t>apex</w:t>
      </w:r>
      <w:r w:rsidR="00353D15">
        <w:rPr>
          <w:rFonts w:cs="Calibri"/>
          <w:lang w:val="en-GB"/>
        </w:rPr>
        <w:t xml:space="preserve"> predators</w:t>
      </w:r>
      <w:r w:rsidRPr="0059304C">
        <w:rPr>
          <w:rFonts w:cs="Calibri"/>
          <w:lang w:val="en-GB"/>
        </w:rPr>
        <w:t xml:space="preserve"> </w:t>
      </w:r>
      <w:r w:rsidR="00353D15">
        <w:rPr>
          <w:rFonts w:cs="Calibri"/>
          <w:lang w:val="en-GB"/>
        </w:rPr>
        <w:t xml:space="preserve">seem to generally </w:t>
      </w:r>
      <w:r w:rsidR="00E9354F">
        <w:rPr>
          <w:rFonts w:cs="Calibri"/>
          <w:lang w:val="en-GB"/>
        </w:rPr>
        <w:t xml:space="preserve">survive infection </w:t>
      </w:r>
      <w:r w:rsidR="00353D15">
        <w:rPr>
          <w:rFonts w:cs="Calibri"/>
          <w:lang w:val="en-GB"/>
        </w:rPr>
        <w:t xml:space="preserve">at least </w:t>
      </w:r>
      <w:r w:rsidR="00E9354F">
        <w:rPr>
          <w:rFonts w:cs="Calibri"/>
          <w:lang w:val="en-GB"/>
        </w:rPr>
        <w:t>long enough to mount a</w:t>
      </w:r>
      <w:r w:rsidR="000A01A6">
        <w:rPr>
          <w:rFonts w:cs="Calibri"/>
          <w:lang w:val="en-GB"/>
        </w:rPr>
        <w:t xml:space="preserve"> detectable</w:t>
      </w:r>
      <w:r w:rsidR="00E9354F">
        <w:rPr>
          <w:rFonts w:cs="Calibri"/>
          <w:lang w:val="en-GB"/>
        </w:rPr>
        <w:t xml:space="preserve"> immune response</w:t>
      </w:r>
      <w:r w:rsidR="00353D15">
        <w:rPr>
          <w:rFonts w:cs="Calibri"/>
          <w:lang w:val="en-GB"/>
        </w:rPr>
        <w:t xml:space="preserve">. </w:t>
      </w:r>
      <w:r w:rsidR="00E9354F">
        <w:rPr>
          <w:rFonts w:cs="Calibri"/>
          <w:lang w:val="en-GB"/>
        </w:rPr>
        <w:t>Notably, two months after the detection of the HPAI outbreak on Steeple Jason, we did not find any dead</w:t>
      </w:r>
      <w:r w:rsidR="00353D15">
        <w:rPr>
          <w:rFonts w:cs="Calibri"/>
          <w:lang w:val="en-GB"/>
        </w:rPr>
        <w:t xml:space="preserve"> or symptomatic</w:t>
      </w:r>
      <w:r w:rsidR="00E9354F">
        <w:rPr>
          <w:rFonts w:cs="Calibri"/>
          <w:lang w:val="en-GB"/>
        </w:rPr>
        <w:t xml:space="preserve"> striated caracaras, </w:t>
      </w:r>
      <w:r w:rsidR="001C5BA4">
        <w:rPr>
          <w:rFonts w:cs="Calibri"/>
          <w:lang w:val="en-GB"/>
        </w:rPr>
        <w:t xml:space="preserve">yet </w:t>
      </w:r>
      <w:r w:rsidR="00E9354F" w:rsidRPr="00E9354F">
        <w:rPr>
          <w:rFonts w:cs="Calibri"/>
          <w:highlight w:val="yellow"/>
          <w:lang w:val="en-GB"/>
        </w:rPr>
        <w:t>all the sampled adults</w:t>
      </w:r>
      <w:r w:rsidR="00E9354F">
        <w:rPr>
          <w:rFonts w:cs="Calibri"/>
          <w:lang w:val="en-GB"/>
        </w:rPr>
        <w:t xml:space="preserve"> had antibodies against H5, indicating that they can survive infection over several months</w:t>
      </w:r>
      <w:r w:rsidR="00353D15">
        <w:rPr>
          <w:rFonts w:cs="Calibri"/>
          <w:lang w:val="en-GB"/>
        </w:rPr>
        <w:t>, potentially by clearing it</w:t>
      </w:r>
      <w:r w:rsidR="00E9354F">
        <w:rPr>
          <w:rFonts w:cs="Calibri"/>
          <w:lang w:val="en-GB"/>
        </w:rPr>
        <w:t>.</w:t>
      </w:r>
      <w:r w:rsidR="00353D15">
        <w:rPr>
          <w:rFonts w:cs="Calibri"/>
          <w:lang w:val="en-GB"/>
        </w:rPr>
        <w:t xml:space="preserve"> T</w:t>
      </w:r>
      <w:r w:rsidR="00353D15" w:rsidRPr="0059304C">
        <w:rPr>
          <w:rFonts w:cs="Calibri"/>
          <w:lang w:val="en-GB"/>
        </w:rPr>
        <w:t xml:space="preserve">heir exposure rate </w:t>
      </w:r>
      <w:r w:rsidR="00353D15">
        <w:rPr>
          <w:rFonts w:cs="Calibri"/>
          <w:lang w:val="en-GB"/>
        </w:rPr>
        <w:t xml:space="preserve">is thus better estimated through antibody prevalence. Overall, </w:t>
      </w:r>
      <w:r w:rsidR="000633F9">
        <w:rPr>
          <w:rFonts w:cs="Calibri"/>
          <w:lang w:val="en-GB"/>
        </w:rPr>
        <w:t>this</w:t>
      </w:r>
      <w:r w:rsidR="00353D15">
        <w:rPr>
          <w:rFonts w:cs="Calibri"/>
          <w:lang w:val="en-GB"/>
        </w:rPr>
        <w:t xml:space="preserve"> </w:t>
      </w:r>
      <w:del w:id="175" w:author="Thierry BOULINIER" w:date="2024-08-14T16:54:00Z">
        <w:r w:rsidR="00353D15" w:rsidRPr="0059304C" w:rsidDel="000D6EA4">
          <w:rPr>
            <w:rFonts w:cs="Calibri"/>
            <w:lang w:val="en-GB"/>
          </w:rPr>
          <w:delText>i</w:delText>
        </w:r>
        <w:commentRangeStart w:id="176"/>
        <w:r w:rsidR="00353D15" w:rsidRPr="0059304C" w:rsidDel="000D6EA4">
          <w:rPr>
            <w:rFonts w:cs="Calibri"/>
            <w:lang w:val="en-GB"/>
          </w:rPr>
          <w:delText xml:space="preserve">nto </w:delText>
        </w:r>
      </w:del>
      <w:commentRangeEnd w:id="176"/>
      <w:ins w:id="177" w:author="Thierry BOULINIER" w:date="2024-08-14T16:54:00Z">
        <w:r w:rsidR="000D6EA4">
          <w:rPr>
            <w:rFonts w:cs="Calibri"/>
            <w:lang w:val="en-GB"/>
          </w:rPr>
          <w:t>hints to</w:t>
        </w:r>
        <w:r w:rsidR="000D6EA4" w:rsidRPr="0059304C">
          <w:rPr>
            <w:rFonts w:cs="Calibri"/>
            <w:lang w:val="en-GB"/>
          </w:rPr>
          <w:t xml:space="preserve"> </w:t>
        </w:r>
      </w:ins>
      <w:r w:rsidR="0087304F">
        <w:rPr>
          <w:rStyle w:val="Refdecomentrio"/>
        </w:rPr>
        <w:commentReference w:id="176"/>
      </w:r>
      <w:r w:rsidR="00353D15">
        <w:rPr>
          <w:rFonts w:cs="Calibri"/>
          <w:lang w:val="en-GB"/>
        </w:rPr>
        <w:t>very</w:t>
      </w:r>
      <w:r w:rsidR="00353D15" w:rsidRPr="0059304C">
        <w:rPr>
          <w:rFonts w:cs="Calibri"/>
          <w:lang w:val="en-GB"/>
        </w:rPr>
        <w:t xml:space="preserve"> </w:t>
      </w:r>
      <w:r w:rsidR="00353D15">
        <w:rPr>
          <w:rFonts w:cs="Calibri"/>
          <w:lang w:val="en-GB"/>
        </w:rPr>
        <w:t xml:space="preserve">high lethality of infection but </w:t>
      </w:r>
      <w:r w:rsidR="00353D15" w:rsidRPr="0059304C">
        <w:rPr>
          <w:rFonts w:cs="Calibri"/>
          <w:lang w:val="en-GB"/>
        </w:rPr>
        <w:t xml:space="preserve">low exposure </w:t>
      </w:r>
      <w:r w:rsidR="00353D15">
        <w:rPr>
          <w:rFonts w:cs="Calibri"/>
          <w:lang w:val="en-GB"/>
        </w:rPr>
        <w:t xml:space="preserve">rate </w:t>
      </w:r>
      <w:r w:rsidR="00353D15" w:rsidRPr="0059304C">
        <w:rPr>
          <w:rFonts w:cs="Calibri"/>
          <w:lang w:val="en-GB"/>
        </w:rPr>
        <w:t xml:space="preserve">of </w:t>
      </w:r>
      <w:proofErr w:type="spellStart"/>
      <w:ins w:id="178" w:author="Thierry BOULINIER" w:date="2024-08-14T16:54:00Z">
        <w:r w:rsidR="000D6EA4">
          <w:rPr>
            <w:rFonts w:cs="Calibri"/>
            <w:lang w:val="en-GB"/>
          </w:rPr>
          <w:t>meso</w:t>
        </w:r>
      </w:ins>
      <w:proofErr w:type="spellEnd"/>
      <w:del w:id="179" w:author="Thierry BOULINIER" w:date="2024-08-14T16:54:00Z">
        <w:r w:rsidR="00353D15" w:rsidRPr="0059304C" w:rsidDel="000D6EA4">
          <w:rPr>
            <w:rFonts w:cs="Calibri"/>
            <w:lang w:val="en-GB"/>
          </w:rPr>
          <w:delText>basal</w:delText>
        </w:r>
      </w:del>
      <w:r w:rsidR="00353D15" w:rsidRPr="0059304C">
        <w:rPr>
          <w:rFonts w:cs="Calibri"/>
          <w:lang w:val="en-GB"/>
        </w:rPr>
        <w:t xml:space="preserve"> predators</w:t>
      </w:r>
      <w:r w:rsidR="00353D15">
        <w:rPr>
          <w:rFonts w:cs="Calibri"/>
          <w:lang w:val="en-GB"/>
        </w:rPr>
        <w:t xml:space="preserve"> to H5Nx</w:t>
      </w:r>
      <w:r w:rsidR="00353D15" w:rsidRPr="0059304C">
        <w:rPr>
          <w:rFonts w:cs="Calibri"/>
          <w:lang w:val="en-GB"/>
        </w:rPr>
        <w:t xml:space="preserve">, except on three islands </w:t>
      </w:r>
      <w:r w:rsidR="00353D15">
        <w:rPr>
          <w:rFonts w:cs="Calibri"/>
          <w:lang w:val="en-GB"/>
        </w:rPr>
        <w:t>affected by</w:t>
      </w:r>
      <w:r w:rsidR="00353D15" w:rsidRPr="0059304C">
        <w:rPr>
          <w:rFonts w:cs="Calibri"/>
          <w:lang w:val="en-GB"/>
        </w:rPr>
        <w:t xml:space="preserve"> outbreak</w:t>
      </w:r>
      <w:r w:rsidR="00353D15">
        <w:rPr>
          <w:rFonts w:cs="Calibri"/>
          <w:lang w:val="en-GB"/>
        </w:rPr>
        <w:t xml:space="preserve">s, and low lethality of infection but very high exposure rate of apex predators to H5Nx all over the archipelago. </w:t>
      </w:r>
    </w:p>
    <w:p w14:paraId="61F261AF" w14:textId="01FEDB9B" w:rsidR="000633F9" w:rsidRPr="0059304C" w:rsidRDefault="000633F9" w:rsidP="000633F9">
      <w:pPr>
        <w:rPr>
          <w:rFonts w:cs="Calibri"/>
          <w:lang w:val="en-GB"/>
        </w:rPr>
      </w:pPr>
      <w:r w:rsidRPr="0059304C">
        <w:rPr>
          <w:rFonts w:cs="Calibri"/>
          <w:lang w:val="en-GB"/>
        </w:rPr>
        <w:t xml:space="preserve">High exposure of apex predators, notably </w:t>
      </w:r>
      <w:r>
        <w:rPr>
          <w:rFonts w:cs="Calibri"/>
          <w:lang w:val="en-GB"/>
        </w:rPr>
        <w:t>birds of prey and other scavengers,</w:t>
      </w:r>
      <w:r w:rsidRPr="0059304C">
        <w:rPr>
          <w:rFonts w:cs="Calibri"/>
          <w:lang w:val="en-GB"/>
        </w:rPr>
        <w:t xml:space="preserve"> was also observed in Europe</w:t>
      </w:r>
      <w:r>
        <w:rPr>
          <w:rFonts w:cs="Calibri"/>
          <w:lang w:val="en-GB"/>
        </w:rPr>
        <w:t xml:space="preserve"> and North America</w:t>
      </w:r>
      <w:r w:rsidRPr="0059304C">
        <w:rPr>
          <w:rFonts w:cs="Calibri"/>
          <w:lang w:val="en-GB"/>
        </w:rPr>
        <w:fldChar w:fldCharType="begin"/>
      </w:r>
      <w:r w:rsidR="004464CA">
        <w:rPr>
          <w:rFonts w:cs="Calibri"/>
          <w:lang w:val="en-GB"/>
        </w:rPr>
        <w:instrText xml:space="preserve"> ADDIN ZOTERO_ITEM CSL_CITATION {"citationID":"CWbYqHXg","properties":{"formattedCitation":"\\super 40\\nosupersub{}","plainCitation":"40","noteIndex":0},"citationItems":[{"id":16539,"uris":["http://zotero.org/users/2773777/items/DDSZE28B"],"itemData":{"id":16539,"type":"article-journal","abstract":"As largest ever H5N1 outbreak hits poultry and wild species, researchers wonder whether virus is here to stay\n          , \n            As largest ever H5N1 outbreak hits poultry and wild species, researchers wonder whether virus is here to stay","container-title":"Science","DOI":"10.1126/science.abq7228","ISSN":"0036-8075, 1095-9203","issue":"6592","journalAbbreviation":"Science","language":"en","page":"441-442","source":"DOI.org (Crossref)","title":"Deadly flu spreads through North American birds","volume":"376","author":[{"family":"Stokstad","given":"Erik"}],"issued":{"date-parts":[["2022",4,29]]}}}],"schema":"https://github.com/citation-style-language/schema/raw/master/csl-citation.json"} </w:instrText>
      </w:r>
      <w:r w:rsidRPr="0059304C">
        <w:rPr>
          <w:rFonts w:cs="Calibri"/>
          <w:lang w:val="en-GB"/>
        </w:rPr>
        <w:fldChar w:fldCharType="separate"/>
      </w:r>
      <w:r w:rsidR="004464CA" w:rsidRPr="004464CA">
        <w:rPr>
          <w:rFonts w:ascii="Aptos" w:hAnsi="Aptos" w:cs="Times New Roman"/>
          <w:kern w:val="0"/>
          <w:vertAlign w:val="superscript"/>
        </w:rPr>
        <w:t>40</w:t>
      </w:r>
      <w:r w:rsidRPr="0059304C">
        <w:rPr>
          <w:rFonts w:cs="Calibri"/>
          <w:lang w:val="en-GB"/>
        </w:rPr>
        <w:fldChar w:fldCharType="end"/>
      </w:r>
      <w:r>
        <w:rPr>
          <w:rFonts w:cs="Calibri"/>
          <w:lang w:val="en-GB"/>
        </w:rPr>
        <w:t xml:space="preserve">, and, closer to the Falklands, in </w:t>
      </w:r>
      <w:r w:rsidRPr="0059304C">
        <w:rPr>
          <w:rFonts w:cs="Calibri"/>
          <w:lang w:val="en-GB"/>
        </w:rPr>
        <w:t>South Georgia</w:t>
      </w:r>
      <w:r>
        <w:rPr>
          <w:rFonts w:cs="Calibri"/>
          <w:lang w:val="en-GB"/>
        </w:rPr>
        <w:fldChar w:fldCharType="begin"/>
      </w:r>
      <w:r w:rsidR="00F312CD">
        <w:rPr>
          <w:rFonts w:cs="Calibri"/>
          <w:lang w:val="en-GB"/>
        </w:rPr>
        <w:instrText xml:space="preserve"> ADDIN ZOTERO_ITEM CSL_CITATION {"citationID":"XZ5ubrfP","properties":{"formattedCitation":"\\super 12\\nosupersub{}","plainCitation":"12","noteIndex":0},"citationItems":[{"id":"Z71eo4Pq/b4foeZUB","uris":["http://zotero.org/users/14074622/items/VWSYVZHR"],"itemData":{"id":"r9S5XoJv/atPJztQP","type":"article","abstract":"The Antarctic is the only major geographical region in which high pathogenicity avian influenza virus (HPAIV) has never previously been detected. The current panzootic of H5N1 HPAIV has decimated wild bird populations across Europe, North America and South America. Here we report on the emergence of clade 2.3.4.4b H5N1 HPAIV in the Antarctic and sub-Antarctic regions of South Georgia and the Falkland Islands respectively. We initially detected H5N1 HPAIV in samples collected from brown skuas at Bird Island, South Georgia on 8th October 2023. Since this detection, increased mortalities were observed in brown skuas, kelp gulls, elephant seals and fur seal at multiple sites across South Georgia. We confirmed H5N1 HPAIV in multiple brown skuas and kelp gulls across four different sampling locations in South Georgia. Simultaneously, we also confirmed H5N1 HPAIV in a southern fulmar in the Falkland Islands. Genetic assessment of the virus indicates spread from South America, likely through movement of migratory birds. Here we describe the emergence, species impact and genetic composition of the virus and propose both introductory routes and potential long-term impact on avian and mammalian species across the Antarctic region.","DOI":"10.1101/2023.11.23.568045","language":"en","license":"© 2023, Posted by Cold Spring Harbor Laboratory. The copyright holder for this pre-print is the author. All rights reserved. The material may not be redistributed, re-used or adapted without the author's permission.","note":"page: 2023.11.23.568045\nsection: New Results","publisher":"bioRxiv","source":"bioRxiv","title":"Detection and spread of high pathogenicity avian influenza virus H5N1 in the Antarctic Region","URL":"https://www.biorxiv.org/content/10.1101/2023.11.23.568045v1","author":[{"family":"Bennison","given":"Ashley"},{"family":"Byrne","given":"Alexander M. P."},{"family":"Reid","given":"Scott M."},{"family":"Lynton-Jenkins","given":"Joshua G."},{"family":"Mollett","given":"Benjamin"},{"family":"Sliva","given":"Dilhani De"},{"family":"Peers-Dent","given":"Jacob"},{"family":"Finlayson","given":"Kim"},{"family":"Hall","given":"Rosamund"},{"family":"Blockley","given":"Freya"},{"family":"Blyth","given":"Marcia"},{"family":"Falchieri","given":"Marco"},{"family":"Fowler","given":"Zoe"},{"family":"Fitzcharles","given":"Elaine M."},{"family":"Brown","given":"Ian H."},{"family":"James","given":"Joe"},{"family":"Banyard","given":"Ashley C."}],"accessed":{"date-parts":[["2024",4,19]]},"issued":{"date-parts":[["2023",11,24]]}}}],"schema":"https://github.com/citation-style-language/schema/raw/master/csl-citation.json"} </w:instrText>
      </w:r>
      <w:r>
        <w:rPr>
          <w:rFonts w:cs="Calibri"/>
          <w:lang w:val="en-GB"/>
        </w:rPr>
        <w:fldChar w:fldCharType="separate"/>
      </w:r>
      <w:r w:rsidRPr="00A40E32">
        <w:rPr>
          <w:rFonts w:ascii="Aptos" w:hAnsi="Aptos" w:cs="Times New Roman"/>
          <w:kern w:val="0"/>
          <w:vertAlign w:val="superscript"/>
        </w:rPr>
        <w:t>12</w:t>
      </w:r>
      <w:r>
        <w:rPr>
          <w:rFonts w:cs="Calibri"/>
          <w:lang w:val="en-GB"/>
        </w:rPr>
        <w:fldChar w:fldCharType="end"/>
      </w:r>
      <w:r>
        <w:rPr>
          <w:rFonts w:cs="Calibri"/>
          <w:lang w:val="en-GB"/>
        </w:rPr>
        <w:t xml:space="preserve"> </w:t>
      </w:r>
      <w:r w:rsidRPr="0059304C">
        <w:rPr>
          <w:rFonts w:cs="Calibri"/>
          <w:lang w:val="en-GB"/>
        </w:rPr>
        <w:t>and on the Antarctic Peninsula</w:t>
      </w:r>
      <w:r>
        <w:rPr>
          <w:rFonts w:cs="Calibri"/>
          <w:lang w:val="en-GB"/>
        </w:rPr>
        <w:fldChar w:fldCharType="begin"/>
      </w:r>
      <w:r w:rsidR="001D3B8E">
        <w:rPr>
          <w:rFonts w:cs="Calibri"/>
          <w:lang w:val="en-GB"/>
        </w:rPr>
        <w:instrText xml:space="preserve"> ADDIN ZOTERO_ITEM CSL_CITATION {"citationID":"MiuEK8qn","properties":{"formattedCitation":"\\super 34\\nosupersub{}","plainCitation":"34","noteIndex":0},"citationItems":[{"id":16447,"uris":["http://zotero.org/users/2773777/items/E6R2T52H"],"itemData":{"id":16447,"type":"article","abstract":"From December 2023 to March 2024, a surveillance program to detect HPAI H5N1 was performed on Antarctica Territory, at Fildes Peninsula (King George Island, Maritime Antarctic), and James Ross Island. At Fildes Peninsula, samples from marine birds and mammals from four sampling locations were collected, based on their accessibility and the presence of animal colonies: Ardley Island, which presents a high concentration of Gentoo penguins (Pygoscelis papua); Ardley Cove were small groups of likely non-reproductive Chinstrap penguins (Pygoscelis antarcticus); Southern elephant (Mirounga leonina) and Weddell (Leptonycotes wedellii) seals haul-out sites; and, a nesting site of Southern giant petrels (Macronectes giganteus). On February 28th the surveillance group received a request for sample collection, due to the observation of deceased seabirds at James Ross Island in the area neighboring the Lachman lakes (63.7989 S, 57.8105 W). Six samples from five dead South polar skuas (Stercorarius maccormicki) were collected on March 3rd, 2024. All samples were collected adhering to the Antarctic Treaty guidelines. After collecting a total of 943 samples from Fildes Peninsula all results tested negative, and no individuals had clinical signs or behaviors compatible with HPAI. However, all samples from South polar skuas from James Ross Island were confirmed positive for HPAI H5N1 clade 2.3.4.4 by specific real-time RT-PCR reactions. These results confirmed the first mortality event registered in Antarctica (south of 60°S) caused by HPAI H5N1, in this case on South polar skuas. Further studies are needed to genetically characterize the virus and to better understand the role of skuas in the dynamics of viral dissemination in Antarctica.","DOI":"10.1101/2024.04.10.588951","language":"en","license":"© 2024, Posted by Cold Spring Harbor Laboratory. The copyright holder for this pre-print is the author. All rights reserved. The material may not be redistributed, re-used or adapted without the author's permission.","note":"page: 2024.04.10.588951\nsection: New Results","publisher":"bioRxiv","source":"bioRxiv","title":"Confirmation of Highly Pathogenic Avian Influenza (HPAI) H5N1 Associated with an Unexpected Mortality Event in South Polar Skuas (&lt;i&gt;Stercorarius maccormicki&lt;/i&gt;) during 2023-2024 Surveillance Activities in Antarctica","URL":"https://www.biorxiv.org/content/10.1101/2024.04.10.588951v1","author":[{"family":"Lazo","given":"Benjamín Bennett"},{"family":"Berazay","given":"Bárbara"},{"family":"Muñoz","given":"Gabriela"},{"family":"Ariyama","given":"Naomi"},{"family":"Enciso","given":"Nikita"},{"family":"Braun","given":"Christina"},{"family":"Krüger","given":"Lucas"},{"family":"Barták","given":"Miloš"},{"family":"González-Aravena","given":"Marcelo"},{"family":"Neira","given":"Victor"}],"accessed":{"date-parts":[["2024",7,5]]},"issued":{"date-parts":[["2024",4,11]]}}}],"schema":"https://github.com/citation-style-language/schema/raw/master/csl-citation.json"} </w:instrText>
      </w:r>
      <w:r>
        <w:rPr>
          <w:rFonts w:cs="Calibri"/>
          <w:lang w:val="en-GB"/>
        </w:rPr>
        <w:fldChar w:fldCharType="separate"/>
      </w:r>
      <w:r w:rsidR="001D3B8E" w:rsidRPr="001D3B8E">
        <w:rPr>
          <w:rFonts w:ascii="Aptos" w:hAnsi="Aptos" w:cs="Times New Roman"/>
          <w:kern w:val="0"/>
          <w:vertAlign w:val="superscript"/>
        </w:rPr>
        <w:t>34</w:t>
      </w:r>
      <w:r>
        <w:rPr>
          <w:rFonts w:cs="Calibri"/>
          <w:lang w:val="en-GB"/>
        </w:rPr>
        <w:fldChar w:fldCharType="end"/>
      </w:r>
      <w:r>
        <w:rPr>
          <w:rFonts w:cs="Calibri"/>
          <w:lang w:val="en-GB"/>
        </w:rPr>
        <w:t>. However,</w:t>
      </w:r>
      <w:r w:rsidRPr="0059304C">
        <w:rPr>
          <w:rFonts w:cs="Calibri"/>
          <w:lang w:val="en-GB"/>
        </w:rPr>
        <w:t xml:space="preserve"> in </w:t>
      </w:r>
      <w:r>
        <w:rPr>
          <w:rFonts w:cs="Calibri"/>
          <w:lang w:val="en-GB"/>
        </w:rPr>
        <w:t>Europe and Antarctica</w:t>
      </w:r>
      <w:r w:rsidRPr="0059304C">
        <w:rPr>
          <w:rFonts w:cs="Calibri"/>
          <w:lang w:val="en-GB"/>
        </w:rPr>
        <w:t xml:space="preserve">, </w:t>
      </w:r>
      <w:r>
        <w:rPr>
          <w:rFonts w:cs="Calibri"/>
          <w:lang w:val="en-GB"/>
        </w:rPr>
        <w:t xml:space="preserve">outbreaks were associated with high mortality in skuas </w:t>
      </w:r>
      <w:r w:rsidRPr="0059304C">
        <w:rPr>
          <w:rFonts w:cs="Calibri"/>
          <w:lang w:val="en-GB"/>
        </w:rPr>
        <w:t>(</w:t>
      </w:r>
      <w:proofErr w:type="spellStart"/>
      <w:r w:rsidRPr="0059304C">
        <w:rPr>
          <w:rFonts w:cs="Calibri"/>
          <w:i/>
          <w:iCs/>
          <w:lang w:val="en-GB"/>
        </w:rPr>
        <w:t>Stercorarius</w:t>
      </w:r>
      <w:proofErr w:type="spellEnd"/>
      <w:r w:rsidRPr="0059304C">
        <w:rPr>
          <w:rFonts w:cs="Calibri"/>
          <w:i/>
          <w:iCs/>
          <w:lang w:val="en-GB"/>
        </w:rPr>
        <w:t xml:space="preserve"> </w:t>
      </w:r>
      <w:r w:rsidRPr="0059304C">
        <w:rPr>
          <w:rFonts w:cs="Calibri"/>
          <w:lang w:val="en-GB"/>
        </w:rPr>
        <w:t>spp.)</w:t>
      </w:r>
      <w:r>
        <w:rPr>
          <w:rFonts w:cs="Calibri"/>
          <w:lang w:val="en-GB"/>
        </w:rPr>
        <w:fldChar w:fldCharType="begin"/>
      </w:r>
      <w:r w:rsidR="00F312CD">
        <w:rPr>
          <w:rFonts w:cs="Calibri"/>
          <w:lang w:val="en-GB"/>
        </w:rPr>
        <w:instrText xml:space="preserve"> ADDIN ZOTERO_ITEM CSL_CITATION {"citationID":"kSms89Zq","properties":{"formattedCitation":"\\super 20,34\\nosupersub{}","plainCitation":"20,34","noteIndex":0},"citationItems":[{"id":"Z71eo4Pq/IMQV3FBo","uris":["http://zotero.org/users/14074622/items/KY9X246C"],"itemData":{"id":"r9S5XoJv/CY4Pi5oh","type":"article-journal","abstract":"In summer 2022, a highly pathogenic avian influenza virus (HPAIV) H5N1 pandemic struck, affecting numerous species of colonial seabirds all over the Northern Hemisphere. Great skuas were especially badly affected by the outbreak, that had in fact begun in autumn 2021 on a much smaller scale. This paper reports on exceptional mortality levels, poor reproductive success and a major population decline in Great Skuas breeding in Foula (Shetland). Systematic searches (May-August) produced 1400 corpses of Great Skuas of which 100 had been ringed earlier in life. The distribution of corpses was non-homogeneous, with clusters of corpses in relatively wet areas, mostly known as clubs and bathing sites. Mortality became apparent in early May, peaked in the second half of May and early June, but continued through the summer at lower levels. In June, Apparently Occupied Territories (AOTs) of Great Skuas were counted and it appeared that numbers had declined by 57% since 2015, the most recent earlier survey (from 1820 to 778 AOTs). Given the ongoing mortality in July and August, a decline in the order of magnitude of 60-70% in occupied territories is more likely. Great Skuas commenced breeding as usual in May and June, but most attempts failed, mainly because one or both partners got infected and died. The rapid spread of infections over Foula has probably been facilitated by the habit of Great Skuas to bath and socialise at fresh water lochs and pools; sites where close conspecific interactions occur and where all major pathways of infection could play a role: through accumulating of virions in water, aerosols shed from the respiratory tract, via dropped faeces, or by scavenging. Studies to assess the presence, but especially the persistence of infectious influenza viruses in wetlands are particularly urgent.","page":"312-323","source":"ResearchGate","title":"Avian influenza leads to mass mortality of adult Great Skuas in Foula in summer 2022","volume":"42","author":[{"family":"Camphuysen","given":"Cornelis"},{"family":"Gear","given":"Sheila"},{"family":"Furness","given":"Bob"}],"issued":{"date-parts":[["2022",12,19]]}}},{"id":16447,"uris":["http://zotero.org/users/2773777/items/E6R2T52H"],"itemData":{"id":16447,"type":"article","abstract":"From December 2023 to March 2024, a surveillance program to detect HPAI H5N1 was performed on Antarctica Territory, at Fildes Peninsula (King George Island, Maritime Antarctic), and James Ross Island. At Fildes Peninsula, samples from marine birds and mammals from four sampling locations were collected, based on their accessibility and the presence of animal colonies: Ardley Island, which presents a high concentration of Gentoo penguins (Pygoscelis papua); Ardley Cove were small groups of likely non-reproductive Chinstrap penguins (Pygoscelis antarcticus); Southern elephant (Mirounga leonina) and Weddell (Leptonycotes wedellii) seals haul-out sites; and, a nesting site of Southern giant petrels (Macronectes giganteus). On February 28th the surveillance group received a request for sample collection, due to the observation of deceased seabirds at James Ross Island in the area neighboring the Lachman lakes (63.7989 S, 57.8105 W). Six samples from five dead South polar skuas (Stercorarius maccormicki) were collected on March 3rd, 2024. All samples were collected adhering to the Antarctic Treaty guidelines. After collecting a total of 943 samples from Fildes Peninsula all results tested negative, and no individuals had clinical signs or behaviors compatible with HPAI. However, all samples from South polar skuas from James Ross Island were confirmed positive for HPAI H5N1 clade 2.3.4.4 by specific real-time RT-PCR reactions. These results confirmed the first mortality event registered in Antarctica (south of 60°S) caused by HPAI H5N1, in this case on South polar skuas. Further studies are needed to genetically characterize the virus and to better understand the role of skuas in the dynamics of viral dissemination in Antarctica.","DOI":"10.1101/2024.04.10.588951","language":"en","license":"© 2024, Posted by Cold Spring Harbor Laboratory. The copyright holder for this pre-print is the author. All rights reserved. The material may not be redistributed, re-used or adapted without the author's permission.","note":"page: 2024.04.10.588951\nsection: New Results","publisher":"bioRxiv","source":"bioRxiv","title":"Confirmation of Highly Pathogenic Avian Influenza (HPAI) H5N1 Associated with an Unexpected Mortality Event in South Polar Skuas (&lt;i&gt;Stercorarius maccormicki&lt;/i&gt;) during 2023-2024 Surveillance Activities in Antarctica","URL":"https://www.biorxiv.org/content/10.1101/2024.04.10.588951v1","author":[{"family":"Lazo","given":"Benjamín Bennett"},{"family":"Berazay","given":"Bárbara"},{"family":"Muñoz","given":"Gabriela"},{"family":"Ariyama","given":"Naomi"},{"family":"Enciso","given":"Nikita"},{"family":"Braun","given":"Christina"},{"family":"Krüger","given":"Lucas"},{"family":"Barták","given":"Miloš"},{"family":"González-Aravena","given":"Marcelo"},{"family":"Neira","given":"Victor"}],"accessed":{"date-parts":[["2024",7,5]]},"issued":{"date-parts":[["2024",4,11]]}}}],"schema":"https://github.com/citation-style-language/schema/raw/master/csl-citation.json"} </w:instrText>
      </w:r>
      <w:r>
        <w:rPr>
          <w:rFonts w:cs="Calibri"/>
          <w:lang w:val="en-GB"/>
        </w:rPr>
        <w:fldChar w:fldCharType="separate"/>
      </w:r>
      <w:r w:rsidR="001D3B8E" w:rsidRPr="001D3B8E">
        <w:rPr>
          <w:rFonts w:ascii="Aptos" w:hAnsi="Aptos" w:cs="Times New Roman"/>
          <w:kern w:val="0"/>
          <w:vertAlign w:val="superscript"/>
        </w:rPr>
        <w:t>20,34</w:t>
      </w:r>
      <w:r>
        <w:rPr>
          <w:rFonts w:cs="Calibri"/>
          <w:lang w:val="en-GB"/>
        </w:rPr>
        <w:fldChar w:fldCharType="end"/>
      </w:r>
      <w:r>
        <w:rPr>
          <w:rFonts w:cs="Calibri"/>
          <w:lang w:val="en-GB"/>
        </w:rPr>
        <w:t>, contrasting with our observations in the Falklands.</w:t>
      </w:r>
      <w:r w:rsidR="00074A77">
        <w:rPr>
          <w:rFonts w:cs="Calibri"/>
          <w:lang w:val="en-GB"/>
        </w:rPr>
        <w:t xml:space="preserve"> </w:t>
      </w:r>
      <w:r w:rsidR="00484595">
        <w:rPr>
          <w:rFonts w:cs="Calibri"/>
          <w:lang w:val="en-GB"/>
        </w:rPr>
        <w:t>Hence,</w:t>
      </w:r>
      <w:r w:rsidR="00870BB2">
        <w:rPr>
          <w:rFonts w:cs="Calibri"/>
          <w:lang w:val="en-GB"/>
        </w:rPr>
        <w:t xml:space="preserve"> even though host phylogenetic proximity can be a good predictor of response to infection in some contexts</w:t>
      </w:r>
      <w:r w:rsidR="00870BB2">
        <w:rPr>
          <w:rFonts w:cs="Calibri"/>
          <w:lang w:val="en-GB"/>
        </w:rPr>
        <w:fldChar w:fldCharType="begin"/>
      </w:r>
      <w:r w:rsidR="004464CA">
        <w:rPr>
          <w:rFonts w:cs="Calibri"/>
          <w:lang w:val="en-GB"/>
        </w:rPr>
        <w:instrText xml:space="preserve"> ADDIN ZOTERO_ITEM CSL_CITATION {"citationID":"c2jICUBE","properties":{"formattedCitation":"\\super 41\\nosupersub{}","plainCitation":"41","noteIndex":0},"citationItems":[{"id":16551,"uris":["http://zotero.org/users/2773777/items/5ELEXGU4"],"itemData":{"id":16551,"type":"article-journal","abstract":"Host susceptibility to parasites is mediated by intrinsic and external factors such as genetics, ecology, age and season. While waterfowl are considered central to the reservoir community for low pathogenic avian influenza A viruses (LPAIV), the role of host phylogeny has received limited formal attention. Herein, we analysed 12 339 oropharyngeal and cloacal swabs and 10 826 serum samples collected over 11 years from wild birds in Australia. As well as describing age and species-level differences in prevalence and seroprevalence, we reveal that host phylogeny is a key driver in host range. Seasonality effects appear less pronounced than in the Northern Hemisphere, while annual variations are potentially linked to El Niño–Southern Oscillation. Our study provides a uniquely detailed insight into the evolutionary ecology of LPAIV in its avian reservoir community, defining distinctive processes on the continent of Australia and expanding our understanding of LPAIV globally.","container-title":"Proceedings of the Royal Society B: Biological Sciences","DOI":"10.1098/rspb.2022.2237","issue":"1991","note":"publisher: Royal Society","page":"20222237","source":"royalsocietypublishing.org (Atypon)","title":"Strong host phylogenetic and ecological effects on host competency for avian influenza in Australian wild birds","volume":"290","author":[{"family":"Wille","given":"Michelle"},{"family":"Lisovski","given":"Simeon"},{"family":"Roshier","given":"David"},{"family":"Ferenczi","given":"Marta"},{"family":"Hoye","given":"Bethany J."},{"family":"Leen","given":"Trent"},{"family":"Warner","given":"Simone"},{"family":"Fouchier","given":"Ron A. M."},{"family":"Hurt","given":"Aeron C."},{"family":"Holmes","given":"Edward C."},{"family":"Klaassen","given":"Marcel"}],"issued":{"date-parts":[["2023",1,18]]}}}],"schema":"https://github.com/citation-style-language/schema/raw/master/csl-citation.json"} </w:instrText>
      </w:r>
      <w:r w:rsidR="00870BB2">
        <w:rPr>
          <w:rFonts w:cs="Calibri"/>
          <w:lang w:val="en-GB"/>
        </w:rPr>
        <w:fldChar w:fldCharType="separate"/>
      </w:r>
      <w:r w:rsidR="004464CA" w:rsidRPr="004464CA">
        <w:rPr>
          <w:rFonts w:ascii="Aptos" w:hAnsi="Aptos" w:cs="Times New Roman"/>
          <w:kern w:val="0"/>
          <w:vertAlign w:val="superscript"/>
        </w:rPr>
        <w:t>41</w:t>
      </w:r>
      <w:r w:rsidR="00870BB2">
        <w:rPr>
          <w:rFonts w:cs="Calibri"/>
          <w:lang w:val="en-GB"/>
        </w:rPr>
        <w:fldChar w:fldCharType="end"/>
      </w:r>
      <w:r w:rsidR="00870BB2">
        <w:rPr>
          <w:rFonts w:cs="Calibri"/>
          <w:lang w:val="en-GB"/>
        </w:rPr>
        <w:t xml:space="preserve">, </w:t>
      </w:r>
      <w:r w:rsidR="00870BB2" w:rsidRPr="00870BB2">
        <w:rPr>
          <w:rFonts w:cs="Calibri"/>
          <w:lang w:val="en-GB"/>
        </w:rPr>
        <w:t>taxon-level inference is not enough to fully understand HPAI dynamics in wild communities</w:t>
      </w:r>
      <w:r w:rsidR="00870BB2">
        <w:rPr>
          <w:rFonts w:cs="Calibri"/>
          <w:lang w:val="en-GB"/>
        </w:rPr>
        <w:t xml:space="preserve">. </w:t>
      </w:r>
    </w:p>
    <w:p w14:paraId="733005D4" w14:textId="4FF3B243" w:rsidR="00870BB2" w:rsidRDefault="00074A77" w:rsidP="0059304C">
      <w:pPr>
        <w:rPr>
          <w:rFonts w:cs="Calibri"/>
          <w:lang w:val="en-GB"/>
        </w:rPr>
      </w:pPr>
      <w:r>
        <w:rPr>
          <w:rFonts w:cs="Calibri"/>
          <w:lang w:val="en-GB"/>
        </w:rPr>
        <w:t>Within the Falklands, t</w:t>
      </w:r>
      <w:r w:rsidR="000633F9">
        <w:rPr>
          <w:rFonts w:cs="Calibri"/>
          <w:lang w:val="en-GB"/>
        </w:rPr>
        <w:t>he</w:t>
      </w:r>
      <w:r w:rsidR="00725BF9" w:rsidRPr="000633F9">
        <w:rPr>
          <w:rFonts w:cs="Calibri"/>
          <w:lang w:val="en-GB"/>
        </w:rPr>
        <w:t xml:space="preserve"> </w:t>
      </w:r>
      <w:r w:rsidR="00FA3546" w:rsidRPr="000633F9">
        <w:rPr>
          <w:rFonts w:cs="Calibri"/>
          <w:lang w:val="en-GB"/>
        </w:rPr>
        <w:t xml:space="preserve">contrasted </w:t>
      </w:r>
      <w:r w:rsidR="00725BF9" w:rsidRPr="000633F9">
        <w:rPr>
          <w:rFonts w:cs="Calibri"/>
          <w:lang w:val="en-GB"/>
        </w:rPr>
        <w:t>impact of HPAI on albatrosses</w:t>
      </w:r>
      <w:r w:rsidR="00FA3546" w:rsidRPr="000633F9">
        <w:rPr>
          <w:rFonts w:cs="Calibri"/>
          <w:lang w:val="en-GB"/>
        </w:rPr>
        <w:t xml:space="preserve"> (</w:t>
      </w:r>
      <w:r w:rsidR="000633F9" w:rsidRPr="000633F9">
        <w:rPr>
          <w:rFonts w:cs="Calibri"/>
          <w:lang w:val="en-GB"/>
        </w:rPr>
        <w:t>low exposure, high lethality</w:t>
      </w:r>
      <w:r w:rsidR="00FA3546" w:rsidRPr="000633F9">
        <w:rPr>
          <w:rFonts w:cs="Calibri"/>
          <w:lang w:val="en-GB"/>
        </w:rPr>
        <w:t>)</w:t>
      </w:r>
      <w:r w:rsidR="00725BF9" w:rsidRPr="000633F9">
        <w:rPr>
          <w:rFonts w:cs="Calibri"/>
          <w:lang w:val="en-GB"/>
        </w:rPr>
        <w:t xml:space="preserve"> </w:t>
      </w:r>
      <w:r w:rsidR="00FA3546" w:rsidRPr="000D6EA4">
        <w:rPr>
          <w:rFonts w:cs="Calibri"/>
          <w:i/>
          <w:iCs/>
          <w:lang w:val="en-GB"/>
          <w:rPrChange w:id="180" w:author="Thierry BOULINIER" w:date="2024-08-14T16:55:00Z">
            <w:rPr>
              <w:rFonts w:cs="Calibri"/>
              <w:lang w:val="en-GB"/>
            </w:rPr>
          </w:rPrChange>
        </w:rPr>
        <w:t>versus</w:t>
      </w:r>
      <w:r w:rsidR="00725BF9" w:rsidRPr="000633F9">
        <w:rPr>
          <w:rFonts w:cs="Calibri"/>
          <w:lang w:val="en-GB"/>
        </w:rPr>
        <w:t xml:space="preserve"> giant petrels</w:t>
      </w:r>
      <w:r w:rsidR="00FA3546" w:rsidRPr="000633F9">
        <w:rPr>
          <w:rFonts w:cs="Calibri"/>
          <w:lang w:val="en-GB"/>
        </w:rPr>
        <w:t xml:space="preserve"> (</w:t>
      </w:r>
      <w:r w:rsidR="000633F9" w:rsidRPr="000633F9">
        <w:rPr>
          <w:rFonts w:cs="Calibri"/>
          <w:lang w:val="en-GB"/>
        </w:rPr>
        <w:t>high exposure, low lethality</w:t>
      </w:r>
      <w:r w:rsidR="00FA3546" w:rsidRPr="000633F9">
        <w:rPr>
          <w:rFonts w:cs="Calibri"/>
          <w:lang w:val="en-GB"/>
        </w:rPr>
        <w:t>)</w:t>
      </w:r>
      <w:r w:rsidR="00725BF9" w:rsidRPr="000633F9">
        <w:rPr>
          <w:rFonts w:cs="Calibri"/>
          <w:lang w:val="en-GB"/>
        </w:rPr>
        <w:t xml:space="preserve"> points towards </w:t>
      </w:r>
      <w:del w:id="181" w:author="Thierry BOULINIER" w:date="2024-08-15T13:17:00Z">
        <w:r w:rsidR="00725BF9" w:rsidRPr="000633F9" w:rsidDel="00AF6010">
          <w:rPr>
            <w:rFonts w:cs="Calibri"/>
            <w:lang w:val="en-GB"/>
          </w:rPr>
          <w:delText>a</w:delText>
        </w:r>
      </w:del>
      <w:del w:id="182" w:author="Thierry BOULINIER" w:date="2024-08-15T13:16:00Z">
        <w:r w:rsidR="00725BF9" w:rsidRPr="000633F9" w:rsidDel="00AF6010">
          <w:rPr>
            <w:rFonts w:cs="Calibri"/>
            <w:lang w:val="en-GB"/>
          </w:rPr>
          <w:delText>n</w:delText>
        </w:r>
      </w:del>
      <w:del w:id="183" w:author="Thierry BOULINIER" w:date="2024-08-15T13:17:00Z">
        <w:r w:rsidR="00725BF9" w:rsidRPr="000633F9" w:rsidDel="00AF6010">
          <w:rPr>
            <w:rFonts w:cs="Calibri"/>
            <w:lang w:val="en-GB"/>
          </w:rPr>
          <w:delText xml:space="preserve"> </w:delText>
        </w:r>
      </w:del>
      <w:r w:rsidR="00725BF9" w:rsidRPr="000633F9">
        <w:rPr>
          <w:rFonts w:cs="Calibri"/>
          <w:lang w:val="en-GB"/>
        </w:rPr>
        <w:t xml:space="preserve">ecological </w:t>
      </w:r>
      <w:ins w:id="184" w:author="Thierry BOULINIER" w:date="2024-08-15T13:17:00Z">
        <w:r w:rsidR="00AF6010">
          <w:rPr>
            <w:rFonts w:cs="Calibri"/>
            <w:lang w:val="en-GB"/>
          </w:rPr>
          <w:t>drivers</w:t>
        </w:r>
      </w:ins>
      <w:del w:id="185" w:author="Thierry BOULINIER" w:date="2024-08-15T13:16:00Z">
        <w:r w:rsidR="00725BF9" w:rsidRPr="000633F9" w:rsidDel="00AF6010">
          <w:rPr>
            <w:rFonts w:cs="Calibri"/>
            <w:lang w:val="en-GB"/>
          </w:rPr>
          <w:delText xml:space="preserve">clustering </w:delText>
        </w:r>
      </w:del>
      <w:ins w:id="186" w:author="Thierry BOULINIER" w:date="2024-08-15T13:16:00Z">
        <w:r w:rsidR="00AF6010" w:rsidRPr="000633F9">
          <w:rPr>
            <w:rFonts w:cs="Calibri"/>
            <w:lang w:val="en-GB"/>
          </w:rPr>
          <w:t xml:space="preserve"> </w:t>
        </w:r>
      </w:ins>
      <w:r w:rsidR="00725BF9" w:rsidRPr="000633F9">
        <w:rPr>
          <w:rFonts w:cs="Calibri"/>
          <w:lang w:val="en-GB"/>
        </w:rPr>
        <w:t xml:space="preserve">rather than a phylogenetic </w:t>
      </w:r>
      <w:del w:id="187" w:author="Thierry BOULINIER" w:date="2024-08-15T13:15:00Z">
        <w:r w:rsidR="00725BF9" w:rsidRPr="000633F9" w:rsidDel="00AF6010">
          <w:rPr>
            <w:rFonts w:cs="Calibri"/>
            <w:lang w:val="en-GB"/>
          </w:rPr>
          <w:delText xml:space="preserve">clustering </w:delText>
        </w:r>
      </w:del>
      <w:ins w:id="188" w:author="Thierry BOULINIER" w:date="2024-08-15T13:15:00Z">
        <w:r w:rsidR="00AF6010">
          <w:rPr>
            <w:rFonts w:cs="Calibri"/>
            <w:lang w:val="en-GB"/>
          </w:rPr>
          <w:t>effect</w:t>
        </w:r>
        <w:r w:rsidR="00AF6010" w:rsidRPr="000633F9">
          <w:rPr>
            <w:rFonts w:cs="Calibri"/>
            <w:lang w:val="en-GB"/>
          </w:rPr>
          <w:t xml:space="preserve"> </w:t>
        </w:r>
      </w:ins>
      <w:r w:rsidR="00725BF9" w:rsidRPr="000633F9">
        <w:rPr>
          <w:rFonts w:cs="Calibri"/>
          <w:lang w:val="en-GB"/>
        </w:rPr>
        <w:t>o</w:t>
      </w:r>
      <w:del w:id="189" w:author="Thierry BOULINIER" w:date="2024-08-15T13:15:00Z">
        <w:r w:rsidR="00725BF9" w:rsidRPr="000633F9" w:rsidDel="00AF6010">
          <w:rPr>
            <w:rFonts w:cs="Calibri"/>
            <w:lang w:val="en-GB"/>
          </w:rPr>
          <w:delText>f sp</w:delText>
        </w:r>
      </w:del>
      <w:del w:id="190" w:author="Thierry BOULINIER" w:date="2024-08-15T13:16:00Z">
        <w:r w:rsidR="00725BF9" w:rsidRPr="000633F9" w:rsidDel="00AF6010">
          <w:rPr>
            <w:rFonts w:cs="Calibri"/>
            <w:lang w:val="en-GB"/>
          </w:rPr>
          <w:delText>ecies i</w:delText>
        </w:r>
      </w:del>
      <w:r w:rsidR="00725BF9" w:rsidRPr="000633F9">
        <w:rPr>
          <w:rFonts w:cs="Calibri"/>
          <w:lang w:val="en-GB"/>
        </w:rPr>
        <w:t>n the</w:t>
      </w:r>
      <w:del w:id="191" w:author="Thierry BOULINIER" w:date="2024-08-15T13:16:00Z">
        <w:r w:rsidR="00725BF9" w:rsidRPr="000633F9" w:rsidDel="00AF6010">
          <w:rPr>
            <w:rFonts w:cs="Calibri"/>
            <w:lang w:val="en-GB"/>
          </w:rPr>
          <w:delText>ir</w:delText>
        </w:r>
      </w:del>
      <w:r w:rsidR="00725BF9" w:rsidRPr="000633F9">
        <w:rPr>
          <w:rFonts w:cs="Calibri"/>
          <w:lang w:val="en-GB"/>
        </w:rPr>
        <w:t xml:space="preserve"> response </w:t>
      </w:r>
      <w:ins w:id="192" w:author="Thierry BOULINIER" w:date="2024-08-15T13:16:00Z">
        <w:r w:rsidR="00AF6010">
          <w:rPr>
            <w:rFonts w:cs="Calibri"/>
            <w:lang w:val="en-GB"/>
          </w:rPr>
          <w:t xml:space="preserve">of species </w:t>
        </w:r>
      </w:ins>
      <w:r w:rsidR="00725BF9" w:rsidRPr="000633F9">
        <w:rPr>
          <w:rFonts w:cs="Calibri"/>
          <w:lang w:val="en-GB"/>
        </w:rPr>
        <w:t xml:space="preserve">to HPAI. Indeed, both </w:t>
      </w:r>
      <w:r w:rsidR="00533F56">
        <w:rPr>
          <w:rFonts w:cs="Calibri"/>
          <w:lang w:val="en-GB"/>
        </w:rPr>
        <w:t>species</w:t>
      </w:r>
      <w:r w:rsidR="00725BF9" w:rsidRPr="000633F9">
        <w:rPr>
          <w:rFonts w:cs="Calibri"/>
          <w:lang w:val="en-GB"/>
        </w:rPr>
        <w:t xml:space="preserve"> </w:t>
      </w:r>
      <w:r w:rsidR="00870BB2">
        <w:rPr>
          <w:rFonts w:cs="Calibri"/>
          <w:lang w:val="en-GB"/>
        </w:rPr>
        <w:t xml:space="preserve">belong to the </w:t>
      </w:r>
      <w:proofErr w:type="spellStart"/>
      <w:r w:rsidR="00870BB2" w:rsidRPr="00870BB2">
        <w:rPr>
          <w:rFonts w:cs="Calibri"/>
          <w:i/>
          <w:iCs/>
          <w:lang w:val="en-GB"/>
        </w:rPr>
        <w:t>Procellariiformes</w:t>
      </w:r>
      <w:proofErr w:type="spellEnd"/>
      <w:r w:rsidR="00870BB2" w:rsidRPr="00870BB2">
        <w:rPr>
          <w:rFonts w:cs="Calibri"/>
          <w:lang w:val="en-GB"/>
        </w:rPr>
        <w:t xml:space="preserve"> </w:t>
      </w:r>
      <w:r w:rsidR="00870BB2">
        <w:rPr>
          <w:rFonts w:cs="Calibri"/>
          <w:lang w:val="en-GB"/>
        </w:rPr>
        <w:t>order</w:t>
      </w:r>
      <w:r w:rsidR="00FA3546" w:rsidRPr="000633F9">
        <w:rPr>
          <w:rFonts w:cs="Calibri"/>
          <w:lang w:val="en-GB"/>
        </w:rPr>
        <w:t>, however, they have contrasted ecologies, notably regarding their foraging behaviours</w:t>
      </w:r>
      <w:r w:rsidR="00FA3546" w:rsidRPr="00533F56">
        <w:rPr>
          <w:rFonts w:cs="Calibri"/>
          <w:lang w:val="en-GB"/>
        </w:rPr>
        <w:t>. Black-browed albatrosses exclusively forage at sea, on marine organisms. Giant petrels forage both at sea and inland, and frequently scavenge on other marine predators such as penguins and elephant seals</w:t>
      </w:r>
      <w:r w:rsidR="000633F9" w:rsidRPr="00533F56">
        <w:rPr>
          <w:rFonts w:cs="Calibri"/>
          <w:lang w:val="en-GB"/>
        </w:rPr>
        <w:t>, which</w:t>
      </w:r>
      <w:r w:rsidR="000633F9" w:rsidRPr="000633F9">
        <w:rPr>
          <w:rFonts w:cs="Calibri"/>
          <w:lang w:val="en-GB"/>
        </w:rPr>
        <w:t xml:space="preserve"> could represent a source of infection of AIVs</w:t>
      </w:r>
      <w:r w:rsidR="00FA3546" w:rsidRPr="000633F9">
        <w:rPr>
          <w:rFonts w:cs="Calibri"/>
          <w:lang w:val="en-GB"/>
        </w:rPr>
        <w:t xml:space="preserve">. </w:t>
      </w:r>
    </w:p>
    <w:p w14:paraId="063449F2" w14:textId="530AA2B5" w:rsidR="00870BB2" w:rsidRDefault="00870BB2" w:rsidP="00870BB2">
      <w:pPr>
        <w:rPr>
          <w:rFonts w:cs="Calibri"/>
          <w:lang w:val="en-GB"/>
        </w:rPr>
      </w:pPr>
      <w:r>
        <w:rPr>
          <w:rFonts w:cs="Calibri"/>
          <w:lang w:val="en-GB"/>
        </w:rPr>
        <w:t xml:space="preserve">Similarly, within the </w:t>
      </w:r>
      <w:r w:rsidRPr="00870BB2">
        <w:rPr>
          <w:rFonts w:cs="Calibri"/>
          <w:i/>
          <w:iCs/>
          <w:lang w:val="en-GB"/>
        </w:rPr>
        <w:t>Anatidae</w:t>
      </w:r>
      <w:r>
        <w:rPr>
          <w:rFonts w:cs="Calibri"/>
          <w:lang w:val="en-GB"/>
        </w:rPr>
        <w:t xml:space="preserve"> family, we </w:t>
      </w:r>
      <w:r w:rsidRPr="00A9246D">
        <w:rPr>
          <w:rFonts w:cs="Calibri"/>
          <w:lang w:val="en-GB"/>
        </w:rPr>
        <w:t xml:space="preserve">observed contrasted patterns between </w:t>
      </w:r>
      <w:r>
        <w:rPr>
          <w:rFonts w:cs="Calibri"/>
          <w:lang w:val="en-GB"/>
        </w:rPr>
        <w:t xml:space="preserve">steamer ducks and upland geese. </w:t>
      </w:r>
      <w:r w:rsidR="1704B1EC" w:rsidRPr="00A9246D">
        <w:rPr>
          <w:rFonts w:cs="Calibri"/>
          <w:lang w:val="en-GB"/>
        </w:rPr>
        <w:t>Anatids have historically been considered reservoirs of AIVs, notably HPAI</w:t>
      </w:r>
      <w:r w:rsidR="001D3B8E" w:rsidRPr="00A9246D">
        <w:rPr>
          <w:rFonts w:cs="Calibri"/>
          <w:lang w:val="en-GB"/>
        </w:rPr>
        <w:fldChar w:fldCharType="begin"/>
      </w:r>
      <w:r w:rsidR="001D3B8E" w:rsidRPr="00A9246D">
        <w:rPr>
          <w:rFonts w:cs="Calibri"/>
          <w:lang w:val="en-GB"/>
        </w:rPr>
        <w:instrText xml:space="preserve"> ADDIN ZOTERO_ITEM CSL_CITATION {"citationID":"2FIgmvaj","properties":{"formattedCitation":"\\super 7\\nosupersub{}","plainCitation":"7","noteIndex":0},"citationItems":[{"id":16426,"uris":["http://zotero.org/users/2773777/items/J7PC2LY6"],"itemData":{"id":16426,"type":"article-journal","abstract":"In 1918, a strain of influenza A virus caused a human pandemic resulting in the deaths of 50 million people. A century later, with the advent of sequencing technology and corresponding phylogenetic methods, we know much more about the origins, evolution and epidemiology of influenza epidemics. Here we review the history of avian influenza viruses through the lens of their genetic makeup: from their relationship to human pandemic viruses, starting with the 1918 H1N1 strain, through to the highly pathogenic epidemics in birds and zoonoses up to 2018. We describe the genesis of novel influenza A virus strains by reassortment and evolution in wild and domestic bird populations, as well as the role of wild bird migration in their long-range spread. The emergence of highly pathogenic avian influenza viruses, and the zoonotic incursions of avian H5 and H7 viruses into humans over the last couple of decades are also described. The threat of a new avian influenza virus causing a human pandemic is still present today, although control in domestic avian populations can minimize the risk to human health., This article is part of the theme issue ‘Modelling infectious disease outbreaks in humans, animals and plants: approaches and important themes’. This issue is linked with the subsequent theme issue ‘Modelling infectious disease outbreaks in humans, animals and plants: epidemic forecasting and control’.","container-title":"Philosophical Transactions of the Royal Society B: Biological Sciences","DOI":"10.1098/rstb.2018.0257","ISSN":"0962-8436","issue":"1775","journalAbbreviation":"Philos Trans R Soc Lond B Biol Sci","note":"PMID: 31056053\nPMCID: PMC6553608","page":"20180257","source":"PubMed Central","title":"A brief history of bird flu","volume":"374","author":[{"family":"Lycett","given":"Samantha J."},{"family":"Duchatel","given":"Florian"},{"family":"Digard","given":"Paul"}],"issued":{"date-parts":[["2019",6,24]]}}}],"schema":"https://github.com/citation-style-language/schema/raw/master/csl-citation.json"} </w:instrText>
      </w:r>
      <w:r w:rsidR="001D3B8E" w:rsidRPr="00A9246D">
        <w:rPr>
          <w:rFonts w:cs="Calibri"/>
          <w:lang w:val="en-GB"/>
        </w:rPr>
        <w:fldChar w:fldCharType="separate"/>
      </w:r>
      <w:r w:rsidR="001D3B8E" w:rsidRPr="00A9246D">
        <w:rPr>
          <w:rFonts w:ascii="Aptos" w:hAnsi="Aptos" w:cs="Times New Roman"/>
          <w:kern w:val="0"/>
          <w:vertAlign w:val="superscript"/>
        </w:rPr>
        <w:t>7</w:t>
      </w:r>
      <w:r w:rsidR="001D3B8E" w:rsidRPr="00A9246D">
        <w:rPr>
          <w:rFonts w:cs="Calibri"/>
          <w:lang w:val="en-GB"/>
        </w:rPr>
        <w:fldChar w:fldCharType="end"/>
      </w:r>
      <w:r w:rsidR="1704B1EC" w:rsidRPr="00A9246D">
        <w:rPr>
          <w:rFonts w:cs="Calibri"/>
          <w:lang w:val="en-GB"/>
        </w:rPr>
        <w:t xml:space="preserve">. These species </w:t>
      </w:r>
      <w:r w:rsidR="001D3B8E" w:rsidRPr="00A9246D">
        <w:rPr>
          <w:rFonts w:cs="Calibri"/>
          <w:lang w:val="en-GB"/>
        </w:rPr>
        <w:t>are usually considered to tolerate</w:t>
      </w:r>
      <w:r w:rsidR="1704B1EC" w:rsidRPr="00A9246D">
        <w:rPr>
          <w:rFonts w:cs="Calibri"/>
          <w:lang w:val="en-GB"/>
        </w:rPr>
        <w:t xml:space="preserve"> infection, and are thought to contribute to transmission to other species</w:t>
      </w:r>
      <w:r w:rsidR="00BF04E0" w:rsidRPr="00A9246D">
        <w:rPr>
          <w:rFonts w:cs="Calibri"/>
          <w:lang w:val="en-GB"/>
        </w:rPr>
        <w:fldChar w:fldCharType="begin"/>
      </w:r>
      <w:r w:rsidR="004464CA">
        <w:rPr>
          <w:rFonts w:cs="Calibri"/>
          <w:lang w:val="en-GB"/>
        </w:rPr>
        <w:instrText xml:space="preserve"> ADDIN ZOTERO_ITEM CSL_CITATION {"citationID":"aDU6GcQf","properties":{"formattedCitation":"\\super 42\\nosupersub{}","plainCitation":"42","noteIndex":0},"citationItems":[{"id":"Z71eo4Pq/ji3Q9u7q","uris":["http://zotero.org/users/14074622/items/2FBALTQI"],"itemData":{"id":880,"type":"article-journal","abstract":"The 2021/2022 epizootic of high pathogenicity avian influenza (HPAIV) remains one of the largest ever in the UK, being caused by a clade 2.3.4.4b H5N1 HPAIV. This epizootic affected more than 145 poultry premises, most likely through independent incursion from infected wild birds, supported by more than 1700 individual detections of H5N1 from wild bird mortalities. Here an H5N1 HPAIV, representative of this epizootic (H5N1-21), was used to investigate its virulence, pathogenesis and transmission in layer chickens and Pekin ducks, two species of epidemiological importance. We inoculated both avian species with decreasing H5N1-21 doses. The virus was highly infectious in ducks, with high infection levels and accompanying shedding of viral RNA, even in ducks inoculated with the lowest dose, reflecting the strong waterfowl adaptation of the clade 2.3.4.4 HPAIVs. Duck-to-duck transmission was very efficient, coupled with high environmental contamination. H5N1-21 was frequently detected in water sources, serving as likely sources of infection for ducks, but inhalable dust and aerosols represented low transmission risks. In contrast, chickens inoculated with the highest dose exhibited lower rates of infection compared to ducks. There was no evidence for experimental H5N1-21 transmission to any naive chickens, in two stocking density scenarios, coupled with minimal and infrequent contamination being detected in the chicken environment. Systemic viral dissemination to multiple organs reflected the pathogenesis and high mortalities in both species. In summary, the H5N1-21 virus is highly infectious and transmissible in anseriformes, yet comparatively poorly adapted to galliformes, supporting strong host preferences for wild waterfowl. Key environmental matrices were also identified as being important in the epidemiological spread of this virus during the continuing epizootic.","container-title":"The Journal of General Virology","DOI":"10.1099/jgv.0.001852","ISSN":"1465-2099","issue":"5","journalAbbreviation":"J Gen Virol","language":"eng","note":"PMID: 37167079","source":"PubMed","title":"Clade 2.3.4.4b H5N1 high pathogenicity avian influenza virus (HPAIV) from the 2021/22 epizootic is highly duck adapted and poorly adapted to chickens","volume":"104","author":[{"family":"James","given":"Joe"},{"family":"Billington","given":"Elizabeth"},{"family":"Warren","given":"Caroline J."},{"family":"De Sliva","given":"Dilhani"},{"family":"Di Genova","given":"Cecilia"},{"family":"Airey","given":"Maisie"},{"family":"Meyer","given":"Stephanie M."},{"family":"Lewis","given":"Thomas"},{"family":"Peers-Dent","given":"Jacob"},{"family":"Thomas","given":"Saumya S."},{"family":"Lofts","given":"Abigail"},{"family":"Furman","given":"Natalia"},{"family":"Nunez","given":"Alejandro"},{"family":"Slomka","given":"Marek J."},{"family":"Brown","given":"Ian H."},{"family":"Banyard","given":"Ashley C."}],"issued":{"date-parts":[["2023",5]]}},"label":"page"}],"schema":"https://github.com/citation-style-language/schema/raw/master/csl-citation.json"} </w:instrText>
      </w:r>
      <w:r w:rsidR="00BF04E0" w:rsidRPr="00A9246D">
        <w:rPr>
          <w:rFonts w:cs="Calibri"/>
          <w:lang w:val="en-GB"/>
        </w:rPr>
        <w:fldChar w:fldCharType="separate"/>
      </w:r>
      <w:r w:rsidR="004464CA" w:rsidRPr="004464CA">
        <w:rPr>
          <w:rFonts w:ascii="Aptos" w:hAnsi="Aptos" w:cs="Times New Roman"/>
          <w:kern w:val="0"/>
          <w:vertAlign w:val="superscript"/>
        </w:rPr>
        <w:t>42</w:t>
      </w:r>
      <w:r w:rsidR="00BF04E0" w:rsidRPr="00A9246D">
        <w:rPr>
          <w:rFonts w:cs="Calibri"/>
          <w:lang w:val="en-GB"/>
        </w:rPr>
        <w:fldChar w:fldCharType="end"/>
      </w:r>
      <w:r w:rsidR="1704B1EC" w:rsidRPr="00A9246D">
        <w:rPr>
          <w:rFonts w:cs="Calibri"/>
          <w:lang w:val="en-GB"/>
        </w:rPr>
        <w:t>. In this context, anatids in the Falklands were under high surveillance by the FIG surveillance program and our research team.</w:t>
      </w:r>
      <w:r w:rsidR="001D3B8E" w:rsidRPr="00A9246D">
        <w:rPr>
          <w:rFonts w:cs="Calibri"/>
          <w:lang w:val="en-GB"/>
        </w:rPr>
        <w:t xml:space="preserve"> </w:t>
      </w:r>
      <w:r>
        <w:rPr>
          <w:rFonts w:cs="Calibri"/>
          <w:lang w:val="en-GB"/>
        </w:rPr>
        <w:t>Both</w:t>
      </w:r>
      <w:r w:rsidR="001D3B8E" w:rsidRPr="00A9246D">
        <w:rPr>
          <w:rFonts w:cs="Calibri"/>
          <w:lang w:val="en-GB"/>
        </w:rPr>
        <w:t xml:space="preserve"> steamer ducks and upland geese seemed unimpacted by H5N1 HPAI after its incursion to the archipelago. </w:t>
      </w:r>
      <w:r>
        <w:rPr>
          <w:rFonts w:cs="Calibri"/>
          <w:lang w:val="en-GB"/>
        </w:rPr>
        <w:t>However, s</w:t>
      </w:r>
      <w:r w:rsidR="001D3B8E" w:rsidRPr="00A9246D">
        <w:rPr>
          <w:rFonts w:cs="Calibri"/>
          <w:lang w:val="en-GB"/>
        </w:rPr>
        <w:t>teamer ducks appear</w:t>
      </w:r>
      <w:r w:rsidR="00A9246D">
        <w:rPr>
          <w:rFonts w:cs="Calibri"/>
          <w:lang w:val="en-GB"/>
        </w:rPr>
        <w:t>ed to</w:t>
      </w:r>
      <w:r w:rsidR="001D3B8E" w:rsidRPr="00A9246D">
        <w:rPr>
          <w:rFonts w:cs="Calibri"/>
          <w:lang w:val="en-GB"/>
        </w:rPr>
        <w:t xml:space="preserve"> have been wi</w:t>
      </w:r>
      <w:del w:id="193" w:author="Thierry BOULINIER" w:date="2024-08-15T13:18:00Z">
        <w:r w:rsidR="001D3B8E" w:rsidRPr="00A9246D" w:rsidDel="00AF6010">
          <w:rPr>
            <w:rFonts w:cs="Calibri"/>
            <w:lang w:val="en-GB"/>
          </w:rPr>
          <w:delText>l</w:delText>
        </w:r>
      </w:del>
      <w:r w:rsidR="001D3B8E" w:rsidRPr="00A9246D">
        <w:rPr>
          <w:rFonts w:cs="Calibri"/>
          <w:lang w:val="en-GB"/>
        </w:rPr>
        <w:t>d</w:t>
      </w:r>
      <w:ins w:id="194" w:author="Thierry BOULINIER" w:date="2024-08-15T13:18:00Z">
        <w:r w:rsidR="00AF6010">
          <w:rPr>
            <w:rFonts w:cs="Calibri"/>
            <w:lang w:val="en-GB"/>
          </w:rPr>
          <w:t>e</w:t>
        </w:r>
      </w:ins>
      <w:r w:rsidR="00A9246D">
        <w:rPr>
          <w:rFonts w:cs="Calibri"/>
          <w:lang w:val="en-GB"/>
        </w:rPr>
        <w:t>ly</w:t>
      </w:r>
      <w:r w:rsidR="001D3B8E" w:rsidRPr="00A9246D">
        <w:rPr>
          <w:rFonts w:cs="Calibri"/>
          <w:lang w:val="en-GB"/>
        </w:rPr>
        <w:t xml:space="preserve"> exposed to a likely LPAI H5Nx, likely prior to H5N1 HPAI incursion</w:t>
      </w:r>
      <w:r>
        <w:rPr>
          <w:rFonts w:cs="Calibri"/>
          <w:lang w:val="en-GB"/>
        </w:rPr>
        <w:t>, while u</w:t>
      </w:r>
      <w:r w:rsidR="001D3B8E" w:rsidRPr="00A9246D">
        <w:rPr>
          <w:rFonts w:cs="Calibri"/>
          <w:lang w:val="en-GB"/>
        </w:rPr>
        <w:t xml:space="preserve">pland geese </w:t>
      </w:r>
      <w:r w:rsidR="001D3B8E" w:rsidRPr="00533F56">
        <w:rPr>
          <w:rFonts w:cs="Calibri"/>
          <w:highlight w:val="yellow"/>
          <w:lang w:val="en-GB"/>
        </w:rPr>
        <w:t>did not show any sign</w:t>
      </w:r>
      <w:r w:rsidR="001D3B8E" w:rsidRPr="00A9246D">
        <w:rPr>
          <w:rFonts w:cs="Calibri"/>
          <w:lang w:val="en-GB"/>
        </w:rPr>
        <w:t xml:space="preserve"> of</w:t>
      </w:r>
      <w:r w:rsidR="1704B1EC" w:rsidRPr="00A9246D">
        <w:rPr>
          <w:rFonts w:cs="Calibri"/>
          <w:lang w:val="en-GB"/>
        </w:rPr>
        <w:t xml:space="preserve"> expos</w:t>
      </w:r>
      <w:r w:rsidR="001D3B8E" w:rsidRPr="00A9246D">
        <w:rPr>
          <w:rFonts w:cs="Calibri"/>
          <w:lang w:val="en-GB"/>
        </w:rPr>
        <w:t>ure</w:t>
      </w:r>
      <w:r w:rsidR="1704B1EC" w:rsidRPr="00A9246D">
        <w:rPr>
          <w:rFonts w:cs="Calibri"/>
          <w:lang w:val="en-GB"/>
        </w:rPr>
        <w:t xml:space="preserve"> to </w:t>
      </w:r>
      <w:r w:rsidR="1704B1EC" w:rsidRPr="00533F56">
        <w:rPr>
          <w:rFonts w:cs="Calibri"/>
          <w:lang w:val="en-GB"/>
        </w:rPr>
        <w:t>H5Nx</w:t>
      </w:r>
      <w:r w:rsidR="1704B1EC" w:rsidRPr="00A9246D">
        <w:rPr>
          <w:rFonts w:cs="Calibri"/>
          <w:lang w:val="en-GB"/>
        </w:rPr>
        <w:t>.</w:t>
      </w:r>
      <w:r w:rsidR="00A9246D" w:rsidRPr="00A9246D">
        <w:rPr>
          <w:rFonts w:cs="Calibri"/>
          <w:lang w:val="en-GB"/>
        </w:rPr>
        <w:t xml:space="preserve"> </w:t>
      </w:r>
      <w:r w:rsidR="00A9246D">
        <w:rPr>
          <w:rFonts w:cs="Calibri"/>
          <w:lang w:val="en-GB"/>
        </w:rPr>
        <w:t xml:space="preserve">Nevertheless, </w:t>
      </w:r>
      <w:r w:rsidR="1704B1EC" w:rsidRPr="00A9246D">
        <w:rPr>
          <w:rFonts w:cs="Calibri"/>
          <w:lang w:val="en-GB"/>
        </w:rPr>
        <w:t>because</w:t>
      </w:r>
      <w:r w:rsidR="00A9246D">
        <w:rPr>
          <w:rFonts w:cs="Calibri"/>
          <w:lang w:val="en-GB"/>
        </w:rPr>
        <w:t xml:space="preserve"> they are abundant and wi</w:t>
      </w:r>
      <w:r w:rsidR="1704B1EC" w:rsidRPr="00A9246D">
        <w:rPr>
          <w:rFonts w:cs="Calibri"/>
          <w:lang w:val="en-GB"/>
        </w:rPr>
        <w:t xml:space="preserve">despread </w:t>
      </w:r>
      <w:r w:rsidR="00A9246D">
        <w:rPr>
          <w:rFonts w:cs="Calibri"/>
          <w:lang w:val="en-GB"/>
        </w:rPr>
        <w:t>over the archipelago</w:t>
      </w:r>
      <w:r w:rsidR="1704B1EC" w:rsidRPr="00A9246D">
        <w:rPr>
          <w:rFonts w:cs="Calibri"/>
          <w:lang w:val="en-GB"/>
        </w:rPr>
        <w:t>,</w:t>
      </w:r>
      <w:r w:rsidR="00074A77">
        <w:rPr>
          <w:rFonts w:cs="Calibri"/>
          <w:lang w:val="en-GB"/>
        </w:rPr>
        <w:t xml:space="preserve"> form dense aggregations in winter, and</w:t>
      </w:r>
      <w:del w:id="195" w:author="Thierry BOULINIER" w:date="2024-08-15T13:18:00Z">
        <w:r w:rsidR="1704B1EC" w:rsidRPr="00A9246D" w:rsidDel="00AF6010">
          <w:rPr>
            <w:rFonts w:cs="Calibri"/>
            <w:lang w:val="en-GB"/>
          </w:rPr>
          <w:delText xml:space="preserve"> </w:delText>
        </w:r>
        <w:r w:rsidR="00A9246D" w:rsidDel="00AF6010">
          <w:rPr>
            <w:rFonts w:cs="Calibri"/>
            <w:lang w:val="en-GB"/>
          </w:rPr>
          <w:delText>they</w:delText>
        </w:r>
      </w:del>
      <w:r w:rsidR="1704B1EC" w:rsidRPr="00A9246D">
        <w:rPr>
          <w:rFonts w:cs="Calibri"/>
          <w:lang w:val="en-GB"/>
        </w:rPr>
        <w:t xml:space="preserve"> forage</w:t>
      </w:r>
      <w:r w:rsidR="00A9246D" w:rsidRPr="00A9246D">
        <w:rPr>
          <w:rFonts w:cs="Calibri"/>
          <w:lang w:val="en-GB"/>
        </w:rPr>
        <w:t xml:space="preserve"> </w:t>
      </w:r>
      <w:r w:rsidR="1704B1EC" w:rsidRPr="00A9246D">
        <w:rPr>
          <w:rFonts w:cs="Calibri"/>
          <w:lang w:val="en-GB"/>
        </w:rPr>
        <w:t>close to</w:t>
      </w:r>
      <w:r w:rsidR="00A9246D" w:rsidRPr="00A9246D">
        <w:rPr>
          <w:rFonts w:cs="Calibri"/>
          <w:lang w:val="en-GB"/>
        </w:rPr>
        <w:t xml:space="preserve"> both</w:t>
      </w:r>
      <w:r w:rsidR="1704B1EC" w:rsidRPr="00A9246D">
        <w:rPr>
          <w:rFonts w:cs="Calibri"/>
          <w:lang w:val="en-GB"/>
        </w:rPr>
        <w:t xml:space="preserve"> seabird colonies</w:t>
      </w:r>
      <w:r w:rsidR="00A9246D" w:rsidRPr="00A9246D">
        <w:rPr>
          <w:rFonts w:cs="Calibri"/>
          <w:lang w:val="en-GB"/>
        </w:rPr>
        <w:t xml:space="preserve"> and human settlements</w:t>
      </w:r>
      <w:r w:rsidR="00074A77">
        <w:rPr>
          <w:rFonts w:cs="Calibri"/>
          <w:lang w:val="en-GB"/>
        </w:rPr>
        <w:t xml:space="preserve"> in summer</w:t>
      </w:r>
      <w:r w:rsidR="00A9246D">
        <w:rPr>
          <w:rFonts w:cs="Calibri"/>
          <w:lang w:val="en-GB"/>
        </w:rPr>
        <w:t>, b</w:t>
      </w:r>
      <w:r w:rsidR="00A9246D" w:rsidRPr="00A9246D">
        <w:rPr>
          <w:rFonts w:cs="Calibri"/>
          <w:lang w:val="en-GB"/>
        </w:rPr>
        <w:t>oth species remain a major concern</w:t>
      </w:r>
      <w:r w:rsidR="00A9246D">
        <w:rPr>
          <w:rFonts w:cs="Calibri"/>
          <w:lang w:val="en-GB"/>
        </w:rPr>
        <w:t xml:space="preserve"> regarding t</w:t>
      </w:r>
      <w:r w:rsidR="00074A77">
        <w:rPr>
          <w:rFonts w:cs="Calibri"/>
          <w:lang w:val="en-GB"/>
        </w:rPr>
        <w:t>heir potential as maintenance and/or bridge host of HPAI in the Falklands</w:t>
      </w:r>
      <w:r w:rsidR="1704B1EC" w:rsidRPr="00A9246D">
        <w:rPr>
          <w:rFonts w:cs="Calibri"/>
          <w:lang w:val="en-GB"/>
        </w:rPr>
        <w:t xml:space="preserve">. </w:t>
      </w:r>
    </w:p>
    <w:p w14:paraId="7FDFC62F" w14:textId="77777777" w:rsidR="00EC62F2" w:rsidRPr="0059304C" w:rsidRDefault="00836340" w:rsidP="00926E9E">
      <w:pPr>
        <w:pStyle w:val="Ttulo2"/>
      </w:pPr>
      <w:r w:rsidRPr="0059304C">
        <w:t>Insight on transmission and spread</w:t>
      </w:r>
    </w:p>
    <w:p w14:paraId="225FD094" w14:textId="6D89D1D1" w:rsidR="00563BCF" w:rsidRDefault="0058741A" w:rsidP="008D5A82">
      <w:pPr>
        <w:rPr>
          <w:rFonts w:cs="Calibri"/>
          <w:lang w:val="en-GB"/>
        </w:rPr>
      </w:pPr>
      <w:r>
        <w:rPr>
          <w:rFonts w:cs="Calibri"/>
          <w:lang w:val="en-GB"/>
        </w:rPr>
        <w:t>Following H5N1 HPAI incursion, o</w:t>
      </w:r>
      <w:r w:rsidR="00563BCF">
        <w:rPr>
          <w:rFonts w:cs="Calibri"/>
          <w:lang w:val="en-GB"/>
        </w:rPr>
        <w:t>nly t</w:t>
      </w:r>
      <w:r w:rsidR="00FF38A6" w:rsidRPr="00FF38A6">
        <w:rPr>
          <w:rFonts w:cs="Calibri"/>
          <w:lang w:val="en-GB"/>
        </w:rPr>
        <w:t>hree outbreaks</w:t>
      </w:r>
      <w:r w:rsidR="00563BCF">
        <w:rPr>
          <w:rFonts w:cs="Calibri"/>
          <w:lang w:val="en-GB"/>
        </w:rPr>
        <w:t xml:space="preserve"> and ten sporadic cases</w:t>
      </w:r>
      <w:r w:rsidR="00FF38A6" w:rsidRPr="00FF38A6">
        <w:rPr>
          <w:rFonts w:cs="Calibri"/>
          <w:lang w:val="en-GB"/>
        </w:rPr>
        <w:t xml:space="preserve"> were detected in the Falklands</w:t>
      </w:r>
      <w:r>
        <w:rPr>
          <w:rFonts w:cs="Calibri"/>
          <w:lang w:val="en-GB"/>
        </w:rPr>
        <w:fldChar w:fldCharType="begin"/>
      </w:r>
      <w:r w:rsidR="00F312CD">
        <w:rPr>
          <w:rFonts w:cs="Calibri"/>
          <w:lang w:val="en-GB"/>
        </w:rPr>
        <w:instrText xml:space="preserve"> ADDIN ZOTERO_ITEM CSL_CITATION {"citationID":"kf1KtepU","properties":{"formattedCitation":"\\super 23\\nosupersub{}","plainCitation":"23","noteIndex":0},"citationItems":[{"id":"Z71eo4Pq/JSmy4RHh","uris":["http://zotero.org/users/14074622/items/2CCX7K4A"],"itemData":{"id":"a0Ct7R5A/ymZhes08","type":"article","abstract":"The current highly pathogenic avian influenza H5N1 panzootic has substantial impacts on wild birds and marine mammals. Although major outbreaks occurred in South America, incursion to Antarctica emerged late in the breeding season of 2023/2024 and was confined the wider region of the Antarctic Peninsula. To infer potential underlying processes, we compiled H5N1 surveillance from Antarctica and Sub-Antarctic Islands prior to the first confirmed cases.","DOI":"10.1101/2023.10.24.563692","language":"en","license":"© 2024, Posted by Cold Spring Harbor Laboratory. This pre-print is available under a Creative Commons License (Attribution-NonCommercial-NoDerivs 4.0 International), CC BY-NC-ND 4.0, as described at http://creativecommons.org/licenses/by-nc-nd/4.0/","note":"page: 2023.10.24.563692\nsection: New Results","publisher":"bioRxiv","source":"bioRxiv","title":"Unexpected delayed incursion of highly pathogenic avian influenza H5N1 (clade 2.3.4.4b) in the Antarctic region","URL":"https://www.biorxiv.org/content/10.1101/2023.10.24.563692v4","author":[{"family":"Lisovski","given":"Simeon"},{"family":"Günther","given":"Anne"},{"family":"Dewar","given":"Meagan"},{"family":"Ainley","given":"David"},{"family":"Aldunate","given":"Fabián"},{"family":"Arce","given":"Rodrigo"},{"family":"Ballard","given":"Grant"},{"family":"Bauer","given":"Silke"},{"family":"Belliure","given":"Josabel"},{"family":"Banyard","given":"Ashley C."},{"family":"Boulinier","given":"Thierry"},{"family":"Bennison","given":"Ashley"},{"family":"Braun","given":"Christina"},{"family":"Cary","given":"Craig"},{"family":"Catry","given":"Paulo"},{"family":"Clessin","given":"Augustin"},{"family":"Connan","given":"Maelle"},{"family":"Correia","given":"Edna"},{"family":"Cox","given":"Aidan"},{"family":"Cristina","given":"Juan"},{"family":"Elrod","given":"Megan"},{"family":"Emerit","given":"Julia"},{"family":"Ferreiro","given":"Irene"},{"family":"Fowler","given":"Zoe"},{"family":"Gamble","given":"Amandine"},{"family":"Granadeiro","given":"José P."},{"family":"Hurtado","given":"Joaquin"},{"family":"Jongsomjit","given":"Dennis"},{"family":"Lesage","given":"Célia"},{"family":"Lejeune","given":"Mathilde"},{"family":"Kuepfer","given":"Amanda"},{"family":"Lescroël","given":"Amélie"},{"family":"Li","given":"Amy"},{"family":"McDonald","given":"Ian R."},{"family":"Menéndez-Blázquez","given":"Javier"},{"family":"Morandini","given":"Virginia"},{"family":"Moratorio","given":"Gonzalo"},{"family":"Militão","given":"Teresa"},{"family":"Moreno","given":"Pilar"},{"family":"Perbolianachis","given":"Paula"},{"family":"Pennycook","given":"Jean"},{"family":"Raslan","given":"Maryam"},{"family":"Reid","given":"Scott M."},{"family":"Richards-Babbage","given":"Roanna"},{"family":"Schmidt","given":"Annie E."},{"family":"Sander","given":"Martha Maria"},{"family":"Smyth","given":"Lucy"},{"family":"Soutullo","given":"Alvaro"},{"family":"Stanworth","given":"Andrew"},{"family":"Streith","given":"Léo"},{"family":"Tornos","given":"Jérémy"},{"family":"Varsani","given":"Arvind"},{"family":"Herzschuh","given":"Ulrike"},{"family":"Beer","given":"Martin"},{"family":"Wille","given":"Michelle"}],"accessed":{"date-parts":[["2024",5,21]]},"issued":{"date-parts":[["2024",4,19]]}}}],"schema":"https://github.com/citation-style-language/schema/raw/master/csl-citation.json"} </w:instrText>
      </w:r>
      <w:r>
        <w:rPr>
          <w:rFonts w:cs="Calibri"/>
          <w:lang w:val="en-GB"/>
        </w:rPr>
        <w:fldChar w:fldCharType="separate"/>
      </w:r>
      <w:r w:rsidRPr="0058741A">
        <w:rPr>
          <w:rFonts w:ascii="Aptos" w:hAnsi="Aptos" w:cs="Times New Roman"/>
          <w:kern w:val="0"/>
          <w:vertAlign w:val="superscript"/>
        </w:rPr>
        <w:t>23</w:t>
      </w:r>
      <w:r>
        <w:rPr>
          <w:rFonts w:cs="Calibri"/>
          <w:lang w:val="en-GB"/>
        </w:rPr>
        <w:fldChar w:fldCharType="end"/>
      </w:r>
      <w:r w:rsidR="00FF38A6" w:rsidRPr="00FF38A6">
        <w:rPr>
          <w:rFonts w:cs="Calibri"/>
          <w:lang w:val="en-GB"/>
        </w:rPr>
        <w:t>, indicating that HPAI circulation was relatively confined</w:t>
      </w:r>
      <w:r>
        <w:rPr>
          <w:rFonts w:cs="Calibri"/>
          <w:lang w:val="en-GB"/>
        </w:rPr>
        <w:t>,</w:t>
      </w:r>
      <w:r w:rsidR="00563BCF">
        <w:rPr>
          <w:rFonts w:cs="Calibri"/>
          <w:lang w:val="en-GB"/>
        </w:rPr>
        <w:t xml:space="preserve"> especially compared with the</w:t>
      </w:r>
      <w:r w:rsidR="00FF38A6" w:rsidRPr="00FF38A6">
        <w:rPr>
          <w:rFonts w:cs="Calibri"/>
          <w:lang w:val="en-GB"/>
        </w:rPr>
        <w:t xml:space="preserve"> outbreaks recorded in</w:t>
      </w:r>
      <w:r w:rsidR="00563BCF">
        <w:rPr>
          <w:rFonts w:cs="Calibri"/>
          <w:lang w:val="en-GB"/>
        </w:rPr>
        <w:t xml:space="preserve"> Europe </w:t>
      </w:r>
      <w:commentRangeStart w:id="196"/>
      <w:r w:rsidR="00563BCF">
        <w:rPr>
          <w:rFonts w:cs="Calibri"/>
          <w:lang w:val="en-GB"/>
        </w:rPr>
        <w:t>in</w:t>
      </w:r>
      <w:r w:rsidR="00FF38A6" w:rsidRPr="00FF38A6">
        <w:rPr>
          <w:rFonts w:cs="Calibri"/>
          <w:lang w:val="en-GB"/>
        </w:rPr>
        <w:t xml:space="preserve"> terns and gannets</w:t>
      </w:r>
      <w:commentRangeEnd w:id="196"/>
      <w:r w:rsidR="00AF6010">
        <w:rPr>
          <w:rStyle w:val="Refdecomentrio"/>
        </w:rPr>
        <w:commentReference w:id="196"/>
      </w:r>
      <w:r w:rsidR="00563BCF">
        <w:rPr>
          <w:rFonts w:cs="Calibri"/>
          <w:lang w:val="en-GB"/>
        </w:rPr>
        <w:t>, which</w:t>
      </w:r>
      <w:r w:rsidR="00FF38A6" w:rsidRPr="00FF38A6">
        <w:rPr>
          <w:rFonts w:cs="Calibri"/>
          <w:lang w:val="en-GB"/>
        </w:rPr>
        <w:t xml:space="preserve"> rapidly spread through the whole meta-</w:t>
      </w:r>
      <w:r w:rsidR="00FF38A6" w:rsidRPr="00FF38A6">
        <w:rPr>
          <w:rFonts w:cs="Calibri"/>
          <w:lang w:val="en-GB"/>
        </w:rPr>
        <w:lastRenderedPageBreak/>
        <w:t>populations</w:t>
      </w:r>
      <w:r w:rsidR="00FF38A6" w:rsidRPr="00FF38A6">
        <w:rPr>
          <w:rFonts w:cs="Calibri"/>
          <w:lang w:val="en-GB"/>
        </w:rPr>
        <w:fldChar w:fldCharType="begin"/>
      </w:r>
      <w:r w:rsidR="00F312CD">
        <w:rPr>
          <w:rFonts w:cs="Calibri"/>
          <w:lang w:val="en-GB"/>
        </w:rPr>
        <w:instrText xml:space="preserve"> ADDIN ZOTERO_ITEM CSL_CITATION {"citationID":"BTzbp90Y","properties":{"formattedCitation":"\\super 3,4\\nosupersub{}","plainCitation":"3,4","noteIndex":0},"citationItems":[{"id":"Z71eo4Pq/guyjYdJ0","uris":["http://zotero.org/users/14074622/items/2JGLDIFM"],"itemData":{"id":783,"type":"article-journal","abstract":"In 2022, highly pathogenic avian influenza (HPAI) A(H5N1) virus clade 2.3.4.4b became enzootic and caused mass mortality in Sandwich Tern Thalasseus sandvicensis and other seabird species across north-western Europe. We present data on the characteristics of the spread of the virus between and within breeding colonies and the number of dead adult Sandwich Terns recorded at breeding sites throughout north-western Europe. Within two months of the first reported mortalities, 20,531 adult Sandwich Terns were found dead, which is &gt;17% of the total north-western European breeding population. This is probably an under-representation of total mortality, as many carcasses are likely to have gone unnoticed and unreported. Within affected colonies, almost all chicks died. After the peak of the outbreak, in a colony established by late breeders, 25.7% of tested adults showed immunity to HPAI subtype H5. Removal of carcasses was associated with lower levels of mortality at affected colonies. More research on the sources and modes of transmission, incubation times, effective containment, and immunity is urgently needed to combat this major threat for colonial seabirds.","container-title":"Bird Conservation International","DOI":"10.1017/S0959270923000400","ISSN":"0959-2709, 1474-0001","language":"en","page":"e6","source":"Cambridge University Press","title":"Highly pathogenic avian influenza causes mass mortality in Sandwich Tern Thalasseus sandvicensis breeding colonies across north-western Europe","volume":"34","author":[{"family":"Knief","given":"Ulrich"},{"family":"Bregnballe","given":"Thomas"},{"family":"Alfarwi","given":"Ibrahim"},{"family":"Ballmann","given":"Mónika Z."},{"family":"Brenninkmeijer","given":"Allix"},{"family":"Bzoma","given":"Szymon"},{"family":"Chabrolle","given":"Antoine"},{"family":"Dimmlich","given":"Jannis"},{"family":"Engel","given":"Elias"},{"family":"Fijn","given":"Ruben"},{"family":"Fischer","given":"Kim"},{"family":"Hälterlein","given":"Bernd"},{"family":"Haupt","given":"Matthias"},{"family":"Hennig","given":"Veit"},{"family":"Herrmann","given":"Christof"},{"family":"Veld","given":"Ronald in ‘t"},{"family":"Kirchhoff","given":"Elisabeth"},{"family":"Kristersson","given":"Mikael"},{"family":"Kühn","given":"Susanne"},{"family":"Larsson","given":"Kjell"},{"family":"Larsson","given":"Rolf"},{"family":"Lawton","given":"Neil"},{"family":"Leopold","given":"Mardik"},{"family":"Lilipaly","given":"Sander"},{"family":"Lock","given":"Leigh"},{"family":"Marty","given":"Régis"},{"family":"Matheve","given":"Hans"},{"family":"Meissner","given":"Włodzimierz"},{"family":"Morrison","given":"Paul"},{"family":"Newton","given":"Stephen"},{"family":"Olofsson","given":"Patrik"},{"family":"Packmor","given":"Florian"},{"family":"Pedersen","given":"Kjeld T."},{"family":"Redfern","given":"Chris"},{"family":"Scarton","given":"Francesco"},{"family":"Schenk","given":"Fred"},{"family":"Scher","given":"Olivier"},{"family":"Serra","given":"Lorenzo"},{"family":"Sibille","given":"Alexandre"},{"family":"Smith","given":"Julian"},{"family":"Smith","given":"Wez"},{"family":"Sterup","given":"Jacob"},{"family":"Stienen","given":"Eric"},{"family":"Strassner","given":"Viola"},{"family":"Valle","given":"Roberto G."},{"family":"Bemmelen","given":"Rob S. A.","dropping-particle":"van"},{"family":"Veen","given":"Jan"},{"family":"Vervaeke","given":"Muriel"},{"family":"Weston","given":"Ewan"},{"family":"Wojcieszek","given":"Monika"},{"family":"Courtens","given":"Wouter"}],"issued":{"date-parts":[["2024",1]]}},"label":"page"},{"id":7694,"uris":["http://zotero.org/users/2773777/items/2DVCFQM9"],"itemData":{"id":7694,"type":"article-journal","abstract":"During 2021 and 2022 High Pathogenicity Avian Influenza (HPAI) killed thousands of wild birds across Europe and North America, suggesting a change in infection dynamics and a shift to new hosts, including seabirds. Northern Gannets Morus bassanus appeared to be especially severely impacted, but a detailed account of the data available is required to help understand how the HPAI virus (HPAIV) spread across the meta-population, and the ensuing demographic consequences. Accordingly, we analyse information on confirmed and suspected HPAIV outbreaks across most North Atlantic Gannet colonies and, for the largest colony (Bass Rock, UK), provide impacts on population size, breeding success, and preliminary results on apparent adult survival and serology. Unusually high numbers of dead Gannets were first noted at colonies in Iceland during April 2022. Outbreaks in May occurred in many Scottish colonies, followed by colonies in Canada, Germany and Norway. By the end of June, outbreaks had occurred in colonies in Canada and the English Channel. Outbreaks in 12 UK and Ireland colonies appeared to follow a clockwise pattern with the last infected colonies recorded in late August/September. Unusually high mortality was recorded at 40 colonies (75% of global total colonies). Dead birds testing positive for HPAIV H5N1 were associated with 58% of these colonies. At Bass Rock, the number of occupied nest-sites decreased by at least 71%, breeding success declined by c. 66% compared with the long-term UK mean and the resighting of marked individuals suggested that apparent adult survival between 2021 and 2022 could have been substantially lower than the preceding 10-year average. Serological investigation detected antibodies specific to H5 in apparently healthy birds, indicating that some Gannets recover from HPAIV infection. Further, most of these recovered birds had black irises, suggestive of a phenotypic indicator of previous infection. Untangling the impacts of HPAIV infection from other challenges faced by seabirds is key to establishing effective conservation strategies for threatened seabird populations as the likelihood of further epizootics increases, due to increasing habitat loss and the industrialization of poultry production.","container-title":"Ibis","DOI":"10.1111/ibi.13275","ISSN":"1474-919X","issue":"2","language":"en","license":"© 2023 The Authors. Ibis published by John Wiley &amp; Sons Ltd on behalf of British Ornithologists' Union.","note":"_eprint: https://onlinelibrary.wiley.com/doi/pdf/10.1111/ibi.13275","page":"633-650","source":"Wiley Online Library","title":"High pathogenicity avian influenza (H5N1) in Northern Gannets (&lt;i&gt;Morus bassanus&lt;/i&gt;): Global spread, clinical signs and demographic consequences","title-short":"High pathogenicity avian influenza (H5N1) in Northern Gannets (Morus bassanus)","volume":"166","author":[{"family":"Lane","given":"Jude V."},{"family":"Jeglinski","given":"Jana W.E."},{"family":"Avery-Gomm","given":"Stephanie"},{"family":"Ballstaedt","given":"Elmar"},{"family":"Banyard","given":"Ashley C."},{"family":"Barychka","given":"Tatsiana"},{"family":"Brown","given":"Ian H."},{"family":"Brugger","given":"Brigitte"},{"family":"Burt","given":"Tori V."},{"family":"Careen","given":"Noah"},{"family":"Castenschiold","given":"Johan H.F."},{"family":"Christensen-Dalsgaard","given":"Signe"},{"family":"Clifford","given":"Shannon"},{"family":"Collins","given":"Sydney M."},{"family":"Cunningham","given":"Emma"},{"family":"Danielsen","given":"Jóhannis"},{"family":"Daunt","given":"Francis"},{"family":"D'entremont","given":"Kyle J.N."},{"family":"Doiron","given":"Parker"},{"family":"Duffy","given":"Steven"},{"family":"English","given":"Matthew D."},{"family":"Falchieri","given":"Marco"},{"family":"Giacinti","given":"Jolene"},{"family":"Gjerset","given":"Britt"},{"family":"Granstad","given":"Silje"},{"family":"Grémillet","given":"David"},{"family":"Guillemette","given":"Magella"},{"family":"Hallgrímsson","given":"Gunnar T."},{"family":"Hamer","given":"Keith C."},{"family":"Hammer","given":"Sjúrður"},{"family":"Harrison","given":"Katherine"},{"family":"Hart","given":"Justin D."},{"family":"Hatsell","given":"Ciaran"},{"family":"Humpidge","given":"Richard"},{"family":"James","given":"Joe"},{"family":"Jenkinson","given":"Audrey"},{"family":"Jessopp","given":"Mark"},{"family":"Jones","given":"Megan E.B."},{"family":"Lair","given":"Stéphane"},{"family":"Lewis","given":"Thomas"},{"family":"Malinowska","given":"Alexandra A."},{"family":"McCluskie","given":"Aly"},{"family":"McPhail","given":"Gretchen"},{"family":"Moe","given":"Børge"},{"family":"Montevecchi","given":"William A."},{"family":"Morgan","given":"Greg"},{"family":"Nichol","given":"Caroline"},{"family":"Nisbet","given":"Craig"},{"family":"Olsen","given":"Bergur"},{"family":"Provencher","given":"Jennifer"},{"family":"Provost","given":"Pascal"},{"family":"Purdie","given":"Alex"},{"family":"Rail","given":"Jean-François"},{"family":"Robertson","given":"Greg"},{"family":"Seyer","given":"Yannick"},{"family":"Sheddan","given":"Maggie"},{"family":"Soos","given":"Catherine"},{"family":"Stephens","given":"Nia"},{"family":"Strøm","given":"Hallvard"},{"family":"Svansson","given":"Vilhjálmur"},{"family":"Tierney","given":"T. David"},{"family":"Tyler","given":"Glen"},{"family":"Wade","given":"Tom"},{"family":"Wanless","given":"Sarah"},{"family":"Ward","given":"Christopher R.E."},{"family":"Wilhelm","given":"Sabina I."},{"family":"Wischnewski","given":"Saskia"},{"family":"Wright","given":"Lucy J."},{"family":"Zonfrillo","given":"Bernie"},{"family":"Matthiopoulos","given":"Jason"},{"family":"Votier","given":"Stephen C."}],"issued":{"date-parts":[["2023"]]}}}],"schema":"https://github.com/citation-style-language/schema/raw/master/csl-citation.json"} </w:instrText>
      </w:r>
      <w:r w:rsidR="00FF38A6" w:rsidRPr="00FF38A6">
        <w:rPr>
          <w:rFonts w:cs="Calibri"/>
          <w:lang w:val="en-GB"/>
        </w:rPr>
        <w:fldChar w:fldCharType="separate"/>
      </w:r>
      <w:r w:rsidR="00A40E32" w:rsidRPr="00A40E32">
        <w:rPr>
          <w:rFonts w:ascii="Aptos" w:hAnsi="Aptos" w:cs="Times New Roman"/>
          <w:kern w:val="0"/>
          <w:vertAlign w:val="superscript"/>
        </w:rPr>
        <w:t>3,4</w:t>
      </w:r>
      <w:r w:rsidR="00FF38A6" w:rsidRPr="00FF38A6">
        <w:rPr>
          <w:rFonts w:cs="Calibri"/>
          <w:lang w:val="en-GB"/>
        </w:rPr>
        <w:fldChar w:fldCharType="end"/>
      </w:r>
      <w:r w:rsidR="00FF38A6" w:rsidRPr="00FF38A6">
        <w:rPr>
          <w:rFonts w:cs="Calibri"/>
          <w:lang w:val="en-GB"/>
        </w:rPr>
        <w:t xml:space="preserve">. </w:t>
      </w:r>
      <w:r w:rsidR="00563BCF">
        <w:rPr>
          <w:rFonts w:cs="Calibri"/>
          <w:lang w:val="en-GB"/>
        </w:rPr>
        <w:t>However</w:t>
      </w:r>
      <w:r w:rsidR="00A36D36" w:rsidRPr="00A36D36">
        <w:rPr>
          <w:rFonts w:cs="Calibri"/>
          <w:lang w:val="en-GB"/>
        </w:rPr>
        <w:t xml:space="preserve">, </w:t>
      </w:r>
      <w:r w:rsidR="00563BCF">
        <w:rPr>
          <w:rFonts w:cs="Calibri"/>
          <w:lang w:val="en-GB"/>
        </w:rPr>
        <w:t>our</w:t>
      </w:r>
      <w:r w:rsidR="00ED1E8F">
        <w:rPr>
          <w:rFonts w:cs="Calibri"/>
          <w:lang w:val="en-GB"/>
        </w:rPr>
        <w:t xml:space="preserve"> serological data reveal</w:t>
      </w:r>
      <w:r w:rsidR="00563BCF">
        <w:rPr>
          <w:rFonts w:cs="Calibri"/>
          <w:lang w:val="en-GB"/>
        </w:rPr>
        <w:t>s that H5Nx circulated much more broadly in the system.</w:t>
      </w:r>
      <w:r>
        <w:rPr>
          <w:rFonts w:cs="Calibri"/>
          <w:lang w:val="en-GB"/>
        </w:rPr>
        <w:t xml:space="preserve"> </w:t>
      </w:r>
      <w:proofErr w:type="gramStart"/>
      <w:r>
        <w:rPr>
          <w:rFonts w:cs="Calibri"/>
          <w:lang w:val="en-GB"/>
        </w:rPr>
        <w:t>In particular, apex</w:t>
      </w:r>
      <w:proofErr w:type="gramEnd"/>
      <w:r>
        <w:rPr>
          <w:rFonts w:cs="Calibri"/>
          <w:lang w:val="en-GB"/>
        </w:rPr>
        <w:t xml:space="preserve"> predators were highly and widely exposed to H5Nx, pointing towards</w:t>
      </w:r>
      <w:r w:rsidRPr="0059304C">
        <w:rPr>
          <w:rFonts w:cs="Calibri"/>
          <w:lang w:val="en-GB"/>
        </w:rPr>
        <w:t xml:space="preserve"> scavenging </w:t>
      </w:r>
      <w:r>
        <w:rPr>
          <w:rFonts w:cs="Calibri"/>
          <w:lang w:val="en-GB"/>
        </w:rPr>
        <w:t>a</w:t>
      </w:r>
      <w:r w:rsidRPr="0059304C">
        <w:rPr>
          <w:rFonts w:cs="Calibri"/>
          <w:lang w:val="en-GB"/>
        </w:rPr>
        <w:t xml:space="preserve">s a key transmission route. </w:t>
      </w:r>
    </w:p>
    <w:p w14:paraId="57AB02DB" w14:textId="0966127E" w:rsidR="008D5A82" w:rsidRDefault="0058741A" w:rsidP="008D5A82">
      <w:pPr>
        <w:rPr>
          <w:rFonts w:cs="Calibri"/>
          <w:lang w:val="en-GB"/>
        </w:rPr>
      </w:pPr>
      <w:r>
        <w:rPr>
          <w:rFonts w:cs="Calibri"/>
          <w:lang w:val="en-GB"/>
        </w:rPr>
        <w:t>T</w:t>
      </w:r>
      <w:r w:rsidR="00A36D36" w:rsidRPr="00A36D36">
        <w:rPr>
          <w:rFonts w:cs="Calibri"/>
          <w:lang w:val="en-GB"/>
        </w:rPr>
        <w:t xml:space="preserve">he </w:t>
      </w:r>
      <w:r>
        <w:rPr>
          <w:rFonts w:cs="Calibri"/>
          <w:lang w:val="en-GB"/>
        </w:rPr>
        <w:t>detection</w:t>
      </w:r>
      <w:r w:rsidR="00A36D36" w:rsidRPr="00A36D36">
        <w:rPr>
          <w:rFonts w:cs="Calibri"/>
          <w:lang w:val="en-GB"/>
        </w:rPr>
        <w:t xml:space="preserve"> of</w:t>
      </w:r>
      <w:r w:rsidR="00A55C7B">
        <w:rPr>
          <w:rFonts w:cs="Calibri"/>
          <w:lang w:val="en-GB"/>
        </w:rPr>
        <w:t xml:space="preserve"> many</w:t>
      </w:r>
      <w:r w:rsidR="00A36D36" w:rsidRPr="00A36D36">
        <w:rPr>
          <w:rFonts w:cs="Calibri"/>
          <w:lang w:val="en-GB"/>
        </w:rPr>
        <w:t xml:space="preserve"> exposed, and potentially infected, apex predators on apparently healthy islands suggests that onward transmission from apex predators to other species was relatively limited and/or that many transmission chains faded out</w:t>
      </w:r>
      <w:r w:rsidR="00936ED0">
        <w:rPr>
          <w:rFonts w:cs="Calibri"/>
          <w:lang w:val="en-GB"/>
        </w:rPr>
        <w:t xml:space="preserve"> before being detected</w:t>
      </w:r>
      <w:r w:rsidR="00A36D36" w:rsidRPr="00A36D36">
        <w:rPr>
          <w:rFonts w:cs="Calibri"/>
          <w:lang w:val="en-GB"/>
        </w:rPr>
        <w:t>.</w:t>
      </w:r>
      <w:r w:rsidR="00A36D36" w:rsidRPr="00B462B1">
        <w:rPr>
          <w:rFonts w:cs="Calibri"/>
          <w:lang w:val="en-GB"/>
        </w:rPr>
        <w:t xml:space="preserve"> </w:t>
      </w:r>
      <w:r>
        <w:rPr>
          <w:rFonts w:cs="Calibri"/>
          <w:lang w:val="en-GB"/>
        </w:rPr>
        <w:t>This is also supported by the ten sporadic cases, which were mostly detected in apex predators (four in skuas and two in birds of prey)</w:t>
      </w:r>
      <w:r>
        <w:rPr>
          <w:rFonts w:cs="Calibri"/>
          <w:lang w:val="en-GB"/>
        </w:rPr>
        <w:fldChar w:fldCharType="begin"/>
      </w:r>
      <w:r w:rsidR="00F312CD">
        <w:rPr>
          <w:rFonts w:cs="Calibri"/>
          <w:lang w:val="en-GB"/>
        </w:rPr>
        <w:instrText xml:space="preserve"> ADDIN ZOTERO_ITEM CSL_CITATION {"citationID":"VhqPSDO5","properties":{"formattedCitation":"\\super 23\\nosupersub{}","plainCitation":"23","noteIndex":0},"citationItems":[{"id":"Z71eo4Pq/JSmy4RHh","uris":["http://zotero.org/users/14074622/items/2CCX7K4A"],"itemData":{"id":"a0Ct7R5A/ymZhes08","type":"article","abstract":"The current highly pathogenic avian influenza H5N1 panzootic has substantial impacts on wild birds and marine mammals. Although major outbreaks occurred in South America, incursion to Antarctica emerged late in the breeding season of 2023/2024 and was confined the wider region of the Antarctic Peninsula. To infer potential underlying processes, we compiled H5N1 surveillance from Antarctica and Sub-Antarctic Islands prior to the first confirmed cases.","DOI":"10.1101/2023.10.24.563692","language":"en","license":"© 2024, Posted by Cold Spring Harbor Laboratory. This pre-print is available under a Creative Commons License (Attribution-NonCommercial-NoDerivs 4.0 International), CC BY-NC-ND 4.0, as described at http://creativecommons.org/licenses/by-nc-nd/4.0/","note":"page: 2023.10.24.563692\nsection: New Results","publisher":"bioRxiv","source":"bioRxiv","title":"Unexpected delayed incursion of highly pathogenic avian influenza H5N1 (clade 2.3.4.4b) in the Antarctic region","URL":"https://www.biorxiv.org/content/10.1101/2023.10.24.563692v4","author":[{"family":"Lisovski","given":"Simeon"},{"family":"Günther","given":"Anne"},{"family":"Dewar","given":"Meagan"},{"family":"Ainley","given":"David"},{"family":"Aldunate","given":"Fabián"},{"family":"Arce","given":"Rodrigo"},{"family":"Ballard","given":"Grant"},{"family":"Bauer","given":"Silke"},{"family":"Belliure","given":"Josabel"},{"family":"Banyard","given":"Ashley C."},{"family":"Boulinier","given":"Thierry"},{"family":"Bennison","given":"Ashley"},{"family":"Braun","given":"Christina"},{"family":"Cary","given":"Craig"},{"family":"Catry","given":"Paulo"},{"family":"Clessin","given":"Augustin"},{"family":"Connan","given":"Maelle"},{"family":"Correia","given":"Edna"},{"family":"Cox","given":"Aidan"},{"family":"Cristina","given":"Juan"},{"family":"Elrod","given":"Megan"},{"family":"Emerit","given":"Julia"},{"family":"Ferreiro","given":"Irene"},{"family":"Fowler","given":"Zoe"},{"family":"Gamble","given":"Amandine"},{"family":"Granadeiro","given":"José P."},{"family":"Hurtado","given":"Joaquin"},{"family":"Jongsomjit","given":"Dennis"},{"family":"Lesage","given":"Célia"},{"family":"Lejeune","given":"Mathilde"},{"family":"Kuepfer","given":"Amanda"},{"family":"Lescroël","given":"Amélie"},{"family":"Li","given":"Amy"},{"family":"McDonald","given":"Ian R."},{"family":"Menéndez-Blázquez","given":"Javier"},{"family":"Morandini","given":"Virginia"},{"family":"Moratorio","given":"Gonzalo"},{"family":"Militão","given":"Teresa"},{"family":"Moreno","given":"Pilar"},{"family":"Perbolianachis","given":"Paula"},{"family":"Pennycook","given":"Jean"},{"family":"Raslan","given":"Maryam"},{"family":"Reid","given":"Scott M."},{"family":"Richards-Babbage","given":"Roanna"},{"family":"Schmidt","given":"Annie E."},{"family":"Sander","given":"Martha Maria"},{"family":"Smyth","given":"Lucy"},{"family":"Soutullo","given":"Alvaro"},{"family":"Stanworth","given":"Andrew"},{"family":"Streith","given":"Léo"},{"family":"Tornos","given":"Jérémy"},{"family":"Varsani","given":"Arvind"},{"family":"Herzschuh","given":"Ulrike"},{"family":"Beer","given":"Martin"},{"family":"Wille","given":"Michelle"}],"accessed":{"date-parts":[["2024",5,21]]},"issued":{"date-parts":[["2024",4,19]]}}}],"schema":"https://github.com/citation-style-language/schema/raw/master/csl-citation.json"} </w:instrText>
      </w:r>
      <w:r>
        <w:rPr>
          <w:rFonts w:cs="Calibri"/>
          <w:lang w:val="en-GB"/>
        </w:rPr>
        <w:fldChar w:fldCharType="separate"/>
      </w:r>
      <w:r w:rsidRPr="0058741A">
        <w:rPr>
          <w:rFonts w:ascii="Aptos" w:hAnsi="Aptos" w:cs="Times New Roman"/>
          <w:kern w:val="0"/>
          <w:vertAlign w:val="superscript"/>
        </w:rPr>
        <w:t>23</w:t>
      </w:r>
      <w:r>
        <w:rPr>
          <w:rFonts w:cs="Calibri"/>
          <w:lang w:val="en-GB"/>
        </w:rPr>
        <w:fldChar w:fldCharType="end"/>
      </w:r>
      <w:r>
        <w:rPr>
          <w:rFonts w:cs="Calibri"/>
          <w:lang w:val="en-GB"/>
        </w:rPr>
        <w:t xml:space="preserve">, that failed to spark outbreaks. </w:t>
      </w:r>
      <w:r w:rsidR="00936ED0" w:rsidRPr="00B462B1">
        <w:rPr>
          <w:rFonts w:cs="Calibri"/>
          <w:lang w:val="en-GB"/>
        </w:rPr>
        <w:t xml:space="preserve">Hence, although it is often suggested that apex predators </w:t>
      </w:r>
      <w:r>
        <w:rPr>
          <w:rFonts w:cs="Calibri"/>
          <w:lang w:val="en-GB"/>
        </w:rPr>
        <w:t>like</w:t>
      </w:r>
      <w:r w:rsidR="00A55C7B">
        <w:rPr>
          <w:rFonts w:cs="Calibri"/>
          <w:lang w:val="en-GB"/>
        </w:rPr>
        <w:t xml:space="preserve"> skuas and gulls </w:t>
      </w:r>
      <w:r w:rsidR="00936ED0" w:rsidRPr="00B462B1">
        <w:rPr>
          <w:rFonts w:cs="Calibri"/>
          <w:lang w:val="en-GB"/>
        </w:rPr>
        <w:t>could be key spreaders of HPAI, our data suggest that it d</w:t>
      </w:r>
      <w:ins w:id="197" w:author="Thierry BOULINIER" w:date="2024-08-14T16:57:00Z">
        <w:r w:rsidR="000D6EA4">
          <w:rPr>
            <w:rFonts w:cs="Calibri"/>
            <w:lang w:val="en-GB"/>
          </w:rPr>
          <w:t>id</w:t>
        </w:r>
      </w:ins>
      <w:del w:id="198" w:author="Thierry BOULINIER" w:date="2024-08-14T16:57:00Z">
        <w:r w:rsidR="00936ED0" w:rsidRPr="00B462B1" w:rsidDel="000D6EA4">
          <w:rPr>
            <w:rFonts w:cs="Calibri"/>
            <w:lang w:val="en-GB"/>
          </w:rPr>
          <w:delText>oes</w:delText>
        </w:r>
      </w:del>
      <w:r w:rsidR="00936ED0" w:rsidRPr="00B462B1">
        <w:rPr>
          <w:rFonts w:cs="Calibri"/>
          <w:lang w:val="en-GB"/>
        </w:rPr>
        <w:t xml:space="preserve"> not happen that often</w:t>
      </w:r>
      <w:r w:rsidR="00936ED0">
        <w:rPr>
          <w:rFonts w:cs="Calibri"/>
          <w:lang w:val="en-GB"/>
        </w:rPr>
        <w:t xml:space="preserve"> in the Falklands</w:t>
      </w:r>
      <w:r w:rsidR="00936ED0" w:rsidRPr="00B462B1">
        <w:rPr>
          <w:rFonts w:cs="Calibri"/>
          <w:lang w:val="en-GB"/>
        </w:rPr>
        <w:t xml:space="preserve">. Moreover, it may </w:t>
      </w:r>
      <w:r w:rsidR="00936ED0" w:rsidRPr="00A55C7B">
        <w:rPr>
          <w:rFonts w:cs="Calibri"/>
          <w:lang w:val="en-GB"/>
        </w:rPr>
        <w:t xml:space="preserve">happen less and less often as </w:t>
      </w:r>
      <w:r w:rsidR="00F053A6">
        <w:rPr>
          <w:rFonts w:cs="Calibri"/>
          <w:lang w:val="en-GB"/>
        </w:rPr>
        <w:t>these</w:t>
      </w:r>
      <w:r w:rsidR="00936ED0" w:rsidRPr="00A55C7B">
        <w:rPr>
          <w:rFonts w:cs="Calibri"/>
          <w:lang w:val="en-GB"/>
        </w:rPr>
        <w:t xml:space="preserve"> species gain immunity against circulating HPAI lineages, reducing their susceptibility to</w:t>
      </w:r>
      <w:r w:rsidR="00350398">
        <w:rPr>
          <w:rFonts w:cs="Calibri"/>
          <w:lang w:val="en-GB"/>
        </w:rPr>
        <w:t>,</w:t>
      </w:r>
      <w:r w:rsidR="00936ED0" w:rsidRPr="00A55C7B">
        <w:rPr>
          <w:rFonts w:cs="Calibri"/>
          <w:lang w:val="en-GB"/>
        </w:rPr>
        <w:t xml:space="preserve"> and competence for</w:t>
      </w:r>
      <w:r w:rsidR="00350398">
        <w:rPr>
          <w:rFonts w:cs="Calibri"/>
          <w:lang w:val="en-GB"/>
        </w:rPr>
        <w:t>,</w:t>
      </w:r>
      <w:r w:rsidR="00936ED0" w:rsidRPr="00A55C7B">
        <w:rPr>
          <w:rFonts w:cs="Calibri"/>
          <w:lang w:val="en-GB"/>
        </w:rPr>
        <w:t xml:space="preserve"> the virus as observed in experimentally infected waterfowl</w:t>
      </w:r>
      <w:r w:rsidR="00936ED0" w:rsidRPr="00A55C7B">
        <w:rPr>
          <w:rFonts w:cs="Calibri"/>
          <w:lang w:val="en-GB"/>
        </w:rPr>
        <w:fldChar w:fldCharType="begin"/>
      </w:r>
      <w:r w:rsidR="004464CA">
        <w:rPr>
          <w:rFonts w:cs="Calibri"/>
          <w:lang w:val="en-GB"/>
        </w:rPr>
        <w:instrText xml:space="preserve"> ADDIN ZOTERO_ITEM CSL_CITATION {"citationID":"0FAk0ReR","properties":{"formattedCitation":"\\super 35,43\\nosupersub{}","plainCitation":"35,43","noteIndex":0},"citationItems":[{"id":"Z71eo4Pq/SxxDpcR1","uris":["http://zotero.org/users/14074622/items/WYK6VZLE"],"itemData":{"id":940,"type":"article-journal","abstract":"Our overall hypothesis is that host population immunity directed at multiple antigens will influence the prevalence, diversity and evolution of influenza A virus (IAV) in avian populations where the vast subtype diversity is maintained. To investigate how initial infection influences the outcome of later infections with homologous or heterologous IAV subtypes and how viruses interact through host immune responses, we carried out experimental infections in mallard ducks (Anas platyrhynchos). Mallards were pre-challenged with an H3N8 low-pathogenic IAV and were divided into six groups. At five weeks post H3N8 inoculation, each group was challenged with a different IAV subtype (H4N5, H10N7, H6N2, H12N5) or the same H3N8. Two additional pre-challenged groups were inoculated with the homologous H3N8 virus at weeks 11 and 15 after pre-challenge to evaluate the duration of protection. The results showed that mallards were still resistant to re-infection after 15 weeks. There was a significant reduction in shedding for all pre-challenged groups compared to controls and the outcome of the heterologous challenges varied according to hemagglutinin (HA) phylogenetic relatedness between the viruses used. There was a boost in the H3 antibody titer after re-infection with H4N5, which is consistent with original antigenic sin or antigenic seniority and suggest a putative strategy of virus evasion. These results imply competition between related subtypes that could regulate IAV subtype population dynamics in nature. Collectively, we provide new insights into within-host IAV complex interactions as drivers of IAV antigenic diversity that could allow the circulation of multiple subtypes in wild ducks.","container-title":"PLoS pathogens","DOI":"10.1371/journal.ppat.1006419","ISSN":"1553-7374","issue":"6","journalAbbreviation":"PLoS Pathog","language":"eng","note":"PMID: 28640898\nPMCID: PMC5481145","page":"e1006419","source":"PubMed","title":"Competition between influenza A virus subtypes through heterosubtypic immunity modulates re-infection and antibody dynamics in the mallard duck","volume":"13","author":[{"family":"Latorre-Margalef","given":"Neus"},{"family":"Brown","given":"Justin D."},{"family":"Fojtik","given":"Alinde"},{"family":"Poulson","given":"Rebecca L."},{"family":"Carter","given":"Deborah"},{"family":"Franca","given":"Monique"},{"family":"Stallknecht","given":"David E."}],"issued":{"date-parts":[["2017",6]]}},"label":"page"},{"id":16546,"uris":["http://zotero.org/users/2773777/items/3ZVB8WAA"],"itemData":{"id":16546,"type":"article-journal","abstract":"In previous studies we examined the role of Canada Geese (Branta canadensis) in the epidemiology of Eurasian highly pathogenic avian influenza (HPAI) H5N1. To expand on this and better understand how pre-exposure to heterosubtypic low-pathogenic avian influenza (LPAI) viruses might influence the outcome of H5N1 HPAI infection, we pre-exposed naïve juvenile Canada Geese to different North American wild-bird-origin LPAI viruses. We selected H1, H2, and H6 hemagglutinin subtype viruses based on their higher-order evolutionary relatedness to the H5 hemagglutinin. Pre-exposing Canada Geese to either H2N3 or H6N5 viruses did not protect them against a lethal H5N1 HPAI virus challenge. In addition, H5N1 was transmitted to naïve control birds that were placed among both groups resulting in death by 5 days postcontact. In contrast, Canada Geese that were pre-exposed to H1N1 were protected against a lethal H5N1 challenge, shed minimal amounts of the virus into the environment, and did not transmit the infection to naïve contact birds. None of the H1N1, H2N3, or H6N5 pre-exposure sera neutralized H5N1 in vitro; however, sera from H1N1-infected birds reduced virus plaque size but not number when compared with H2N3, H6N5, or negative sera, suggesting that antibodies directed against the neuraminidase may have had a role in the protective effects observed.","container-title":"Journal of Wildlife Diseases","DOI":"10.7589/2012-09-237","ISSN":"1943-3700","issue":"1","journalAbbreviation":"J Wildl Dis","language":"eng","note":"PMID: 24171557","page":"84-97","source":"PubMed","title":"Pre-exposing Canada Geese (&lt;i&gt;Branta canadensis&lt;/i&gt;) to a low-pathogenic H1N1 avian influenza virus protects them against H5N1 HPAI virus challenge","volume":"50","author":[{"family":"Berhane","given":"Yohannes"},{"family":"Embury-Hyatt","given":"Carissa"},{"family":"Leith","given":"Marsha"},{"family":"Kehler","given":"Helen"},{"family":"Suderman","given":"Matthew"},{"family":"Pasick","given":"John"}],"issued":{"date-parts":[["2014",1]]}}}],"schema":"https://github.com/citation-style-language/schema/raw/master/csl-citation.json"} </w:instrText>
      </w:r>
      <w:r w:rsidR="00936ED0" w:rsidRPr="00A55C7B">
        <w:rPr>
          <w:rFonts w:cs="Calibri"/>
          <w:lang w:val="en-GB"/>
        </w:rPr>
        <w:fldChar w:fldCharType="separate"/>
      </w:r>
      <w:r w:rsidR="004464CA" w:rsidRPr="004464CA">
        <w:rPr>
          <w:rFonts w:ascii="Aptos" w:hAnsi="Aptos" w:cs="Times New Roman"/>
          <w:kern w:val="0"/>
          <w:vertAlign w:val="superscript"/>
        </w:rPr>
        <w:t>35,43</w:t>
      </w:r>
      <w:r w:rsidR="00936ED0" w:rsidRPr="00A55C7B">
        <w:rPr>
          <w:rFonts w:cs="Calibri"/>
          <w:lang w:val="en-GB"/>
        </w:rPr>
        <w:fldChar w:fldCharType="end"/>
      </w:r>
      <w:r w:rsidR="00936ED0" w:rsidRPr="00A55C7B">
        <w:rPr>
          <w:rFonts w:cs="Calibri"/>
          <w:lang w:val="en-GB"/>
        </w:rPr>
        <w:t>. In addition, apex predators also participate in carcass removal, which can reduce infection pressure</w:t>
      </w:r>
      <w:r w:rsidR="00936ED0" w:rsidRPr="00B462B1">
        <w:rPr>
          <w:rFonts w:cs="Calibri"/>
          <w:lang w:val="en-GB"/>
        </w:rPr>
        <w:t xml:space="preserve"> in a system</w:t>
      </w:r>
      <w:r w:rsidR="00936ED0" w:rsidRPr="00B462B1">
        <w:rPr>
          <w:rFonts w:cs="Calibri"/>
          <w:lang w:val="en-GB"/>
        </w:rPr>
        <w:fldChar w:fldCharType="begin"/>
      </w:r>
      <w:r w:rsidR="004464CA">
        <w:rPr>
          <w:rFonts w:cs="Calibri"/>
          <w:lang w:val="en-GB"/>
        </w:rPr>
        <w:instrText xml:space="preserve"> ADDIN ZOTERO_ITEM CSL_CITATION {"citationID":"lfXv9MCZ","properties":{"formattedCitation":"\\super 44\\nosupersub{}","plainCitation":"44","noteIndex":0},"citationItems":[{"id":16522,"uris":["http://zotero.org/users/2773777/items/DHU5XJ4Z"],"itemData":{"id":16522,"type":"article-journal","container-title":"American Economic Review","DOI":"10.1257/aer.20230016","ISSN":"0002-8282","language":"en","source":"www.aeaweb.org","title":"The social costs of keystone species collapse: evidence from the decline of vultures in India","title-short":"The social costs of keystone species collapse","URL":"https://www.aeaweb.org/articles?id=10.1257/aer.20230016&amp;from=f","author":[{"family":"Frank","given":"Eyal"},{"family":"Sudarshan","given":"Anant"}],"accessed":{"date-parts":[["2024",8,1]]},"issued":{"date-parts":[["2024"]]}}}],"schema":"https://github.com/citation-style-language/schema/raw/master/csl-citation.json"} </w:instrText>
      </w:r>
      <w:r w:rsidR="00936ED0" w:rsidRPr="00B462B1">
        <w:rPr>
          <w:rFonts w:cs="Calibri"/>
          <w:lang w:val="en-GB"/>
        </w:rPr>
        <w:fldChar w:fldCharType="separate"/>
      </w:r>
      <w:r w:rsidR="004464CA" w:rsidRPr="004464CA">
        <w:rPr>
          <w:rFonts w:ascii="Aptos" w:hAnsi="Aptos" w:cs="Times New Roman"/>
          <w:kern w:val="0"/>
          <w:vertAlign w:val="superscript"/>
        </w:rPr>
        <w:t>44</w:t>
      </w:r>
      <w:r w:rsidR="00936ED0" w:rsidRPr="00B462B1">
        <w:rPr>
          <w:rFonts w:cs="Calibri"/>
          <w:lang w:val="en-GB"/>
        </w:rPr>
        <w:fldChar w:fldCharType="end"/>
      </w:r>
      <w:r w:rsidR="00936ED0" w:rsidRPr="00B462B1">
        <w:rPr>
          <w:rFonts w:cs="Calibri"/>
          <w:lang w:val="en-GB"/>
        </w:rPr>
        <w:t>, and is notably suspected to have mitigated HPAI spread in tern colonies in Eur</w:t>
      </w:r>
      <w:r w:rsidR="00936ED0" w:rsidRPr="00CC0D46">
        <w:rPr>
          <w:rFonts w:cs="Calibri"/>
          <w:lang w:val="en-GB"/>
        </w:rPr>
        <w:t>ope</w:t>
      </w:r>
      <w:r w:rsidR="00936ED0" w:rsidRPr="00CC0D46">
        <w:rPr>
          <w:rFonts w:cs="Calibri"/>
          <w:lang w:val="en-GB"/>
        </w:rPr>
        <w:fldChar w:fldCharType="begin"/>
      </w:r>
      <w:r w:rsidR="00F312CD">
        <w:rPr>
          <w:rFonts w:cs="Calibri"/>
          <w:lang w:val="en-GB"/>
        </w:rPr>
        <w:instrText xml:space="preserve"> ADDIN ZOTERO_ITEM CSL_CITATION {"citationID":"V1nSzgH3","properties":{"formattedCitation":"\\super 3\\nosupersub{}","plainCitation":"3","noteIndex":0},"citationItems":[{"id":"Z71eo4Pq/guyjYdJ0","uris":["http://zotero.org/users/14074622/items/2JGLDIFM"],"itemData":{"id":783,"type":"article-journal","abstract":"In 2022, highly pathogenic avian influenza (HPAI) A(H5N1) virus clade 2.3.4.4b became enzootic and caused mass mortality in Sandwich Tern Thalasseus sandvicensis and other seabird species across north-western Europe. We present data on the characteristics of the spread of the virus between and within breeding colonies and the number of dead adult Sandwich Terns recorded at breeding sites throughout north-western Europe. Within two months of the first reported mortalities, 20,531 adult Sandwich Terns were found dead, which is &gt;17% of the total north-western European breeding population. This is probably an under-representation of total mortality, as many carcasses are likely to have gone unnoticed and unreported. Within affected colonies, almost all chicks died. After the peak of the outbreak, in a colony established by late breeders, 25.7% of tested adults showed immunity to HPAI subtype H5. Removal of carcasses was associated with lower levels of mortality at affected colonies. More research on the sources and modes of transmission, incubation times, effective containment, and immunity is urgently needed to combat this major threat for colonial seabirds.","container-title":"Bird Conservation International","DOI":"10.1017/S0959270923000400","ISSN":"0959-2709, 1474-0001","language":"en","page":"e6","source":"Cambridge University Press","title":"Highly pathogenic avian influenza causes mass mortality in Sandwich Tern Thalasseus sandvicensis breeding colonies across north-western Europe","volume":"34","author":[{"family":"Knief","given":"Ulrich"},{"family":"Bregnballe","given":"Thomas"},{"family":"Alfarwi","given":"Ibrahim"},{"family":"Ballmann","given":"Mónika Z."},{"family":"Brenninkmeijer","given":"Allix"},{"family":"Bzoma","given":"Szymon"},{"family":"Chabrolle","given":"Antoine"},{"family":"Dimmlich","given":"Jannis"},{"family":"Engel","given":"Elias"},{"family":"Fijn","given":"Ruben"},{"family":"Fischer","given":"Kim"},{"family":"Hälterlein","given":"Bernd"},{"family":"Haupt","given":"Matthias"},{"family":"Hennig","given":"Veit"},{"family":"Herrmann","given":"Christof"},{"family":"Veld","given":"Ronald in ‘t"},{"family":"Kirchhoff","given":"Elisabeth"},{"family":"Kristersson","given":"Mikael"},{"family":"Kühn","given":"Susanne"},{"family":"Larsson","given":"Kjell"},{"family":"Larsson","given":"Rolf"},{"family":"Lawton","given":"Neil"},{"family":"Leopold","given":"Mardik"},{"family":"Lilipaly","given":"Sander"},{"family":"Lock","given":"Leigh"},{"family":"Marty","given":"Régis"},{"family":"Matheve","given":"Hans"},{"family":"Meissner","given":"Włodzimierz"},{"family":"Morrison","given":"Paul"},{"family":"Newton","given":"Stephen"},{"family":"Olofsson","given":"Patrik"},{"family":"Packmor","given":"Florian"},{"family":"Pedersen","given":"Kjeld T."},{"family":"Redfern","given":"Chris"},{"family":"Scarton","given":"Francesco"},{"family":"Schenk","given":"Fred"},{"family":"Scher","given":"Olivier"},{"family":"Serra","given":"Lorenzo"},{"family":"Sibille","given":"Alexandre"},{"family":"Smith","given":"Julian"},{"family":"Smith","given":"Wez"},{"family":"Sterup","given":"Jacob"},{"family":"Stienen","given":"Eric"},{"family":"Strassner","given":"Viola"},{"family":"Valle","given":"Roberto G."},{"family":"Bemmelen","given":"Rob S. A.","dropping-particle":"van"},{"family":"Veen","given":"Jan"},{"family":"Vervaeke","given":"Muriel"},{"family":"Weston","given":"Ewan"},{"family":"Wojcieszek","given":"Monika"},{"family":"Courtens","given":"Wouter"}],"issued":{"date-parts":[["2024",1]]}},"label":"page"}],"schema":"https://github.com/citation-style-language/schema/raw/master/csl-citation.json"} </w:instrText>
      </w:r>
      <w:r w:rsidR="00936ED0" w:rsidRPr="00CC0D46">
        <w:rPr>
          <w:rFonts w:cs="Calibri"/>
          <w:lang w:val="en-GB"/>
        </w:rPr>
        <w:fldChar w:fldCharType="separate"/>
      </w:r>
      <w:r w:rsidR="00A40E32" w:rsidRPr="00CC0D46">
        <w:rPr>
          <w:rFonts w:ascii="Aptos" w:hAnsi="Aptos" w:cs="Times New Roman"/>
          <w:kern w:val="0"/>
          <w:vertAlign w:val="superscript"/>
        </w:rPr>
        <w:t>3</w:t>
      </w:r>
      <w:r w:rsidR="00936ED0" w:rsidRPr="00CC0D46">
        <w:rPr>
          <w:rFonts w:cs="Calibri"/>
          <w:lang w:val="en-GB"/>
        </w:rPr>
        <w:fldChar w:fldCharType="end"/>
      </w:r>
      <w:r w:rsidR="00936ED0" w:rsidRPr="00CC0D46">
        <w:rPr>
          <w:rFonts w:cs="Calibri"/>
          <w:lang w:val="en-GB"/>
        </w:rPr>
        <w:t>.</w:t>
      </w:r>
      <w:r w:rsidR="00A55C7B" w:rsidRPr="00CC0D46">
        <w:rPr>
          <w:rFonts w:cs="Calibri"/>
          <w:lang w:val="en-GB"/>
        </w:rPr>
        <w:t xml:space="preserve"> </w:t>
      </w:r>
      <w:commentRangeStart w:id="199"/>
      <w:commentRangeStart w:id="200"/>
      <w:commentRangeStart w:id="201"/>
      <w:r w:rsidR="008D5A82" w:rsidRPr="00CC0D46">
        <w:rPr>
          <w:rFonts w:cs="Calibri"/>
          <w:lang w:val="en-GB"/>
        </w:rPr>
        <w:t>It is thus not obvious whether apex predators drive or limit HPAI spread, and any statement should carefully consider existing evidence regarding their disease ecology, movement ecology and foraging ecology, which are for now seriously limited, especially compared to more emblematic species such as penguins and albatrosses.</w:t>
      </w:r>
      <w:r w:rsidR="008D5A82">
        <w:rPr>
          <w:rFonts w:cs="Calibri"/>
          <w:lang w:val="en-GB"/>
        </w:rPr>
        <w:t xml:space="preserve"> </w:t>
      </w:r>
      <w:commentRangeEnd w:id="199"/>
      <w:r w:rsidR="00CC0D46">
        <w:rPr>
          <w:rStyle w:val="Refdecomentrio"/>
        </w:rPr>
        <w:commentReference w:id="199"/>
      </w:r>
      <w:commentRangeEnd w:id="200"/>
      <w:r w:rsidR="0087304F">
        <w:rPr>
          <w:rStyle w:val="Refdecomentrio"/>
        </w:rPr>
        <w:commentReference w:id="200"/>
      </w:r>
      <w:commentRangeEnd w:id="201"/>
      <w:r w:rsidR="000D6EA4">
        <w:rPr>
          <w:rStyle w:val="Refdecomentrio"/>
        </w:rPr>
        <w:commentReference w:id="201"/>
      </w:r>
    </w:p>
    <w:p w14:paraId="05176BC9" w14:textId="42116797" w:rsidR="00FF38A6" w:rsidRPr="0059304C" w:rsidRDefault="006C5FA7" w:rsidP="0059304C">
      <w:pPr>
        <w:rPr>
          <w:color w:val="E97132" w:themeColor="accent2"/>
          <w:lang w:val="en-GB"/>
        </w:rPr>
      </w:pPr>
      <w:r w:rsidRPr="006C5FA7">
        <w:rPr>
          <w:rFonts w:cs="Calibri"/>
          <w:lang w:val="en-GB"/>
        </w:rPr>
        <w:t>The detection of seropositive birds on an apparently healthy island raises several</w:t>
      </w:r>
      <w:r w:rsidR="008D4653">
        <w:rPr>
          <w:rFonts w:cs="Calibri"/>
          <w:lang w:val="en-GB"/>
        </w:rPr>
        <w:t xml:space="preserve"> – non mutually exclusive –</w:t>
      </w:r>
      <w:r w:rsidRPr="006C5FA7">
        <w:rPr>
          <w:rFonts w:cs="Calibri"/>
          <w:lang w:val="en-GB"/>
        </w:rPr>
        <w:t xml:space="preserve"> potential explanations. </w:t>
      </w:r>
      <w:r w:rsidR="00CC0D46">
        <w:rPr>
          <w:rFonts w:cs="Calibri"/>
          <w:lang w:val="en-GB"/>
        </w:rPr>
        <w:t>(1) O</w:t>
      </w:r>
      <w:r w:rsidR="00814294">
        <w:rPr>
          <w:rFonts w:cs="Calibri"/>
          <w:lang w:val="en-GB"/>
        </w:rPr>
        <w:t>ther cases could have been missed, which is likely to happen to a certain extent</w:t>
      </w:r>
      <w:r w:rsidR="00533F56">
        <w:rPr>
          <w:rFonts w:cs="Calibri"/>
          <w:lang w:val="en-GB"/>
        </w:rPr>
        <w:t xml:space="preserve">. The subtle increase in AIV seroprevalences observed in apparently healthy colonies of New Island for instance could be an indication of recent exposure to H5Nx and undetected low-level mortality. However, it is </w:t>
      </w:r>
      <w:r w:rsidR="00CC0D46">
        <w:rPr>
          <w:rFonts w:cs="Calibri"/>
          <w:lang w:val="en-GB"/>
        </w:rPr>
        <w:t>unlikely for large outbreak</w:t>
      </w:r>
      <w:r w:rsidR="005836B0">
        <w:rPr>
          <w:rFonts w:cs="Calibri"/>
          <w:lang w:val="en-GB"/>
        </w:rPr>
        <w:t>s</w:t>
      </w:r>
      <w:r w:rsidR="00533F56">
        <w:rPr>
          <w:rFonts w:cs="Calibri"/>
          <w:lang w:val="en-GB"/>
        </w:rPr>
        <w:t xml:space="preserve"> to be missed</w:t>
      </w:r>
      <w:r w:rsidR="00CC0D46">
        <w:rPr>
          <w:rFonts w:cs="Calibri"/>
          <w:lang w:val="en-GB"/>
        </w:rPr>
        <w:t>, especially considering the high observation effort from inhabitants and tourists scattered across the archipelago all summer</w:t>
      </w:r>
      <w:r w:rsidR="00814294">
        <w:rPr>
          <w:rFonts w:cs="Calibri"/>
          <w:lang w:val="en-GB"/>
        </w:rPr>
        <w:t xml:space="preserve">. </w:t>
      </w:r>
      <w:r w:rsidR="00CC0D46">
        <w:rPr>
          <w:rFonts w:cs="Calibri"/>
          <w:lang w:val="en-GB"/>
        </w:rPr>
        <w:t>(2) T</w:t>
      </w:r>
      <w:r w:rsidR="00936ED0">
        <w:rPr>
          <w:rFonts w:cs="Calibri"/>
          <w:lang w:val="en-GB"/>
        </w:rPr>
        <w:t>he</w:t>
      </w:r>
      <w:r w:rsidR="00814294">
        <w:rPr>
          <w:rFonts w:cs="Calibri"/>
          <w:lang w:val="en-GB"/>
        </w:rPr>
        <w:t>se birds</w:t>
      </w:r>
      <w:r w:rsidR="00936ED0">
        <w:rPr>
          <w:rFonts w:cs="Calibri"/>
          <w:lang w:val="en-GB"/>
        </w:rPr>
        <w:t xml:space="preserve"> could have been exposed </w:t>
      </w:r>
      <w:r>
        <w:rPr>
          <w:rFonts w:cs="Calibri"/>
          <w:lang w:val="en-GB"/>
        </w:rPr>
        <w:t>somewhere else</w:t>
      </w:r>
      <w:r w:rsidR="008D5A82">
        <w:rPr>
          <w:rFonts w:cs="Calibri"/>
          <w:lang w:val="en-GB"/>
        </w:rPr>
        <w:t xml:space="preserve"> as antibodies remain detectable several months after exposure</w:t>
      </w:r>
      <w:r w:rsidR="00CC0D46">
        <w:rPr>
          <w:rFonts w:cs="Calibri"/>
          <w:lang w:val="en-GB"/>
        </w:rPr>
        <w:fldChar w:fldCharType="begin"/>
      </w:r>
      <w:r w:rsidR="00F312CD">
        <w:rPr>
          <w:rFonts w:cs="Calibri"/>
          <w:lang w:val="en-GB"/>
        </w:rPr>
        <w:instrText xml:space="preserve"> ADDIN ZOTERO_ITEM CSL_CITATION {"citationID":"PBJGKxvh","properties":{"formattedCitation":"\\super 35\\nosupersub{}","plainCitation":"35","noteIndex":0},"citationItems":[{"id":"Z71eo4Pq/SxxDpcR1","uris":["http://zotero.org/users/14074622/items/WYK6VZLE"],"itemData":{"id":"a0Ct7R5A/LYu3rjZt","type":"article-journal","abstract":"Our overall hypothesis is that host population immunity directed at multiple antigens will influence the prevalence, diversity and evolution of influenza A virus (IAV) in avian populations where the vast subtype diversity is maintained. To investigate how initial infection influences the outcome of later infections with homologous or heterologous IAV subtypes and how viruses interact through host immune responses, we carried out experimental infections in mallard ducks (Anas platyrhynchos). Mallards were pre-challenged with an H3N8 low-pathogenic IAV and were divided into six groups. At five weeks post H3N8 inoculation, each group was challenged with a different IAV subtype (H4N5, H10N7, H6N2, H12N5) or the same H3N8. Two additional pre-challenged groups were inoculated with the homologous H3N8 virus at weeks 11 and 15 after pre-challenge to evaluate the duration of protection. The results showed that mallards were still resistant to re-infection after 15 weeks. There was a significant reduction in shedding for all pre-challenged groups compared to controls and the outcome of the heterologous challenges varied according to hemagglutinin (HA) phylogenetic relatedness between the viruses used. There was a boost in the H3 antibody titer after re-infection with H4N5, which is consistent with original antigenic sin or antigenic seniority and suggest a putative strategy of virus evasion. These results imply competition between related subtypes that could regulate IAV subtype population dynamics in nature. Collectively, we provide new insights into within-host IAV complex interactions as drivers of IAV antigenic diversity that could allow the circulation of multiple subtypes in wild ducks.","container-title":"PLoS pathogens","DOI":"10.1371/journal.ppat.1006419","ISSN":"1553-7374","issue":"6","journalAbbreviation":"PLoS Pathog","language":"eng","note":"PMID: 28640898\nPMCID: PMC5481145","page":"e1006419","source":"PubMed","title":"Competition between influenza A virus subtypes through heterosubtypic immunity modulates re-infection and antibody dynamics in the mallard duck","volume":"13","author":[{"family":"Latorre-Margalef","given":"Neus"},{"family":"Brown","given":"Justin D."},{"family":"Fojtik","given":"Alinde"},{"family":"Poulson","given":"Rebecca L."},{"family":"Carter","given":"Deborah"},{"family":"Franca","given":"Monique"},{"family":"Stallknecht","given":"David E."}],"issued":{"date-parts":[["2017",6]]}}}],"schema":"https://github.com/citation-style-language/schema/raw/master/csl-citation.json"} </w:instrText>
      </w:r>
      <w:r w:rsidR="00CC0D46">
        <w:rPr>
          <w:rFonts w:cs="Calibri"/>
          <w:lang w:val="en-GB"/>
        </w:rPr>
        <w:fldChar w:fldCharType="separate"/>
      </w:r>
      <w:r w:rsidR="00CC0D46" w:rsidRPr="00CC0D46">
        <w:rPr>
          <w:rFonts w:ascii="Aptos" w:hAnsi="Aptos" w:cs="Times New Roman"/>
          <w:kern w:val="0"/>
          <w:vertAlign w:val="superscript"/>
        </w:rPr>
        <w:t>35</w:t>
      </w:r>
      <w:r w:rsidR="00CC0D46">
        <w:rPr>
          <w:rFonts w:cs="Calibri"/>
          <w:lang w:val="en-GB"/>
        </w:rPr>
        <w:fldChar w:fldCharType="end"/>
      </w:r>
      <w:r w:rsidR="008D5A82">
        <w:rPr>
          <w:rFonts w:cs="Calibri"/>
          <w:lang w:val="en-GB"/>
        </w:rPr>
        <w:t>. T</w:t>
      </w:r>
      <w:r w:rsidR="00936ED0">
        <w:rPr>
          <w:rFonts w:cs="Calibri"/>
          <w:lang w:val="en-GB"/>
        </w:rPr>
        <w:t>his is very unlikely for striated caracaras</w:t>
      </w:r>
      <w:r w:rsidR="008D5A82">
        <w:rPr>
          <w:rFonts w:cs="Calibri"/>
          <w:lang w:val="en-GB"/>
        </w:rPr>
        <w:t xml:space="preserve">, which </w:t>
      </w:r>
      <w:r w:rsidR="00936ED0">
        <w:rPr>
          <w:rFonts w:cs="Calibri"/>
          <w:lang w:val="en-GB"/>
        </w:rPr>
        <w:t xml:space="preserve">are year-round residents of the </w:t>
      </w:r>
      <w:r>
        <w:rPr>
          <w:rFonts w:cs="Calibri"/>
          <w:lang w:val="en-GB"/>
        </w:rPr>
        <w:t>archipelago</w:t>
      </w:r>
      <w:r w:rsidR="00936ED0">
        <w:rPr>
          <w:rFonts w:cs="Calibri"/>
          <w:lang w:val="en-GB"/>
        </w:rPr>
        <w:t>, and rarely move between islands during the breeding season</w:t>
      </w:r>
      <w:r w:rsidR="00CC0D46">
        <w:rPr>
          <w:rFonts w:cs="Calibri"/>
          <w:lang w:val="en-GB"/>
        </w:rPr>
        <w:fldChar w:fldCharType="begin"/>
      </w:r>
      <w:r w:rsidR="004464CA">
        <w:rPr>
          <w:rFonts w:cs="Calibri"/>
          <w:lang w:val="en-GB"/>
        </w:rPr>
        <w:instrText xml:space="preserve"> ADDIN ZOTERO_ITEM CSL_CITATION {"citationID":"pJH59DcB","properties":{"formattedCitation":"\\super 45\\nosupersub{}","plainCitation":"45","noteIndex":0},"citationItems":[{"id":16357,"uris":["http://zotero.org/users/2773777/items/QWV29Y56","http://zotero.org/users/2773777/items/XQF3JBBE"],"itemData":{"id":16357,"type":"article-journal","abstract":"Animals need adaptive strategies to cope with seasonal changes in prey availability to survive and reproduce, which can include migrating, prey-switching, or reducing metabolic needs. Human settlements can disrupt spatiotemporal patterning in resource availability, which can affect animals’ foraging success, particularly for juveniles who are behaviorally developing and learning efficient foraging skills. Here, we investigate behavioral responses of juvenile striated caracaras, a near-threatened scavenging falconid, to seasonally migratory seabird prey and a farm settlement on Saunders Island, Falklands. We deployed accelerometer–GPS dataloggers (n</w:instrText>
      </w:r>
      <w:r w:rsidR="004464CA">
        <w:rPr>
          <w:rFonts w:ascii="Arial" w:hAnsi="Arial" w:cs="Arial"/>
          <w:lang w:val="en-GB"/>
        </w:rPr>
        <w:instrText> </w:instrText>
      </w:r>
      <w:r w:rsidR="004464CA">
        <w:rPr>
          <w:rFonts w:cs="Calibri"/>
          <w:lang w:val="en-GB"/>
        </w:rPr>
        <w:instrText>=</w:instrText>
      </w:r>
      <w:r w:rsidR="004464CA">
        <w:rPr>
          <w:rFonts w:ascii="Arial" w:hAnsi="Arial" w:cs="Arial"/>
          <w:lang w:val="en-GB"/>
        </w:rPr>
        <w:instrText> </w:instrText>
      </w:r>
      <w:r w:rsidR="004464CA">
        <w:rPr>
          <w:rFonts w:cs="Calibri"/>
          <w:lang w:val="en-GB"/>
        </w:rPr>
        <w:instrText xml:space="preserve">27) to measure seasonal differences in daily and hourly vectorial dynamic body acceleration (VeDBA; an activity index measured in gravitational g) and space use, and investigated seasonal variation in body mass of the tagged subset and an additional 65 caracaras.","container-title":"Animal Biotelemetry","DOI":"10.1186/s40317-020-00214-y","ISSN":"2050-3385","issue":"1","journalAbbreviation":"Anim Biotelemetry","language":"en","page":"27","source":"Springer Link","title":"Seasonal activity levels of a farm-island population of striated caracaras (&lt;i&gt;Phalcoboenus australis&lt;/i&gt;) in the Falkland Islands","volume":"8","author":[{"family":"Harrington","given":"Katie J."},{"family":"Fahlbusch","given":"James A."},{"family":"Langrock","given":"Roland"},{"family":"Therrien","given":"Jean-François"},{"family":"Houtz","given":"Jennifer L."},{"family":"McDonald","given":"Birgitte I."}],"issued":{"date-parts":[["2020",8,3]]}}}],"schema":"https://github.com/citation-style-language/schema/raw/master/csl-citation.json"} </w:instrText>
      </w:r>
      <w:r w:rsidR="00CC0D46">
        <w:rPr>
          <w:rFonts w:cs="Calibri"/>
          <w:lang w:val="en-GB"/>
        </w:rPr>
        <w:fldChar w:fldCharType="separate"/>
      </w:r>
      <w:r w:rsidR="004464CA" w:rsidRPr="004464CA">
        <w:rPr>
          <w:rFonts w:ascii="Aptos" w:hAnsi="Aptos" w:cs="Times New Roman"/>
          <w:kern w:val="0"/>
          <w:vertAlign w:val="superscript"/>
        </w:rPr>
        <w:t>45</w:t>
      </w:r>
      <w:r w:rsidR="00CC0D46">
        <w:rPr>
          <w:rFonts w:cs="Calibri"/>
          <w:lang w:val="en-GB"/>
        </w:rPr>
        <w:fldChar w:fldCharType="end"/>
      </w:r>
      <w:r w:rsidR="00936ED0">
        <w:rPr>
          <w:rFonts w:cs="Calibri"/>
          <w:lang w:val="en-GB"/>
        </w:rPr>
        <w:t>.</w:t>
      </w:r>
      <w:r w:rsidR="00A36D36">
        <w:rPr>
          <w:rFonts w:cs="Calibri"/>
          <w:lang w:val="en-GB"/>
        </w:rPr>
        <w:t xml:space="preserve"> </w:t>
      </w:r>
      <w:r>
        <w:rPr>
          <w:rFonts w:cs="Calibri"/>
          <w:lang w:val="en-GB"/>
        </w:rPr>
        <w:t>It is plausible for skuas though, as they often travel across islands to forage</w:t>
      </w:r>
      <w:r>
        <w:rPr>
          <w:rFonts w:cs="Calibri"/>
          <w:lang w:val="en-GB"/>
        </w:rPr>
        <w:fldChar w:fldCharType="begin"/>
      </w:r>
      <w:r w:rsidR="004464CA">
        <w:rPr>
          <w:rFonts w:cs="Calibri"/>
          <w:lang w:val="en-GB"/>
        </w:rPr>
        <w:instrText xml:space="preserve"> ADDIN ZOTERO_ITEM CSL_CITATION {"citationID":"1TUAPayw","properties":{"formattedCitation":"\\super 46\\nosupersub{}","plainCitation":"46","noteIndex":0},"citationItems":[{"id":868,"uris":["http://zotero.org/users/2773777/items/ADH6H25W"],"itemData":{"id":868,"type":"article-journal","container-title":"Marine Biology","DOI":"10.1007/s00227-014-2457-z","ISSN":"0025-3162, 1432-1793","issue":"8","language":"en","page":"1755-1764","source":"CrossRef","title":"Foraging behaviour and habitat use by brown skuas Stercorarius lonnbergi breeding at South Georgia","volume":"161","author":[{"family":"Carneiro","given":"Ana Paula B."},{"family":"Manica","given":"Andrea"},{"family":"Phillips","given":"Richard A."}],"issued":{"date-parts":[["2014",8]]}}}],"schema":"https://github.com/citation-style-language/schema/raw/master/csl-citation.json"} </w:instrText>
      </w:r>
      <w:r>
        <w:rPr>
          <w:rFonts w:cs="Calibri"/>
          <w:lang w:val="en-GB"/>
        </w:rPr>
        <w:fldChar w:fldCharType="separate"/>
      </w:r>
      <w:r w:rsidR="004464CA" w:rsidRPr="004464CA">
        <w:rPr>
          <w:rFonts w:ascii="Aptos" w:hAnsi="Aptos" w:cs="Times New Roman"/>
          <w:kern w:val="0"/>
          <w:vertAlign w:val="superscript"/>
        </w:rPr>
        <w:t>46</w:t>
      </w:r>
      <w:r>
        <w:rPr>
          <w:rFonts w:cs="Calibri"/>
          <w:lang w:val="en-GB"/>
        </w:rPr>
        <w:fldChar w:fldCharType="end"/>
      </w:r>
      <w:r>
        <w:rPr>
          <w:rFonts w:cs="Calibri"/>
          <w:lang w:val="en-GB"/>
        </w:rPr>
        <w:t>. They also migrate out the archipelago during winter</w:t>
      </w:r>
      <w:r w:rsidR="008D5A82">
        <w:rPr>
          <w:rFonts w:cs="Calibri"/>
          <w:lang w:val="en-GB"/>
        </w:rPr>
        <w:fldChar w:fldCharType="begin"/>
      </w:r>
      <w:r w:rsidR="001D3B8E">
        <w:rPr>
          <w:rFonts w:cs="Calibri"/>
          <w:lang w:val="en-GB"/>
        </w:rPr>
        <w:instrText xml:space="preserve"> ADDIN ZOTERO_ITEM CSL_CITATION {"citationID":"4i8AhHWR","properties":{"formattedCitation":"\\super 37\\nosupersub{}","plainCitation":"37","noteIndex":0},"citationItems":[{"id":843,"uris":["http://zotero.org/users/2773777/items/AAGQMIWT"],"itemData":{"id":843,"type":"article-journal","container-title":"Marine Ecology Progress Series","DOI":"10.3354/meps06991","ISSN":"0171-8630, 1616-1599","language":"en","page":"281-291","source":"CrossRef","title":"Movements, winter distribution and activity patterns of Falkland and brown skuas: insights from loggers and isotopes","title-short":"Movements, winter distribution and activity patterns of Falkland and brown skuas","volume":"345","author":[{"family":"Phillips","given":"Ra"},{"family":"Catry","given":"P"},{"family":"Silk","given":"Jrd"},{"family":"Bearhop","given":"S"},{"family":"McGill","given":"R"},{"family":"Afanasyev","given":"V"},{"family":"Strange","given":"Ij"}],"issued":{"date-parts":[["2007",9,13]]}}}],"schema":"https://github.com/citation-style-language/schema/raw/master/csl-citation.json"} </w:instrText>
      </w:r>
      <w:r w:rsidR="008D5A82">
        <w:rPr>
          <w:rFonts w:cs="Calibri"/>
          <w:lang w:val="en-GB"/>
        </w:rPr>
        <w:fldChar w:fldCharType="separate"/>
      </w:r>
      <w:r w:rsidR="001D3B8E" w:rsidRPr="001D3B8E">
        <w:rPr>
          <w:rFonts w:ascii="Aptos" w:hAnsi="Aptos" w:cs="Times New Roman"/>
          <w:kern w:val="0"/>
          <w:vertAlign w:val="superscript"/>
        </w:rPr>
        <w:t>37</w:t>
      </w:r>
      <w:r w:rsidR="008D5A82">
        <w:rPr>
          <w:rFonts w:cs="Calibri"/>
          <w:lang w:val="en-GB"/>
        </w:rPr>
        <w:fldChar w:fldCharType="end"/>
      </w:r>
      <w:r>
        <w:rPr>
          <w:rFonts w:cs="Calibri"/>
          <w:lang w:val="en-GB"/>
        </w:rPr>
        <w:t xml:space="preserve">, </w:t>
      </w:r>
      <w:commentRangeStart w:id="202"/>
      <w:r w:rsidR="00533F56">
        <w:rPr>
          <w:rFonts w:cs="Calibri"/>
          <w:lang w:val="en-GB"/>
        </w:rPr>
        <w:t xml:space="preserve">but </w:t>
      </w:r>
      <w:r w:rsidR="001F1AC6">
        <w:rPr>
          <w:rFonts w:cs="Calibri"/>
          <w:lang w:val="en-GB"/>
        </w:rPr>
        <w:t>we did not find evidence that skuas had been exposed to H5Nx during their winter migration and that they could have brought the virus back to the island at the beginning of the 2023/2024 breeding season</w:t>
      </w:r>
      <w:commentRangeEnd w:id="202"/>
      <w:r w:rsidR="00955886">
        <w:rPr>
          <w:rStyle w:val="Refdecomentrio"/>
        </w:rPr>
        <w:commentReference w:id="202"/>
      </w:r>
      <w:r w:rsidR="008D5A82">
        <w:rPr>
          <w:rFonts w:cs="Calibri"/>
          <w:lang w:val="en-GB"/>
        </w:rPr>
        <w:t xml:space="preserve">. </w:t>
      </w:r>
      <w:r>
        <w:rPr>
          <w:rFonts w:cs="Calibri"/>
          <w:lang w:val="en-GB"/>
        </w:rPr>
        <w:t xml:space="preserve">(3) These birds </w:t>
      </w:r>
      <w:r w:rsidR="00936ED0">
        <w:rPr>
          <w:rFonts w:cs="Calibri"/>
          <w:lang w:val="en-GB"/>
        </w:rPr>
        <w:t>could</w:t>
      </w:r>
      <w:r w:rsidR="00140470">
        <w:rPr>
          <w:rFonts w:cs="Calibri"/>
          <w:lang w:val="en-GB"/>
        </w:rPr>
        <w:t xml:space="preserve"> have</w:t>
      </w:r>
      <w:r w:rsidR="00EC62F2" w:rsidRPr="0059304C">
        <w:rPr>
          <w:rFonts w:cs="Calibri"/>
          <w:lang w:val="en-GB"/>
        </w:rPr>
        <w:t xml:space="preserve"> </w:t>
      </w:r>
      <w:r w:rsidR="00936ED0">
        <w:rPr>
          <w:rFonts w:cs="Calibri"/>
          <w:lang w:val="en-GB"/>
        </w:rPr>
        <w:t>be</w:t>
      </w:r>
      <w:r w:rsidR="00140470">
        <w:rPr>
          <w:rFonts w:cs="Calibri"/>
          <w:lang w:val="en-GB"/>
        </w:rPr>
        <w:t>en</w:t>
      </w:r>
      <w:r w:rsidR="00A36D36">
        <w:rPr>
          <w:rFonts w:cs="Calibri"/>
          <w:lang w:val="en-GB"/>
        </w:rPr>
        <w:t xml:space="preserve"> exposed by</w:t>
      </w:r>
      <w:r w:rsidR="00EC62F2" w:rsidRPr="0059304C">
        <w:rPr>
          <w:rFonts w:cs="Calibri"/>
          <w:lang w:val="en-GB"/>
        </w:rPr>
        <w:t xml:space="preserve"> scavenging o</w:t>
      </w:r>
      <w:r w:rsidR="00A36D36">
        <w:rPr>
          <w:rFonts w:cs="Calibri"/>
          <w:lang w:val="en-GB"/>
        </w:rPr>
        <w:t>n</w:t>
      </w:r>
      <w:r w:rsidR="00EC62F2" w:rsidRPr="0059304C">
        <w:rPr>
          <w:rFonts w:cs="Calibri"/>
          <w:lang w:val="en-GB"/>
        </w:rPr>
        <w:t xml:space="preserve"> </w:t>
      </w:r>
      <w:r w:rsidR="00936ED0">
        <w:rPr>
          <w:rFonts w:cs="Calibri"/>
          <w:lang w:val="en-GB"/>
        </w:rPr>
        <w:t xml:space="preserve">floating </w:t>
      </w:r>
      <w:r w:rsidR="00EC62F2" w:rsidRPr="0059304C">
        <w:rPr>
          <w:rFonts w:cs="Calibri"/>
          <w:lang w:val="en-GB"/>
        </w:rPr>
        <w:t>carcasses</w:t>
      </w:r>
      <w:r w:rsidR="005836B0">
        <w:rPr>
          <w:rFonts w:cs="Calibri"/>
          <w:lang w:val="en-GB"/>
        </w:rPr>
        <w:t>, which are easy to miss,</w:t>
      </w:r>
      <w:r w:rsidR="00936ED0">
        <w:rPr>
          <w:rFonts w:cs="Calibri"/>
          <w:lang w:val="en-GB"/>
        </w:rPr>
        <w:t xml:space="preserve"> as most of the apex predators forage both inland and </w:t>
      </w:r>
      <w:r w:rsidR="00EC62F2" w:rsidRPr="0059304C">
        <w:rPr>
          <w:rFonts w:cs="Calibri"/>
          <w:lang w:val="en-GB"/>
        </w:rPr>
        <w:t>at sea</w:t>
      </w:r>
      <w:r w:rsidR="008D4653">
        <w:rPr>
          <w:rFonts w:cs="Calibri"/>
          <w:lang w:val="en-GB"/>
        </w:rPr>
        <w:t xml:space="preserve">, as </w:t>
      </w:r>
      <w:r w:rsidR="008D4653">
        <w:rPr>
          <w:rFonts w:cs="Calibri"/>
        </w:rPr>
        <w:t>suggested for</w:t>
      </w:r>
      <w:r w:rsidR="008D4653" w:rsidRPr="0059304C">
        <w:rPr>
          <w:rFonts w:cs="Calibri"/>
        </w:rPr>
        <w:t xml:space="preserve"> an avian cholera outbreak in the North Atlantic</w:t>
      </w:r>
      <w:r w:rsidR="008D4653">
        <w:rPr>
          <w:rFonts w:cs="Calibri"/>
        </w:rPr>
        <w:t xml:space="preserve"> in the past</w:t>
      </w:r>
      <w:r w:rsidR="008D4653" w:rsidRPr="0059304C">
        <w:rPr>
          <w:rFonts w:cs="Calibri"/>
          <w:lang w:val="en-GB"/>
        </w:rPr>
        <w:fldChar w:fldCharType="begin"/>
      </w:r>
      <w:r w:rsidR="004464CA">
        <w:rPr>
          <w:rFonts w:cs="Calibri"/>
          <w:lang w:val="en-GB"/>
        </w:rPr>
        <w:instrText xml:space="preserve"> ADDIN ZOTERO_ITEM CSL_CITATION {"citationID":"5KmM4Is0","properties":{"formattedCitation":"\\super 47\\nosupersub{}","plainCitation":"47","noteIndex":0},"citationItems":[{"id":"Z71eo4Pq/6VqW8g0k","uris":["http://zotero.org/users/14074622/items/PKAWBXBL"],"itemData":{"id":898,"type":"article-journal","abstract":"Avian cholera, caused by the bacterium Pasteurella multocida , is an endemic disease globally, often causing annual epizootics in North American wild bird populations with thousands of mortalities. From December 2006 to March 2007, an avian cholera outbreak caused mortality in marine birds off the coast of Atlantic Canada, largely centered 300-400 km off the coast of the island of Newfoundland. Scavenging gulls ( Larus spp.) were the primary species detected; however, mortality was also identified in Black-legged Kittiwakes ( Rissa tridactyla ) and one Common Raven ( Corvus corax ), a nonmarine species. The most common gross necropsy findings in the birds with confirmed avian cholera were acute fibrinous and necrotizing lesions affecting the spleen, air sacs, and pericardium, and nonspecific hepatomegaly and splenomegaly. The etiologic agent, P. multocida serotype 1, was recovered from 77 of 136 carcasses examined, and confirmed or probable avian cholera was diagnosed in 85 cases. Mortality observed in scavenging gull species was disproportionately high relative to their abundance, particularly when compared to nonscavenging species. The presence of feather shafts in the ventricular lumen of the majority of larid carcasses diagnosed with avian cholera suggests scavenging of birds that died from avian cholera as a major mode of transmission. This documentation of an outbreak of avian cholera in a North American pelagic environment affecting primarily scavenging gulls indicates that offshore marine environments may be a component of avian cholera dynamics.","container-title":"Journal of Wildlife Diseases","DOI":"10.7589/2015-12-342","ISSN":"1943-3700","issue":"4","journalAbbreviation":"J Wildl Dis","language":"eng","note":"PMID: 27455197","page":"793-802","source":"PubMed","title":"A pelagic outbreak of avian cholera in North American gulls: scavenging as a primary mechanism for transmission?","title-short":"A PELAGIC OUTBREAK OF AVIAN CHOLERA IN NORTH AMERICAN GULLS","volume":"52","author":[{"family":"Wille","given":"Michelle"},{"family":"McBurney","given":"Scott"},{"family":"Robertson","given":"Gregory J."},{"family":"Wilhelm","given":"Sabina I."},{"family":"Blehert","given":"David S."},{"family":"Soos","given":"Catherine"},{"family":"Dunphy","given":"Ron"},{"family":"Whitney","given":"Hugh"}],"issued":{"date-parts":[["2016",10]]}}}],"schema":"https://github.com/citation-style-language/schema/raw/master/csl-citation.json"} </w:instrText>
      </w:r>
      <w:r w:rsidR="008D4653" w:rsidRPr="0059304C">
        <w:rPr>
          <w:rFonts w:cs="Calibri"/>
          <w:lang w:val="en-GB"/>
        </w:rPr>
        <w:fldChar w:fldCharType="separate"/>
      </w:r>
      <w:r w:rsidR="004464CA" w:rsidRPr="004464CA">
        <w:rPr>
          <w:rFonts w:ascii="Aptos" w:hAnsi="Aptos" w:cs="Times New Roman"/>
          <w:kern w:val="0"/>
          <w:vertAlign w:val="superscript"/>
        </w:rPr>
        <w:t>47</w:t>
      </w:r>
      <w:r w:rsidR="008D4653" w:rsidRPr="0059304C">
        <w:rPr>
          <w:rFonts w:cs="Calibri"/>
          <w:lang w:val="en-GB"/>
        </w:rPr>
        <w:fldChar w:fldCharType="end"/>
      </w:r>
      <w:r w:rsidR="00EC62F2" w:rsidRPr="0059304C">
        <w:rPr>
          <w:rFonts w:cs="Calibri"/>
          <w:lang w:val="en-GB"/>
        </w:rPr>
        <w:t xml:space="preserve">. </w:t>
      </w:r>
      <w:commentRangeStart w:id="203"/>
      <w:commentRangeStart w:id="204"/>
      <w:r w:rsidR="008D4653">
        <w:rPr>
          <w:rFonts w:cs="Calibri"/>
          <w:lang w:val="en-GB"/>
        </w:rPr>
        <w:t>Hence, although at</w:t>
      </w:r>
      <w:r w:rsidR="00EC62F2" w:rsidRPr="0059304C">
        <w:rPr>
          <w:rFonts w:cs="Calibri"/>
          <w:lang w:val="en-GB"/>
        </w:rPr>
        <w:t>-sea</w:t>
      </w:r>
      <w:r w:rsidR="008D4653">
        <w:rPr>
          <w:rFonts w:cs="Calibri"/>
          <w:lang w:val="en-GB"/>
        </w:rPr>
        <w:t xml:space="preserve"> pathogen</w:t>
      </w:r>
      <w:r w:rsidR="00EC62F2" w:rsidRPr="0059304C">
        <w:rPr>
          <w:rFonts w:cs="Calibri"/>
          <w:lang w:val="en-GB"/>
        </w:rPr>
        <w:t xml:space="preserve"> transmission</w:t>
      </w:r>
      <w:r w:rsidR="00687471">
        <w:rPr>
          <w:rFonts w:cs="Calibri"/>
          <w:lang w:val="en-GB"/>
        </w:rPr>
        <w:t xml:space="preserve"> has </w:t>
      </w:r>
      <w:r w:rsidR="008D4653">
        <w:rPr>
          <w:rFonts w:cs="Calibri"/>
          <w:lang w:val="en-GB"/>
        </w:rPr>
        <w:t xml:space="preserve">historically </w:t>
      </w:r>
      <w:r w:rsidR="00687471">
        <w:rPr>
          <w:rFonts w:cs="Calibri"/>
          <w:lang w:val="en-GB"/>
        </w:rPr>
        <w:t>been</w:t>
      </w:r>
      <w:r w:rsidR="00EC62F2" w:rsidRPr="0059304C">
        <w:rPr>
          <w:rFonts w:cs="Calibri"/>
          <w:lang w:val="en-GB"/>
        </w:rPr>
        <w:t xml:space="preserve"> considered </w:t>
      </w:r>
      <w:ins w:id="205" w:author="Thierry BOULINIER" w:date="2024-08-15T13:25:00Z">
        <w:r w:rsidR="000D1F45">
          <w:rPr>
            <w:rFonts w:cs="Calibri"/>
            <w:lang w:val="en-GB"/>
          </w:rPr>
          <w:t xml:space="preserve">limited </w:t>
        </w:r>
      </w:ins>
      <w:r w:rsidR="00687471">
        <w:rPr>
          <w:rFonts w:cs="Calibri"/>
          <w:lang w:val="en-GB"/>
        </w:rPr>
        <w:t xml:space="preserve">compared to transmission within the dense </w:t>
      </w:r>
      <w:r w:rsidR="008D4653">
        <w:rPr>
          <w:rFonts w:cs="Calibri"/>
          <w:lang w:val="en-GB"/>
        </w:rPr>
        <w:t xml:space="preserve">coastal </w:t>
      </w:r>
      <w:r w:rsidR="00687471">
        <w:rPr>
          <w:rFonts w:cs="Calibri"/>
          <w:lang w:val="en-GB"/>
        </w:rPr>
        <w:t xml:space="preserve">colonies in which seabirds gather to </w:t>
      </w:r>
      <w:commentRangeEnd w:id="203"/>
      <w:r w:rsidR="0087304F">
        <w:rPr>
          <w:rStyle w:val="Refdecomentrio"/>
        </w:rPr>
        <w:commentReference w:id="203"/>
      </w:r>
      <w:commentRangeEnd w:id="204"/>
      <w:r w:rsidR="000D1F45">
        <w:rPr>
          <w:rStyle w:val="Refdecomentrio"/>
        </w:rPr>
        <w:commentReference w:id="204"/>
      </w:r>
      <w:r w:rsidR="00687471">
        <w:rPr>
          <w:rFonts w:cs="Calibri"/>
          <w:lang w:val="en-GB"/>
        </w:rPr>
        <w:t>breed</w:t>
      </w:r>
      <w:r w:rsidR="00EC62F2" w:rsidRPr="0059304C">
        <w:rPr>
          <w:rFonts w:cs="Calibri"/>
          <w:lang w:val="en-GB"/>
        </w:rPr>
        <w:fldChar w:fldCharType="begin"/>
      </w:r>
      <w:r w:rsidR="00F312CD">
        <w:rPr>
          <w:rFonts w:cs="Calibri"/>
          <w:lang w:val="en-GB"/>
        </w:rPr>
        <w:instrText xml:space="preserve"> ADDIN ZOTERO_ITEM CSL_CITATION {"citationID":"foMRN5Jq","properties":{"formattedCitation":"\\super 19\\nosupersub{}","plainCitation":"19","noteIndex":0},"citationItems":[{"id":"Z71eo4Pq/0ljqcZ1v","uris":["http://zotero.org/users/14074622/items/QQU3UXLC"],"itemData":{"id":63,"type":"article-journal","abstract":"Seabirds have recently been experiencing high rates of mortality across wide scales due to highly pathogenic avian influenza (HPAI). During breeding, seabird populations are highly spatially structured, while over their lifetimes they spend much time at sea. This makes them unique systems in which to document how movement and interspecies interactions affect eco-epidemiological dynamics.","container-title":"Trends in Ecology &amp; Evolution","DOI":"10.1016/j.tree.2023.02.002","ISSN":"0169-5347","issue":"5","journalAbbreviation":"Trends in Ecology &amp; Evolution","page":"391-395","source":"ScienceDirect","title":"Avian influenza spread and seabird movements between colonies","volume":"38","author":[{"family":"Boulinier","given":"Thierry"}],"issued":{"date-parts":[["2023",5,1]]}}}],"schema":"https://github.com/citation-style-language/schema/raw/master/csl-citation.json"} </w:instrText>
      </w:r>
      <w:r w:rsidR="00EC62F2" w:rsidRPr="0059304C">
        <w:rPr>
          <w:rFonts w:cs="Calibri"/>
          <w:lang w:val="en-GB"/>
        </w:rPr>
        <w:fldChar w:fldCharType="separate"/>
      </w:r>
      <w:r w:rsidR="00A40E32" w:rsidRPr="00A40E32">
        <w:rPr>
          <w:rFonts w:ascii="Aptos" w:hAnsi="Aptos" w:cs="Times New Roman"/>
          <w:kern w:val="0"/>
          <w:vertAlign w:val="superscript"/>
        </w:rPr>
        <w:t>19</w:t>
      </w:r>
      <w:r w:rsidR="00EC62F2" w:rsidRPr="0059304C">
        <w:rPr>
          <w:rFonts w:cs="Calibri"/>
          <w:lang w:val="en-GB"/>
        </w:rPr>
        <w:fldChar w:fldCharType="end"/>
      </w:r>
      <w:r w:rsidR="008D4653">
        <w:rPr>
          <w:rFonts w:cs="Calibri"/>
          <w:lang w:val="en-GB"/>
        </w:rPr>
        <w:t>, p</w:t>
      </w:r>
      <w:r w:rsidR="00FF38A6">
        <w:rPr>
          <w:rFonts w:cs="Calibri"/>
          <w:lang w:val="en-GB"/>
        </w:rPr>
        <w:t xml:space="preserve">otential for at-sea transmission of HPAI should not be neglected.  </w:t>
      </w:r>
    </w:p>
    <w:p w14:paraId="114154F5" w14:textId="47E7A663" w:rsidR="00687471" w:rsidRPr="00B462B1" w:rsidRDefault="00752F89" w:rsidP="0054130D">
      <w:pPr>
        <w:rPr>
          <w:lang w:val="en-GB"/>
        </w:rPr>
      </w:pPr>
      <w:commentRangeStart w:id="206"/>
      <w:commentRangeStart w:id="207"/>
      <w:commentRangeStart w:id="208"/>
      <w:commentRangeEnd w:id="206"/>
      <w:r w:rsidRPr="0059304C">
        <w:rPr>
          <w:rStyle w:val="Refdecomentrio"/>
          <w:color w:val="E97132" w:themeColor="accent2"/>
          <w:sz w:val="22"/>
          <w:szCs w:val="22"/>
        </w:rPr>
        <w:commentReference w:id="206"/>
      </w:r>
      <w:commentRangeEnd w:id="207"/>
      <w:r w:rsidR="008D4653">
        <w:rPr>
          <w:rStyle w:val="Refdecomentrio"/>
        </w:rPr>
        <w:commentReference w:id="207"/>
      </w:r>
      <w:commentRangeEnd w:id="208"/>
      <w:r w:rsidR="000D1F45">
        <w:rPr>
          <w:rStyle w:val="Refdecomentrio"/>
        </w:rPr>
        <w:commentReference w:id="208"/>
      </w:r>
      <w:r w:rsidR="005836B0" w:rsidRPr="00B05095">
        <w:rPr>
          <w:lang w:val="en-GB"/>
        </w:rPr>
        <w:t>A plausible scenario to explain the</w:t>
      </w:r>
      <w:r w:rsidR="00B05095" w:rsidRPr="00B05095">
        <w:rPr>
          <w:lang w:val="en-GB"/>
        </w:rPr>
        <w:t xml:space="preserve"> observed patterns is that </w:t>
      </w:r>
      <w:proofErr w:type="spellStart"/>
      <w:ins w:id="209" w:author="Thierry BOULINIER" w:date="2024-08-15T13:26:00Z">
        <w:r w:rsidR="000D1F45">
          <w:rPr>
            <w:lang w:val="en-GB"/>
          </w:rPr>
          <w:t>meso</w:t>
        </w:r>
      </w:ins>
      <w:del w:id="210" w:author="Thierry BOULINIER" w:date="2024-08-15T13:26:00Z">
        <w:r w:rsidR="005836B0" w:rsidRPr="00B05095" w:rsidDel="000D1F45">
          <w:rPr>
            <w:lang w:val="en-GB"/>
          </w:rPr>
          <w:delText>basa</w:delText>
        </w:r>
      </w:del>
      <w:r w:rsidR="005836B0" w:rsidRPr="00B05095">
        <w:rPr>
          <w:lang w:val="en-GB"/>
        </w:rPr>
        <w:t>l</w:t>
      </w:r>
      <w:proofErr w:type="spellEnd"/>
      <w:r w:rsidR="005836B0" w:rsidRPr="00B05095">
        <w:rPr>
          <w:lang w:val="en-GB"/>
        </w:rPr>
        <w:t xml:space="preserve"> predators introduce HPAI</w:t>
      </w:r>
      <w:r w:rsidR="0054130D" w:rsidRPr="00B05095">
        <w:rPr>
          <w:lang w:val="en-GB"/>
        </w:rPr>
        <w:t xml:space="preserve"> to the region</w:t>
      </w:r>
      <w:r w:rsidR="005836B0" w:rsidRPr="00B05095">
        <w:rPr>
          <w:lang w:val="en-GB"/>
        </w:rPr>
        <w:t xml:space="preserve"> through migratory</w:t>
      </w:r>
      <w:r w:rsidR="0054130D" w:rsidRPr="00B05095">
        <w:rPr>
          <w:lang w:val="en-GB"/>
        </w:rPr>
        <w:t xml:space="preserve"> movements</w:t>
      </w:r>
      <w:r w:rsidR="005836B0" w:rsidRPr="00B05095">
        <w:rPr>
          <w:lang w:val="en-GB"/>
        </w:rPr>
        <w:t xml:space="preserve">, </w:t>
      </w:r>
      <w:commentRangeStart w:id="211"/>
      <w:r w:rsidR="005836B0" w:rsidRPr="00B05095">
        <w:rPr>
          <w:lang w:val="en-GB"/>
        </w:rPr>
        <w:t xml:space="preserve">massively happening </w:t>
      </w:r>
      <w:r w:rsidR="0054130D" w:rsidRPr="00B05095">
        <w:rPr>
          <w:lang w:val="en-GB"/>
        </w:rPr>
        <w:t>in early summer when the first seropositive individuals were detected</w:t>
      </w:r>
      <w:commentRangeEnd w:id="211"/>
      <w:r w:rsidR="00604466">
        <w:rPr>
          <w:rStyle w:val="Refdecomentrio"/>
        </w:rPr>
        <w:commentReference w:id="211"/>
      </w:r>
      <w:r w:rsidR="005836B0" w:rsidRPr="00B05095">
        <w:rPr>
          <w:lang w:val="en-GB"/>
        </w:rPr>
        <w:t>, and</w:t>
      </w:r>
      <w:r w:rsidR="0054130D" w:rsidRPr="00B05095">
        <w:rPr>
          <w:lang w:val="en-GB"/>
        </w:rPr>
        <w:t xml:space="preserve">/or </w:t>
      </w:r>
      <w:r w:rsidR="005836B0" w:rsidRPr="00B05095">
        <w:rPr>
          <w:lang w:val="en-GB"/>
        </w:rPr>
        <w:t>foraging</w:t>
      </w:r>
      <w:r w:rsidR="0054130D" w:rsidRPr="00B05095">
        <w:rPr>
          <w:lang w:val="en-GB"/>
        </w:rPr>
        <w:t xml:space="preserve"> movements, happening all summer long, between South America</w:t>
      </w:r>
      <w:r w:rsidR="00B05095">
        <w:rPr>
          <w:lang w:val="en-GB"/>
        </w:rPr>
        <w:t xml:space="preserve">, where </w:t>
      </w:r>
      <w:commentRangeStart w:id="212"/>
      <w:r w:rsidR="00B05095">
        <w:rPr>
          <w:lang w:val="en-GB"/>
        </w:rPr>
        <w:t>it was introduced from</w:t>
      </w:r>
      <w:r w:rsidR="00B05095">
        <w:rPr>
          <w:lang w:val="en-GB"/>
        </w:rPr>
        <w:fldChar w:fldCharType="begin"/>
      </w:r>
      <w:r w:rsidR="00F312CD">
        <w:rPr>
          <w:lang w:val="en-GB"/>
        </w:rPr>
        <w:instrText xml:space="preserve"> ADDIN ZOTERO_ITEM CSL_CITATION {"citationID":"6lz6vb94","properties":{"formattedCitation":"\\super 12\\nosupersub{}","plainCitation":"12","noteIndex":0},"citationItems":[{"id":"Z71eo4Pq/b4foeZUB","uris":["http://zotero.org/users/14074622/items/VWSYVZHR"],"itemData":{"id":"a0Ct7R5A/1j9fk4qs","type":"article","abstract":"The Antarctic is the only major geographical region in which high pathogenicity avian influenza virus (HPAIV) has never previously been detected. The current panzootic of H5N1 HPAIV has decimated wild bird populations across Europe, North America and South America. Here we report on the emergence of clade 2.3.4.4b H5N1 HPAIV in the Antarctic and sub-Antarctic regions of South Georgia and the Falkland Islands respectively. We initially detected H5N1 HPAIV in samples collected from brown skuas at Bird Island, South Georgia on 8th October 2023. Since this detection, increased mortalities were observed in brown skuas, kelp gulls, elephant seals and fur seal at multiple sites across South Georgia. We confirmed H5N1 HPAIV in multiple brown skuas and kelp gulls across four different sampling locations in South Georgia. Simultaneously, we also confirmed H5N1 HPAIV in a southern fulmar in the Falkland Islands. Genetic assessment of the virus indicates spread from South America, likely through movement of migratory birds. Here we describe the emergence, species impact and genetic composition of the virus and propose both introductory routes and potential long-term impact on avian and mammalian species across the Antarctic region.","DOI":"10.1101/2023.11.23.568045","language":"en","license":"© 2023, Posted by Cold Spring Harbor Laboratory. The copyright holder for this pre-print is the author. All rights reserved. The material may not be redistributed, re-used or adapted without the author's permission.","note":"page: 2023.11.23.568045\nsection: New Results","publisher":"bioRxiv","source":"bioRxiv","title":"Detection and spread of high pathogenicity avian influenza virus H5N1 in the Antarctic Region","URL":"https://www.biorxiv.org/content/10.1101/2023.11.23.568045v1","author":[{"family":"Bennison","given":"Ashley"},{"family":"Byrne","given":"Alexander M. P."},{"family":"Reid","given":"Scott M."},{"family":"Lynton-Jenkins","given":"Joshua G."},{"family":"Mollett","given":"Benjamin"},{"family":"Sliva","given":"Dilhani De"},{"family":"Peers-Dent","given":"Jacob"},{"family":"Finlayson","given":"Kim"},{"family":"Hall","given":"Rosamund"},{"family":"Blockley","given":"Freya"},{"family":"Blyth","given":"Marcia"},{"family":"Falchieri","given":"Marco"},{"family":"Fowler","given":"Zoe"},{"family":"Fitzcharles","given":"Elaine M."},{"family":"Brown","given":"Ian H."},{"family":"James","given":"Joe"},{"family":"Banyard","given":"Ashley C."}],"accessed":{"date-parts":[["2024",4,19]]},"issued":{"date-parts":[["2023",11,24]]}}}],"schema":"https://github.com/citation-style-language/schema/raw/master/csl-citation.json"} </w:instrText>
      </w:r>
      <w:r w:rsidR="00B05095">
        <w:rPr>
          <w:lang w:val="en-GB"/>
        </w:rPr>
        <w:fldChar w:fldCharType="separate"/>
      </w:r>
      <w:r w:rsidR="00B05095" w:rsidRPr="00B05095">
        <w:rPr>
          <w:rFonts w:ascii="Aptos" w:hAnsi="Aptos" w:cs="Times New Roman"/>
          <w:kern w:val="0"/>
          <w:vertAlign w:val="superscript"/>
        </w:rPr>
        <w:t>12</w:t>
      </w:r>
      <w:r w:rsidR="00B05095">
        <w:rPr>
          <w:lang w:val="en-GB"/>
        </w:rPr>
        <w:fldChar w:fldCharType="end"/>
      </w:r>
      <w:commentRangeEnd w:id="212"/>
      <w:r w:rsidR="000D1F45">
        <w:rPr>
          <w:rStyle w:val="Refdecomentrio"/>
        </w:rPr>
        <w:commentReference w:id="212"/>
      </w:r>
      <w:r w:rsidR="00B05095">
        <w:rPr>
          <w:lang w:val="en-GB"/>
        </w:rPr>
        <w:t>,</w:t>
      </w:r>
      <w:r w:rsidR="0054130D" w:rsidRPr="00B05095">
        <w:rPr>
          <w:lang w:val="en-GB"/>
        </w:rPr>
        <w:t xml:space="preserve"> and the Falklands</w:t>
      </w:r>
      <w:r w:rsidR="005836B0" w:rsidRPr="00B05095">
        <w:fldChar w:fldCharType="begin"/>
      </w:r>
      <w:r w:rsidR="004464CA">
        <w:rPr>
          <w:lang w:val="en-GB"/>
        </w:rPr>
        <w:instrText xml:space="preserve"> ADDIN ZOTERO_ITEM CSL_CITATION {"citationID":"0Jh5Vbkz","properties":{"formattedCitation":"\\super 48\\nosupersub{}","plainCitation":"48","noteIndex":0},"citationItems":[{"id":15964,"uris":["http://zotero.org/users/2773777/items/KI9HEXC9"],"itemData":{"id":15964,"type":"article-journal","abstract":"Animal movement and population connectivity are key areas of uncertainty in efforts to understand and predict the spread of infectious disease. The emergence of highly pathogenic avian influenza (HPAI) in South America poses a significant threat to globally significant populations of colonial breeding marine predators in the South Atlantic. Yet, there is a poor understanding of which species or migratory pathways may facilitate disease spread. Compiling one of the largest available animal tracking datasets in the South Atlantic, we examine connectivity and inter-population mixing for colonial breeding marine predators tagged at the Falkland Islands. We reveal extensive connectivity for three regionally dominant and gregarious species over the Patagonian Shelf. Black browed albatrosses (BBA), South American fur seals (SAFS) and Magellanic penguins (MAG) used coastal waters along the Atlantic coast of South America (Argentina and Uruguay). These behaviours were recorded at or in close proximity to breeding colonies and haul-out areas with dense aggregations of marine predators. Transit times to and from the Falkland Islands to the continental coast ranged from 0.2 – 70 days, with 84% of animals making this transit within 4 days - a conservative estimate for HPAI infectious period. Our findings show the incursion of HPAI to the Falkland Islands marine predator community is a highly credible threat, which may be facilitated by BBA, SAFS and MAG connectivity with South America. This information is vital in supporting HPAI disease surveillance, risk assessment and marine management efforts across the region.\nSignificance The recent emergence of highly pathogenic avian influenza (HPAI) in South America poses a major threat to globally significant marine predator populations in the South Atlantic. There is extensive connectivity over the southern Patagonian Shelf between regionally dominant seal and seabird populations, with potential for large-scale pathogen spread. Despite this connectivity, outbreaks of HPAI are unevenly distributed across the region. Connectivity information is integral for regional disease surveillance, predictive modelling and population viability assessments.","container-title":"Ecography","DOI":"10.1101/2023.12.12.570574","language":"en","license":"© 2023, Posted by Cold Spring Harbor Laboratory. This pre-print is available under a Creative Commons License (Attribution-NonCommercial-NoDerivs 4.0 International), CC BY-NC-ND 4.0, as described at http://creativecommons.org/licenses/by-nc-nd/4.0/","note":"page: 2023.12.12.570574\nsection: New Results","source":"bioRxiv","title":"Connectivity of marine predators over the Patagonian Shelf during the highly pathogenic avian influenza (HPAI) outbreak","URL":"https://www.biorxiv.org/content/10.1101/2023.12.12.570574v1","volume":"In press","author":[{"family":"Riaz","given":"Javed"},{"family":"Orben","given":"Rachael A."},{"family":"Gamble","given":"Amandine"},{"family":"Tierney","given":"Megan"},{"family":"Catry","given":"Paulo"},{"family":"Granadeiro","given":"José P."},{"family":"Campioni","given":"Letizia"},{"family":"Baylis","given":"Alastair M. M."}],"accessed":{"date-parts":[["2024",4,1]]},"issued":{"date-parts":[["2024"]]}}}],"schema":"https://github.com/citation-style-language/schema/raw/master/csl-citation.json"} </w:instrText>
      </w:r>
      <w:r w:rsidR="005836B0" w:rsidRPr="00B05095">
        <w:fldChar w:fldCharType="separate"/>
      </w:r>
      <w:r w:rsidR="004464CA" w:rsidRPr="004464CA">
        <w:rPr>
          <w:rFonts w:ascii="Aptos" w:hAnsi="Aptos" w:cs="Times New Roman"/>
          <w:kern w:val="0"/>
          <w:vertAlign w:val="superscript"/>
        </w:rPr>
        <w:t>48</w:t>
      </w:r>
      <w:r w:rsidR="005836B0" w:rsidRPr="00B05095">
        <w:fldChar w:fldCharType="end"/>
      </w:r>
      <w:r w:rsidR="0054130D" w:rsidRPr="00B05095">
        <w:t>. Apex predators then</w:t>
      </w:r>
      <w:r w:rsidR="00B05095">
        <w:t xml:space="preserve"> could</w:t>
      </w:r>
      <w:r w:rsidR="0054130D" w:rsidRPr="00B05095">
        <w:t xml:space="preserve"> act as </w:t>
      </w:r>
      <w:r w:rsidR="00DE42A7" w:rsidRPr="00B05095">
        <w:rPr>
          <w:lang w:val="en-GB"/>
        </w:rPr>
        <w:t xml:space="preserve">epidemiological </w:t>
      </w:r>
      <w:r w:rsidR="0054130D" w:rsidRPr="00B05095">
        <w:rPr>
          <w:lang w:val="en-GB"/>
        </w:rPr>
        <w:t>bridges</w:t>
      </w:r>
      <w:r w:rsidR="00DE42A7" w:rsidRPr="00B05095">
        <w:rPr>
          <w:lang w:val="en-GB"/>
        </w:rPr>
        <w:t xml:space="preserve">, linking offshore cases with dense </w:t>
      </w:r>
      <w:r w:rsidR="0054130D" w:rsidRPr="00B05095">
        <w:rPr>
          <w:lang w:val="en-GB"/>
        </w:rPr>
        <w:t xml:space="preserve">coastal </w:t>
      </w:r>
      <w:r w:rsidR="00DE42A7" w:rsidRPr="00B05095">
        <w:rPr>
          <w:lang w:val="en-GB"/>
        </w:rPr>
        <w:t xml:space="preserve">colonies, and potentially colonies to one-another through their foraging behaviours. </w:t>
      </w:r>
      <w:r w:rsidR="00B05095" w:rsidRPr="00B05095">
        <w:rPr>
          <w:lang w:val="en-GB"/>
        </w:rPr>
        <w:t xml:space="preserve">Most of these cases </w:t>
      </w:r>
      <w:r w:rsidR="00B05095">
        <w:rPr>
          <w:lang w:val="en-GB"/>
        </w:rPr>
        <w:t xml:space="preserve">likely </w:t>
      </w:r>
      <w:r w:rsidR="00B05095" w:rsidRPr="00B05095">
        <w:rPr>
          <w:lang w:val="en-GB"/>
        </w:rPr>
        <w:t xml:space="preserve">fail to initiate sustained transmission chains, but a few do, leading to </w:t>
      </w:r>
      <w:ins w:id="213" w:author="Paulo Catry" w:date="2024-08-13T17:36:00Z">
        <w:r w:rsidR="00604466">
          <w:rPr>
            <w:lang w:val="en-GB"/>
          </w:rPr>
          <w:t>large</w:t>
        </w:r>
      </w:ins>
      <w:del w:id="214" w:author="Paulo Catry" w:date="2024-08-13T17:36:00Z">
        <w:r w:rsidR="00B05095" w:rsidRPr="00B05095" w:rsidDel="00604466">
          <w:rPr>
            <w:lang w:val="en-GB"/>
          </w:rPr>
          <w:delText>massive</w:delText>
        </w:r>
      </w:del>
      <w:r w:rsidR="00B05095" w:rsidRPr="00B05095">
        <w:rPr>
          <w:lang w:val="en-GB"/>
        </w:rPr>
        <w:t xml:space="preserve"> outbreaks in </w:t>
      </w:r>
      <w:proofErr w:type="spellStart"/>
      <w:ins w:id="215" w:author="Thierry BOULINIER" w:date="2024-08-15T13:28:00Z">
        <w:r w:rsidR="000D1F45">
          <w:rPr>
            <w:lang w:val="en-GB"/>
          </w:rPr>
          <w:lastRenderedPageBreak/>
          <w:t>meso</w:t>
        </w:r>
      </w:ins>
      <w:proofErr w:type="spellEnd"/>
      <w:del w:id="216" w:author="Thierry BOULINIER" w:date="2024-08-15T13:28:00Z">
        <w:r w:rsidR="00B05095" w:rsidRPr="00B05095" w:rsidDel="000D1F45">
          <w:rPr>
            <w:lang w:val="en-GB"/>
          </w:rPr>
          <w:delText>basal</w:delText>
        </w:r>
      </w:del>
      <w:r w:rsidR="00B05095" w:rsidRPr="00B05095">
        <w:rPr>
          <w:lang w:val="en-GB"/>
        </w:rPr>
        <w:t xml:space="preserve"> predator colonies.</w:t>
      </w:r>
      <w:r w:rsidR="00B05095">
        <w:rPr>
          <w:lang w:val="en-GB"/>
        </w:rPr>
        <w:t xml:space="preserve"> </w:t>
      </w:r>
      <w:r w:rsidR="00314AEF">
        <w:rPr>
          <w:lang w:val="en-GB"/>
        </w:rPr>
        <w:t xml:space="preserve">In this context, the removal of potentially infected carcasses before they contribute to onward transmission could help reduce even more the number of outbreaks. </w:t>
      </w:r>
    </w:p>
    <w:p w14:paraId="09D8C12D" w14:textId="5557B7C0" w:rsidR="00A675CA" w:rsidRPr="00B462B1" w:rsidRDefault="00A675CA" w:rsidP="00926E9E">
      <w:pPr>
        <w:pStyle w:val="Ttulo2"/>
      </w:pPr>
      <w:r w:rsidRPr="00B462B1">
        <w:t>I</w:t>
      </w:r>
      <w:r w:rsidR="00784AC0" w:rsidRPr="00B462B1">
        <w:t xml:space="preserve">mmunity and future outbreaks </w:t>
      </w:r>
      <w:r w:rsidRPr="00B462B1">
        <w:t xml:space="preserve">  </w:t>
      </w:r>
    </w:p>
    <w:p w14:paraId="2A807A9F" w14:textId="55E72F8A" w:rsidR="00F93B51" w:rsidRDefault="15D17131" w:rsidP="0059304C">
      <w:pPr>
        <w:rPr>
          <w:rFonts w:cs="Calibri"/>
          <w:lang w:val="en-GB"/>
        </w:rPr>
      </w:pPr>
      <w:r w:rsidRPr="00B06BB1">
        <w:rPr>
          <w:rFonts w:cs="Calibri"/>
          <w:lang w:val="en-GB"/>
        </w:rPr>
        <w:t xml:space="preserve">We found evidence of </w:t>
      </w:r>
      <w:r w:rsidR="004F0D0D" w:rsidRPr="00B06BB1">
        <w:rPr>
          <w:rFonts w:cs="Calibri"/>
          <w:lang w:val="en-GB"/>
        </w:rPr>
        <w:t>limited circulation of AIV</w:t>
      </w:r>
      <w:r w:rsidR="00B06BB1">
        <w:rPr>
          <w:rFonts w:cs="Calibri"/>
          <w:lang w:val="en-GB"/>
        </w:rPr>
        <w:t>s</w:t>
      </w:r>
      <w:r w:rsidR="004F0D0D" w:rsidRPr="00B06BB1">
        <w:rPr>
          <w:rFonts w:cs="Calibri"/>
          <w:lang w:val="en-GB"/>
        </w:rPr>
        <w:t xml:space="preserve">, including </w:t>
      </w:r>
      <w:r w:rsidRPr="00B06BB1">
        <w:rPr>
          <w:rFonts w:cs="Calibri"/>
          <w:lang w:val="en-GB"/>
        </w:rPr>
        <w:t>H5Nx</w:t>
      </w:r>
      <w:r w:rsidR="00B06BB1" w:rsidRPr="00B06BB1">
        <w:rPr>
          <w:rFonts w:cs="Calibri"/>
          <w:lang w:val="en-GB"/>
        </w:rPr>
        <w:t xml:space="preserve"> subtypes,</w:t>
      </w:r>
      <w:r w:rsidRPr="00B06BB1">
        <w:rPr>
          <w:rFonts w:cs="Calibri"/>
          <w:lang w:val="en-GB"/>
        </w:rPr>
        <w:t xml:space="preserve"> in the Falklands before 2023/2024</w:t>
      </w:r>
      <w:r w:rsidR="004F0D0D" w:rsidRPr="00B06BB1">
        <w:rPr>
          <w:rFonts w:cs="Calibri"/>
          <w:lang w:val="en-GB"/>
        </w:rPr>
        <w:t>.</w:t>
      </w:r>
      <w:r w:rsidR="00B06BB1" w:rsidRPr="00B06BB1">
        <w:rPr>
          <w:rFonts w:cs="Calibri"/>
          <w:lang w:val="en-GB"/>
        </w:rPr>
        <w:t xml:space="preserve"> Hence, o</w:t>
      </w:r>
      <w:r w:rsidR="00AA76DA" w:rsidRPr="00B06BB1">
        <w:rPr>
          <w:rFonts w:cs="Calibri"/>
          <w:lang w:val="en-GB"/>
        </w:rPr>
        <w:t xml:space="preserve">verall, </w:t>
      </w:r>
      <w:r w:rsidR="00B06BB1">
        <w:rPr>
          <w:rFonts w:cs="Calibri"/>
          <w:lang w:val="en-GB"/>
        </w:rPr>
        <w:t>local wildlife</w:t>
      </w:r>
      <w:r w:rsidRPr="00B06BB1">
        <w:rPr>
          <w:rFonts w:cs="Calibri"/>
          <w:lang w:val="en-GB"/>
        </w:rPr>
        <w:t xml:space="preserve"> likely had little to no immune protection against HPAI</w:t>
      </w:r>
      <w:r w:rsidR="00AA76DA" w:rsidRPr="00B06BB1">
        <w:rPr>
          <w:rFonts w:cs="Calibri"/>
          <w:lang w:val="en-GB"/>
        </w:rPr>
        <w:t>.</w:t>
      </w:r>
      <w:r w:rsidRPr="00B06BB1">
        <w:rPr>
          <w:rFonts w:cs="Calibri"/>
          <w:lang w:val="en-GB"/>
        </w:rPr>
        <w:t xml:space="preserve"> </w:t>
      </w:r>
      <w:r w:rsidR="00B06BB1" w:rsidRPr="00B06BB1">
        <w:rPr>
          <w:rFonts w:cs="Calibri"/>
          <w:lang w:val="en-GB"/>
        </w:rPr>
        <w:t>E</w:t>
      </w:r>
      <w:r w:rsidRPr="00B06BB1">
        <w:rPr>
          <w:rFonts w:cs="Calibri"/>
          <w:lang w:val="en-GB"/>
        </w:rPr>
        <w:t xml:space="preserve">xposure to different </w:t>
      </w:r>
      <w:proofErr w:type="spellStart"/>
      <w:r w:rsidRPr="00B06BB1">
        <w:rPr>
          <w:rFonts w:cs="Calibri"/>
          <w:lang w:val="en-GB"/>
        </w:rPr>
        <w:t>Hx</w:t>
      </w:r>
      <w:proofErr w:type="spellEnd"/>
      <w:r w:rsidRPr="00B06BB1">
        <w:rPr>
          <w:rFonts w:cs="Calibri"/>
          <w:lang w:val="en-GB"/>
        </w:rPr>
        <w:t xml:space="preserve"> subtypes </w:t>
      </w:r>
      <w:r w:rsidR="00B06BB1" w:rsidRPr="00B06BB1">
        <w:rPr>
          <w:rFonts w:cs="Calibri"/>
          <w:lang w:val="en-GB"/>
        </w:rPr>
        <w:t xml:space="preserve">can provide varying levels of cross-protection against HPAI </w:t>
      </w:r>
      <w:r w:rsidRPr="00B06BB1">
        <w:rPr>
          <w:rFonts w:cs="Calibri"/>
          <w:lang w:val="en-GB"/>
        </w:rPr>
        <w:t>depending on the subtype combinations</w:t>
      </w:r>
      <w:r w:rsidR="00542CD6" w:rsidRPr="00B06BB1">
        <w:rPr>
          <w:rFonts w:cs="Calibri"/>
          <w:lang w:val="en-GB"/>
        </w:rPr>
        <w:fldChar w:fldCharType="begin"/>
      </w:r>
      <w:r w:rsidR="004464CA">
        <w:rPr>
          <w:rFonts w:cs="Calibri"/>
          <w:lang w:val="en-GB"/>
        </w:rPr>
        <w:instrText xml:space="preserve"> ADDIN ZOTERO_ITEM CSL_CITATION {"citationID":"FzSCVP0H","properties":{"formattedCitation":"\\super 35,43\\nosupersub{}","plainCitation":"35,43","noteIndex":0},"citationItems":[{"id":"Z71eo4Pq/SxxDpcR1","uris":["http://zotero.org/users/14074622/items/WYK6VZLE"],"itemData":{"id":940,"type":"article-journal","abstract":"Our overall hypothesis is that host population immunity directed at multiple antigens will influence the prevalence, diversity and evolution of influenza A virus (IAV) in avian populations where the vast subtype diversity is maintained. To investigate how initial infection influences the outcome of later infections with homologous or heterologous IAV subtypes and how viruses interact through host immune responses, we carried out experimental infections in mallard ducks (Anas platyrhynchos). Mallards were pre-challenged with an H3N8 low-pathogenic IAV and were divided into six groups. At five weeks post H3N8 inoculation, each group was challenged with a different IAV subtype (H4N5, H10N7, H6N2, H12N5) or the same H3N8. Two additional pre-challenged groups were inoculated with the homologous H3N8 virus at weeks 11 and 15 after pre-challenge to evaluate the duration of protection. The results showed that mallards were still resistant to re-infection after 15 weeks. There was a significant reduction in shedding for all pre-challenged groups compared to controls and the outcome of the heterologous challenges varied according to hemagglutinin (HA) phylogenetic relatedness between the viruses used. There was a boost in the H3 antibody titer after re-infection with H4N5, which is consistent with original antigenic sin or antigenic seniority and suggest a putative strategy of virus evasion. These results imply competition between related subtypes that could regulate IAV subtype population dynamics in nature. Collectively, we provide new insights into within-host IAV complex interactions as drivers of IAV antigenic diversity that could allow the circulation of multiple subtypes in wild ducks.","container-title":"PLoS pathogens","DOI":"10.1371/journal.ppat.1006419","ISSN":"1553-7374","issue":"6","journalAbbreviation":"PLoS Pathog","language":"eng","note":"PMID: 28640898\nPMCID: PMC5481145","page":"e1006419","source":"PubMed","title":"Competition between influenza A virus subtypes through heterosubtypic immunity modulates re-infection and antibody dynamics in the mallard duck","volume":"13","author":[{"family":"Latorre-Margalef","given":"Neus"},{"family":"Brown","given":"Justin D."},{"family":"Fojtik","given":"Alinde"},{"family":"Poulson","given":"Rebecca L."},{"family":"Carter","given":"Deborah"},{"family":"Franca","given":"Monique"},{"family":"Stallknecht","given":"David E."}],"issued":{"date-parts":[["2017",6]]}},"label":"page"},{"id":16546,"uris":["http://zotero.org/users/2773777/items/3ZVB8WAA"],"itemData":{"id":16546,"type":"article-journal","abstract":"In previous studies we examined the role of Canada Geese (Branta canadensis) in the epidemiology of Eurasian highly pathogenic avian influenza (HPAI) H5N1. To expand on this and better understand how pre-exposure to heterosubtypic low-pathogenic avian influenza (LPAI) viruses might influence the outcome of H5N1 HPAI infection, we pre-exposed naïve juvenile Canada Geese to different North American wild-bird-origin LPAI viruses. We selected H1, H2, and H6 hemagglutinin subtype viruses based on their higher-order evolutionary relatedness to the H5 hemagglutinin. Pre-exposing Canada Geese to either H2N3 or H6N5 viruses did not protect them against a lethal H5N1 HPAI virus challenge. In addition, H5N1 was transmitted to naïve control birds that were placed among both groups resulting in death by 5 days postcontact. In contrast, Canada Geese that were pre-exposed to H1N1 were protected against a lethal H5N1 challenge, shed minimal amounts of the virus into the environment, and did not transmit the infection to naïve contact birds. None of the H1N1, H2N3, or H6N5 pre-exposure sera neutralized H5N1 in vitro; however, sera from H1N1-infected birds reduced virus plaque size but not number when compared with H2N3, H6N5, or negative sera, suggesting that antibodies directed against the neuraminidase may have had a role in the protective effects observed.","container-title":"Journal of Wildlife Diseases","DOI":"10.7589/2012-09-237","ISSN":"1943-3700","issue":"1","journalAbbreviation":"J Wildl Dis","language":"eng","note":"PMID: 24171557","page":"84-97","source":"PubMed","title":"Pre-exposing Canada Geese (&lt;i&gt;Branta canadensis&lt;/i&gt;) to a low-pathogenic H1N1 avian influenza virus protects them against H5N1 HPAI virus challenge","volume":"50","author":[{"family":"Berhane","given":"Yohannes"},{"family":"Embury-Hyatt","given":"Carissa"},{"family":"Leith","given":"Marsha"},{"family":"Kehler","given":"Helen"},{"family":"Suderman","given":"Matthew"},{"family":"Pasick","given":"John"}],"issued":{"date-parts":[["2014",1]]}}}],"schema":"https://github.com/citation-style-language/schema/raw/master/csl-citation.json"} </w:instrText>
      </w:r>
      <w:r w:rsidR="00542CD6" w:rsidRPr="00B06BB1">
        <w:rPr>
          <w:rFonts w:cs="Calibri"/>
          <w:lang w:val="en-GB"/>
        </w:rPr>
        <w:fldChar w:fldCharType="separate"/>
      </w:r>
      <w:r w:rsidR="004464CA" w:rsidRPr="004464CA">
        <w:rPr>
          <w:rFonts w:ascii="Aptos" w:hAnsi="Aptos" w:cs="Times New Roman"/>
          <w:kern w:val="0"/>
          <w:vertAlign w:val="superscript"/>
        </w:rPr>
        <w:t>35,43</w:t>
      </w:r>
      <w:r w:rsidR="00542CD6" w:rsidRPr="00B06BB1">
        <w:rPr>
          <w:rFonts w:cs="Calibri"/>
          <w:lang w:val="en-GB"/>
        </w:rPr>
        <w:fldChar w:fldCharType="end"/>
      </w:r>
      <w:r w:rsidR="004F0D0D" w:rsidRPr="00B06BB1">
        <w:rPr>
          <w:rFonts w:cs="Calibri"/>
          <w:lang w:val="en-GB"/>
        </w:rPr>
        <w:t xml:space="preserve">. Both H5- and </w:t>
      </w:r>
      <w:r w:rsidRPr="00B06BB1">
        <w:rPr>
          <w:rFonts w:cs="Calibri"/>
          <w:lang w:val="en-GB"/>
        </w:rPr>
        <w:t xml:space="preserve">AIV-seropositive individuals could </w:t>
      </w:r>
      <w:r w:rsidR="00B06BB1" w:rsidRPr="00B06BB1">
        <w:rPr>
          <w:rFonts w:cs="Calibri"/>
          <w:lang w:val="en-GB"/>
        </w:rPr>
        <w:t xml:space="preserve">thus </w:t>
      </w:r>
      <w:r w:rsidRPr="00B06BB1">
        <w:rPr>
          <w:rFonts w:cs="Calibri"/>
          <w:lang w:val="en-GB"/>
        </w:rPr>
        <w:t>have</w:t>
      </w:r>
      <w:r w:rsidR="004F0D0D" w:rsidRPr="00B06BB1">
        <w:rPr>
          <w:rFonts w:cs="Calibri"/>
          <w:lang w:val="en-GB"/>
        </w:rPr>
        <w:t xml:space="preserve"> had</w:t>
      </w:r>
      <w:r w:rsidRPr="00B06BB1">
        <w:rPr>
          <w:rFonts w:cs="Calibri"/>
          <w:lang w:val="en-GB"/>
        </w:rPr>
        <w:t xml:space="preserve"> some partial protection against H5Nx HPAI. Th</w:t>
      </w:r>
      <w:r w:rsidR="00B06BB1" w:rsidRPr="00B06BB1">
        <w:rPr>
          <w:rFonts w:cs="Calibri"/>
          <w:lang w:val="en-GB"/>
        </w:rPr>
        <w:t>e</w:t>
      </w:r>
      <w:r w:rsidRPr="00B06BB1">
        <w:rPr>
          <w:rFonts w:cs="Calibri"/>
          <w:lang w:val="en-GB"/>
        </w:rPr>
        <w:t xml:space="preserve">se individuals were </w:t>
      </w:r>
      <w:r w:rsidR="00B06BB1" w:rsidRPr="00B06BB1">
        <w:rPr>
          <w:rFonts w:cs="Calibri"/>
          <w:lang w:val="en-GB"/>
        </w:rPr>
        <w:t>primarily</w:t>
      </w:r>
      <w:r w:rsidR="004F0D0D" w:rsidRPr="00B06BB1">
        <w:rPr>
          <w:rFonts w:cs="Calibri"/>
          <w:lang w:val="en-GB"/>
        </w:rPr>
        <w:t xml:space="preserve"> steamer ducks</w:t>
      </w:r>
      <w:r w:rsidR="00B06BB1" w:rsidRPr="00B06BB1">
        <w:rPr>
          <w:rFonts w:cs="Calibri"/>
          <w:lang w:val="en-GB"/>
        </w:rPr>
        <w:t>, with high H5-seroprevalence, and</w:t>
      </w:r>
      <w:r w:rsidRPr="00B06BB1">
        <w:rPr>
          <w:rFonts w:cs="Calibri"/>
          <w:lang w:val="en-GB"/>
        </w:rPr>
        <w:t xml:space="preserve"> rockhopper penguins and skuas,</w:t>
      </w:r>
      <w:r w:rsidR="00B06BB1" w:rsidRPr="00B06BB1">
        <w:rPr>
          <w:rFonts w:cs="Calibri"/>
          <w:lang w:val="en-GB"/>
        </w:rPr>
        <w:t xml:space="preserve"> with low AIV-seroprevalences. These species, despite breeding or foraging near colonies of albatrosses and gentoo penguins impacted by H5Nx HPAI</w:t>
      </w:r>
      <w:r w:rsidR="00B06BB1">
        <w:rPr>
          <w:rFonts w:cs="Calibri"/>
          <w:lang w:val="en-GB"/>
        </w:rPr>
        <w:t xml:space="preserve">, </w:t>
      </w:r>
      <w:r w:rsidR="00B06BB1" w:rsidRPr="00B06BB1">
        <w:rPr>
          <w:rFonts w:cs="Calibri"/>
          <w:lang w:val="en-GB"/>
        </w:rPr>
        <w:t xml:space="preserve">experienced only minor or no </w:t>
      </w:r>
      <w:r w:rsidR="00B06BB1">
        <w:rPr>
          <w:rFonts w:cs="Calibri"/>
          <w:lang w:val="en-GB"/>
        </w:rPr>
        <w:t>mortality</w:t>
      </w:r>
      <w:r w:rsidR="00B06BB1" w:rsidRPr="00B06BB1">
        <w:rPr>
          <w:rFonts w:cs="Calibri"/>
          <w:lang w:val="en-GB"/>
        </w:rPr>
        <w:t>.</w:t>
      </w:r>
      <w:r w:rsidR="00736014">
        <w:rPr>
          <w:rFonts w:cs="Calibri"/>
          <w:lang w:val="en-GB"/>
        </w:rPr>
        <w:t xml:space="preserve"> </w:t>
      </w:r>
    </w:p>
    <w:p w14:paraId="516991AF" w14:textId="38049184" w:rsidR="00542CD6" w:rsidRDefault="00736014" w:rsidP="0059304C">
      <w:pPr>
        <w:rPr>
          <w:rFonts w:cs="Calibri"/>
          <w:lang w:val="en-GB"/>
        </w:rPr>
      </w:pPr>
      <w:r>
        <w:rPr>
          <w:rFonts w:cs="Calibri"/>
          <w:lang w:val="en-GB"/>
        </w:rPr>
        <w:t xml:space="preserve">Other factors </w:t>
      </w:r>
      <w:r w:rsidR="00F97F7A">
        <w:rPr>
          <w:rFonts w:cs="Calibri"/>
          <w:lang w:val="en-GB"/>
        </w:rPr>
        <w:t xml:space="preserve">than adaptive immunity </w:t>
      </w:r>
      <w:r>
        <w:rPr>
          <w:rFonts w:cs="Calibri"/>
          <w:lang w:val="en-GB"/>
        </w:rPr>
        <w:t xml:space="preserve">have to explain the observed heterogeneity </w:t>
      </w:r>
      <w:r w:rsidR="00046DA5">
        <w:rPr>
          <w:rFonts w:cs="Calibri"/>
          <w:lang w:val="en-GB"/>
        </w:rPr>
        <w:t xml:space="preserve">across species </w:t>
      </w:r>
      <w:r>
        <w:rPr>
          <w:rFonts w:cs="Calibri"/>
          <w:lang w:val="en-GB"/>
        </w:rPr>
        <w:t xml:space="preserve">in </w:t>
      </w:r>
      <w:r w:rsidR="00F97F7A">
        <w:rPr>
          <w:rFonts w:cs="Calibri"/>
          <w:lang w:val="en-GB"/>
        </w:rPr>
        <w:t xml:space="preserve">mortality though, as, for instance, the striated caracara population was completely naïve before HPAI </w:t>
      </w:r>
      <w:proofErr w:type="gramStart"/>
      <w:r w:rsidR="00F93B51">
        <w:rPr>
          <w:rFonts w:cs="Calibri"/>
          <w:lang w:val="en-GB"/>
        </w:rPr>
        <w:t>incursion</w:t>
      </w:r>
      <w:proofErr w:type="gramEnd"/>
      <w:r w:rsidR="00F93B51">
        <w:rPr>
          <w:rFonts w:cs="Calibri"/>
          <w:lang w:val="en-GB"/>
        </w:rPr>
        <w:t xml:space="preserve"> yet</w:t>
      </w:r>
      <w:r w:rsidR="00F97F7A">
        <w:rPr>
          <w:rFonts w:cs="Calibri"/>
          <w:lang w:val="en-GB"/>
        </w:rPr>
        <w:t xml:space="preserve"> </w:t>
      </w:r>
      <w:ins w:id="217" w:author="Thierry BOULINIER" w:date="2024-08-15T13:33:00Z">
        <w:r w:rsidR="008C3D42">
          <w:rPr>
            <w:rFonts w:cs="Calibri"/>
            <w:lang w:val="en-GB"/>
          </w:rPr>
          <w:t xml:space="preserve">it </w:t>
        </w:r>
      </w:ins>
      <w:r w:rsidR="00F97F7A">
        <w:rPr>
          <w:rFonts w:cs="Calibri"/>
          <w:lang w:val="en-GB"/>
        </w:rPr>
        <w:t>did not experience any HPAI-related mortality.</w:t>
      </w:r>
      <w:r w:rsidR="00F93B51">
        <w:rPr>
          <w:rFonts w:cs="Calibri"/>
          <w:lang w:val="en-GB"/>
        </w:rPr>
        <w:t xml:space="preserve"> In apex predators, which all scavenge, these factors could consist in adaptations to carrion eating, such as innate immunity or chemical defences</w:t>
      </w:r>
      <w:r w:rsidR="00F93B51">
        <w:rPr>
          <w:rFonts w:cs="Calibri"/>
          <w:lang w:val="en-GB"/>
        </w:rPr>
        <w:fldChar w:fldCharType="begin"/>
      </w:r>
      <w:r w:rsidR="004464CA">
        <w:rPr>
          <w:rFonts w:cs="Calibri"/>
          <w:lang w:val="en-GB"/>
        </w:rPr>
        <w:instrText xml:space="preserve"> ADDIN ZOTERO_ITEM CSL_CITATION {"citationID":"wgMeInb8","properties":{"formattedCitation":"\\super 49\\nosupersub{}","plainCitation":"49","noteIndex":0},"citationItems":[{"id":16545,"uris":["http://zotero.org/users/2773777/items/6LBDWYEW"],"itemData":{"id":16545,"type":"article-journal","abstract":"Abstract. Species that scavenge on dead animals are exposed to enhanced disease risks. Eight hypotheses have been suggested to explain how scavengers avoid becoming sick from their diet. We conducted a systematic review of the literature and found correlative support for four of the eight hypotheses but limited evidence of systematic studies of the hypotheses. We found no support that using urine to sterilize carcasses, having bald heads, eating rapidly, or food-washing behavior reduced disease risk in carrion eaters. With the exception of food washing, none of these hypotheses have been properly evaluated as an adaptation to avoid sickness from carrion. There is some support for having a specialized microbiome, having enhanced immunologic defenses, avoiding rotten food, and maintaining a low gastric pH to eliminate pathogens. Specialized immunologic defenses and having a low pH have the most support, but the diversity of mechanisms suggests that there is a great opportunity for even more detailed study. Increased knowledge in these mechanisms may provide biomimetic insights to help combat foodborne illnesses and enhance health.","container-title":"Journal of Wildlife Diseases","DOI":"10.7589/2016-07-162","ISSN":"0090-3558","issue":"3","journalAbbreviation":"J Wildl Dis","language":"en","note":"publisher: Allen Press","page":"577-581","source":"meridian.allenpress.com","title":"A Systematic Review of Carrion Eaters' Adaptations to Avoid Sickness","volume":"53","author":[{"family":"Blumstein","given":"Daniel T."},{"family":"Rangchi","given":"Tiana N."},{"family":"Briggs","given":"Tiandra"},{"family":"De Andrade","given":"Fabrine Souza"},{"family":"Natterson-Horowitz","given":"Barbara"}],"issued":{"date-parts":[["2017",7,1]]}}}],"schema":"https://github.com/citation-style-language/schema/raw/master/csl-citation.json"} </w:instrText>
      </w:r>
      <w:r w:rsidR="00F93B51">
        <w:rPr>
          <w:rFonts w:cs="Calibri"/>
          <w:lang w:val="en-GB"/>
        </w:rPr>
        <w:fldChar w:fldCharType="separate"/>
      </w:r>
      <w:r w:rsidR="004464CA" w:rsidRPr="004464CA">
        <w:rPr>
          <w:rFonts w:ascii="Aptos" w:hAnsi="Aptos" w:cs="Times New Roman"/>
          <w:kern w:val="0"/>
          <w:vertAlign w:val="superscript"/>
        </w:rPr>
        <w:t>49</w:t>
      </w:r>
      <w:r w:rsidR="00F93B51">
        <w:rPr>
          <w:rFonts w:cs="Calibri"/>
          <w:lang w:val="en-GB"/>
        </w:rPr>
        <w:fldChar w:fldCharType="end"/>
      </w:r>
      <w:r w:rsidR="00F93B51">
        <w:rPr>
          <w:rFonts w:cs="Calibri"/>
          <w:lang w:val="en-GB"/>
        </w:rPr>
        <w:t>.</w:t>
      </w:r>
    </w:p>
    <w:p w14:paraId="6EA578AD" w14:textId="5FACF826" w:rsidR="000E622B" w:rsidRPr="00046DA5" w:rsidRDefault="00542CD6" w:rsidP="0059304C">
      <w:pPr>
        <w:rPr>
          <w:rFonts w:cs="Calibri"/>
          <w:lang w:val="en-GB"/>
        </w:rPr>
      </w:pPr>
      <w:r w:rsidRPr="00046DA5">
        <w:rPr>
          <w:rFonts w:cs="Calibri"/>
          <w:lang w:val="en-GB"/>
        </w:rPr>
        <w:t>Considering the observed H5-seroprevalences</w:t>
      </w:r>
      <w:r w:rsidR="00046DA5" w:rsidRPr="00046DA5">
        <w:rPr>
          <w:rFonts w:cs="Calibri"/>
          <w:lang w:val="en-GB"/>
        </w:rPr>
        <w:t xml:space="preserve"> at the end of summer 2023/2024</w:t>
      </w:r>
      <w:r w:rsidRPr="00046DA5">
        <w:rPr>
          <w:rFonts w:cs="Calibri"/>
          <w:lang w:val="en-GB"/>
        </w:rPr>
        <w:t>, we can expect strong heterogeneities</w:t>
      </w:r>
      <w:r w:rsidR="00046DA5" w:rsidRPr="00046DA5">
        <w:rPr>
          <w:rFonts w:cs="Calibri"/>
          <w:lang w:val="en-GB"/>
        </w:rPr>
        <w:t xml:space="preserve"> across species</w:t>
      </w:r>
      <w:r w:rsidRPr="00046DA5">
        <w:rPr>
          <w:rFonts w:cs="Calibri"/>
          <w:lang w:val="en-GB"/>
        </w:rPr>
        <w:t xml:space="preserve"> in immune protection against</w:t>
      </w:r>
      <w:r w:rsidR="00046DA5" w:rsidRPr="00046DA5">
        <w:rPr>
          <w:rFonts w:cs="Calibri"/>
          <w:lang w:val="en-GB"/>
        </w:rPr>
        <w:t xml:space="preserve"> potential</w:t>
      </w:r>
      <w:r w:rsidRPr="00046DA5">
        <w:rPr>
          <w:rFonts w:cs="Calibri"/>
          <w:lang w:val="en-GB"/>
        </w:rPr>
        <w:t xml:space="preserve"> future </w:t>
      </w:r>
      <w:r w:rsidR="00046DA5" w:rsidRPr="00046DA5">
        <w:rPr>
          <w:rFonts w:cs="Calibri"/>
          <w:lang w:val="en-GB"/>
        </w:rPr>
        <w:t xml:space="preserve">HPAI </w:t>
      </w:r>
      <w:r w:rsidRPr="00046DA5">
        <w:rPr>
          <w:rFonts w:cs="Calibri"/>
          <w:lang w:val="en-GB"/>
        </w:rPr>
        <w:t>outbreaks. Apex predators exhibited high seroprevalences and could be protected, leading to lower mortality in the affected species such as skuas. For instance, in Canada, seabirds had significantly less mortality in the second season with HPAI</w:t>
      </w:r>
      <w:r w:rsidRPr="00046DA5">
        <w:rPr>
          <w:rFonts w:cs="Calibri"/>
          <w:lang w:val="en-GB"/>
        </w:rPr>
        <w:fldChar w:fldCharType="begin"/>
      </w:r>
      <w:r w:rsidR="004464CA">
        <w:rPr>
          <w:rFonts w:cs="Calibri"/>
          <w:lang w:val="en-GB"/>
        </w:rPr>
        <w:instrText xml:space="preserve"> ADDIN ZOTERO_ITEM CSL_CITATION {"citationID":"6vbJW0ny","properties":{"formattedCitation":"\\super 50\\nosupersub{}","plainCitation":"50","noteIndex":0},"citationItems":[{"id":"Z71eo4Pq/N7yJxWxr","uris":["http://zotero.org/users/14074622/items/3Z6ZKVH7"],"itemData":{"id":838,"type":"article","abstract":"H5N1 clade 2.3.4.4b viruses have caused significant mortality events in various wild bird species across Europe, North America, South America, and Africa. In North America, the largest impacts on wild birds have been in eastern Canada, where over 40,391 wild birds were reported to have died from highly pathogenic avian influenza (HPAI) between April and September 2022. In the year following, we applied previously established methods to quantify total reported mortality in eastern Canada for a full year October 2022, to September 2023. In this study, we (i) document the spatial, temporal and taxonomic patterns of wild bird mortality in the 12 months that followed the mass mortality event in the summer of 2022 and (ii) quantify the observed differences in mortality across the breeding season (April to September) of 2022 and 2023. In eastern Canada, there was high uncertainty about whether 2023 would bring another year of devastating HPAI-linked mortalities. Mortalities in the breeding season were 93% lower in 2023 compared to 2022 but encompassed a more taxonomically diverse array of species. We found that mortalities in the fall and winter (non-breeding season) were dominated by waterfowl, while mortalities during the spring and summer (breeding season) were dominated by seabirds. Due to a low prevalence of HPAI among the subset of tested birds, we refrained from broadly attributing reported mortalities in 2023 to HPAI. However, our analysis did identify three notable mortality events linked to HPAI, involving at least 1,646 Greater Snow Geese, 232 Canada Geese, and 212 Northern Gannets.\nThis study emphasizes the ongoing need for H5NX surveillance and mortality assessments as the patterns of mortality in wild populations continue to change.","DOI":"10.1101/2024.05.03.591923","language":"en","license":"© 2024, Posted by Cold Spring Harbor Laboratory. This pre-print is available under a Creative Commons License (Attribution-NonCommercial-NoDerivs 4.0 International), CC BY-NC-ND 4.0, as described at http://creativecommons.org/licenses/by-nc-nd/4.0/","note":"page: 2024.05.03.591923\nsection: Confirmatory Results","publisher":"bioRxiv","source":"bioRxiv","title":"Seabird and sea duck mortalities were lower during the second breeding season in eastern Canada following the introduction of Highly Pathogenic Avian Influenza A H5Nx viruses","URL":"https://www.biorxiv.org/content/10.1101/2024.05.03.591923v1","author":[{"family":"Cormier","given":"Tabatha L."},{"family":"Barychka","given":"Tatsiana"},{"family":"Beaumont","given":"Matthieu"},{"family":"Burt","given":"Tori V."},{"family":"English","given":"Matthew D."},{"family":"Giacinti","given":"Jolene A."},{"family":"Giroux","given":"Jean-François"},{"family":"Guillemette","given":"Magella"},{"family":"Hargan","given":"Kathryn E."},{"family":"Jones","given":"Megan"},{"family":"Lair","given":"Stéphane"},{"family":"Lang","given":"Andrew S."},{"family":"Lepage","given":"Christine"},{"family":"Montevecchi","given":"William A."},{"family":"Rahman","given":"Ishraq"},{"family":"Rail","given":"Jean-François"},{"family":"Robertson","given":"Gregory J."},{"family":"Ronconi","given":"Robert A."},{"family":"Seyer","given":"Yannick"},{"family":"Taylor","given":"Liam U."},{"family":"Ward","given":"Christopher R. E."},{"family":"Wight","given":"Jordan"},{"family":"Wilhelm","given":"Sabina I."},{"family":"Avery-Gomm","given":"Stephanie"}],"accessed":{"date-parts":[["2024",5,16]]},"issued":{"date-parts":[["2024",5,6]]}}}],"schema":"https://github.com/citation-style-language/schema/raw/master/csl-citation.json"} </w:instrText>
      </w:r>
      <w:r w:rsidRPr="00046DA5">
        <w:rPr>
          <w:rFonts w:cs="Calibri"/>
          <w:lang w:val="en-GB"/>
        </w:rPr>
        <w:fldChar w:fldCharType="separate"/>
      </w:r>
      <w:r w:rsidR="004464CA" w:rsidRPr="004464CA">
        <w:rPr>
          <w:rFonts w:ascii="Aptos" w:hAnsi="Aptos" w:cs="Times New Roman"/>
          <w:kern w:val="0"/>
          <w:vertAlign w:val="superscript"/>
        </w:rPr>
        <w:t>50</w:t>
      </w:r>
      <w:r w:rsidRPr="00046DA5">
        <w:rPr>
          <w:rFonts w:cs="Calibri"/>
          <w:lang w:val="en-GB"/>
        </w:rPr>
        <w:fldChar w:fldCharType="end"/>
      </w:r>
      <w:r w:rsidRPr="00046DA5">
        <w:rPr>
          <w:rFonts w:cs="Calibri"/>
          <w:lang w:val="en-GB"/>
        </w:rPr>
        <w:t xml:space="preserve">. On the contrary, </w:t>
      </w:r>
      <w:proofErr w:type="spellStart"/>
      <w:ins w:id="218" w:author="Thierry BOULINIER" w:date="2024-08-15T13:34:00Z">
        <w:r w:rsidR="008C3D42">
          <w:rPr>
            <w:rFonts w:cs="Calibri"/>
            <w:lang w:val="en-GB"/>
          </w:rPr>
          <w:t>meso</w:t>
        </w:r>
      </w:ins>
      <w:commentRangeStart w:id="219"/>
      <w:proofErr w:type="spellEnd"/>
      <w:del w:id="220" w:author="Thierry BOULINIER" w:date="2024-08-15T13:34:00Z">
        <w:r w:rsidRPr="00046DA5" w:rsidDel="008C3D42">
          <w:rPr>
            <w:rFonts w:cs="Calibri"/>
            <w:lang w:val="en-GB"/>
          </w:rPr>
          <w:delText>basal</w:delText>
        </w:r>
      </w:del>
      <w:r w:rsidRPr="00046DA5">
        <w:rPr>
          <w:rFonts w:cs="Calibri"/>
          <w:lang w:val="en-GB"/>
        </w:rPr>
        <w:t xml:space="preserve"> predators seem to have acquired little immunity and may be severely impacted again</w:t>
      </w:r>
      <w:r w:rsidR="00046DA5" w:rsidRPr="00046DA5">
        <w:rPr>
          <w:rFonts w:cs="Calibri"/>
          <w:lang w:val="en-GB"/>
        </w:rPr>
        <w:t xml:space="preserve"> in case of future HPAI </w:t>
      </w:r>
      <w:commentRangeStart w:id="221"/>
      <w:r w:rsidR="00046DA5" w:rsidRPr="00046DA5">
        <w:rPr>
          <w:rFonts w:cs="Calibri"/>
          <w:lang w:val="en-GB"/>
        </w:rPr>
        <w:t>outbreaks</w:t>
      </w:r>
      <w:r w:rsidRPr="00046DA5">
        <w:rPr>
          <w:rFonts w:cs="Calibri"/>
          <w:lang w:val="en-GB"/>
        </w:rPr>
        <w:t xml:space="preserve">. </w:t>
      </w:r>
      <w:commentRangeEnd w:id="219"/>
      <w:r w:rsidR="004C756F">
        <w:rPr>
          <w:rStyle w:val="Refdecomentrio"/>
        </w:rPr>
        <w:commentReference w:id="219"/>
      </w:r>
      <w:commentRangeEnd w:id="221"/>
      <w:r w:rsidR="00F71CED">
        <w:rPr>
          <w:rStyle w:val="Refdecomentrio"/>
        </w:rPr>
        <w:commentReference w:id="221"/>
      </w:r>
    </w:p>
    <w:p w14:paraId="5E9AE781" w14:textId="5507DE47" w:rsidR="00216A08" w:rsidRPr="00314AEF" w:rsidRDefault="002A4926" w:rsidP="00926E9E">
      <w:pPr>
        <w:pStyle w:val="Ttulo2"/>
      </w:pPr>
      <w:r w:rsidRPr="00314AEF">
        <w:t xml:space="preserve">Implication for </w:t>
      </w:r>
      <w:r w:rsidR="00314AEF">
        <w:t>future surveillance</w:t>
      </w:r>
    </w:p>
    <w:p w14:paraId="0AF93272" w14:textId="0DA9A8C0" w:rsidR="008D5A82" w:rsidRPr="007A1BA3" w:rsidRDefault="00683BCD" w:rsidP="008D5A82">
      <w:pPr>
        <w:rPr>
          <w:rFonts w:cs="Calibri"/>
          <w:lang w:val="en-GB"/>
        </w:rPr>
      </w:pPr>
      <w:r w:rsidRPr="007A1BA3">
        <w:rPr>
          <w:rFonts w:cs="Calibri"/>
          <w:lang w:val="en-GB"/>
        </w:rPr>
        <w:t xml:space="preserve">Most of the current HPAI panzootic </w:t>
      </w:r>
      <w:r w:rsidR="00711041" w:rsidRPr="007A1BA3">
        <w:rPr>
          <w:rFonts w:cs="Calibri"/>
          <w:lang w:val="en-GB"/>
        </w:rPr>
        <w:t>surveillance in wildlife has been based on PCR screening (e.g., see</w:t>
      </w:r>
      <w:r w:rsidR="00711041" w:rsidRPr="007A1BA3">
        <w:rPr>
          <w:rFonts w:cs="Calibri"/>
          <w:lang w:val="en-GB"/>
        </w:rPr>
        <w:fldChar w:fldCharType="begin"/>
      </w:r>
      <w:r w:rsidR="004464CA">
        <w:rPr>
          <w:rFonts w:cs="Calibri"/>
          <w:lang w:val="en-GB"/>
        </w:rPr>
        <w:instrText xml:space="preserve"> ADDIN ZOTERO_ITEM CSL_CITATION {"citationID":"BDR5RmsK","properties":{"formattedCitation":"\\super 51\\nosupersub{}","plainCitation":"51","noteIndex":0},"citationItems":[{"id":15983,"uris":["http://zotero.org/users/2773777/items/3WWN6RRK"],"itemData":{"id":15983,"type":"article","abstract":"Highly pathogenic avian influenza viruses of the H5N1 clade 2.3.4.4b arrived in North America in the winter of 2021/2022. These viruses have spread across the Americas causing morbidity and mortality in both wild and domestic birds as well as some mammalian species, including cattle. Many surveillance programs in wildlife as well as commercial poultry operations have detected these viruses. Here we conducted surveillance of avian species in the urban environment in New York City. We detected highly pathogenic H5N1 viruses in six samples from four different bird species and performed full genome sequencing. Sequence analysis showed the presence of multiple different genotypes. Our work highlights that the interface between animals and humans that may give rise to zoonotic infections or even pandemics is not limited to rural environments and commercial poultry operations but extends into the heart of our urban centers.\nImportance While surveillance for avian influenza viruses is often focused on migratory routes and their associated stop-over locations, or commercial poultry operations, many bird species – including migratory birds – frequent or live in urban green spaces and wetlands. This brings them into contact with a highly dense population of humans and pets providing an extensive urban animal-human interface in which the general public may have little awareness of circulating infectious diseases. This study focuses on virus surveillance at this interface, combined with culturally responsive science education and community outreach.","DOI":"10.1101/2024.04.04.588061","language":"en","license":"© 2024, Posted by Cold Spring Harbor Laboratory. This pre-print is available under a Creative Commons License (Attribution-NonCommercial-NoDerivs 4.0 International), CC BY-NC-ND 4.0, as described at http://creativecommons.org/licenses/by-nc-nd/4.0/","note":"page: 2024.04.04.588061\nsection: New Results","publisher":"bioRxiv","source":"bioRxiv","title":"Detection of clade 2.3.4.4b highly pathogenic H5N1 influenza virus in New York City","URL":"https://www.biorxiv.org/content/10.1101/2024.04.04.588061v1","author":[{"family":"Meade","given":"Philip S."},{"family":"Bandawane","given":"Pooja"},{"family":"Bushfield","given":"Kaitlyn"},{"family":"Hoxie","given":"Irene"},{"family":"Azcona","given":"Karla R."},{"family":"Burgos","given":"Daneidy"},{"family":"Choudhury","given":"Sadia"},{"family":"Diaby","given":"Adama"},{"family":"Diallo","given":"Mariama"},{"family":"Gaynor","given":"Kailani"},{"family":"Huang","given":"Aaron"},{"family":"Kante","given":"Kadiatou"},{"family":"Khan","given":"Shehryar N."},{"family":"Kim","given":"William"},{"family":"Ajayi","given":"Paul Kehinde"},{"family":"Roubidoux","given":"Ericka"},{"family":"Nelson","given":"Sasha"},{"family":"McMahon","given":"Rita"},{"family":"Albrecht","given":"Randy A."},{"family":"Krammer","given":"Florian"},{"family":"Marizzi","given":"Christine"}],"accessed":{"date-parts":[["2024",4,10]]},"issued":{"date-parts":[["2024",4,4]]}}}],"schema":"https://github.com/citation-style-language/schema/raw/master/csl-citation.json"} </w:instrText>
      </w:r>
      <w:r w:rsidR="00711041" w:rsidRPr="007A1BA3">
        <w:rPr>
          <w:rFonts w:cs="Calibri"/>
          <w:lang w:val="en-GB"/>
        </w:rPr>
        <w:fldChar w:fldCharType="separate"/>
      </w:r>
      <w:r w:rsidR="004464CA" w:rsidRPr="004464CA">
        <w:rPr>
          <w:rFonts w:ascii="Aptos" w:hAnsi="Aptos" w:cs="Times New Roman"/>
          <w:kern w:val="0"/>
          <w:vertAlign w:val="superscript"/>
        </w:rPr>
        <w:t>51</w:t>
      </w:r>
      <w:r w:rsidR="00711041" w:rsidRPr="007A1BA3">
        <w:rPr>
          <w:rFonts w:cs="Calibri"/>
          <w:lang w:val="en-GB"/>
        </w:rPr>
        <w:fldChar w:fldCharType="end"/>
      </w:r>
      <w:r w:rsidR="00711041" w:rsidRPr="007A1BA3">
        <w:rPr>
          <w:rFonts w:cs="Calibri"/>
          <w:lang w:val="en-GB"/>
        </w:rPr>
        <w:t xml:space="preserve">). </w:t>
      </w:r>
      <w:r w:rsidR="00314AEF" w:rsidRPr="007A1BA3">
        <w:rPr>
          <w:rFonts w:cs="Calibri"/>
          <w:lang w:val="en-GB"/>
        </w:rPr>
        <w:t xml:space="preserve">PCR screening </w:t>
      </w:r>
      <w:r w:rsidR="00711041" w:rsidRPr="007A1BA3">
        <w:rPr>
          <w:rFonts w:cs="Calibri"/>
          <w:lang w:val="en-GB"/>
        </w:rPr>
        <w:t xml:space="preserve">can </w:t>
      </w:r>
      <w:r w:rsidR="00314AEF" w:rsidRPr="007A1BA3">
        <w:rPr>
          <w:rFonts w:cs="Calibri"/>
        </w:rPr>
        <w:t>precisely identi</w:t>
      </w:r>
      <w:r w:rsidR="00711041" w:rsidRPr="007A1BA3">
        <w:rPr>
          <w:rFonts w:cs="Calibri"/>
        </w:rPr>
        <w:t>fy</w:t>
      </w:r>
      <w:r w:rsidR="00314AEF" w:rsidRPr="007A1BA3">
        <w:rPr>
          <w:rFonts w:cs="Calibri"/>
        </w:rPr>
        <w:t xml:space="preserve"> pathogens and inform on infectious status </w:t>
      </w:r>
      <w:r w:rsidR="00711041" w:rsidRPr="007A1BA3">
        <w:rPr>
          <w:rFonts w:cs="Calibri"/>
        </w:rPr>
        <w:t>at</w:t>
      </w:r>
      <w:r w:rsidR="00314AEF" w:rsidRPr="007A1BA3">
        <w:rPr>
          <w:rFonts w:cs="Calibri"/>
        </w:rPr>
        <w:t xml:space="preserve"> the time of sampling, but only detects pathogens during their </w:t>
      </w:r>
      <w:del w:id="222" w:author="Thierry BOULINIER" w:date="2024-08-15T13:35:00Z">
        <w:r w:rsidR="00314AEF" w:rsidRPr="007A1BA3" w:rsidDel="008C3D42">
          <w:rPr>
            <w:rFonts w:cs="Calibri"/>
          </w:rPr>
          <w:delText>often brief</w:delText>
        </w:r>
      </w:del>
      <w:ins w:id="223" w:author="Thierry BOULINIER" w:date="2024-08-15T13:35:00Z">
        <w:r w:rsidR="008C3D42" w:rsidRPr="007A1BA3">
          <w:rPr>
            <w:rFonts w:cs="Calibri"/>
          </w:rPr>
          <w:t>often-brief</w:t>
        </w:r>
      </w:ins>
      <w:r w:rsidR="00314AEF" w:rsidRPr="007A1BA3">
        <w:rPr>
          <w:rFonts w:cs="Calibri"/>
        </w:rPr>
        <w:t xml:space="preserve"> infectious period. As a result, PCR</w:t>
      </w:r>
      <w:r w:rsidR="00040364" w:rsidRPr="007A1BA3">
        <w:rPr>
          <w:rFonts w:cs="Calibri"/>
        </w:rPr>
        <w:t xml:space="preserve"> screening on its own</w:t>
      </w:r>
      <w:r w:rsidR="00314AEF" w:rsidRPr="007A1BA3">
        <w:rPr>
          <w:rFonts w:cs="Calibri"/>
        </w:rPr>
        <w:t xml:space="preserve"> </w:t>
      </w:r>
      <w:r w:rsidR="00711041" w:rsidRPr="007A1BA3">
        <w:rPr>
          <w:rFonts w:cs="Calibri"/>
        </w:rPr>
        <w:t>can</w:t>
      </w:r>
      <w:r w:rsidR="00314AEF" w:rsidRPr="007A1BA3">
        <w:rPr>
          <w:rFonts w:cs="Calibri"/>
        </w:rPr>
        <w:t xml:space="preserve"> lead to underestimated incidence rates or</w:t>
      </w:r>
      <w:r w:rsidR="00040364" w:rsidRPr="007A1BA3">
        <w:rPr>
          <w:rFonts w:cs="Calibri"/>
        </w:rPr>
        <w:t xml:space="preserve"> even</w:t>
      </w:r>
      <w:r w:rsidR="00314AEF" w:rsidRPr="007A1BA3">
        <w:rPr>
          <w:rFonts w:cs="Calibri"/>
        </w:rPr>
        <w:t xml:space="preserve"> missed outbreaks. </w:t>
      </w:r>
      <w:r w:rsidR="00711041" w:rsidRPr="007A1BA3">
        <w:rPr>
          <w:rFonts w:cs="Calibri"/>
        </w:rPr>
        <w:t xml:space="preserve">When focused on dead </w:t>
      </w:r>
      <w:proofErr w:type="gramStart"/>
      <w:r w:rsidR="00711041" w:rsidRPr="007A1BA3">
        <w:rPr>
          <w:rFonts w:cs="Calibri"/>
        </w:rPr>
        <w:t>animals in particular, i</w:t>
      </w:r>
      <w:r w:rsidR="00040364" w:rsidRPr="007A1BA3">
        <w:rPr>
          <w:rFonts w:cs="Calibri"/>
        </w:rPr>
        <w:t>t</w:t>
      </w:r>
      <w:proofErr w:type="gramEnd"/>
      <w:r w:rsidR="00711041" w:rsidRPr="007A1BA3">
        <w:rPr>
          <w:rFonts w:cs="Calibri"/>
        </w:rPr>
        <w:t xml:space="preserve"> biases </w:t>
      </w:r>
      <w:r w:rsidR="00040364" w:rsidRPr="007A1BA3">
        <w:rPr>
          <w:rFonts w:cs="Calibri"/>
        </w:rPr>
        <w:t>detection</w:t>
      </w:r>
      <w:r w:rsidR="00711041" w:rsidRPr="007A1BA3">
        <w:rPr>
          <w:rFonts w:cs="Calibri"/>
        </w:rPr>
        <w:t xml:space="preserve"> towards lethal cases, </w:t>
      </w:r>
      <w:r w:rsidR="00040364" w:rsidRPr="007A1BA3">
        <w:rPr>
          <w:rFonts w:cs="Calibri"/>
        </w:rPr>
        <w:t xml:space="preserve">leading to overestimated </w:t>
      </w:r>
      <w:r w:rsidR="007A1BA3" w:rsidRPr="007A1BA3">
        <w:rPr>
          <w:rFonts w:cs="Calibri"/>
        </w:rPr>
        <w:t>cate-fatality</w:t>
      </w:r>
      <w:r w:rsidR="00040364" w:rsidRPr="007A1BA3">
        <w:rPr>
          <w:rFonts w:cs="Calibri"/>
        </w:rPr>
        <w:t xml:space="preserve"> rates, and </w:t>
      </w:r>
      <w:r w:rsidR="00711041" w:rsidRPr="007A1BA3">
        <w:rPr>
          <w:rFonts w:cs="Calibri"/>
        </w:rPr>
        <w:t xml:space="preserve">neglecting individuals surviving infection despite the critical role they can play in pathogen spread. </w:t>
      </w:r>
      <w:r w:rsidR="00314AEF" w:rsidRPr="007A1BA3">
        <w:rPr>
          <w:rFonts w:cs="Calibri"/>
        </w:rPr>
        <w:t>In contrast, antibodies persist for months after infection</w:t>
      </w:r>
      <w:r w:rsidR="00040364" w:rsidRPr="007A1BA3">
        <w:rPr>
          <w:rFonts w:cs="Calibri"/>
        </w:rPr>
        <w:fldChar w:fldCharType="begin"/>
      </w:r>
      <w:r w:rsidR="00F312CD">
        <w:rPr>
          <w:rFonts w:cs="Calibri"/>
        </w:rPr>
        <w:instrText xml:space="preserve"> ADDIN ZOTERO_ITEM CSL_CITATION {"citationID":"fSQEeq7n","properties":{"formattedCitation":"\\super 35\\nosupersub{}","plainCitation":"35","noteIndex":0},"citationItems":[{"id":"Z71eo4Pq/SxxDpcR1","uris":["http://zotero.org/users/14074622/items/WYK6VZLE"],"itemData":{"id":"a0Ct7R5A/LYu3rjZt","type":"article-journal","abstract":"Our overall hypothesis is that host population immunity directed at multiple antigens will influence the prevalence, diversity and evolution of influenza A virus (IAV) in avian populations where the vast subtype diversity is maintained. To investigate how initial infection influences the outcome of later infections with homologous or heterologous IAV subtypes and how viruses interact through host immune responses, we carried out experimental infections in mallard ducks (Anas platyrhynchos). Mallards were pre-challenged with an H3N8 low-pathogenic IAV and were divided into six groups. At five weeks post H3N8 inoculation, each group was challenged with a different IAV subtype (H4N5, H10N7, H6N2, H12N5) or the same H3N8. Two additional pre-challenged groups were inoculated with the homologous H3N8 virus at weeks 11 and 15 after pre-challenge to evaluate the duration of protection. The results showed that mallards were still resistant to re-infection after 15 weeks. There was a significant reduction in shedding for all pre-challenged groups compared to controls and the outcome of the heterologous challenges varied according to hemagglutinin (HA) phylogenetic relatedness between the viruses used. There was a boost in the H3 antibody titer after re-infection with H4N5, which is consistent with original antigenic sin or antigenic seniority and suggest a putative strategy of virus evasion. These results imply competition between related subtypes that could regulate IAV subtype population dynamics in nature. Collectively, we provide new insights into within-host IAV complex interactions as drivers of IAV antigenic diversity that could allow the circulation of multiple subtypes in wild ducks.","container-title":"PLoS pathogens","DOI":"10.1371/journal.ppat.1006419","ISSN":"1553-7374","issue":"6","journalAbbreviation":"PLoS Pathog","language":"eng","note":"PMID: 28640898\nPMCID: PMC5481145","page":"e1006419","source":"PubMed","title":"Competition between influenza A virus subtypes through heterosubtypic immunity modulates re-infection and antibody dynamics in the mallard duck","volume":"13","author":[{"family":"Latorre-Margalef","given":"Neus"},{"family":"Brown","given":"Justin D."},{"family":"Fojtik","given":"Alinde"},{"family":"Poulson","given":"Rebecca L."},{"family":"Carter","given":"Deborah"},{"family":"Franca","given":"Monique"},{"family":"Stallknecht","given":"David E."}],"issued":{"date-parts":[["2017",6]]}}}],"schema":"https://github.com/citation-style-language/schema/raw/master/csl-citation.json"} </w:instrText>
      </w:r>
      <w:r w:rsidR="00040364" w:rsidRPr="007A1BA3">
        <w:rPr>
          <w:rFonts w:cs="Calibri"/>
        </w:rPr>
        <w:fldChar w:fldCharType="separate"/>
      </w:r>
      <w:r w:rsidR="00040364" w:rsidRPr="007A1BA3">
        <w:rPr>
          <w:rFonts w:ascii="Aptos" w:hAnsi="Aptos" w:cs="Times New Roman"/>
          <w:kern w:val="0"/>
          <w:vertAlign w:val="superscript"/>
        </w:rPr>
        <w:t>35</w:t>
      </w:r>
      <w:r w:rsidR="00040364" w:rsidRPr="007A1BA3">
        <w:rPr>
          <w:rFonts w:cs="Calibri"/>
        </w:rPr>
        <w:fldChar w:fldCharType="end"/>
      </w:r>
      <w:r w:rsidR="00314AEF" w:rsidRPr="007A1BA3">
        <w:rPr>
          <w:rFonts w:cs="Calibri"/>
        </w:rPr>
        <w:t>, providing a longer detection window and enabling the identification of outbreaks that PCR might miss.</w:t>
      </w:r>
      <w:r w:rsidR="00040364" w:rsidRPr="007A1BA3">
        <w:rPr>
          <w:rFonts w:cs="Calibri"/>
        </w:rPr>
        <w:t xml:space="preserve"> Hence, a</w:t>
      </w:r>
      <w:r w:rsidR="00314AEF" w:rsidRPr="007A1BA3">
        <w:rPr>
          <w:rFonts w:cs="Calibri"/>
        </w:rPr>
        <w:t>lthough serological data can be challenging to interpret</w:t>
      </w:r>
      <w:r w:rsidRPr="007A1BA3">
        <w:rPr>
          <w:rFonts w:cs="Calibri"/>
          <w:lang w:val="en-GB"/>
        </w:rPr>
        <w:fldChar w:fldCharType="begin"/>
      </w:r>
      <w:r w:rsidR="004464CA">
        <w:rPr>
          <w:rFonts w:cs="Calibri"/>
          <w:lang w:val="en-GB"/>
        </w:rPr>
        <w:instrText xml:space="preserve"> ADDIN ZOTERO_ITEM CSL_CITATION {"citationID":"mSWvDcRC","properties":{"formattedCitation":"\\super 52\\nosupersub{}","plainCitation":"52","noteIndex":0},"citationItems":[{"id":1296,"uris":["http://zotero.org/users/2773777/items/BQNW2QJR"],"itemData":{"id":1296,"type":"article-journal","container-title":"EcoHealth","DOI":"10.1007/s10393-013-0856-0","ISSN":"1612-9202, 1612-9210","issue":"3","language":"en","page":"298-313","source":"CrossRef","title":"Deciphering serology to understand the ecology of infectious diseases in wildlife","volume":"10","author":[{"family":"Gilbert","given":"Amy T."},{"family":"Fooks","given":"A. R."},{"family":"Hayman","given":"D. T. S."},{"family":"Horton","given":"D. L."},{"family":"Müller","given":"T."},{"family":"Plowright","given":"R."},{"family":"Peel","given":"A. J."},{"family":"Bowen","given":"R."},{"family":"Wood","given":"J. L. N."},{"family":"Mills","given":"J."},{"family":"Cunningham","given":"A. A."},{"family":"Rupprecht","given":"C. E."}],"issued":{"date-parts":[["2013",9]]}}}],"schema":"https://github.com/citation-style-language/schema/raw/master/csl-citation.json"} </w:instrText>
      </w:r>
      <w:r w:rsidRPr="007A1BA3">
        <w:rPr>
          <w:rFonts w:cs="Calibri"/>
          <w:lang w:val="en-GB"/>
        </w:rPr>
        <w:fldChar w:fldCharType="separate"/>
      </w:r>
      <w:r w:rsidR="004464CA" w:rsidRPr="004464CA">
        <w:rPr>
          <w:rFonts w:ascii="Aptos" w:hAnsi="Aptos" w:cs="Times New Roman"/>
          <w:kern w:val="0"/>
          <w:vertAlign w:val="superscript"/>
        </w:rPr>
        <w:t>52</w:t>
      </w:r>
      <w:r w:rsidRPr="007A1BA3">
        <w:rPr>
          <w:rFonts w:cs="Calibri"/>
          <w:lang w:val="en-GB"/>
        </w:rPr>
        <w:fldChar w:fldCharType="end"/>
      </w:r>
      <w:r w:rsidR="00314AEF" w:rsidRPr="007A1BA3">
        <w:rPr>
          <w:rFonts w:cs="Calibri"/>
        </w:rPr>
        <w:t xml:space="preserve">, they </w:t>
      </w:r>
      <w:r w:rsidR="00040364" w:rsidRPr="007A1BA3">
        <w:rPr>
          <w:rFonts w:cs="Calibri"/>
        </w:rPr>
        <w:t>prove valuable</w:t>
      </w:r>
      <w:r w:rsidR="00314AEF" w:rsidRPr="007A1BA3">
        <w:rPr>
          <w:rFonts w:cs="Calibri"/>
        </w:rPr>
        <w:t xml:space="preserve"> for detecting present or past outbreaks </w:t>
      </w:r>
      <w:r w:rsidR="00314AEF" w:rsidRPr="007A1BA3">
        <w:rPr>
          <w:rFonts w:cs="Calibri"/>
          <w:lang w:val="en-GB"/>
        </w:rPr>
        <w:t>(e.g., see</w:t>
      </w:r>
      <w:r w:rsidR="00314AEF" w:rsidRPr="007A1BA3">
        <w:rPr>
          <w:rFonts w:cs="Calibri"/>
          <w:lang w:val="en-GB"/>
        </w:rPr>
        <w:fldChar w:fldCharType="begin"/>
      </w:r>
      <w:r w:rsidR="004464CA">
        <w:rPr>
          <w:rFonts w:cs="Calibri"/>
          <w:lang w:val="en-GB"/>
        </w:rPr>
        <w:instrText xml:space="preserve"> ADDIN ZOTERO_ITEM CSL_CITATION {"citationID":"fJDv4Prg","properties":{"formattedCitation":"\\super 53\\nosupersub{}","plainCitation":"53","noteIndex":0},"citationItems":[{"id":"Z71eo4Pq/vMREzjDT","uris":["http://zotero.org/users/14074622/items/W9AWBKNA"],"itemData":{"id":937,"type":"article-journal","abstract":"Ducks and seabirds are natural hosts for influenza A viruses (IAV). On oceanic islands, the ecology of IAV could be affected by the relative diversity, abundance and density of seabirds and ducks. Seabirds are the most abundant and widespread avifauna in the Western Indian Ocean and, in this region, oceanic islands represent major breeding sites for a large diversity of potential IAV host species. Based on serological assays, we assessed the host range of IAV and the virus subtype diversity in terns of the islands of the Western Indian Ocean. We further investigated the spatial variation in virus transmission patterns between islands and identified the origin of circulating viruses using a molecular approach. Our findings indicate that terns represent a major host for IAV on oceanic islands, not only for seabird-related virus subtypes such as H16, but also for those commonly isolated in wild and domestic ducks (H3, H6, H9, H12 subtypes). We also identified strong species-associated variation in virus exposure that may be associated to differences in the ecology and behaviour of terns. We discuss the role of tern migrations in the spread of viruses to and between oceanic islands, in particular for the H2 and H9 IAV subtypes.","container-title":"PLoS pathogens","DOI":"10.1371/journal.ppat.1004925","ISSN":"1553-7374","issue":"5","journalAbbreviation":"PLoS Pathog","language":"eng","note":"PMID: 25996394\nPMCID: PMC4440776","page":"e1004925","source":"PubMed","title":"Influenza A virus on oceanic islands: host and viral diversity in seabirds in the Western Indian Ocean","title-short":"Influenza A virus on oceanic islands","volume":"11","author":[{"family":"Lebarbenchon","given":"Camille"},{"family":"Jaeger","given":"Audrey"},{"family":"Feare","given":"Chris"},{"family":"Bastien","given":"Matthieu"},{"family":"Dietrich","given":"Muriel"},{"family":"Larose","given":"Christine"},{"family":"Lagadec","given":"Erwan"},{"family":"Rocamora","given":"Gérard"},{"family":"Shah","given":"Nirmal"},{"family":"Pascalis","given":"Hervé"},{"family":"Boulinier","given":"Thierry"},{"family":"Le Corre","given":"Matthieu"},{"family":"Stallknecht","given":"David E."},{"family":"Dellagi","given":"Koussay"}],"issued":{"date-parts":[["2015",5]]}},"label":"page"}],"schema":"https://github.com/citation-style-language/schema/raw/master/csl-citation.json"} </w:instrText>
      </w:r>
      <w:r w:rsidR="00314AEF" w:rsidRPr="007A1BA3">
        <w:rPr>
          <w:rFonts w:cs="Calibri"/>
          <w:lang w:val="en-GB"/>
        </w:rPr>
        <w:fldChar w:fldCharType="separate"/>
      </w:r>
      <w:r w:rsidR="004464CA" w:rsidRPr="004464CA">
        <w:rPr>
          <w:rFonts w:ascii="Aptos" w:hAnsi="Aptos" w:cs="Times New Roman"/>
          <w:kern w:val="0"/>
          <w:vertAlign w:val="superscript"/>
        </w:rPr>
        <w:t>53</w:t>
      </w:r>
      <w:r w:rsidR="00314AEF" w:rsidRPr="007A1BA3">
        <w:rPr>
          <w:rFonts w:cs="Calibri"/>
          <w:lang w:val="en-GB"/>
        </w:rPr>
        <w:fldChar w:fldCharType="end"/>
      </w:r>
      <w:r w:rsidR="00314AEF" w:rsidRPr="007A1BA3">
        <w:rPr>
          <w:rFonts w:cs="Calibri"/>
          <w:lang w:val="en-GB"/>
        </w:rPr>
        <w:t>)</w:t>
      </w:r>
      <w:r w:rsidR="00314AEF" w:rsidRPr="007A1BA3">
        <w:rPr>
          <w:rFonts w:cs="Calibri"/>
        </w:rPr>
        <w:t>, assessing outbreak extents, and understanding host survival</w:t>
      </w:r>
      <w:r w:rsidRPr="007A1BA3">
        <w:rPr>
          <w:rFonts w:cs="Calibri"/>
          <w:lang w:val="en-GB"/>
        </w:rPr>
        <w:fldChar w:fldCharType="begin"/>
      </w:r>
      <w:r w:rsidR="00F312CD">
        <w:rPr>
          <w:rFonts w:cs="Calibri"/>
          <w:lang w:val="en-GB"/>
        </w:rPr>
        <w:instrText xml:space="preserve"> ADDIN ZOTERO_ITEM CSL_CITATION {"citationID":"44TrcgCl","properties":{"formattedCitation":"\\super 4,16\\nosupersub{}","plainCitation":"4,16","noteIndex":0},"citationItems":[{"id":"Z71eo4Pq/ZrrFQMxk","uris":["http://zotero.org/users/14074622/items/S734JAM2"],"itemData":{"id":842,"type":"article-journal","container-title":"Current Biology","DOI":"10.1016/j.cub.2023.07.061","ISSN":"0960-9822","issue":"17","journalAbbreviation":"Current Biology","language":"English","note":"publisher: Elsevier\nPMID: 37597520","page":"3766-3774.e3","source":"www.cell.com","title":"Highly pathogenic avian influenza affects vultures’ movements and breeding output","volume":"33","author":[{"family":"Duriez","given":"Olivier"},{"family":"Sassi","given":"Yohan"},{"family":"Gall-Ladevèze","given":"Chloé Le"},{"family":"Giraud","given":"Léa"},{"family":"Straughan","given":"Robert"},{"family":"Dauverné","given":"Lise"},{"family":"Terras","given":"Anna"},{"family":"Boulinier","given":"Thierry"},{"family":"Choquet","given":"Rémi"},{"family":"Wiele","given":"Anne Van De"},{"family":"Hirschinger","given":"Julien"},{"family":"Guérin","given":"Jean-Luc"},{"family":"Loc’h","given":"Guillaume Le"}],"issued":{"date-parts":[["2023",9,11]]}},"label":"page"},{"id":7694,"uris":["http://zotero.org/users/2773777/items/2DVCFQM9"],"itemData":{"id":7694,"type":"article-journal","abstract":"During 2021 and 2022 High Pathogenicity Avian Influenza (HPAI) killed thousands of wild birds across Europe and North America, suggesting a change in infection dynamics and a shift to new hosts, including seabirds. Northern Gannets Morus bassanus appeared to be especially severely impacted, but a detailed account of the data available is required to help understand how the HPAI virus (HPAIV) spread across the meta-population, and the ensuing demographic consequences. Accordingly, we analyse information on confirmed and suspected HPAIV outbreaks across most North Atlantic Gannet colonies and, for the largest colony (Bass Rock, UK), provide impacts on population size, breeding success, and preliminary results on apparent adult survival and serology. Unusually high numbers of dead Gannets were first noted at colonies in Iceland during April 2022. Outbreaks in May occurred in many Scottish colonies, followed by colonies in Canada, Germany and Norway. By the end of June, outbreaks had occurred in colonies in Canada and the English Channel. Outbreaks in 12 UK and Ireland colonies appeared to follow a clockwise pattern with the last infected colonies recorded in late August/September. Unusually high mortality was recorded at 40 colonies (75% of global total colonies). Dead birds testing positive for HPAIV H5N1 were associated with 58% of these colonies. At Bass Rock, the number of occupied nest-sites decreased by at least 71%, breeding success declined by c. 66% compared with the long-term UK mean and the resighting of marked individuals suggested that apparent adult survival between 2021 and 2022 could have been substantially lower than the preceding 10-year average. Serological investigation detected antibodies specific to H5 in apparently healthy birds, indicating that some Gannets recover from HPAIV infection. Further, most of these recovered birds had black irises, suggestive of a phenotypic indicator of previous infection. Untangling the impacts of HPAIV infection from other challenges faced by seabirds is key to establishing effective conservation strategies for threatened seabird populations as the likelihood of further epizootics increases, due to increasing habitat loss and the industrialization of poultry production.","container-title":"Ibis","DOI":"10.1111/ibi.13275","ISSN":"1474-919X","issue":"2","language":"en","license":"© 2023 The Authors. Ibis published by John Wiley &amp; Sons Ltd on behalf of British Ornithologists' Union.","note":"_eprint: https://onlinelibrary.wiley.com/doi/pdf/10.1111/ibi.13275","page":"633-650","source":"Wiley Online Library","title":"High pathogenicity avian influenza (H5N1) in Northern Gannets (&lt;i&gt;Morus bassanus&lt;/i&gt;): Global spread, clinical signs and demographic consequences","title-short":"High pathogenicity avian influenza (H5N1) in Northern Gannets (Morus bassanus)","volume":"166","author":[{"family":"Lane","given":"Jude V."},{"family":"Jeglinski","given":"Jana W.E."},{"family":"Avery-Gomm","given":"Stephanie"},{"family":"Ballstaedt","given":"Elmar"},{"family":"Banyard","given":"Ashley C."},{"family":"Barychka","given":"Tatsiana"},{"family":"Brown","given":"Ian H."},{"family":"Brugger","given":"Brigitte"},{"family":"Burt","given":"Tori V."},{"family":"Careen","given":"Noah"},{"family":"Castenschiold","given":"Johan H.F."},{"family":"Christensen-Dalsgaard","given":"Signe"},{"family":"Clifford","given":"Shannon"},{"family":"Collins","given":"Sydney M."},{"family":"Cunningham","given":"Emma"},{"family":"Danielsen","given":"Jóhannis"},{"family":"Daunt","given":"Francis"},{"family":"D'entremont","given":"Kyle J.N."},{"family":"Doiron","given":"Parker"},{"family":"Duffy","given":"Steven"},{"family":"English","given":"Matthew D."},{"family":"Falchieri","given":"Marco"},{"family":"Giacinti","given":"Jolene"},{"family":"Gjerset","given":"Britt"},{"family":"Granstad","given":"Silje"},{"family":"Grémillet","given":"David"},{"family":"Guillemette","given":"Magella"},{"family":"Hallgrímsson","given":"Gunnar T."},{"family":"Hamer","given":"Keith C."},{"family":"Hammer","given":"Sjúrður"},{"family":"Harrison","given":"Katherine"},{"family":"Hart","given":"Justin D."},{"family":"Hatsell","given":"Ciaran"},{"family":"Humpidge","given":"Richard"},{"family":"James","given":"Joe"},{"family":"Jenkinson","given":"Audrey"},{"family":"Jessopp","given":"Mark"},{"family":"Jones","given":"Megan E.B."},{"family":"Lair","given":"Stéphane"},{"family":"Lewis","given":"Thomas"},{"family":"Malinowska","given":"Alexandra A."},{"family":"McCluskie","given":"Aly"},{"family":"McPhail","given":"Gretchen"},{"family":"Moe","given":"Børge"},{"family":"Montevecchi","given":"William A."},{"family":"Morgan","given":"Greg"},{"family":"Nichol","given":"Caroline"},{"family":"Nisbet","given":"Craig"},{"family":"Olsen","given":"Bergur"},{"family":"Provencher","given":"Jennifer"},{"family":"Provost","given":"Pascal"},{"family":"Purdie","given":"Alex"},{"family":"Rail","given":"Jean-François"},{"family":"Robertson","given":"Greg"},{"family":"Seyer","given":"Yannick"},{"family":"Sheddan","given":"Maggie"},{"family":"Soos","given":"Catherine"},{"family":"Stephens","given":"Nia"},{"family":"Strøm","given":"Hallvard"},{"family":"Svansson","given":"Vilhjálmur"},{"family":"Tierney","given":"T. David"},{"family":"Tyler","given":"Glen"},{"family":"Wade","given":"Tom"},{"family":"Wanless","given":"Sarah"},{"family":"Ward","given":"Christopher R.E."},{"family":"Wilhelm","given":"Sabina I."},{"family":"Wischnewski","given":"Saskia"},{"family":"Wright","given":"Lucy J."},{"family":"Zonfrillo","given":"Bernie"},{"family":"Matthiopoulos","given":"Jason"},{"family":"Votier","given":"Stephen C."}],"issued":{"date-parts":[["2023"]]}}}],"schema":"https://github.com/citation-style-language/schema/raw/master/csl-citation.json"} </w:instrText>
      </w:r>
      <w:r w:rsidRPr="007A1BA3">
        <w:rPr>
          <w:rFonts w:cs="Calibri"/>
          <w:lang w:val="en-GB"/>
        </w:rPr>
        <w:fldChar w:fldCharType="separate"/>
      </w:r>
      <w:r w:rsidRPr="007A1BA3">
        <w:rPr>
          <w:rFonts w:ascii="Aptos" w:hAnsi="Aptos" w:cs="Times New Roman"/>
          <w:kern w:val="0"/>
          <w:vertAlign w:val="superscript"/>
        </w:rPr>
        <w:t>4,16</w:t>
      </w:r>
      <w:r w:rsidRPr="007A1BA3">
        <w:rPr>
          <w:rFonts w:cs="Calibri"/>
          <w:lang w:val="en-GB"/>
        </w:rPr>
        <w:fldChar w:fldCharType="end"/>
      </w:r>
      <w:r w:rsidR="00314AEF" w:rsidRPr="007A1BA3">
        <w:rPr>
          <w:rFonts w:cs="Calibri"/>
        </w:rPr>
        <w:t xml:space="preserve"> and transmission pathways</w:t>
      </w:r>
      <w:r w:rsidRPr="007A1BA3">
        <w:rPr>
          <w:rFonts w:cs="Calibri"/>
          <w:lang w:val="en-GB"/>
        </w:rPr>
        <w:fldChar w:fldCharType="begin"/>
      </w:r>
      <w:r w:rsidR="00F312CD">
        <w:rPr>
          <w:rFonts w:cs="Calibri"/>
          <w:lang w:val="en-GB"/>
        </w:rPr>
        <w:instrText xml:space="preserve"> ADDIN ZOTERO_ITEM CSL_CITATION {"citationID":"fCvpFS2r","properties":{"formattedCitation":"\\super 17\\nosupersub{}","plainCitation":"17","noteIndex":0},"citationItems":[{"id":"Z71eo4Pq/LYVWQ4y9","uris":["http://zotero.org/users/14074622/items/PDM9L9DD"],"itemData":{"id":847,"type":"article","abstract":"Background The geographic expansion and evolution of A/Goose/Guangdong/1/1996(H5N1) (Gs/GD) lineage H5Nx highly pathogenic avian influenza (HPAI) viruses since 1996 have raised awareness of enzootic circulation among migratory birds and the potential for intercontinental transport and spread. Recent Pacific- and Atlantic-route introductions of HPAI to North America were facilitated by avian migration through subarctic zones, specifically Alaska and Iceland. This study aimed to identify recent historic patterns of exposure to HPAI viruses among birds within and migrating through both regions and evaluate how geographic, demographic, and taxonomic differences contribute to exposure risk at two intercontinental staging locations.Methods During 2010&amp;amp;ndash;2019, blood samples were obtained from captured wild migratory seabirds and waterfowl in Alaska and Iceland. All live birds were released following completion of sampling. Sampling date, species, sampling location, and age class was documented for each bird, and sex was documented when possible. Lentiviral pseudoviruses that express the influenza hemagglutinin surface glycoprotein for H5Nx HPAI and H5 low-pathogenicity avian influenza (LPAI) were constructed for use in serological assays to screen for and quantify titers of antibodies against the latter viruses. Data were analyzed to compare a) categorical baseline ecological traits between Iceland and Alaska, and b) ecological traits between birds identified to be seropositive and suggestive/seronegative/fully cross-reactive birds to H5Nx HPAI in Iceland and Alaska. Factors associated with seroreactivity to H5Nx HPAI and H5 LPAI were assessed.Results The seroprevalence of HPAI among birds in both locations was 7.3% (112/1528). Findings reveal variability in seroprevalence by year, higher rates of exposure to H5 LPAI than H5Nx HPAI overall, and significantly more seropositive and suggestive exposure of birds to H5Nx HPAI in Alaska as compared to Iceland. Geographic, demographic, and taxonomic differences contribute to exposure risk between Alaska and Iceland. Most tested birds were immuno-na&amp;amp;iuml;ve to HPAI in both locations, which suggests many migratory birds in the subarctic are susceptible to HPAI infection, demonstrating significant risk for intercontinental transmission between Asia, Europe, and North America.Conclusions Our findings provide further justification for increased viral and serosurveillance in Alaska and Iceland to monitor subarctic movements of migratory birds and intercontinental transmission dynamics of currently circulating and new strains of HPAI globally.","DOI":"10.21203/rs.3.rs-4233804/v1","note":"ISSN: 2693-5015","source":"Research Square","title":"Sero-epidemiology of Highly Pathogenic Avian Influenza viruses among wild birds in subarctic intercontinental transition zones","URL":"https://www.researchsquare.com/article/rs-4233804/v1","author":[{"family":"Gass","given":"Jonathon D."},{"family":"Dusek","given":"Robert J."},{"family":"Hill","given":"Nichola J."},{"family":"Borkenhagen","given":"Laura K."},{"family":"Hall","given":"Jeffrey S."},{"family":"Hallgrimsson","given":"Gunnar Thor"},{"family":"Bishop","given":"Mary Anne"},{"family":"Ramey","given":"Andrew M."},{"family":"Spivey","given":"Timothy J."},{"family":"Vignisson","given":"Solvi Runar"},{"family":"Ragnarsdottir","given":"Sunna Bjork"},{"family":"Halldórsson","given":"Halldór Pálmar"},{"family":"Jónsson","given":"Jón Einar"},{"family":"Simulynas","given":"Alexa D."},{"family":"Nutter","given":"Felicia B."}],"accessed":{"date-parts":[["2024",5,16]]},"issued":{"date-parts":[["2024",4,11]]}}}],"schema":"https://github.com/citation-style-language/schema/raw/master/csl-citation.json"} </w:instrText>
      </w:r>
      <w:r w:rsidRPr="007A1BA3">
        <w:rPr>
          <w:rFonts w:cs="Calibri"/>
          <w:lang w:val="en-GB"/>
        </w:rPr>
        <w:fldChar w:fldCharType="separate"/>
      </w:r>
      <w:r w:rsidRPr="007A1BA3">
        <w:rPr>
          <w:rFonts w:ascii="Aptos" w:hAnsi="Aptos" w:cs="Times New Roman"/>
          <w:kern w:val="0"/>
          <w:vertAlign w:val="superscript"/>
        </w:rPr>
        <w:t>17</w:t>
      </w:r>
      <w:r w:rsidRPr="007A1BA3">
        <w:rPr>
          <w:rFonts w:cs="Calibri"/>
          <w:lang w:val="en-GB"/>
        </w:rPr>
        <w:fldChar w:fldCharType="end"/>
      </w:r>
      <w:r w:rsidR="00040364" w:rsidRPr="007A1BA3">
        <w:rPr>
          <w:rFonts w:cs="Calibri"/>
        </w:rPr>
        <w:t>, as also recently demonstrated in humans</w:t>
      </w:r>
      <w:r w:rsidR="007A1BA3" w:rsidRPr="007A1BA3">
        <w:rPr>
          <w:rFonts w:cs="Calibri"/>
        </w:rPr>
        <w:fldChar w:fldCharType="begin"/>
      </w:r>
      <w:r w:rsidR="004464CA">
        <w:rPr>
          <w:rFonts w:cs="Calibri"/>
        </w:rPr>
        <w:instrText xml:space="preserve"> ADDIN ZOTERO_ITEM CSL_CITATION {"citationID":"nLGf0M9Q","properties":{"formattedCitation":"\\super 54\\nosupersub{}","plainCitation":"54","noteIndex":0},"citationItems":[{"id":16558,"uris":["http://zotero.org/users/2773777/items/UJIDKEJW"],"itemData":{"id":16558,"type":"article","abstract":"Background In early April 2024 we studied two Texas dairy farms which had suffered incursions of H5N1 highly pathogenic avian influenza virus (HPAIV) the previous month.\nMethods We employed molecular assays, cell and egg culture, Sanger and next generation sequencing to isolate and characterize viruses from multiple farm specimens (cow nasal swab, milk specimens, fecal slurry, and a dead bird).\nResults We detected H5N1 HPAIV in 64% (9/14) of milk specimens, 2.6% (1/39) of cattle nasal swab specimens, and none of 17 cattle worker nasopharyngeal swab specimens. We cultured and characterized virus from eight H5N1-positive specimens. Sanger and next-generation sequencing revealed the viruses were closely related into other recent Texas epizootic H5N1 strains of clade 2.3.4.4b. Our isolates had multiple mutations associated with increased spillover potential. Surprisingly, we detected SARS-CoV-2 in a nasal swab from a sick cow. Additionally, 14.3% (2/14) of the farm workers who donated sera were recently symptomatic and had elevated neutralizing antibodies against a related H5N1 strain.\nConclusions While our sampling was limited, these data offer additional insight into the large H5N1 HPAIV epizootic which thus far has impacted at least 96 cattle farms in twelve US states. Due to fears that research might damage dairy businesses, studies like this one have been few. We need to find ways to work with dairy farms in collecting more comprehensive epidemiological data that are necessary for the design of future interventions against H5N1 HPAIV on cattle farms.","DOI":"10.1101/2024.07.27.24310982","language":"en","license":"© 2024, Posted by Cold Spring Harbor Laboratory. This pre-print is available under a Creative Commons License (Attribution-NoDerivs 4.0 International), CC BY-ND 4.0, as described at http://creativecommons.org/licenses/by-nd/4.0/","note":"page: 2024.07.27.24310982","publisher":"medRxiv","source":"medRxiv","title":"A One Health Investigation into H5N1 Avian Influenza Virus Epizootics on Two Dairy Farms","URL":"https://www.medrxiv.org/content/10.1101/2024.07.27.24310982v1","author":[{"family":"Shittu","given":"Ismaila"},{"family":"Silva","given":"Diego"},{"family":"Oguzie","given":"Judith U."},{"family":"Marushchak","given":"Lyudmyla V."},{"family":"Olinger","given":"Gene G."},{"family":"Lednicky","given":"John A."},{"family":"Trujillo-Vargas","given":"Claudia M."},{"family":"Schneider","given":"Nicholas E."},{"family":"Hao","given":"Haiping"},{"family":"Gray","given":"Gregory C."}],"accessed":{"date-parts":[["2024",8,5]]},"issued":{"date-parts":[["2024",7,31]]}}}],"schema":"https://github.com/citation-style-language/schema/raw/master/csl-citation.json"} </w:instrText>
      </w:r>
      <w:r w:rsidR="007A1BA3" w:rsidRPr="007A1BA3">
        <w:rPr>
          <w:rFonts w:cs="Calibri"/>
        </w:rPr>
        <w:fldChar w:fldCharType="separate"/>
      </w:r>
      <w:r w:rsidR="004464CA" w:rsidRPr="004464CA">
        <w:rPr>
          <w:rFonts w:ascii="Aptos" w:hAnsi="Aptos" w:cs="Times New Roman"/>
          <w:kern w:val="0"/>
          <w:vertAlign w:val="superscript"/>
        </w:rPr>
        <w:t>54</w:t>
      </w:r>
      <w:r w:rsidR="007A1BA3" w:rsidRPr="007A1BA3">
        <w:rPr>
          <w:rFonts w:cs="Calibri"/>
        </w:rPr>
        <w:fldChar w:fldCharType="end"/>
      </w:r>
      <w:r w:rsidR="00040364" w:rsidRPr="007A1BA3">
        <w:rPr>
          <w:rFonts w:cs="Calibri"/>
        </w:rPr>
        <w:t xml:space="preserve">. </w:t>
      </w:r>
      <w:r w:rsidR="008D5A82" w:rsidRPr="007A1BA3">
        <w:rPr>
          <w:color w:val="E97132" w:themeColor="accent2"/>
          <w:lang w:val="en-GB"/>
        </w:rPr>
        <w:t xml:space="preserve"> </w:t>
      </w:r>
      <w:commentRangeStart w:id="224"/>
      <w:commentRangeStart w:id="225"/>
      <w:commentRangeStart w:id="226"/>
      <w:commentRangeStart w:id="227"/>
      <w:commentRangeStart w:id="228"/>
      <w:commentRangeStart w:id="229"/>
      <w:commentRangeStart w:id="230"/>
      <w:commentRangeStart w:id="231"/>
      <w:commentRangeStart w:id="232"/>
      <w:commentRangeStart w:id="233"/>
      <w:commentRangeEnd w:id="224"/>
      <w:r w:rsidR="008D5A82" w:rsidRPr="007A1BA3">
        <w:rPr>
          <w:rStyle w:val="Refdecomentrio"/>
          <w:color w:val="E97132" w:themeColor="accent2"/>
          <w:sz w:val="22"/>
          <w:szCs w:val="22"/>
          <w:lang w:val="en-GB"/>
        </w:rPr>
        <w:commentReference w:id="224"/>
      </w:r>
      <w:commentRangeEnd w:id="225"/>
      <w:r w:rsidR="008D5A82" w:rsidRPr="007A1BA3">
        <w:rPr>
          <w:rStyle w:val="Refdecomentrio"/>
          <w:color w:val="E97132" w:themeColor="accent2"/>
          <w:sz w:val="22"/>
          <w:szCs w:val="22"/>
          <w:lang w:val="en-GB"/>
        </w:rPr>
        <w:commentReference w:id="225"/>
      </w:r>
      <w:commentRangeEnd w:id="226"/>
      <w:r w:rsidR="008D5A82" w:rsidRPr="007A1BA3">
        <w:rPr>
          <w:rStyle w:val="Refdecomentrio"/>
          <w:color w:val="E97132" w:themeColor="accent2"/>
          <w:sz w:val="22"/>
          <w:szCs w:val="22"/>
          <w:lang w:val="en-GB"/>
        </w:rPr>
        <w:commentReference w:id="226"/>
      </w:r>
      <w:commentRangeEnd w:id="227"/>
      <w:r w:rsidR="008D5A82" w:rsidRPr="007A1BA3">
        <w:rPr>
          <w:rStyle w:val="Refdecomentrio"/>
          <w:color w:val="E97132" w:themeColor="accent2"/>
          <w:sz w:val="22"/>
          <w:szCs w:val="22"/>
          <w:lang w:val="en-GB"/>
        </w:rPr>
        <w:commentReference w:id="227"/>
      </w:r>
      <w:commentRangeEnd w:id="228"/>
      <w:r w:rsidR="008D5A82" w:rsidRPr="007A1BA3">
        <w:rPr>
          <w:rStyle w:val="Refdecomentrio"/>
          <w:color w:val="E97132" w:themeColor="accent2"/>
          <w:sz w:val="22"/>
          <w:szCs w:val="22"/>
          <w:lang w:val="en-GB"/>
        </w:rPr>
        <w:commentReference w:id="228"/>
      </w:r>
      <w:commentRangeEnd w:id="229"/>
      <w:r w:rsidR="008D5A82" w:rsidRPr="007A1BA3">
        <w:rPr>
          <w:rStyle w:val="Refdecomentrio"/>
          <w:color w:val="E97132" w:themeColor="accent2"/>
          <w:sz w:val="22"/>
          <w:szCs w:val="22"/>
          <w:lang w:val="en-GB"/>
        </w:rPr>
        <w:commentReference w:id="229"/>
      </w:r>
      <w:commentRangeEnd w:id="230"/>
      <w:r w:rsidR="008D5A82" w:rsidRPr="007A1BA3">
        <w:rPr>
          <w:rStyle w:val="Refdecomentrio"/>
          <w:color w:val="E97132" w:themeColor="accent2"/>
        </w:rPr>
        <w:commentReference w:id="230"/>
      </w:r>
      <w:commentRangeEnd w:id="231"/>
      <w:r w:rsidR="008D5A82" w:rsidRPr="007A1BA3">
        <w:rPr>
          <w:rStyle w:val="Refdecomentrio"/>
          <w:color w:val="E97132" w:themeColor="accent2"/>
        </w:rPr>
        <w:commentReference w:id="231"/>
      </w:r>
      <w:commentRangeEnd w:id="232"/>
      <w:r w:rsidR="005836B0" w:rsidRPr="007A1BA3">
        <w:rPr>
          <w:rStyle w:val="Refdecomentrio"/>
        </w:rPr>
        <w:commentReference w:id="232"/>
      </w:r>
      <w:commentRangeEnd w:id="233"/>
      <w:r w:rsidR="008C3D42">
        <w:rPr>
          <w:rStyle w:val="Refdecomentrio"/>
        </w:rPr>
        <w:commentReference w:id="233"/>
      </w:r>
    </w:p>
    <w:p w14:paraId="239088B4" w14:textId="6E523A7E" w:rsidR="0025622A" w:rsidRPr="007A1BA3" w:rsidRDefault="007A1BA3" w:rsidP="002A4926">
      <w:pPr>
        <w:rPr>
          <w:rFonts w:cs="Calibri"/>
          <w:lang w:val="en-GB"/>
        </w:rPr>
      </w:pPr>
      <w:r w:rsidRPr="007A1BA3">
        <w:rPr>
          <w:rFonts w:cs="Calibri"/>
          <w:lang w:val="en-GB"/>
        </w:rPr>
        <w:t xml:space="preserve">In the Falklands, antibody screening of </w:t>
      </w:r>
      <w:r w:rsidR="3B3754BD" w:rsidRPr="007A1BA3">
        <w:rPr>
          <w:rFonts w:cs="Calibri"/>
          <w:lang w:val="en-GB"/>
        </w:rPr>
        <w:t>apex predators</w:t>
      </w:r>
      <w:r w:rsidRPr="007A1BA3">
        <w:rPr>
          <w:rFonts w:cs="Calibri"/>
          <w:lang w:val="en-GB"/>
        </w:rPr>
        <w:t xml:space="preserve"> prove particularly efficient to track H5Nx dynamics, these species thus </w:t>
      </w:r>
      <w:r w:rsidR="3B3754BD" w:rsidRPr="007A1BA3">
        <w:rPr>
          <w:rFonts w:cs="Calibri"/>
          <w:lang w:val="en-GB"/>
        </w:rPr>
        <w:t>represent</w:t>
      </w:r>
      <w:r w:rsidRPr="007A1BA3">
        <w:rPr>
          <w:rFonts w:cs="Calibri"/>
          <w:lang w:val="en-GB"/>
        </w:rPr>
        <w:t>ing</w:t>
      </w:r>
      <w:r w:rsidR="3B3754BD" w:rsidRPr="007A1BA3">
        <w:rPr>
          <w:rFonts w:cs="Calibri"/>
          <w:lang w:val="en-GB"/>
        </w:rPr>
        <w:t xml:space="preserve"> excellent sentinel species</w:t>
      </w:r>
      <w:r w:rsidR="0025622A" w:rsidRPr="007A1BA3">
        <w:rPr>
          <w:rFonts w:cs="Calibri"/>
          <w:lang w:val="en-GB"/>
        </w:rPr>
        <w:fldChar w:fldCharType="begin"/>
      </w:r>
      <w:r w:rsidR="004464CA">
        <w:rPr>
          <w:rFonts w:cs="Calibri"/>
          <w:lang w:val="en-GB"/>
        </w:rPr>
        <w:instrText xml:space="preserve"> ADDIN ZOTERO_ITEM CSL_CITATION {"citationID":"w7QlF3XA","properties":{"formattedCitation":"\\super 55\\nosupersub{}","plainCitation":"55","noteIndex":0},"citationItems":[{"id":2483,"uris":["http://zotero.org/users/2773777/items/5ZSUZ8JT"],"itemData":{"id":2483,"type":"article-journal","container-title":"Journal of The Royal Society Interface","DOI":"10.1098/rsif.2007.0237","ISSN":"1742-5689, 1742-5662","issue":"16","language":"en","page":"973-984","source":"CrossRef","title":"A framework for evaluating animals as sentinels for infectious disease surveillance","volume":"4","author":[{"family":"Halliday","given":"J. E.B"},{"family":"Meredith","given":"A. L"},{"family":"Knobel","given":"D. L"},{"family":"Shaw","given":"D. J"},{"family":"Bronsvoort","given":"B. M. d. C"},{"family":"Cleaveland","given":"S."}],"issued":{"date-parts":[["2007",10,22]]}}}],"schema":"https://github.com/citation-style-language/schema/raw/master/csl-citation.json"} </w:instrText>
      </w:r>
      <w:r w:rsidR="0025622A" w:rsidRPr="007A1BA3">
        <w:rPr>
          <w:rFonts w:cs="Calibri"/>
          <w:lang w:val="en-GB"/>
        </w:rPr>
        <w:fldChar w:fldCharType="separate"/>
      </w:r>
      <w:r w:rsidR="004464CA" w:rsidRPr="004464CA">
        <w:rPr>
          <w:rFonts w:ascii="Aptos" w:hAnsi="Aptos" w:cs="Times New Roman"/>
          <w:kern w:val="0"/>
          <w:vertAlign w:val="superscript"/>
        </w:rPr>
        <w:t>55</w:t>
      </w:r>
      <w:r w:rsidR="0025622A" w:rsidRPr="007A1BA3">
        <w:rPr>
          <w:rFonts w:cs="Calibri"/>
          <w:lang w:val="en-GB"/>
        </w:rPr>
        <w:fldChar w:fldCharType="end"/>
      </w:r>
      <w:r w:rsidR="3B3754BD" w:rsidRPr="007A1BA3">
        <w:rPr>
          <w:rFonts w:cs="Calibri"/>
          <w:lang w:val="en-GB"/>
        </w:rPr>
        <w:t xml:space="preserve">. </w:t>
      </w:r>
      <w:r w:rsidR="00F053A6">
        <w:rPr>
          <w:rFonts w:cs="Calibri"/>
          <w:lang w:val="en-GB"/>
        </w:rPr>
        <w:t>These</w:t>
      </w:r>
      <w:r w:rsidR="3B3754BD" w:rsidRPr="007A1BA3">
        <w:rPr>
          <w:rFonts w:cs="Calibri"/>
          <w:lang w:val="en-GB"/>
        </w:rPr>
        <w:t xml:space="preserve"> species showed high AIV- and H5-seroprevalences after H5Nx HPAI incursion in the Falklands, including on islands with no known outbreak or case</w:t>
      </w:r>
      <w:r w:rsidR="0025622A" w:rsidRPr="007A1BA3">
        <w:rPr>
          <w:rFonts w:cs="Calibri"/>
          <w:lang w:val="en-GB"/>
        </w:rPr>
        <w:t>, potentially revealing missed and/or offshore cases</w:t>
      </w:r>
      <w:r w:rsidR="3B3754BD" w:rsidRPr="007A1BA3">
        <w:rPr>
          <w:rFonts w:cs="Calibri"/>
          <w:lang w:val="en-GB"/>
        </w:rPr>
        <w:t xml:space="preserve">. </w:t>
      </w:r>
      <w:proofErr w:type="gramStart"/>
      <w:r w:rsidR="3B3754BD" w:rsidRPr="007A1BA3">
        <w:rPr>
          <w:rFonts w:cs="Calibri"/>
          <w:lang w:val="en-GB"/>
        </w:rPr>
        <w:t>In</w:t>
      </w:r>
      <w:r w:rsidR="0025622A" w:rsidRPr="007A1BA3">
        <w:rPr>
          <w:rFonts w:cs="Calibri"/>
          <w:lang w:val="en-GB"/>
        </w:rPr>
        <w:t xml:space="preserve"> particular</w:t>
      </w:r>
      <w:r w:rsidR="3B3754BD" w:rsidRPr="007A1BA3">
        <w:rPr>
          <w:rFonts w:cs="Calibri"/>
          <w:lang w:val="en-GB"/>
        </w:rPr>
        <w:t>, we</w:t>
      </w:r>
      <w:proofErr w:type="gramEnd"/>
      <w:r w:rsidR="3B3754BD" w:rsidRPr="007A1BA3">
        <w:rPr>
          <w:rFonts w:cs="Calibri"/>
          <w:lang w:val="en-GB"/>
        </w:rPr>
        <w:t xml:space="preserve"> detected the first H5-seropositive </w:t>
      </w:r>
      <w:r w:rsidR="008F4850" w:rsidRPr="007A1BA3">
        <w:rPr>
          <w:rFonts w:cs="Calibri"/>
          <w:lang w:val="en-GB"/>
        </w:rPr>
        <w:t>striated caracara</w:t>
      </w:r>
      <w:r w:rsidR="3B3754BD" w:rsidRPr="007A1BA3">
        <w:rPr>
          <w:rFonts w:cs="Calibri"/>
          <w:lang w:val="en-GB"/>
        </w:rPr>
        <w:t xml:space="preserve"> a week before the first</w:t>
      </w:r>
      <w:r w:rsidR="0025622A" w:rsidRPr="007A1BA3">
        <w:rPr>
          <w:rFonts w:cs="Calibri"/>
          <w:lang w:val="en-GB"/>
        </w:rPr>
        <w:t xml:space="preserve"> detected</w:t>
      </w:r>
      <w:r w:rsidR="3B3754BD" w:rsidRPr="007A1BA3">
        <w:rPr>
          <w:rFonts w:cs="Calibri"/>
          <w:lang w:val="en-GB"/>
        </w:rPr>
        <w:t xml:space="preserve"> H5N1 HPAI case. This raises the question of the actual date of HPAI introduction in the Falklands</w:t>
      </w:r>
      <w:r w:rsidR="0025622A" w:rsidRPr="007A1BA3">
        <w:rPr>
          <w:rFonts w:cs="Calibri"/>
          <w:lang w:val="en-GB"/>
        </w:rPr>
        <w:t>, suggesting it was likely</w:t>
      </w:r>
      <w:r w:rsidR="3B3754BD" w:rsidRPr="007A1BA3">
        <w:rPr>
          <w:rFonts w:cs="Calibri"/>
          <w:lang w:val="en-GB"/>
        </w:rPr>
        <w:t xml:space="preserve"> earlier than thought. </w:t>
      </w:r>
    </w:p>
    <w:p w14:paraId="52CA711C" w14:textId="120B6921" w:rsidR="001C3A86" w:rsidRPr="007A1BA3" w:rsidRDefault="008F4850" w:rsidP="0059304C">
      <w:pPr>
        <w:rPr>
          <w:rFonts w:cs="Calibri"/>
          <w:lang w:val="en-GB"/>
        </w:rPr>
      </w:pPr>
      <w:r w:rsidRPr="007A1BA3">
        <w:rPr>
          <w:rFonts w:cs="Calibri"/>
          <w:lang w:val="en-GB"/>
        </w:rPr>
        <w:lastRenderedPageBreak/>
        <w:t>Striated caracara</w:t>
      </w:r>
      <w:r w:rsidR="3B3754BD" w:rsidRPr="007A1BA3">
        <w:rPr>
          <w:rFonts w:cs="Calibri"/>
          <w:lang w:val="en-GB"/>
        </w:rPr>
        <w:t xml:space="preserve">s are abundant and widespread across the Falklands. </w:t>
      </w:r>
      <w:commentRangeStart w:id="234"/>
      <w:r w:rsidR="3B3754BD" w:rsidRPr="007A1BA3">
        <w:rPr>
          <w:rFonts w:cs="Calibri"/>
          <w:lang w:val="en-GB"/>
        </w:rPr>
        <w:t>They are dominant scavengers among apex predators,</w:t>
      </w:r>
      <w:commentRangeEnd w:id="234"/>
      <w:r w:rsidR="00634CCB">
        <w:rPr>
          <w:rStyle w:val="Refdecomentrio"/>
        </w:rPr>
        <w:commentReference w:id="234"/>
      </w:r>
      <w:r w:rsidR="3B3754BD" w:rsidRPr="007A1BA3">
        <w:rPr>
          <w:rFonts w:cs="Calibri"/>
          <w:lang w:val="en-GB"/>
        </w:rPr>
        <w:t xml:space="preserve"> hav</w:t>
      </w:r>
      <w:r w:rsidR="007A1BA3" w:rsidRPr="007A1BA3">
        <w:rPr>
          <w:rFonts w:cs="Calibri"/>
          <w:lang w:val="en-GB"/>
        </w:rPr>
        <w:t>ing thus</w:t>
      </w:r>
      <w:r w:rsidR="3B3754BD" w:rsidRPr="007A1BA3">
        <w:rPr>
          <w:rFonts w:cs="Calibri"/>
          <w:lang w:val="en-GB"/>
        </w:rPr>
        <w:t xml:space="preserve"> </w:t>
      </w:r>
      <w:r w:rsidR="0025622A" w:rsidRPr="007A1BA3">
        <w:rPr>
          <w:rFonts w:cs="Calibri"/>
          <w:lang w:val="en-GB"/>
        </w:rPr>
        <w:t>prime</w:t>
      </w:r>
      <w:r w:rsidR="3B3754BD" w:rsidRPr="007A1BA3">
        <w:rPr>
          <w:rFonts w:cs="Calibri"/>
          <w:lang w:val="en-GB"/>
        </w:rPr>
        <w:t xml:space="preserve"> access to carcasses. This makes them good candidates to detect and integrate information on pathogens circulating in their prey, i.e. “sensitive” sentinels. </w:t>
      </w:r>
      <w:r w:rsidRPr="007A1BA3">
        <w:rPr>
          <w:rFonts w:cs="Calibri"/>
          <w:lang w:val="en-GB"/>
        </w:rPr>
        <w:t>Striated caracara</w:t>
      </w:r>
      <w:r w:rsidR="3B3754BD" w:rsidRPr="007A1BA3">
        <w:rPr>
          <w:rFonts w:cs="Calibri"/>
          <w:lang w:val="en-GB"/>
        </w:rPr>
        <w:t xml:space="preserve">s </w:t>
      </w:r>
      <w:r w:rsidR="007A1BA3" w:rsidRPr="007A1BA3">
        <w:rPr>
          <w:rFonts w:cs="Calibri"/>
          <w:lang w:val="en-GB"/>
        </w:rPr>
        <w:t>are also year-long resident of the</w:t>
      </w:r>
      <w:r w:rsidR="3B3754BD" w:rsidRPr="007A1BA3">
        <w:rPr>
          <w:rFonts w:cs="Calibri"/>
          <w:lang w:val="en-GB"/>
        </w:rPr>
        <w:t xml:space="preserve"> archipelago, with limited movement across islands, </w:t>
      </w:r>
      <w:r w:rsidR="007A1BA3" w:rsidRPr="007A1BA3">
        <w:rPr>
          <w:rFonts w:cs="Calibri"/>
          <w:lang w:val="en-GB"/>
        </w:rPr>
        <w:t>although variations exist d</w:t>
      </w:r>
      <w:r w:rsidR="3B3754BD" w:rsidRPr="007A1BA3">
        <w:rPr>
          <w:rFonts w:cs="Calibri"/>
          <w:lang w:val="en-GB"/>
        </w:rPr>
        <w:t>epending on the time of the year and the individual’s breeding status</w:t>
      </w:r>
      <w:r w:rsidR="007D18FF" w:rsidRPr="007A1BA3">
        <w:rPr>
          <w:rFonts w:cs="Calibri"/>
          <w:lang w:val="en-GB"/>
        </w:rPr>
        <w:fldChar w:fldCharType="begin"/>
      </w:r>
      <w:r w:rsidR="004464CA">
        <w:rPr>
          <w:rFonts w:cs="Calibri"/>
          <w:lang w:val="en-GB"/>
        </w:rPr>
        <w:instrText xml:space="preserve"> ADDIN ZOTERO_ITEM CSL_CITATION {"citationID":"JXN5KtlX","properties":{"formattedCitation":"\\super 27,56\\nosupersub{}","plainCitation":"27,56","noteIndex":0},"citationItems":[{"id":16476,"uris":["http://zotero.org/users/2773777/items/BCTX27CI"],"itemData":{"id":16476,"type":"dataset","event-place":"https://www.movebank.org/cms/webapp?gwt_fragment=page%3Dstudies%2Cpath%3Dstudy13978569","number":"13978569","publisher":"Movebank","publisher-place":"https://www.movebank.org/cms/webapp?gwt_fragment=page%3Dstudies%2Cpath%3Dstudy13978569","title":"Striated Caracara Falkland Islands","URL":"https://www.movebank.org/cms/webapp?gwt_fragment=page%3Dstudies%2Cpath%3Dstudy13978569","author":[{"family":"Barber","given":"David"}],"accessed":{"date-parts":[["2024",7,5]]},"issued":{"date-parts":[["2019"]]}}},{"id":"Z71eo4Pq/IjVqdGZP","uris":["http://zotero.org/users/14074622/items/KAYCSXU5"],"itemData":{"id":936,"type":"chapter","container-title":"Important bird areas in the United Kingdom Overseas Territories","edition":"Sandy: Royal Society for the Protection of Birds","page":"99-162","title":"Falkland Islands.","author":[{"family":"Woods","given":"Robin"},{"family":"Ingham","given":"Rebecca"},{"family":"Brown","given":"Ann"},{"family":"Albatrosses,","given":"B. B"}],"issued":{"date-parts":[["2006"]]}},"label":"page"}],"schema":"https://github.com/citation-style-language/schema/raw/master/csl-citation.json"} </w:instrText>
      </w:r>
      <w:r w:rsidR="007D18FF" w:rsidRPr="007A1BA3">
        <w:rPr>
          <w:rFonts w:cs="Calibri"/>
          <w:lang w:val="en-GB"/>
        </w:rPr>
        <w:fldChar w:fldCharType="separate"/>
      </w:r>
      <w:r w:rsidR="004464CA" w:rsidRPr="004464CA">
        <w:rPr>
          <w:rFonts w:ascii="Aptos" w:hAnsi="Aptos" w:cs="Times New Roman"/>
          <w:kern w:val="0"/>
          <w:vertAlign w:val="superscript"/>
        </w:rPr>
        <w:t>27,56</w:t>
      </w:r>
      <w:r w:rsidR="007D18FF" w:rsidRPr="007A1BA3">
        <w:rPr>
          <w:rFonts w:cs="Calibri"/>
          <w:lang w:val="en-GB"/>
        </w:rPr>
        <w:fldChar w:fldCharType="end"/>
      </w:r>
      <w:r w:rsidR="3B3754BD" w:rsidRPr="007A1BA3">
        <w:rPr>
          <w:rFonts w:cs="Calibri"/>
          <w:lang w:val="en-GB"/>
        </w:rPr>
        <w:t>. This makes them “specific” sentinels, informing on the context of their close environment (contrarily to e.g., skuas and giant petrels that migrate thousands of kilometres away during winter</w:t>
      </w:r>
      <w:r w:rsidR="007A1BA3" w:rsidRPr="007A1BA3">
        <w:rPr>
          <w:rFonts w:cs="Calibri"/>
          <w:lang w:val="en-GB"/>
        </w:rPr>
        <w:fldChar w:fldCharType="begin"/>
      </w:r>
      <w:r w:rsidR="007A1BA3" w:rsidRPr="007A1BA3">
        <w:rPr>
          <w:rFonts w:cs="Calibri"/>
          <w:lang w:val="en-GB"/>
        </w:rPr>
        <w:instrText xml:space="preserve"> ADDIN ZOTERO_ITEM CSL_CITATION {"citationID":"EBAdI9Hx","properties":{"formattedCitation":"\\super 31,37\\nosupersub{}","plainCitation":"31,37","noteIndex":0},"citationItems":[{"id":2440,"uris":["http://zotero.org/users/2773777/items/QV3VD59S"],"itemData":{"id":2440,"type":"article-journal","container-title":"Marine Biology","DOI":"10.1007/s00227-017-3086-0","ISSN":"0025-3162, 1432-1793","issue":"4","language":"en","page":"62","source":"CrossRef","title":"First Detection of Avian Influenza Virus (H4N7) in Giant Petrel Monitored by Geolocators in the Antarctic Region","volume":"164","author":[{"family":"Souza Petersen","given":"Elisa","non-dropping-particle":"de"},{"family":"Araujo","given":"Jansen","non-dropping-particle":"de"},{"family":"Krüger","given":"Lucas"},{"family":"Seixas","given":"Marina M."},{"family":"Ometto","given":"Tatiana"},{"family":"Thomazelli","given":"Luciano M."},{"family":"Walker","given":"David"},{"family":"Durigon","given":"Edison Luiz"},{"family":"Petry","given":"Maria Virginia"}],"issued":{"date-parts":[["2017",4]]}}},{"id":843,"uris":["http://zotero.org/users/2773777/items/AAGQMIWT"],"itemData":{"id":843,"type":"article-journal","container-title":"Marine Ecology Progress Series","DOI":"10.3354/meps06991","ISSN":"0171-8630, 1616-1599","language":"en","page":"281-291","source":"CrossRef","title":"Movements, winter distribution and activity patterns of Falkland and brown skuas: insights from loggers and isotopes","title-short":"Movements, winter distribution and activity patterns of Falkland and brown skuas","volume":"345","author":[{"family":"Phillips","given":"Ra"},{"family":"Catry","given":"P"},{"family":"Silk","given":"Jrd"},{"family":"Bearhop","given":"S"},{"family":"McGill","given":"R"},{"family":"Afanasyev","given":"V"},{"family":"Strange","given":"Ij"}],"issued":{"date-parts":[["2007",9,13]]}}}],"schema":"https://github.com/citation-style-language/schema/raw/master/csl-citation.json"} </w:instrText>
      </w:r>
      <w:r w:rsidR="007A1BA3" w:rsidRPr="007A1BA3">
        <w:rPr>
          <w:rFonts w:cs="Calibri"/>
          <w:lang w:val="en-GB"/>
        </w:rPr>
        <w:fldChar w:fldCharType="separate"/>
      </w:r>
      <w:r w:rsidR="007A1BA3" w:rsidRPr="007A1BA3">
        <w:rPr>
          <w:rFonts w:ascii="Aptos" w:hAnsi="Aptos" w:cs="Times New Roman"/>
          <w:kern w:val="0"/>
          <w:vertAlign w:val="superscript"/>
        </w:rPr>
        <w:t>31,37</w:t>
      </w:r>
      <w:r w:rsidR="007A1BA3" w:rsidRPr="007A1BA3">
        <w:rPr>
          <w:rFonts w:cs="Calibri"/>
          <w:lang w:val="en-GB"/>
        </w:rPr>
        <w:fldChar w:fldCharType="end"/>
      </w:r>
      <w:r w:rsidR="3B3754BD" w:rsidRPr="007A1BA3">
        <w:rPr>
          <w:rFonts w:cs="Calibri"/>
          <w:lang w:val="en-GB"/>
        </w:rPr>
        <w:t xml:space="preserve">, where they could also be exposed to pathogens absent from the Falklands). Surveillance targeted on </w:t>
      </w:r>
      <w:r w:rsidR="007A1BA3" w:rsidRPr="007A1BA3">
        <w:rPr>
          <w:rFonts w:cs="Calibri"/>
          <w:lang w:val="en-GB"/>
        </w:rPr>
        <w:t>species with similar ecologies</w:t>
      </w:r>
      <w:r w:rsidR="3B3754BD" w:rsidRPr="007A1BA3">
        <w:rPr>
          <w:rFonts w:cs="Calibri"/>
          <w:lang w:val="en-GB"/>
        </w:rPr>
        <w:t xml:space="preserve"> could thus</w:t>
      </w:r>
      <w:r w:rsidR="007A1BA3" w:rsidRPr="007A1BA3">
        <w:rPr>
          <w:rFonts w:cs="Calibri"/>
          <w:lang w:val="en-GB"/>
        </w:rPr>
        <w:t xml:space="preserve"> efficiently</w:t>
      </w:r>
      <w:r w:rsidR="3B3754BD" w:rsidRPr="007A1BA3">
        <w:rPr>
          <w:rFonts w:cs="Calibri"/>
          <w:lang w:val="en-GB"/>
        </w:rPr>
        <w:t xml:space="preserve"> bring important insights into pathogen ecology and inform follow-up, focused surveillance in sites with evidence of their exposure to the pathogen of interest. </w:t>
      </w:r>
    </w:p>
    <w:p w14:paraId="089773BA" w14:textId="28A33F81" w:rsidR="00314AEF" w:rsidRDefault="00EE207B" w:rsidP="00314AEF">
      <w:pPr>
        <w:rPr>
          <w:rFonts w:cs="Calibri"/>
          <w:lang w:val="en-GB"/>
        </w:rPr>
      </w:pPr>
      <w:r w:rsidRPr="007A1BA3">
        <w:rPr>
          <w:rFonts w:cs="Calibri"/>
          <w:lang w:val="en-GB"/>
        </w:rPr>
        <w:t xml:space="preserve">Sampling of live apex predators for antibody screening can thus inform on the occurrence and extent of </w:t>
      </w:r>
      <w:r w:rsidR="00314AEF" w:rsidRPr="007A1BA3">
        <w:rPr>
          <w:rFonts w:cs="Calibri"/>
          <w:lang w:val="en-GB"/>
        </w:rPr>
        <w:t>present</w:t>
      </w:r>
      <w:r w:rsidRPr="007A1BA3">
        <w:rPr>
          <w:rFonts w:cs="Calibri"/>
          <w:lang w:val="en-GB"/>
        </w:rPr>
        <w:t xml:space="preserve"> or past outbreaks. This can be especially valuable in places where surveillance is redistricted to few places or time points like Antarctica or other remote seabird islands. </w:t>
      </w:r>
      <w:r w:rsidR="00314AEF" w:rsidRPr="007A1BA3">
        <w:rPr>
          <w:rFonts w:cs="Calibri"/>
          <w:lang w:val="en-GB"/>
        </w:rPr>
        <w:t>Altogether, this highlights the need for baseline data acquired through proactive (instead of reactive only) pathogen surveillance, and, more broadly, that carefully designed studies can at least partially overcome the challenges inherent to serology-based studies, while bringing unique insights on host response to infection</w:t>
      </w:r>
      <w:r w:rsidR="00D278E3">
        <w:rPr>
          <w:rFonts w:cs="Calibri"/>
          <w:lang w:val="en-GB"/>
        </w:rPr>
        <w:t xml:space="preserve">. </w:t>
      </w:r>
    </w:p>
    <w:p w14:paraId="2ACF1E67" w14:textId="0D0178F4" w:rsidR="00D278E3" w:rsidRDefault="00D278E3" w:rsidP="00314AEF">
      <w:pPr>
        <w:rPr>
          <w:color w:val="E97132" w:themeColor="accent2"/>
          <w:lang w:val="en-GB"/>
        </w:rPr>
      </w:pPr>
      <w:r>
        <w:rPr>
          <w:rFonts w:cs="Calibri"/>
          <w:lang w:val="en-GB"/>
        </w:rPr>
        <w:t>Altogether, our study brings evidence of a much broader circulation of H5Nx than previously thought based on symptomatic case-based surveillance only.</w:t>
      </w:r>
      <w:r w:rsidR="00204DE5">
        <w:rPr>
          <w:rFonts w:cs="Calibri"/>
          <w:lang w:val="en-GB"/>
        </w:rPr>
        <w:t xml:space="preserve"> As H5Nx keeps on spreading to new places and new species</w:t>
      </w:r>
      <w:ins w:id="235" w:author="Thierry BOULINIER" w:date="2024-08-15T13:47:00Z">
        <w:r w:rsidR="00D240B1">
          <w:rPr>
            <w:rFonts w:cs="Calibri"/>
            <w:lang w:val="en-GB"/>
          </w:rPr>
          <w:t xml:space="preserve">, </w:t>
        </w:r>
        <w:commentRangeStart w:id="236"/>
        <w:r w:rsidR="00D240B1">
          <w:rPr>
            <w:rFonts w:cs="Calibri"/>
            <w:lang w:val="en-GB"/>
          </w:rPr>
          <w:t>and possibly become enzootic</w:t>
        </w:r>
        <w:commentRangeEnd w:id="236"/>
        <w:r w:rsidR="00D240B1">
          <w:rPr>
            <w:rStyle w:val="Refdecomentrio"/>
          </w:rPr>
          <w:commentReference w:id="236"/>
        </w:r>
      </w:ins>
      <w:r w:rsidR="00204DE5">
        <w:rPr>
          <w:rFonts w:cs="Calibri"/>
          <w:lang w:val="en-GB"/>
        </w:rPr>
        <w:t xml:space="preserve">, it is critical to expend surveillance efforts to include sublethal and subclinical cases to understand the virus’ pathways of spread and mitigate its impact on wildlife, but also on the health of domestic animals and peoples. </w:t>
      </w:r>
    </w:p>
    <w:p w14:paraId="3B32B340" w14:textId="353F576D" w:rsidR="00EE207B" w:rsidRPr="00EE207B" w:rsidRDefault="00EE207B" w:rsidP="00EE207B">
      <w:pPr>
        <w:rPr>
          <w:rFonts w:cs="Calibri"/>
          <w:lang w:val="en-GB"/>
        </w:rPr>
      </w:pPr>
    </w:p>
    <w:p w14:paraId="2F522A43" w14:textId="77777777" w:rsidR="00EE207B" w:rsidRPr="0059304C" w:rsidRDefault="00EE207B" w:rsidP="00B05095">
      <w:pPr>
        <w:rPr>
          <w:rFonts w:cs="Calibri"/>
          <w:lang w:val="en-GB"/>
        </w:rPr>
      </w:pPr>
    </w:p>
    <w:p w14:paraId="42CD2283" w14:textId="77777777" w:rsidR="00CC353C" w:rsidRPr="0059304C" w:rsidRDefault="00CC353C" w:rsidP="0059304C">
      <w:pPr>
        <w:rPr>
          <w:rFonts w:eastAsiaTheme="majorEastAsia" w:cstheme="majorBidi"/>
          <w:b/>
          <w:bCs/>
          <w:lang w:val="en-GB"/>
        </w:rPr>
      </w:pPr>
      <w:r w:rsidRPr="0059304C">
        <w:rPr>
          <w:lang w:val="en-GB"/>
        </w:rPr>
        <w:br w:type="page"/>
      </w:r>
    </w:p>
    <w:p w14:paraId="5B9CFF59" w14:textId="77777777" w:rsidR="004E2117" w:rsidRDefault="009A6AF0" w:rsidP="00926E9E">
      <w:pPr>
        <w:pStyle w:val="Ttulo1"/>
      </w:pPr>
      <w:commentRangeStart w:id="237"/>
      <w:r w:rsidRPr="0059304C">
        <w:lastRenderedPageBreak/>
        <w:t>Methods</w:t>
      </w:r>
      <w:commentRangeEnd w:id="237"/>
      <w:r w:rsidR="00585893" w:rsidRPr="0059304C">
        <w:rPr>
          <w:rStyle w:val="Refdecomentrio"/>
          <w:sz w:val="24"/>
          <w:szCs w:val="24"/>
        </w:rPr>
        <w:commentReference w:id="237"/>
      </w:r>
      <w:r w:rsidR="00FC7A09" w:rsidRPr="0059304C">
        <w:t xml:space="preserve"> </w:t>
      </w:r>
    </w:p>
    <w:p w14:paraId="102AC081" w14:textId="730CE498" w:rsidR="009A6AF0" w:rsidRPr="004E2117" w:rsidRDefault="00FC7A09" w:rsidP="004E2117">
      <w:pPr>
        <w:rPr>
          <w:color w:val="E97132" w:themeColor="accent2"/>
        </w:rPr>
      </w:pPr>
      <w:r w:rsidRPr="004E2117">
        <w:rPr>
          <w:color w:val="E97132" w:themeColor="accent2"/>
        </w:rPr>
        <w:t>3,000 words</w:t>
      </w:r>
      <w:r w:rsidR="00D461F0">
        <w:rPr>
          <w:color w:val="E97132" w:themeColor="accent2"/>
        </w:rPr>
        <w:t xml:space="preserve"> (1,</w:t>
      </w:r>
      <w:r w:rsidR="00996E46">
        <w:rPr>
          <w:color w:val="E97132" w:themeColor="accent2"/>
        </w:rPr>
        <w:t>800</w:t>
      </w:r>
      <w:r w:rsidR="00D461F0">
        <w:rPr>
          <w:color w:val="E97132" w:themeColor="accent2"/>
        </w:rPr>
        <w:t xml:space="preserve"> at Amandine’s version early July)</w:t>
      </w:r>
    </w:p>
    <w:p w14:paraId="5327D4C7" w14:textId="77777777" w:rsidR="009A6AF0" w:rsidRPr="0059304C" w:rsidRDefault="009A6AF0" w:rsidP="00926E9E">
      <w:pPr>
        <w:pStyle w:val="Ttulo2"/>
      </w:pPr>
      <w:r w:rsidRPr="0059304C">
        <w:t>Study system</w:t>
      </w:r>
    </w:p>
    <w:p w14:paraId="3A1AADCF" w14:textId="2E8CBE82" w:rsidR="009A6AF0" w:rsidRPr="0059304C" w:rsidRDefault="009A6AF0" w:rsidP="00F93B51">
      <w:pPr>
        <w:rPr>
          <w:rFonts w:cs="Calibri"/>
          <w:lang w:val="en-GB"/>
        </w:rPr>
      </w:pPr>
      <w:r w:rsidRPr="0059304C">
        <w:rPr>
          <w:rFonts w:cs="Calibri"/>
          <w:lang w:val="en-GB"/>
        </w:rPr>
        <w:t xml:space="preserve">The </w:t>
      </w:r>
      <w:commentRangeStart w:id="238"/>
      <w:ins w:id="239" w:author="Thierry BOULINIER" w:date="2024-08-15T13:48:00Z">
        <w:r w:rsidR="00D240B1">
          <w:rPr>
            <w:rFonts w:cs="Calibri"/>
            <w:lang w:val="en-GB"/>
          </w:rPr>
          <w:t xml:space="preserve">main </w:t>
        </w:r>
        <w:commentRangeEnd w:id="238"/>
        <w:r w:rsidR="00D240B1">
          <w:rPr>
            <w:rStyle w:val="Refdecomentrio"/>
          </w:rPr>
          <w:commentReference w:id="238"/>
        </w:r>
      </w:ins>
      <w:r w:rsidRPr="0059304C">
        <w:rPr>
          <w:rFonts w:cs="Calibri"/>
          <w:lang w:val="en-GB"/>
        </w:rPr>
        <w:t xml:space="preserve">fieldwork was performed during the Austral summers – October to March – of 2022/2023 and 2023/2024. Sampling covered </w:t>
      </w:r>
      <w:r w:rsidR="00225C1B" w:rsidRPr="00225C1B">
        <w:rPr>
          <w:rFonts w:cs="Calibri"/>
          <w:highlight w:val="green"/>
          <w:lang w:val="en-GB"/>
        </w:rPr>
        <w:t>15</w:t>
      </w:r>
      <w:r w:rsidR="00225C1B">
        <w:rPr>
          <w:rFonts w:cs="Calibri"/>
          <w:lang w:val="en-GB"/>
        </w:rPr>
        <w:t xml:space="preserve"> </w:t>
      </w:r>
      <w:r w:rsidRPr="0059304C">
        <w:rPr>
          <w:rFonts w:cs="Calibri"/>
          <w:lang w:val="en-GB"/>
        </w:rPr>
        <w:t xml:space="preserve">species across </w:t>
      </w:r>
      <w:r w:rsidR="00225C1B" w:rsidRPr="00225C1B">
        <w:rPr>
          <w:rFonts w:cs="Calibri"/>
          <w:highlight w:val="green"/>
          <w:lang w:val="en-GB"/>
        </w:rPr>
        <w:t>14</w:t>
      </w:r>
      <w:r w:rsidR="00225C1B">
        <w:rPr>
          <w:rFonts w:cs="Calibri"/>
          <w:lang w:val="en-GB"/>
        </w:rPr>
        <w:t xml:space="preserve"> </w:t>
      </w:r>
      <w:r w:rsidRPr="0059304C">
        <w:rPr>
          <w:rFonts w:cs="Calibri"/>
          <w:lang w:val="en-GB"/>
        </w:rPr>
        <w:t>different islands spread across the Falklands. Species can be grouped into three categories based on their ecological traits relevant to HPAI exposure risks.</w:t>
      </w:r>
      <w:r w:rsidRPr="0059304C">
        <w:rPr>
          <w:rFonts w:cs="Calibri"/>
          <w:i/>
          <w:iCs/>
          <w:lang w:val="en-GB"/>
        </w:rPr>
        <w:t xml:space="preserve"> </w:t>
      </w:r>
      <w:ins w:id="240" w:author="Thierry BOULINIER" w:date="2024-08-15T13:49:00Z">
        <w:r w:rsidR="00D240B1">
          <w:rPr>
            <w:rFonts w:cs="Calibri"/>
            <w:lang w:val="en-GB"/>
          </w:rPr>
          <w:t xml:space="preserve">Marine </w:t>
        </w:r>
        <w:proofErr w:type="spellStart"/>
        <w:r w:rsidR="00D240B1">
          <w:rPr>
            <w:rFonts w:cs="Calibri"/>
            <w:lang w:val="en-GB"/>
          </w:rPr>
          <w:t>m</w:t>
        </w:r>
        <w:r w:rsidR="00D240B1">
          <w:rPr>
            <w:rFonts w:cs="Calibri"/>
            <w:i/>
            <w:iCs/>
            <w:lang w:val="en-GB"/>
          </w:rPr>
          <w:t>eso</w:t>
        </w:r>
      </w:ins>
      <w:proofErr w:type="spellEnd"/>
      <w:del w:id="241" w:author="Thierry BOULINIER" w:date="2024-08-15T13:49:00Z">
        <w:r w:rsidRPr="0059304C" w:rsidDel="00D240B1">
          <w:rPr>
            <w:rFonts w:cs="Calibri"/>
            <w:i/>
            <w:iCs/>
            <w:lang w:val="en-GB"/>
          </w:rPr>
          <w:delText>Basal</w:delText>
        </w:r>
      </w:del>
      <w:r w:rsidRPr="0059304C">
        <w:rPr>
          <w:rFonts w:cs="Calibri"/>
          <w:i/>
          <w:iCs/>
          <w:lang w:val="en-GB"/>
        </w:rPr>
        <w:t xml:space="preserve"> predators</w:t>
      </w:r>
      <w:r w:rsidRPr="0059304C">
        <w:rPr>
          <w:rFonts w:cs="Calibri"/>
          <w:lang w:val="en-GB"/>
        </w:rPr>
        <w:t xml:space="preserve"> include albatrosses,</w:t>
      </w:r>
      <w:r w:rsidR="00F053A6">
        <w:rPr>
          <w:rFonts w:cs="Calibri"/>
          <w:lang w:val="en-GB"/>
        </w:rPr>
        <w:t xml:space="preserve"> shearwaters, prions,</w:t>
      </w:r>
      <w:r w:rsidRPr="0059304C">
        <w:rPr>
          <w:rFonts w:cs="Calibri"/>
          <w:lang w:val="en-GB"/>
        </w:rPr>
        <w:t xml:space="preserve"> </w:t>
      </w:r>
      <w:r w:rsidR="00F053A6">
        <w:rPr>
          <w:rFonts w:cs="Calibri"/>
          <w:lang w:val="en-GB"/>
        </w:rPr>
        <w:t>penguins and</w:t>
      </w:r>
      <w:r w:rsidRPr="0059304C">
        <w:rPr>
          <w:rFonts w:cs="Calibri"/>
          <w:lang w:val="en-GB"/>
        </w:rPr>
        <w:t xml:space="preserve"> shags. Th</w:t>
      </w:r>
      <w:r w:rsidR="00F053A6">
        <w:rPr>
          <w:rFonts w:cs="Calibri"/>
          <w:lang w:val="en-GB"/>
        </w:rPr>
        <w:t>e</w:t>
      </w:r>
      <w:r w:rsidRPr="0059304C">
        <w:rPr>
          <w:rFonts w:cs="Calibri"/>
          <w:lang w:val="en-GB"/>
        </w:rPr>
        <w:t>se species usually breed in dense colonies and forage at sea</w:t>
      </w:r>
      <w:r w:rsidR="00FA3922">
        <w:rPr>
          <w:rFonts w:cs="Calibri"/>
          <w:lang w:val="en-GB"/>
        </w:rPr>
        <w:t xml:space="preserve"> (e.g., </w:t>
      </w:r>
      <w:r w:rsidR="00FA3922">
        <w:rPr>
          <w:rFonts w:cs="Calibri"/>
          <w:lang w:val="en-GB"/>
        </w:rPr>
        <w:fldChar w:fldCharType="begin"/>
      </w:r>
      <w:r w:rsidR="004464CA">
        <w:rPr>
          <w:rFonts w:cs="Calibri"/>
          <w:lang w:val="en-GB"/>
        </w:rPr>
        <w:instrText xml:space="preserve"> ADDIN ZOTERO_ITEM CSL_CITATION {"citationID":"93qul3q1","properties":{"formattedCitation":"\\super 48\\nosupersub{}","plainCitation":"48","noteIndex":0},"citationItems":[{"id":15964,"uris":["http://zotero.org/users/2773777/items/KI9HEXC9"],"itemData":{"id":15964,"type":"article-journal","abstract":"Animal movement and population connectivity are key areas of uncertainty in efforts to understand and predict the spread of infectious disease. The emergence of highly pathogenic avian influenza (HPAI) in South America poses a significant threat to globally significant populations of colonial breeding marine predators in the South Atlantic. Yet, there is a poor understanding of which species or migratory pathways may facilitate disease spread. Compiling one of the largest available animal tracking datasets in the South Atlantic, we examine connectivity and inter-population mixing for colonial breeding marine predators tagged at the Falkland Islands. We reveal extensive connectivity for three regionally dominant and gregarious species over the Patagonian Shelf. Black browed albatrosses (BBA), South American fur seals (SAFS) and Magellanic penguins (MAG) used coastal waters along the Atlantic coast of South America (Argentina and Uruguay). These behaviours were recorded at or in close proximity to breeding colonies and haul-out areas with dense aggregations of marine predators. Transit times to and from the Falkland Islands to the continental coast ranged from 0.2 – 70 days, with 84% of animals making this transit within 4 days - a conservative estimate for HPAI infectious period. Our findings show the incursion of HPAI to the Falkland Islands marine predator community is a highly credible threat, which may be facilitated by BBA, SAFS and MAG connectivity with South America. This information is vital in supporting HPAI disease surveillance, risk assessment and marine management efforts across the region.\nSignificance The recent emergence of highly pathogenic avian influenza (HPAI) in South America poses a major threat to globally significant marine predator populations in the South Atlantic. There is extensive connectivity over the southern Patagonian Shelf between regionally dominant seal and seabird populations, with potential for large-scale pathogen spread. Despite this connectivity, outbreaks of HPAI are unevenly distributed across the region. Connectivity information is integral for regional disease surveillance, predictive modelling and population viability assessments.","container-title":"Ecography","DOI":"10.1101/2023.12.12.570574","language":"en","license":"© 2023, Posted by Cold Spring Harbor Laboratory. This pre-print is available under a Creative Commons License (Attribution-NonCommercial-NoDerivs 4.0 International), CC BY-NC-ND 4.0, as described at http://creativecommons.org/licenses/by-nc-nd/4.0/","note":"page: 2023.12.12.570574\nsection: New Results","source":"bioRxiv","title":"Connectivity of marine predators over the Patagonian Shelf during the highly pathogenic avian influenza (HPAI) outbreak","URL":"https://www.biorxiv.org/content/10.1101/2023.12.12.570574v1","volume":"In press","author":[{"family":"Riaz","given":"Javed"},{"family":"Orben","given":"Rachael A."},{"family":"Gamble","given":"Amandine"},{"family":"Tierney","given":"Megan"},{"family":"Catry","given":"Paulo"},{"family":"Granadeiro","given":"José P."},{"family":"Campioni","given":"Letizia"},{"family":"Baylis","given":"Alastair M. M."}],"accessed":{"date-parts":[["2024",4,1]]},"issued":{"date-parts":[["2024"]]}}}],"schema":"https://github.com/citation-style-language/schema/raw/master/csl-citation.json"} </w:instrText>
      </w:r>
      <w:r w:rsidR="00FA3922">
        <w:rPr>
          <w:rFonts w:cs="Calibri"/>
          <w:lang w:val="en-GB"/>
        </w:rPr>
        <w:fldChar w:fldCharType="separate"/>
      </w:r>
      <w:r w:rsidR="004464CA" w:rsidRPr="004464CA">
        <w:rPr>
          <w:rFonts w:ascii="Aptos" w:hAnsi="Aptos" w:cs="Times New Roman"/>
          <w:kern w:val="0"/>
          <w:vertAlign w:val="superscript"/>
        </w:rPr>
        <w:t>48</w:t>
      </w:r>
      <w:r w:rsidR="00FA3922">
        <w:rPr>
          <w:rFonts w:cs="Calibri"/>
          <w:lang w:val="en-GB"/>
        </w:rPr>
        <w:fldChar w:fldCharType="end"/>
      </w:r>
      <w:r w:rsidR="00FA3922">
        <w:rPr>
          <w:rFonts w:cs="Calibri"/>
          <w:lang w:val="en-GB"/>
        </w:rPr>
        <w:t>)</w:t>
      </w:r>
      <w:r w:rsidRPr="0059304C">
        <w:rPr>
          <w:rFonts w:cs="Calibri"/>
          <w:lang w:val="en-GB"/>
        </w:rPr>
        <w:t xml:space="preserve">, feeding on small marine animals. Albatrosses, rockhopper penguins, and shags are often observed in mixed colonies, while the other species tend to form mono-specific colonies. Colony size varies, ranging from tens of birds to hundreds of thousands. These colonies represent a great feeding opportunity for </w:t>
      </w:r>
      <w:ins w:id="242" w:author="Thierry BOULINIER" w:date="2024-08-15T13:50:00Z">
        <w:r w:rsidR="00D240B1">
          <w:rPr>
            <w:rFonts w:cs="Calibri"/>
            <w:lang w:val="en-GB"/>
          </w:rPr>
          <w:t xml:space="preserve">predators and </w:t>
        </w:r>
      </w:ins>
      <w:r w:rsidRPr="0059304C">
        <w:rPr>
          <w:rFonts w:cs="Calibri"/>
          <w:lang w:val="en-GB"/>
        </w:rPr>
        <w:t xml:space="preserve">scavengers. </w:t>
      </w:r>
      <w:r w:rsidRPr="0059304C">
        <w:rPr>
          <w:rFonts w:cs="Calibri"/>
          <w:i/>
          <w:iCs/>
          <w:lang w:val="en-GB"/>
        </w:rPr>
        <w:t xml:space="preserve">Apex predators </w:t>
      </w:r>
      <w:r w:rsidRPr="0059304C">
        <w:rPr>
          <w:rFonts w:cs="Calibri"/>
          <w:lang w:val="en-GB"/>
        </w:rPr>
        <w:t>include giant petrel, skuas,</w:t>
      </w:r>
      <w:r w:rsidR="00F57B9A" w:rsidRPr="0059304C">
        <w:rPr>
          <w:rFonts w:cs="Calibri"/>
          <w:shd w:val="clear" w:color="auto" w:fill="FFFFFF"/>
          <w:lang w:val="en-GB"/>
        </w:rPr>
        <w:t xml:space="preserve"> gulls</w:t>
      </w:r>
      <w:r w:rsidR="00F57B9A" w:rsidRPr="0059304C">
        <w:rPr>
          <w:rFonts w:cs="Calibri"/>
          <w:lang w:val="en-GB"/>
        </w:rPr>
        <w:t xml:space="preserve">, </w:t>
      </w:r>
      <w:r w:rsidRPr="0059304C">
        <w:rPr>
          <w:rFonts w:cs="Calibri"/>
          <w:lang w:val="en-GB"/>
        </w:rPr>
        <w:t>sheathbills and caracara</w:t>
      </w:r>
      <w:r w:rsidR="004C6DED">
        <w:rPr>
          <w:rFonts w:cs="Calibri"/>
          <w:lang w:val="en-GB"/>
        </w:rPr>
        <w:t>s</w:t>
      </w:r>
      <w:r w:rsidRPr="0059304C">
        <w:rPr>
          <w:rFonts w:cs="Calibri"/>
          <w:lang w:val="en-GB"/>
        </w:rPr>
        <w:t xml:space="preserve">. </w:t>
      </w:r>
      <w:r w:rsidR="001E4A5E">
        <w:rPr>
          <w:rFonts w:cs="Calibri"/>
          <w:lang w:val="en-GB"/>
        </w:rPr>
        <w:t>These taxa</w:t>
      </w:r>
      <w:r w:rsidRPr="0059304C">
        <w:rPr>
          <w:rFonts w:cs="Calibri"/>
          <w:lang w:val="en-GB"/>
        </w:rPr>
        <w:t xml:space="preserve"> partially forage on land, </w:t>
      </w:r>
      <w:r w:rsidRPr="0059304C">
        <w:rPr>
          <w:rFonts w:cs="Calibri"/>
          <w:shd w:val="clear" w:color="auto" w:fill="FFFFFF"/>
          <w:lang w:val="en-GB"/>
        </w:rPr>
        <w:t>with</w:t>
      </w:r>
      <w:r w:rsidRPr="0059304C">
        <w:rPr>
          <w:rFonts w:cs="Calibri"/>
          <w:lang w:val="en-GB"/>
        </w:rPr>
        <w:t xml:space="preserve"> heterogeneities across species and individual</w:t>
      </w:r>
      <w:r w:rsidR="00631267">
        <w:rPr>
          <w:rFonts w:cs="Calibri"/>
          <w:lang w:val="en-GB"/>
        </w:rPr>
        <w:t>s</w:t>
      </w:r>
      <w:r w:rsidR="00FA3922">
        <w:rPr>
          <w:rFonts w:cs="Calibri"/>
          <w:lang w:val="en-GB"/>
        </w:rPr>
        <w:t xml:space="preserve"> (e.g.,</w:t>
      </w:r>
      <w:r w:rsidR="005D4033">
        <w:rPr>
          <w:rFonts w:cs="Calibri"/>
          <w:lang w:val="en-GB"/>
        </w:rPr>
        <w:fldChar w:fldCharType="begin"/>
      </w:r>
      <w:r w:rsidR="004464CA">
        <w:rPr>
          <w:rFonts w:cs="Calibri"/>
          <w:lang w:val="en-GB"/>
        </w:rPr>
        <w:instrText xml:space="preserve"> ADDIN ZOTERO_ITEM CSL_CITATION {"citationID":"yYSbAY48","properties":{"formattedCitation":"\\super 45,47,57,58\\nosupersub{}","plainCitation":"45,47,57,58","noteIndex":0},"citationItems":[{"id":16269,"uris":["http://zotero.org/users/2773777/items/LXPAQ4DA"],"itemData":{"id":16269,"type":"article-journal","container-title":"Sexual segregation in vertebrates","note":"publisher: Cambridge University Press UK","page":"92–111","source":"Google Scholar","title":"Differences in foraging behaviour and feeding ecology in giant petrels","author":[{"family":"González-Solís","given":"JACOB"},{"family":"Croxall","given":"JOHN P."}],"issued":{"date-parts":[["2005"]]}},"label":"page"},{"id":16357,"uris":["http://zotero.org/users/2773777/items/QWV29Y56","http://zotero.org/users/2773777/items/XQF3JBBE"],"itemData":{"id":16357,"type":"article-journal","abstract":"Animals need adaptive strategies to cope with seasonal changes in prey availability to survive and reproduce, which can include migrating, prey-switching, or reducing metabolic needs. Human settlements can disrupt spatiotemporal patterning in resource availability, which can affect animals’ foraging success, particularly for juveniles who are behaviorally developing and learning efficient foraging skills. Here, we investigate behavioral responses of juvenile striated caracaras, a near-threatened scavenging falconid, to seasonally migratory seabird prey and a farm settlement on Saunders Island, Falklands. We deployed accelerometer–GPS dataloggers (n</w:instrText>
      </w:r>
      <w:r w:rsidR="004464CA">
        <w:rPr>
          <w:rFonts w:ascii="Arial" w:hAnsi="Arial" w:cs="Arial"/>
          <w:lang w:val="en-GB"/>
        </w:rPr>
        <w:instrText> </w:instrText>
      </w:r>
      <w:r w:rsidR="004464CA">
        <w:rPr>
          <w:rFonts w:cs="Calibri"/>
          <w:lang w:val="en-GB"/>
        </w:rPr>
        <w:instrText>=</w:instrText>
      </w:r>
      <w:r w:rsidR="004464CA">
        <w:rPr>
          <w:rFonts w:ascii="Arial" w:hAnsi="Arial" w:cs="Arial"/>
          <w:lang w:val="en-GB"/>
        </w:rPr>
        <w:instrText> </w:instrText>
      </w:r>
      <w:r w:rsidR="004464CA">
        <w:rPr>
          <w:rFonts w:cs="Calibri"/>
          <w:lang w:val="en-GB"/>
        </w:rPr>
        <w:instrText xml:space="preserve">27) to measure seasonal differences in daily and hourly vectorial dynamic body acceleration (VeDBA; an activity index measured in gravitational g) and space use, and investigated seasonal variation in body mass of the tagged subset and an additional 65 caracaras.","container-title":"Animal Biotelemetry","DOI":"10.1186/s40317-020-00214-y","ISSN":"2050-3385","issue":"1","journalAbbreviation":"Anim Biotelemetry","language":"en","page":"27","source":"Springer Link","title":"Seasonal activity levels of a farm-island population of striated caracaras (&lt;i&gt;Phalcoboenus australis&lt;/i&gt;) in the Falkland Islands","volume":"8","author":[{"family":"Harrington","given":"Katie J."},{"family":"Fahlbusch","given":"James A."},{"family":"Langrock","given":"Roland"},{"family":"Therrien","given":"Jean-François"},{"family":"Houtz","given":"Jennifer L."},{"family":"McDonald","given":"Birgitte I."}],"issued":{"date-parts":[["2020",8,3]]}}},{"id":"Z71eo4Pq/na2RA8GV","uris":["http://zotero.org/users/14074622/items/U4QFER9E"],"itemData":{"id":"vfuavB4V/SNzUoidT","type":"article-journal","abstract":"Wildlife movement ecology often focuses on breeders, whose territorial attachments facilitate trapping and following individuals over time. This leads to incomplete understanding of movements of individuals not actively breeding due to age, breeding failure, subordinance, and other factors. These individuals are often present in breeding populations and contribute to processes such as competition and pathogen spread. Therefore, excluding them from movement ecology studies could bias or mask important spatial dynamics. Loafing areas offer an alternative to breeding sites for capturing and tracking individuals. Such sites may allow for sampling individuals regardless of breeding status, while also avoiding disturbance of sensitive breeding areas. However, little is known about the breeding status of individuals attending loafing sites, or how their movements compare to those of breeders captured at nests. We captured a seabird, the brown skua, attending either nests or loafing areas (‘clubs’) at a multi-species seabird breeding site on Amsterdam Island (southern Indian Ocean). We outfitted skuas with GPS-UHF transmitters and inferred breeding statuses of individuals captured at clubs using movement patterns of breeders captured at nests. We then compared space use and activity patterns between breeders and nonbreeders. Both breeding and nonbreeding skuas attended clubs. Nonbreeders ranged more widely, were more active, and overlapped more with other seabirds and marine mammals than did breeders. Moreover, some nonbreeders occupied fixed territories and displayed more restricted movements than those without territories. Nonbreeders became less active over the breeding season, while activity of breeders remained stable. Nonbreeding skuas were exposed to the agent of avian cholera at similar rates to breeders but were more likely to forage in breeding areas of the endangered endemic Amsterdam albatross, increasing opportunities for interspecific pathogen transmission. Our results show that inference based only on breeders fails to capture important aspects of population-wide movement patterns. Capturing nonbreeders as well as breeders would help to improve population-level representation of movement patterns, elucidate and predict effects of external changes and conservation interventions (e.g. rat eradication) on movement patterns and pathogen spread, and develop strategies to manage outbreaks of diseases such as highly pathogenic avian influenza. Read the free Plain Language Summary for this article on the Journal blog.","container-title":"Functional Ecology","DOI":"10.1111/1365-2435.14240","ISSN":"1365-2435","issue":"3","language":"en","license":"© 2022 The Authors. Functional Ecology published by John Wiley &amp; Sons Ltd on behalf of British Ecological Society.","note":"_eprint: https://onlinelibrary.wiley.com/doi/pdf/10.1111/1365-2435.14240","page":"576-590","source":"Wiley Online Library","title":"Hanging out at the club: Breeding status and territoriality affect individual space use, multi-species overlap and pathogen transmission risk at a seabird colony","title-short":"Hanging out at the club","volume":"37","author":[{"family":"Lamb","given":"Juliet"},{"family":"Tornos","given":"Jeremy"},{"family":"Dedet","given":"Romain"},{"family":"Gantelet","given":"Hubert"},{"family":"Keck","given":"Nicolas"},{"family":"Baron","given":"Juliette"},{"family":"Bely","given":"Marine"},{"family":"Clessin","given":"Augustin"},{"family":"Flechet","given":"Aline"},{"family":"Gamble","given":"Amandine"},{"family":"Boulinier","given":"Thierry"}],"issued":{"date-parts":[["2023"]]}}},{"id":"Z71eo4Pq/6VqW8g0k","uris":["http://zotero.org/users/14074622/items/PKAWBXBL"],"itemData":{"id":"KunZNHVd/jvxDyOHa","type":"article-journal","abstract":"Avian cholera, caused by the bacterium Pasteurella multocida , is an endemic disease globally, often causing annual epizootics in North American wild bird populations with thousands of mortalities. From December 2006 to March 2007, an avian cholera outbreak caused mortality in marine birds off the coast of Atlantic Canada, largely centered 300-400 km off the coast of the island of Newfoundland. Scavenging gulls ( Larus spp.) were the primary species detected; however, mortality was also identified in Black-legged Kittiwakes ( Rissa tridactyla ) and one Common Raven ( Corvus corax ), a nonmarine species. The most common gross necropsy findings in the birds with confirmed avian cholera were acute fibrinous and necrotizing lesions affecting the spleen, air sacs, and pericardium, and nonspecific hepatomegaly and splenomegaly. The etiologic agent, P. multocida serotype 1, was recovered from 77 of 136 carcasses examined, and confirmed or probable avian cholera was diagnosed in 85 cases. Mortality observed in scavenging gull species was disproportionately high relative to their abundance, particularly when compared to nonscavenging species. The presence of feather shafts in the ventricular lumen of the majority of larid carcasses diagnosed with avian cholera suggests scavenging of birds that died from avian cholera as a major mode of transmission. This documentation of an outbreak of avian cholera in a North American pelagic environment affecting primarily scavenging gulls indicates that offshore marine environments may be a component of avian cholera dynamics.","container-title":"Journal of Wildlife Diseases","DOI":"10.7589/2015-12-342","ISSN":"1943-3700","issue":"4","journalAbbreviation":"J Wildl Dis","language":"eng","note":"PMID: 27455197","page":"793-802","source":"PubMed","title":"A pelagic outbreak of avian cholera in North American gulls: scavenging as a primary mechanism for transmission?","title-short":"A PELAGIC OUTBREAK OF AVIAN CHOLERA IN NORTH AMERICAN GULLS","volume":"52","author":[{"family":"Wille","given":"Michelle"},{"family":"McBurney","given":"Scott"},{"family":"Robertson","given":"Gregory J."},{"family":"Wilhelm","given":"Sabina I."},{"family":"Blehert","given":"David S."},{"family":"Soos","given":"Catherine"},{"family":"Dunphy","given":"Ron"},{"family":"Whitney","given":"Hugh"}],"issued":{"date-parts":[["2016",10]]}}}],"schema":"https://github.com/citation-style-language/schema/raw/master/csl-citation.json"} </w:instrText>
      </w:r>
      <w:r w:rsidR="005D4033">
        <w:rPr>
          <w:rFonts w:cs="Calibri"/>
          <w:lang w:val="en-GB"/>
        </w:rPr>
        <w:fldChar w:fldCharType="separate"/>
      </w:r>
      <w:r w:rsidR="004464CA" w:rsidRPr="004464CA">
        <w:rPr>
          <w:rFonts w:ascii="Aptos" w:hAnsi="Aptos" w:cs="Times New Roman"/>
          <w:kern w:val="0"/>
          <w:vertAlign w:val="superscript"/>
        </w:rPr>
        <w:t>45,47,57,58</w:t>
      </w:r>
      <w:r w:rsidR="005D4033">
        <w:rPr>
          <w:rFonts w:cs="Calibri"/>
          <w:lang w:val="en-GB"/>
        </w:rPr>
        <w:fldChar w:fldCharType="end"/>
      </w:r>
      <w:r w:rsidR="00FA3922">
        <w:rPr>
          <w:rFonts w:cs="Calibri"/>
          <w:lang w:val="en-GB"/>
        </w:rPr>
        <w:t>)</w:t>
      </w:r>
      <w:r w:rsidR="00631267">
        <w:rPr>
          <w:rFonts w:cs="Calibri"/>
          <w:lang w:val="en-GB"/>
        </w:rPr>
        <w:t xml:space="preserve"> </w:t>
      </w:r>
      <w:r w:rsidRPr="0059304C">
        <w:rPr>
          <w:rFonts w:cs="Calibri"/>
          <w:lang w:val="en-GB"/>
        </w:rPr>
        <w:t xml:space="preserve">including scavenging, preying on, </w:t>
      </w:r>
      <w:proofErr w:type="spellStart"/>
      <w:r w:rsidRPr="0059304C">
        <w:rPr>
          <w:rFonts w:cs="Calibri"/>
          <w:lang w:val="en-GB"/>
        </w:rPr>
        <w:t>or</w:t>
      </w:r>
      <w:del w:id="243" w:author="Thierry BOULINIER" w:date="2024-08-15T13:50:00Z">
        <w:r w:rsidRPr="0059304C" w:rsidDel="00D240B1">
          <w:rPr>
            <w:rFonts w:cs="Calibri"/>
            <w:lang w:val="en-GB"/>
          </w:rPr>
          <w:delText xml:space="preserve"> </w:delText>
        </w:r>
      </w:del>
      <w:ins w:id="244" w:author="Thierry BOULINIER" w:date="2024-08-15T13:50:00Z">
        <w:r w:rsidR="00D240B1">
          <w:rPr>
            <w:rFonts w:cs="Calibri"/>
            <w:lang w:val="en-GB"/>
          </w:rPr>
          <w:t>klepto</w:t>
        </w:r>
      </w:ins>
      <w:r w:rsidRPr="0059304C">
        <w:rPr>
          <w:rFonts w:cs="Calibri"/>
          <w:lang w:val="en-GB"/>
        </w:rPr>
        <w:t>parasitizing</w:t>
      </w:r>
      <w:proofErr w:type="spellEnd"/>
      <w:r w:rsidRPr="0059304C">
        <w:rPr>
          <w:rFonts w:cs="Calibri"/>
          <w:lang w:val="en-GB"/>
        </w:rPr>
        <w:t xml:space="preserve"> other bird species, as well as around pinniped (South American fur seals </w:t>
      </w:r>
      <w:r w:rsidRPr="0059304C">
        <w:rPr>
          <w:rFonts w:cs="Calibri"/>
          <w:i/>
          <w:iCs/>
          <w:color w:val="202122"/>
          <w:lang w:val="en-GB"/>
        </w:rPr>
        <w:t>Arctocephalus australis</w:t>
      </w:r>
      <w:r w:rsidRPr="0059304C">
        <w:rPr>
          <w:rFonts w:cs="Calibri"/>
          <w:lang w:val="en-GB"/>
        </w:rPr>
        <w:t xml:space="preserve">, South American sea lions </w:t>
      </w:r>
      <w:proofErr w:type="spellStart"/>
      <w:r w:rsidRPr="0059304C">
        <w:rPr>
          <w:rFonts w:cs="Calibri"/>
          <w:i/>
          <w:iCs/>
          <w:color w:val="202122"/>
          <w:lang w:val="en-GB"/>
        </w:rPr>
        <w:t>Otaria</w:t>
      </w:r>
      <w:proofErr w:type="spellEnd"/>
      <w:r w:rsidRPr="0059304C">
        <w:rPr>
          <w:rFonts w:cs="Calibri"/>
          <w:i/>
          <w:iCs/>
          <w:color w:val="202122"/>
          <w:lang w:val="en-GB"/>
        </w:rPr>
        <w:t xml:space="preserve"> flavescens</w:t>
      </w:r>
      <w:r w:rsidRPr="0059304C">
        <w:rPr>
          <w:rFonts w:cs="Calibri"/>
          <w:lang w:val="en-GB"/>
        </w:rPr>
        <w:t xml:space="preserve">, and southern elephant seals </w:t>
      </w:r>
      <w:r w:rsidRPr="0059304C">
        <w:rPr>
          <w:rFonts w:cs="Calibri"/>
          <w:i/>
          <w:iCs/>
          <w:lang w:val="en-GB"/>
        </w:rPr>
        <w:t xml:space="preserve">Mirounga </w:t>
      </w:r>
      <w:proofErr w:type="spellStart"/>
      <w:r w:rsidRPr="0059304C">
        <w:rPr>
          <w:rFonts w:cs="Calibri"/>
          <w:i/>
          <w:iCs/>
          <w:lang w:val="en-GB"/>
        </w:rPr>
        <w:t>leonina</w:t>
      </w:r>
      <w:proofErr w:type="spellEnd"/>
      <w:r w:rsidRPr="0059304C">
        <w:rPr>
          <w:rFonts w:cs="Calibri"/>
          <w:color w:val="202122"/>
          <w:lang w:val="en-GB"/>
        </w:rPr>
        <w:t>) colonies</w:t>
      </w:r>
      <w:r w:rsidRPr="0059304C">
        <w:rPr>
          <w:rFonts w:cs="Calibri"/>
          <w:lang w:val="en-GB"/>
        </w:rPr>
        <w:t xml:space="preserve">. Giant petrels and skuas breed in mono-specific colonies of variable density, and gulls in dense, often mixed, colonies. Breeding </w:t>
      </w:r>
      <w:r w:rsidR="008F4850">
        <w:rPr>
          <w:rFonts w:cs="Calibri"/>
          <w:lang w:val="en-GB"/>
        </w:rPr>
        <w:t>striated caracara</w:t>
      </w:r>
      <w:r w:rsidRPr="0059304C">
        <w:rPr>
          <w:rFonts w:cs="Calibri"/>
          <w:lang w:val="en-GB"/>
        </w:rPr>
        <w:t>s defend relatively large territories, but pre-breeders are often observed in aggregations of tens of birds. Sheathbills do not breed in the Falklands</w:t>
      </w:r>
      <w:r w:rsidR="00FA3922" w:rsidRPr="0059304C">
        <w:rPr>
          <w:rFonts w:cs="Calibri"/>
          <w:lang w:val="en-GB"/>
        </w:rPr>
        <w:fldChar w:fldCharType="begin"/>
      </w:r>
      <w:r w:rsidR="00F312CD">
        <w:rPr>
          <w:rFonts w:cs="Calibri"/>
          <w:lang w:val="en-GB"/>
        </w:rPr>
        <w:instrText xml:space="preserve"> ADDIN ZOTERO_ITEM CSL_CITATION {"citationID":"10h5X8ZZ","properties":{"formattedCitation":"\\super 27\\nosupersub{}","plainCitation":"27","noteIndex":0},"citationItems":[{"id":"Z71eo4Pq/IjVqdGZP","uris":["http://zotero.org/users/14074622/items/KAYCSXU5"],"itemData":{"id":936,"type":"chapter","container-title":"Important bird areas in the United Kingdom Overseas Territories","edition":"Sandy: Royal Society for the Protection of Birds","page":"99-162","title":"Falkland Islands.","author":[{"family":"Woods","given":"Robin"},{"family":"Ingham","given":"Rebecca"},{"family":"Brown","given":"Ann"},{"family":"Albatrosses,","given":"B. B"}],"issued":{"date-parts":[["2006"]]}}}],"schema":"https://github.com/citation-style-language/schema/raw/master/csl-citation.json"} </w:instrText>
      </w:r>
      <w:r w:rsidR="00FA3922" w:rsidRPr="0059304C">
        <w:rPr>
          <w:rFonts w:cs="Calibri"/>
          <w:lang w:val="en-GB"/>
        </w:rPr>
        <w:fldChar w:fldCharType="separate"/>
      </w:r>
      <w:r w:rsidR="00A40E32" w:rsidRPr="00A40E32">
        <w:rPr>
          <w:rFonts w:ascii="Aptos" w:hAnsi="Aptos" w:cs="Times New Roman"/>
          <w:kern w:val="0"/>
          <w:vertAlign w:val="superscript"/>
        </w:rPr>
        <w:t>27</w:t>
      </w:r>
      <w:r w:rsidR="00FA3922" w:rsidRPr="0059304C">
        <w:rPr>
          <w:rFonts w:cs="Calibri"/>
          <w:lang w:val="en-GB"/>
        </w:rPr>
        <w:fldChar w:fldCharType="end"/>
      </w:r>
      <w:r w:rsidRPr="0059304C">
        <w:rPr>
          <w:rFonts w:cs="Calibri"/>
          <w:lang w:val="en-GB"/>
        </w:rPr>
        <w:t xml:space="preserve">. </w:t>
      </w:r>
      <w:r w:rsidRPr="0059304C">
        <w:rPr>
          <w:rFonts w:cs="Calibri"/>
          <w:i/>
          <w:iCs/>
          <w:lang w:val="en-GB"/>
        </w:rPr>
        <w:t>Anatids</w:t>
      </w:r>
      <w:r w:rsidRPr="0059304C">
        <w:rPr>
          <w:rFonts w:cs="Calibri"/>
          <w:lang w:val="en-GB"/>
        </w:rPr>
        <w:t xml:space="preserve"> include steamer ducks</w:t>
      </w:r>
      <w:r w:rsidR="00F053A6">
        <w:rPr>
          <w:rFonts w:cs="Calibri"/>
          <w:lang w:val="en-GB"/>
        </w:rPr>
        <w:t xml:space="preserve"> and </w:t>
      </w:r>
      <w:r w:rsidR="00F053A6" w:rsidRPr="0059304C">
        <w:rPr>
          <w:rFonts w:cs="Calibri"/>
          <w:lang w:val="en-GB"/>
        </w:rPr>
        <w:t>upland geese</w:t>
      </w:r>
      <w:r w:rsidRPr="0059304C">
        <w:rPr>
          <w:rFonts w:cs="Calibri"/>
          <w:lang w:val="en-GB"/>
        </w:rPr>
        <w:t>. Th</w:t>
      </w:r>
      <w:r w:rsidR="00F053A6">
        <w:rPr>
          <w:rFonts w:cs="Calibri"/>
          <w:lang w:val="en-GB"/>
        </w:rPr>
        <w:t>e</w:t>
      </w:r>
      <w:r w:rsidRPr="0059304C">
        <w:rPr>
          <w:rFonts w:cs="Calibri"/>
          <w:lang w:val="en-GB"/>
        </w:rPr>
        <w:t>se species occupy terrestrial and coastal environments where they forage on plants and invertebrates and may encounter other birds</w:t>
      </w:r>
      <w:r w:rsidRPr="0059304C">
        <w:rPr>
          <w:rFonts w:cs="Calibri"/>
          <w:lang w:val="en-GB"/>
        </w:rPr>
        <w:fldChar w:fldCharType="begin"/>
      </w:r>
      <w:r w:rsidR="00F312CD">
        <w:rPr>
          <w:rFonts w:cs="Calibri"/>
          <w:lang w:val="en-GB"/>
        </w:rPr>
        <w:instrText xml:space="preserve"> ADDIN ZOTERO_ITEM CSL_CITATION {"citationID":"LszApzXU","properties":{"formattedCitation":"\\super 27\\nosupersub{}","plainCitation":"27","noteIndex":0},"citationItems":[{"id":"Z71eo4Pq/IjVqdGZP","uris":["http://zotero.org/users/14074622/items/KAYCSXU5"],"itemData":{"id":936,"type":"chapter","container-title":"Important bird areas in the United Kingdom Overseas Territories","edition":"Sandy: Royal Society for the Protection of Birds","page":"99-162","title":"Falkland Islands.","author":[{"family":"Woods","given":"Robin"},{"family":"Ingham","given":"Rebecca"},{"family":"Brown","given":"Ann"},{"family":"Albatrosses,","given":"B. B"}],"issued":{"date-parts":[["2006"]]}}}],"schema":"https://github.com/citation-style-language/schema/raw/master/csl-citation.json"} </w:instrText>
      </w:r>
      <w:r w:rsidRPr="0059304C">
        <w:rPr>
          <w:rFonts w:cs="Calibri"/>
          <w:lang w:val="en-GB"/>
        </w:rPr>
        <w:fldChar w:fldCharType="separate"/>
      </w:r>
      <w:r w:rsidR="00A40E32" w:rsidRPr="00A40E32">
        <w:rPr>
          <w:rFonts w:ascii="Aptos" w:hAnsi="Aptos" w:cs="Times New Roman"/>
          <w:kern w:val="0"/>
          <w:vertAlign w:val="superscript"/>
        </w:rPr>
        <w:t>27</w:t>
      </w:r>
      <w:r w:rsidRPr="0059304C">
        <w:rPr>
          <w:rFonts w:cs="Calibri"/>
          <w:lang w:val="en-GB"/>
        </w:rPr>
        <w:fldChar w:fldCharType="end"/>
      </w:r>
      <w:r w:rsidRPr="0059304C">
        <w:rPr>
          <w:rFonts w:cs="Calibri"/>
          <w:lang w:val="en-GB"/>
        </w:rPr>
        <w:t xml:space="preserve">. </w:t>
      </w:r>
    </w:p>
    <w:p w14:paraId="2C8ABE09" w14:textId="77777777" w:rsidR="009A6AF0" w:rsidRPr="0059304C" w:rsidRDefault="009A6AF0" w:rsidP="00926E9E">
      <w:pPr>
        <w:pStyle w:val="Ttulo2"/>
      </w:pPr>
      <w:r w:rsidRPr="0059304C">
        <w:t>Sampling</w:t>
      </w:r>
    </w:p>
    <w:p w14:paraId="61A91EF5" w14:textId="6D9E1EBC" w:rsidR="009A6AF0" w:rsidRPr="0059304C" w:rsidRDefault="009A6AF0" w:rsidP="0059304C">
      <w:pPr>
        <w:rPr>
          <w:rFonts w:cs="Calibri"/>
          <w:lang w:val="en-GB"/>
        </w:rPr>
      </w:pPr>
      <w:r w:rsidRPr="0059304C">
        <w:rPr>
          <w:rFonts w:cs="Calibri"/>
          <w:lang w:val="en-GB"/>
        </w:rPr>
        <w:t>Sampling sites</w:t>
      </w:r>
      <w:r w:rsidRPr="0059304C">
        <w:rPr>
          <w:rFonts w:cs="Calibri"/>
        </w:rPr>
        <w:t xml:space="preserve"> </w:t>
      </w:r>
      <w:r w:rsidRPr="0059304C">
        <w:rPr>
          <w:rFonts w:cs="Calibri"/>
          <w:lang w:val="en-GB"/>
        </w:rPr>
        <w:t xml:space="preserve">were spread out across the Falklands, with a focus on islands harbouring high numbers of seabirds and included </w:t>
      </w:r>
      <w:r w:rsidRPr="0059304C">
        <w:rPr>
          <w:rFonts w:cs="Calibri"/>
          <w:i/>
          <w:iCs/>
          <w:lang w:val="en-GB"/>
        </w:rPr>
        <w:t>apparently</w:t>
      </w:r>
      <w:r w:rsidRPr="0059304C">
        <w:rPr>
          <w:rFonts w:cs="Calibri"/>
          <w:lang w:val="en-GB"/>
        </w:rPr>
        <w:t xml:space="preserve"> </w:t>
      </w:r>
      <w:r w:rsidRPr="0059304C">
        <w:rPr>
          <w:rFonts w:cs="Calibri"/>
          <w:i/>
          <w:iCs/>
          <w:lang w:val="en-GB"/>
        </w:rPr>
        <w:t xml:space="preserve">healthy </w:t>
      </w:r>
      <w:r w:rsidRPr="0059304C">
        <w:rPr>
          <w:rFonts w:cs="Calibri"/>
          <w:lang w:val="en-GB"/>
        </w:rPr>
        <w:t>sites (</w:t>
      </w:r>
      <w:r w:rsidR="009835C3">
        <w:rPr>
          <w:rFonts w:cs="Calibri"/>
          <w:lang w:val="en-GB"/>
        </w:rPr>
        <w:t>no suspected case was reported, or all the reported suspected cases were considered negative based on epidemiological presentation and/or PCR testing</w:t>
      </w:r>
      <w:r w:rsidRPr="0059304C">
        <w:rPr>
          <w:rFonts w:cs="Calibri"/>
          <w:lang w:val="en-GB"/>
        </w:rPr>
        <w:t xml:space="preserve">), sites where </w:t>
      </w:r>
      <w:r w:rsidR="006F6CDA">
        <w:rPr>
          <w:rFonts w:cs="Calibri"/>
          <w:i/>
          <w:iCs/>
          <w:lang w:val="en-GB"/>
        </w:rPr>
        <w:t>sporadic case</w:t>
      </w:r>
      <w:r w:rsidRPr="0059304C">
        <w:rPr>
          <w:rFonts w:cs="Calibri"/>
          <w:i/>
          <w:iCs/>
          <w:lang w:val="en-GB"/>
        </w:rPr>
        <w:t xml:space="preserve">(s) </w:t>
      </w:r>
      <w:r w:rsidRPr="0059304C">
        <w:rPr>
          <w:rFonts w:cs="Calibri"/>
          <w:lang w:val="en-GB"/>
        </w:rPr>
        <w:t xml:space="preserve">were detected, and sites affected by an </w:t>
      </w:r>
      <w:r w:rsidRPr="0059304C">
        <w:rPr>
          <w:rFonts w:cs="Calibri"/>
          <w:i/>
          <w:iCs/>
          <w:lang w:val="en-GB"/>
        </w:rPr>
        <w:t>outbreak</w:t>
      </w:r>
      <w:r w:rsidRPr="0059304C">
        <w:rPr>
          <w:rFonts w:cs="Calibri"/>
          <w:lang w:val="en-GB"/>
        </w:rPr>
        <w:t>. On sites with outbreaks, sampling targeted the affected colony and the species potentially in contact. Each year on each site, we aimed for at least 20 individuals per species</w:t>
      </w:r>
      <w:r w:rsidR="005D4033">
        <w:rPr>
          <w:rFonts w:cs="Calibri"/>
          <w:lang w:val="en-GB"/>
        </w:rPr>
        <w:t>, with a primary focus on adults,</w:t>
      </w:r>
      <w:r w:rsidRPr="0059304C">
        <w:rPr>
          <w:rFonts w:cs="Calibri"/>
          <w:lang w:val="en-GB"/>
        </w:rPr>
        <w:t xml:space="preserve"> to explore variations in exposure through time, space, and species. Captures were spread out as much as possible in space and included all age classes and both breeders and non-breeders to capture the diversity of behaviours</w:t>
      </w:r>
      <w:r w:rsidRPr="0059304C">
        <w:rPr>
          <w:rFonts w:cs="Calibri"/>
          <w:lang w:val="en-GB"/>
        </w:rPr>
        <w:fldChar w:fldCharType="begin"/>
      </w:r>
      <w:r w:rsidR="004464CA">
        <w:rPr>
          <w:rFonts w:cs="Calibri"/>
          <w:lang w:val="en-GB"/>
        </w:rPr>
        <w:instrText xml:space="preserve"> ADDIN ZOTERO_ITEM CSL_CITATION {"citationID":"C6j83lQC","properties":{"formattedCitation":"\\super 58\\nosupersub{}","plainCitation":"58","noteIndex":0},"citationItems":[{"id":"Z71eo4Pq/na2RA8GV","uris":["http://zotero.org/users/14074622/items/U4QFER9E"],"itemData":{"id":917,"type":"article-journal","abstract":"Wildlife movement ecology often focuses on breeders, whose territorial attachments facilitate trapping and following individuals over time. This leads to incomplete understanding of movements of individuals not actively breeding due to age, breeding failure, subordinance, and other factors. These individuals are often present in breeding populations and contribute to processes such as competition and pathogen spread. Therefore, excluding them from movement ecology studies could bias or mask important spatial dynamics. Loafing areas offer an alternative to breeding sites for capturing and tracking individuals. Such sites may allow for sampling individuals regardless of breeding status, while also avoiding disturbance of sensitive breeding areas. However, little is known about the breeding status of individuals attending loafing sites, or how their movements compare to those of breeders captured at nests. We captured a seabird, the brown skua, attending either nests or loafing areas (‘clubs’) at a multi-species seabird breeding site on Amsterdam Island (southern Indian Ocean). We outfitted skuas with GPS-UHF transmitters and inferred breeding statuses of individuals captured at clubs using movement patterns of breeders captured at nests. We then compared space use and activity patterns between breeders and nonbreeders. Both breeding and nonbreeding skuas attended clubs. Nonbreeders ranged more widely, were more active, and overlapped more with other seabirds and marine mammals than did breeders. Moreover, some nonbreeders occupied fixed territories and displayed more restricted movements than those without territories. Nonbreeders became less active over the breeding season, while activity of breeders remained stable. Nonbreeding skuas were exposed to the agent of avian cholera at similar rates to breeders but were more likely to forage in breeding areas of the endangered endemic Amsterdam albatross, increasing opportunities for interspecific pathogen transmission. Our results show that inference based only on breeders fails to capture important aspects of population-wide movement patterns. Capturing nonbreeders as well as breeders would help to improve population-level representation of movement patterns, elucidate and predict effects of external changes and conservation interventions (e.g. rat eradication) on movement patterns and pathogen spread, and develop strategies to manage outbreaks of diseases such as highly pathogenic avian influenza. Read the free Plain Language Summary for this article on the Journal blog.","container-title":"Functional Ecology","DOI":"10.1111/1365-2435.14240","ISSN":"1365-2435","issue":"3","language":"en","license":"© 2022 The Authors. Functional Ecology published by John Wiley &amp; Sons Ltd on behalf of British Ecological Society.","note":"_eprint: https://onlinelibrary.wiley.com/doi/pdf/10.1111/1365-2435.14240","page":"576-590","source":"Wiley Online Library","title":"Hanging out at the club: Breeding status and territoriality affect individual space use, multi-species overlap and pathogen transmission risk at a seabird colony","title-short":"Hanging out at the club","volume":"37","author":[{"family":"Lamb","given":"Juliet"},{"family":"Tornos","given":"Jeremy"},{"family":"Dedet","given":"Romain"},{"family":"Gantelet","given":"Hubert"},{"family":"Keck","given":"Nicolas"},{"family":"Baron","given":"Juliette"},{"family":"Bely","given":"Marine"},{"family":"Clessin","given":"Augustin"},{"family":"Flechet","given":"Aline"},{"family":"Gamble","given":"Amandine"},{"family":"Boulinier","given":"Thierry"}],"issued":{"date-parts":[["2023"]]}}}],"schema":"https://github.com/citation-style-language/schema/raw/master/csl-citation.json"} </w:instrText>
      </w:r>
      <w:r w:rsidRPr="0059304C">
        <w:rPr>
          <w:rFonts w:cs="Calibri"/>
          <w:lang w:val="en-GB"/>
        </w:rPr>
        <w:fldChar w:fldCharType="separate"/>
      </w:r>
      <w:r w:rsidR="004464CA" w:rsidRPr="004464CA">
        <w:rPr>
          <w:rFonts w:ascii="Aptos" w:hAnsi="Aptos" w:cs="Times New Roman"/>
          <w:kern w:val="0"/>
          <w:vertAlign w:val="superscript"/>
        </w:rPr>
        <w:t>58</w:t>
      </w:r>
      <w:r w:rsidRPr="0059304C">
        <w:rPr>
          <w:rFonts w:cs="Calibri"/>
          <w:lang w:val="en-GB"/>
        </w:rPr>
        <w:fldChar w:fldCharType="end"/>
      </w:r>
      <w:r w:rsidRPr="0059304C">
        <w:rPr>
          <w:rFonts w:cs="Calibri"/>
          <w:lang w:val="en-GB"/>
        </w:rPr>
        <w:t xml:space="preserve">. </w:t>
      </w:r>
    </w:p>
    <w:p w14:paraId="301585FB" w14:textId="1F0A0AF0" w:rsidR="009A6AF0" w:rsidRPr="0059304C" w:rsidRDefault="009A6AF0" w:rsidP="00205658">
      <w:pPr>
        <w:rPr>
          <w:rFonts w:cs="Calibri"/>
          <w:lang w:val="en-GB"/>
        </w:rPr>
      </w:pPr>
      <w:r w:rsidRPr="0059304C">
        <w:rPr>
          <w:rFonts w:cs="Calibri"/>
          <w:lang w:val="en-GB"/>
        </w:rPr>
        <w:t xml:space="preserve">For sample collection, adults were captured either at their colonies for </w:t>
      </w:r>
      <w:proofErr w:type="spellStart"/>
      <w:ins w:id="245" w:author="Thierry BOULINIER" w:date="2024-08-15T13:52:00Z">
        <w:r w:rsidR="00147163">
          <w:rPr>
            <w:rFonts w:cs="Calibri"/>
            <w:lang w:val="en-GB"/>
          </w:rPr>
          <w:t>meso</w:t>
        </w:r>
      </w:ins>
      <w:proofErr w:type="spellEnd"/>
      <w:del w:id="246" w:author="Thierry BOULINIER" w:date="2024-08-15T13:52:00Z">
        <w:r w:rsidRPr="0059304C" w:rsidDel="00147163">
          <w:rPr>
            <w:rFonts w:cs="Calibri"/>
            <w:lang w:val="en-GB"/>
          </w:rPr>
          <w:delText>basal</w:delText>
        </w:r>
      </w:del>
      <w:r w:rsidRPr="0059304C">
        <w:rPr>
          <w:rFonts w:cs="Calibri"/>
          <w:lang w:val="en-GB"/>
        </w:rPr>
        <w:t xml:space="preserve"> predators, at the breeding, foraging, or resting (“club”) sites for apex predators, and at breeding sites or in aggregations for anatids</w:t>
      </w:r>
      <w:r w:rsidR="005D4033">
        <w:rPr>
          <w:rFonts w:cs="Calibri"/>
          <w:lang w:val="en-GB"/>
        </w:rPr>
        <w:t xml:space="preserve"> from September to March</w:t>
      </w:r>
      <w:r w:rsidRPr="0059304C">
        <w:rPr>
          <w:rFonts w:cs="Calibri"/>
          <w:lang w:val="en-GB"/>
        </w:rPr>
        <w:t>. Nestlings were captured at the colony from January to March.  Each sample consisted of up to 2 mL of blood collected from the brachial or metatarsal vein using a heparinized syringe. For each capture, we recorded the species</w:t>
      </w:r>
      <w:r w:rsidR="005D17F4">
        <w:rPr>
          <w:rFonts w:cs="Calibri"/>
          <w:lang w:val="en-GB"/>
        </w:rPr>
        <w:t xml:space="preserve"> and age (then classified as chick if born the summer of sampling, adult otherwise) of the bird </w:t>
      </w:r>
      <w:r w:rsidRPr="0059304C">
        <w:rPr>
          <w:rFonts w:cs="Calibri"/>
          <w:lang w:val="en-GB"/>
        </w:rPr>
        <w:t>and</w:t>
      </w:r>
      <w:r w:rsidR="005D17F4" w:rsidRPr="005D17F4">
        <w:rPr>
          <w:rFonts w:cs="Calibri"/>
          <w:lang w:val="en-GB"/>
        </w:rPr>
        <w:t xml:space="preserve"> </w:t>
      </w:r>
      <w:r w:rsidR="005D17F4">
        <w:rPr>
          <w:rFonts w:cs="Calibri"/>
          <w:lang w:val="en-GB"/>
        </w:rPr>
        <w:t xml:space="preserve">the </w:t>
      </w:r>
      <w:r w:rsidR="005D17F4" w:rsidRPr="0059304C">
        <w:rPr>
          <w:rFonts w:cs="Calibri"/>
          <w:lang w:val="en-GB"/>
        </w:rPr>
        <w:t>GPS coordinates</w:t>
      </w:r>
      <w:r w:rsidR="005D17F4">
        <w:rPr>
          <w:rFonts w:cs="Calibri"/>
          <w:lang w:val="en-GB"/>
        </w:rPr>
        <w:t xml:space="preserve"> of the capture location. </w:t>
      </w:r>
      <w:r w:rsidRPr="0059304C">
        <w:rPr>
          <w:rFonts w:cs="Calibri"/>
          <w:lang w:val="en-GB"/>
        </w:rPr>
        <w:t>Red blood cells and plasma were separated by centrifugation at the end of the day. Plasma samples were kept at -20°C until analysis.</w:t>
      </w:r>
      <w:r w:rsidR="005D4033">
        <w:rPr>
          <w:rFonts w:cs="Calibri"/>
          <w:lang w:val="en-GB"/>
        </w:rPr>
        <w:t xml:space="preserve"> For rockhopper penguins, a</w:t>
      </w:r>
      <w:r w:rsidRPr="0059304C">
        <w:rPr>
          <w:rFonts w:cs="Calibri"/>
          <w:lang w:val="en-GB"/>
        </w:rPr>
        <w:t xml:space="preserve">lbatrosses, prions, skuas, and </w:t>
      </w:r>
      <w:r w:rsidR="008F4850">
        <w:rPr>
          <w:rFonts w:cs="Calibri"/>
          <w:lang w:val="en-GB"/>
        </w:rPr>
        <w:t>striated caracara</w:t>
      </w:r>
      <w:r w:rsidRPr="0059304C">
        <w:rPr>
          <w:rFonts w:cs="Calibri"/>
          <w:lang w:val="en-GB"/>
        </w:rPr>
        <w:t>s</w:t>
      </w:r>
      <w:r w:rsidR="005D4033">
        <w:rPr>
          <w:rFonts w:cs="Calibri"/>
          <w:lang w:val="en-GB"/>
        </w:rPr>
        <w:t>,</w:t>
      </w:r>
      <w:r w:rsidRPr="0059304C">
        <w:rPr>
          <w:rFonts w:cs="Calibri"/>
          <w:lang w:val="en-GB"/>
        </w:rPr>
        <w:t xml:space="preserve"> individual</w:t>
      </w:r>
      <w:r w:rsidR="005D4033">
        <w:rPr>
          <w:rFonts w:cs="Calibri"/>
          <w:lang w:val="en-GB"/>
        </w:rPr>
        <w:t>s were</w:t>
      </w:r>
      <w:r w:rsidRPr="0059304C">
        <w:rPr>
          <w:rFonts w:cs="Calibri"/>
          <w:lang w:val="en-GB"/>
        </w:rPr>
        <w:t xml:space="preserve"> </w:t>
      </w:r>
      <w:r w:rsidR="00EE3102">
        <w:rPr>
          <w:rFonts w:cs="Calibri"/>
          <w:lang w:val="en-GB"/>
        </w:rPr>
        <w:t>marked</w:t>
      </w:r>
      <w:r w:rsidRPr="0059304C">
        <w:rPr>
          <w:rFonts w:cs="Calibri"/>
          <w:lang w:val="en-GB"/>
        </w:rPr>
        <w:t xml:space="preserve"> with </w:t>
      </w:r>
      <w:r w:rsidR="005D4033">
        <w:rPr>
          <w:rFonts w:cs="Calibri"/>
          <w:lang w:val="en-GB"/>
        </w:rPr>
        <w:t xml:space="preserve">pit tags </w:t>
      </w:r>
      <w:r w:rsidR="005D4033">
        <w:rPr>
          <w:rFonts w:cs="Calibri"/>
          <w:lang w:val="en-GB"/>
        </w:rPr>
        <w:lastRenderedPageBreak/>
        <w:t>(rockhopper penguins</w:t>
      </w:r>
      <w:r w:rsidR="0032759C">
        <w:rPr>
          <w:rFonts w:cs="Calibri"/>
          <w:lang w:val="en-GB"/>
        </w:rPr>
        <w:t>),</w:t>
      </w:r>
      <w:r w:rsidR="005D4033">
        <w:rPr>
          <w:rFonts w:cs="Calibri"/>
          <w:lang w:val="en-GB"/>
        </w:rPr>
        <w:t xml:space="preserve"> or metal or metal and plastic </w:t>
      </w:r>
      <w:r w:rsidRPr="0059304C">
        <w:rPr>
          <w:rFonts w:cs="Calibri"/>
          <w:lang w:val="en-GB"/>
        </w:rPr>
        <w:t>leg rings</w:t>
      </w:r>
      <w:r w:rsidR="005D4033">
        <w:rPr>
          <w:rFonts w:cs="Calibri"/>
          <w:lang w:val="en-GB"/>
        </w:rPr>
        <w:t xml:space="preserve"> (all other species)</w:t>
      </w:r>
      <w:r w:rsidR="00EE3102">
        <w:rPr>
          <w:rFonts w:cs="Calibri"/>
          <w:lang w:val="en-GB"/>
        </w:rPr>
        <w:t xml:space="preserve"> coded with individual identifiers</w:t>
      </w:r>
      <w:r w:rsidRPr="0059304C">
        <w:rPr>
          <w:rFonts w:cs="Calibri"/>
          <w:lang w:val="en-GB"/>
        </w:rPr>
        <w:t xml:space="preserve"> on sites where</w:t>
      </w:r>
      <w:r w:rsidR="005D4033">
        <w:rPr>
          <w:rFonts w:cs="Calibri"/>
          <w:lang w:val="en-GB"/>
        </w:rPr>
        <w:t xml:space="preserve"> long-term demographic monitoring programs were in place, or where</w:t>
      </w:r>
      <w:r w:rsidRPr="0059304C">
        <w:rPr>
          <w:rFonts w:cs="Calibri"/>
          <w:lang w:val="en-GB"/>
        </w:rPr>
        <w:t xml:space="preserve"> landowners granted permission.</w:t>
      </w:r>
    </w:p>
    <w:p w14:paraId="713646F3" w14:textId="36040C9D" w:rsidR="00DE3865" w:rsidDel="00205658" w:rsidRDefault="009A6AF0">
      <w:pPr>
        <w:rPr>
          <w:del w:id="247" w:author="Thierry BOULINIER" w:date="2024-08-15T14:33:00Z"/>
        </w:rPr>
        <w:pPrChange w:id="248" w:author="Thierry BOULINIER" w:date="2024-08-15T14:33:00Z">
          <w:pPr>
            <w:jc w:val="center"/>
          </w:pPr>
        </w:pPrChange>
      </w:pPr>
      <w:r w:rsidRPr="0059304C">
        <w:rPr>
          <w:rFonts w:cs="Calibri"/>
          <w:lang w:val="en-GB"/>
        </w:rPr>
        <w:t xml:space="preserve">Biosecurity measures were applied to avoid spreading pathogens between individuals. As per the FIG </w:t>
      </w:r>
      <w:r w:rsidR="0016162B">
        <w:rPr>
          <w:rFonts w:cs="Calibri"/>
          <w:lang w:val="en-GB"/>
        </w:rPr>
        <w:t>protocols</w:t>
      </w:r>
      <w:r w:rsidRPr="0059304C">
        <w:rPr>
          <w:rFonts w:cs="Calibri"/>
          <w:lang w:val="en-GB"/>
        </w:rPr>
        <w:t xml:space="preserve"> (based on the recommendations from the World Organization for Animal Health</w:t>
      </w:r>
      <w:r w:rsidR="002756A7">
        <w:rPr>
          <w:rFonts w:cs="Calibri"/>
          <w:lang w:val="en-GB"/>
        </w:rPr>
        <w:fldChar w:fldCharType="begin"/>
      </w:r>
      <w:r w:rsidR="004464CA">
        <w:rPr>
          <w:rFonts w:cs="Calibri"/>
          <w:lang w:val="en-GB"/>
        </w:rPr>
        <w:instrText xml:space="preserve"> ADDIN ZOTERO_ITEM CSL_CITATION {"citationID":"hUxhgMVk","properties":{"formattedCitation":"\\super 59\\nosupersub{}","plainCitation":"59","noteIndex":0},"citationItems":[{"id":7681,"uris":["http://zotero.org/users/2773777/items/UHGIKY7G"],"itemData":{"id":7681,"type":"report","publisher":"World Organisation for Animal Health","title":"Avian influenza and Wildlife Risk management for people working with wild birds","URL":"https://www.woah.org/app/uploads/2022/08/avian-influenza-and-wildlife-risk-management-for-people-working-with-wild-birds.pdf","author":[{"family":"Karesh","given":"W"},{"family":"Uhart","given":"Marcela M."},{"family":"Hormeyer","given":"M"},{"family":"Sleeman","given":"J"},{"family":"Ryser-Degiorgis","given":"M.P."},{"family":"Murata","given":"K"},{"family":"Woods","given":"R"}],"accessed":{"date-parts":[["2022",9,15]]},"issued":{"date-parts":[["2022"]]}}}],"schema":"https://github.com/citation-style-language/schema/raw/master/csl-citation.json"} </w:instrText>
      </w:r>
      <w:r w:rsidR="002756A7">
        <w:rPr>
          <w:rFonts w:cs="Calibri"/>
          <w:lang w:val="en-GB"/>
        </w:rPr>
        <w:fldChar w:fldCharType="separate"/>
      </w:r>
      <w:r w:rsidR="004464CA" w:rsidRPr="004464CA">
        <w:rPr>
          <w:rFonts w:ascii="Aptos" w:hAnsi="Aptos" w:cs="Times New Roman"/>
          <w:kern w:val="0"/>
          <w:vertAlign w:val="superscript"/>
        </w:rPr>
        <w:t>59</w:t>
      </w:r>
      <w:r w:rsidR="002756A7">
        <w:rPr>
          <w:rFonts w:cs="Calibri"/>
          <w:lang w:val="en-GB"/>
        </w:rPr>
        <w:fldChar w:fldCharType="end"/>
      </w:r>
      <w:r w:rsidRPr="0059304C">
        <w:rPr>
          <w:rFonts w:cs="Calibri"/>
          <w:lang w:val="en-GB"/>
        </w:rPr>
        <w:t xml:space="preserve"> and Scientific Committee for Antarctic Research</w:t>
      </w:r>
      <w:r w:rsidR="0016162B">
        <w:rPr>
          <w:rFonts w:cs="Calibri"/>
          <w:lang w:val="en-GB"/>
        </w:rPr>
        <w:fldChar w:fldCharType="begin"/>
      </w:r>
      <w:r w:rsidR="004464CA">
        <w:rPr>
          <w:rFonts w:cs="Calibri"/>
          <w:lang w:val="en-GB"/>
        </w:rPr>
        <w:instrText xml:space="preserve"> ADDIN ZOTERO_ITEM CSL_CITATION {"citationID":"qIgb9slB","properties":{"formattedCitation":"\\super 60\\nosupersub{}","plainCitation":"60","noteIndex":0},"citationItems":[{"id":7715,"uris":["http://zotero.org/users/2773777/items/JANIL99S"],"itemData":{"id":7715,"type":"article-journal","container-title":"Scientific Committee for Antarctic Research","language":"en","source":"Zotero","title":"Biological risk assessment of highly pathogenic avian influenza in the Southern Ocean","author":[{"family":"Dewar","given":"Meagan"},{"family":"Vanstreels","given":"Ralph E T"},{"family":"Boulinier","given":"Thierry"},{"family":"Cary","given":"Craig"},{"family":"Clessin","given":"Augustin"},{"family":"Gamble","given":"Amandine"},{"family":"Gray","given":"Rachael"},{"family":"Grimaldi","given":"Wray"},{"family":"Hart","given":"Tom"},{"family":"Morandini","given":"Virginia"},{"family":"Uhart","given":"Marcela"},{"family":"Younger","given":"Jane"},{"family":"Wille","given":"Michelle"}],"issued":{"date-parts":[["2023"]]}}}],"schema":"https://github.com/citation-style-language/schema/raw/master/csl-citation.json"} </w:instrText>
      </w:r>
      <w:r w:rsidR="0016162B">
        <w:rPr>
          <w:rFonts w:cs="Calibri"/>
          <w:lang w:val="en-GB"/>
        </w:rPr>
        <w:fldChar w:fldCharType="separate"/>
      </w:r>
      <w:r w:rsidR="004464CA" w:rsidRPr="004464CA">
        <w:rPr>
          <w:rFonts w:ascii="Aptos" w:hAnsi="Aptos" w:cs="Times New Roman"/>
          <w:kern w:val="0"/>
          <w:vertAlign w:val="superscript"/>
        </w:rPr>
        <w:t>60</w:t>
      </w:r>
      <w:r w:rsidR="0016162B">
        <w:rPr>
          <w:rFonts w:cs="Calibri"/>
          <w:lang w:val="en-GB"/>
        </w:rPr>
        <w:fldChar w:fldCharType="end"/>
      </w:r>
      <w:r w:rsidRPr="0059304C">
        <w:rPr>
          <w:rFonts w:cs="Calibri"/>
          <w:lang w:val="en-GB"/>
        </w:rPr>
        <w:t>), overall</w:t>
      </w:r>
      <w:r w:rsidR="005D4033">
        <w:rPr>
          <w:rFonts w:cs="Calibri"/>
          <w:lang w:val="en-GB"/>
        </w:rPr>
        <w:t>s</w:t>
      </w:r>
      <w:r w:rsidRPr="0059304C">
        <w:rPr>
          <w:rFonts w:cs="Calibri"/>
          <w:lang w:val="en-GB"/>
        </w:rPr>
        <w:t xml:space="preserve"> and equipment were cleaned and disinfected between captures. In addition, before handling any animal, each area was observed for symptoms compatible with HPAI</w:t>
      </w:r>
      <w:r w:rsidRPr="0059304C">
        <w:rPr>
          <w:rFonts w:cs="Calibri"/>
          <w:lang w:val="en-GB"/>
        </w:rPr>
        <w:fldChar w:fldCharType="begin"/>
      </w:r>
      <w:r w:rsidR="00F312CD">
        <w:rPr>
          <w:rFonts w:cs="Calibri"/>
          <w:lang w:val="en-GB"/>
        </w:rPr>
        <w:instrText xml:space="preserve"> ADDIN ZOTERO_ITEM CSL_CITATION {"citationID":"6XWGZufh","properties":{"formattedCitation":"\\super 25\\nosupersub{}","plainCitation":"25","noteIndex":0},"citationItems":[{"id":"Z71eo4Pq/rU1lTcch","uris":["http://zotero.org/users/14074622/items/V4B3HRZL"],"itemData":{"id":70,"type":"article-journal","abstract":"Since the beginning of 2022, the increasing intensity of highly pathogenic avian influenza (HPAI) H5N1 outbreaks has resulted in the deaths of hundreds of thousands of seabirds in the Northern Hemisphere, around the Atlantic and Pacific Oceans and southern Africa. The Scientific Committee on Antarctic Research (SCAR) Antarctic Wildlife Health Network (AWHN) is highly concerned about the probable arrival and subsequent impact that HPAI H5N1 might have on Southern Ocean wildlife. Due to the heightened risk of HPAI being introduced to Antarctica by migrating seabirds, the AWHN recommends that: • People working with or close to wildlife should assume that HPAI will arrive in the sub-Antarctic and Antarctica and take precautions to protect themselves when working around wildlife (including appropriate personal protective equipment; PPE) and maintain the highest biosecurity to prevent transmission between wildlife aggregations. • All national programmes (NPs), tourism and fishery operators should monitor colonies for signs of HPAI before approaching, especially in migratory species such as skuas, gulls and giant petrels. Visitors from tourism and fishery operations should not enter colonies and high-wildlife-density areas with suspected HPAI, and NPs should expedite risk analysis as to which activities need to continue. • A detailed protocol on how to assess wildlife aggregations for HPAI prior to a visit and what to do if HPAI is detected should be provided to all stakeholders physically present in Antarctica this season. • If you detect signs of HPAI, do not enter colonies and do report these to your permit issuer. Videos of affected animals (collected from a distance) are very helpful for experts to help determine whether or not this is HPAI. • Operators should refresh themselves with and review all biosecurity and any response guidelines regarding unusual/mass mortality events. This document aims to: 1) Outline the likely risk to Southern Ocean taxa 2) Suggest which risks can be mitigated in light of human activity, transmission into and out of Antarctica and the sub-Antarctic regions by all operators as well as movements between sites within the Southern Ocean (primarily for science and tourism) 3) Start discussions with NPs about ongoing monitoring for disease and consequences.","container-title":"Antarctic Science","DOI":"10.1017/S0954102023000342","ISSN":"0954-1020","source":"Arizona State University","title":"The risk of highly pathogenic avian influenza in the Southern Ocean: a practical guide for operators and scientists interacting with wildlife","title-short":"The risk of highly pathogenic avian influenza in the Southern Ocean","URL":"http://www.scopus.com/inward/record.url?scp=85180951902&amp;partnerID=8YFLogxK","author":[{"family":"Dewar","given":"Meagan"},{"family":"Wille","given":"Michelle"},{"family":"Gamble","given":"Amandine"},{"family":"Vanstreels","given":"Ralph E.T."},{"family":"Bouliner","given":"Thierry"},{"family":"Smith","given":"Adrian"},{"family":"Varsani","given":"Arvind"},{"family":"Ratcliffe","given":"Norman"},{"family":"Black","given":"Jennifer"},{"family":"Lynnes","given":"Amanda"},{"family":"Barbosa","given":"Andrés"},{"family":"Hart","given":"Tom"}],"accessed":{"date-parts":[["2024",4,18]]},"issued":{"date-parts":[["2023"]]}}}],"schema":"https://github.com/citation-style-language/schema/raw/master/csl-citation.json"} </w:instrText>
      </w:r>
      <w:r w:rsidRPr="0059304C">
        <w:rPr>
          <w:rFonts w:cs="Calibri"/>
          <w:lang w:val="en-GB"/>
        </w:rPr>
        <w:fldChar w:fldCharType="separate"/>
      </w:r>
      <w:r w:rsidR="00A40E32" w:rsidRPr="00A40E32">
        <w:rPr>
          <w:rFonts w:ascii="Aptos" w:hAnsi="Aptos" w:cs="Times New Roman"/>
          <w:kern w:val="0"/>
          <w:vertAlign w:val="superscript"/>
        </w:rPr>
        <w:t>25</w:t>
      </w:r>
      <w:r w:rsidRPr="0059304C">
        <w:rPr>
          <w:rFonts w:cs="Calibri"/>
          <w:lang w:val="en-GB"/>
        </w:rPr>
        <w:fldChar w:fldCharType="end"/>
      </w:r>
      <w:r w:rsidRPr="0059304C">
        <w:rPr>
          <w:rFonts w:cs="Calibri"/>
          <w:lang w:val="en-GB"/>
        </w:rPr>
        <w:t xml:space="preserve"> or</w:t>
      </w:r>
      <w:r w:rsidRPr="0059304C" w:rsidDel="000E7A8F">
        <w:rPr>
          <w:rFonts w:cs="Calibri"/>
          <w:lang w:val="en-GB"/>
        </w:rPr>
        <w:t xml:space="preserve"> </w:t>
      </w:r>
      <w:r w:rsidRPr="0059304C">
        <w:rPr>
          <w:rFonts w:cs="Calibri"/>
          <w:lang w:val="en-GB"/>
        </w:rPr>
        <w:t>an unusual number of dead birds, and additional personal protection equipment was used in colonies showing signs compatible with HPAI cases.  As HPAI was detected in the archipelago in 2023/2024, all the samples from this season were heat-inactivated (30 min at 56°C)</w:t>
      </w:r>
      <w:r w:rsidR="005D4033">
        <w:rPr>
          <w:rFonts w:cs="Calibri"/>
          <w:lang w:val="en-GB"/>
        </w:rPr>
        <w:t>, which did not impact antibody quantification (</w:t>
      </w:r>
      <w:r w:rsidR="00CB5243">
        <w:rPr>
          <w:rFonts w:cs="Calibri"/>
          <w:lang w:val="en-GB"/>
        </w:rPr>
        <w:fldChar w:fldCharType="begin"/>
      </w:r>
      <w:r w:rsidR="00CB5243">
        <w:rPr>
          <w:rFonts w:cs="Calibri"/>
          <w:lang w:val="en-GB"/>
        </w:rPr>
        <w:instrText xml:space="preserve"> REF _Ref171095433 \h </w:instrText>
      </w:r>
      <w:r w:rsidR="00147163">
        <w:rPr>
          <w:rFonts w:cs="Calibri"/>
          <w:lang w:val="en-GB"/>
        </w:rPr>
        <w:instrText xml:space="preserve"> \* MERGEFORMAT </w:instrText>
      </w:r>
      <w:r w:rsidR="00CB5243">
        <w:rPr>
          <w:rFonts w:cs="Calibri"/>
          <w:lang w:val="en-GB"/>
        </w:rPr>
      </w:r>
      <w:r w:rsidR="00CB5243">
        <w:rPr>
          <w:rFonts w:cs="Calibri"/>
          <w:lang w:val="en-GB"/>
        </w:rPr>
        <w:fldChar w:fldCharType="separate"/>
      </w:r>
    </w:p>
    <w:p w14:paraId="44C1B404" w14:textId="7FEEC5E0" w:rsidR="009A6AF0" w:rsidRPr="0059304C" w:rsidRDefault="00DE3865" w:rsidP="00205658">
      <w:pPr>
        <w:rPr>
          <w:rFonts w:cs="Calibri"/>
          <w:lang w:val="en-GB"/>
        </w:rPr>
      </w:pPr>
      <w:r w:rsidRPr="00AB1B09">
        <w:rPr>
          <w:b/>
          <w:bCs/>
          <w:sz w:val="20"/>
          <w:szCs w:val="20"/>
        </w:rPr>
        <w:t xml:space="preserve">Extended Data Figure </w:t>
      </w:r>
      <w:r>
        <w:rPr>
          <w:b/>
          <w:bCs/>
          <w:noProof/>
          <w:sz w:val="20"/>
          <w:szCs w:val="20"/>
        </w:rPr>
        <w:t>9</w:t>
      </w:r>
      <w:r w:rsidR="00CB5243">
        <w:rPr>
          <w:rFonts w:cs="Calibri"/>
          <w:lang w:val="en-GB"/>
        </w:rPr>
        <w:fldChar w:fldCharType="end"/>
      </w:r>
      <w:r w:rsidR="00C9360C" w:rsidRPr="00C9360C">
        <w:rPr>
          <w:rFonts w:cs="Calibri"/>
          <w:b/>
          <w:bCs/>
          <w:lang w:val="en-GB"/>
        </w:rPr>
        <w:t>a</w:t>
      </w:r>
      <w:r w:rsidR="005D4033">
        <w:rPr>
          <w:rFonts w:cs="Calibri"/>
          <w:lang w:val="en-GB"/>
        </w:rPr>
        <w:t>)</w:t>
      </w:r>
      <w:r w:rsidR="009A6AF0" w:rsidRPr="0059304C">
        <w:rPr>
          <w:rFonts w:cs="Calibri"/>
          <w:lang w:val="en-GB"/>
        </w:rPr>
        <w:t>.</w:t>
      </w:r>
    </w:p>
    <w:p w14:paraId="5623E261" w14:textId="6CE620D7" w:rsidR="009A6AF0" w:rsidRPr="0059304C" w:rsidRDefault="009A6AF0" w:rsidP="0059304C">
      <w:pPr>
        <w:rPr>
          <w:rFonts w:cs="Calibri"/>
          <w:lang w:val="en-GB"/>
        </w:rPr>
      </w:pPr>
      <w:commentRangeStart w:id="249"/>
      <w:r w:rsidRPr="0059304C">
        <w:rPr>
          <w:rFonts w:cs="Calibri"/>
          <w:lang w:val="en-GB"/>
        </w:rPr>
        <w:t xml:space="preserve">Sampling </w:t>
      </w:r>
      <w:commentRangeEnd w:id="249"/>
      <w:r w:rsidR="00795D66">
        <w:rPr>
          <w:rStyle w:val="Refdecomentrio"/>
        </w:rPr>
        <w:commentReference w:id="249"/>
      </w:r>
      <w:r w:rsidRPr="0059304C">
        <w:rPr>
          <w:rFonts w:cs="Calibri"/>
          <w:lang w:val="en-GB"/>
        </w:rPr>
        <w:t>was conducted under research permit</w:t>
      </w:r>
      <w:ins w:id="250" w:author="Thierry BOULINIER" w:date="2024-08-15T13:56:00Z">
        <w:r w:rsidR="00147163">
          <w:rPr>
            <w:rFonts w:cs="Calibri"/>
            <w:lang w:val="en-GB"/>
          </w:rPr>
          <w:t>s</w:t>
        </w:r>
      </w:ins>
      <w:r w:rsidR="00795D66">
        <w:rPr>
          <w:rFonts w:cs="Calibri"/>
          <w:lang w:val="en-GB"/>
        </w:rPr>
        <w:t xml:space="preserve"> #</w:t>
      </w:r>
      <w:r w:rsidR="00795D66" w:rsidRPr="00795D66">
        <w:rPr>
          <w:rFonts w:cs="Calibri"/>
          <w:lang w:val="en-GB"/>
        </w:rPr>
        <w:t>R27.2017</w:t>
      </w:r>
      <w:r w:rsidR="00795D66">
        <w:rPr>
          <w:rFonts w:cs="Calibri"/>
          <w:lang w:val="en-GB"/>
        </w:rPr>
        <w:t>, #</w:t>
      </w:r>
      <w:r w:rsidR="00795D66" w:rsidRPr="00795D66">
        <w:rPr>
          <w:rFonts w:cs="Calibri"/>
          <w:lang w:val="en-GB"/>
        </w:rPr>
        <w:t>R28.2018</w:t>
      </w:r>
      <w:r w:rsidR="00795D66">
        <w:rPr>
          <w:rFonts w:cs="Calibri"/>
          <w:lang w:val="en-GB"/>
        </w:rPr>
        <w:t>,</w:t>
      </w:r>
      <w:r w:rsidRPr="0059304C">
        <w:rPr>
          <w:rFonts w:cs="Calibri"/>
          <w:lang w:val="en-GB"/>
        </w:rPr>
        <w:t xml:space="preserve"> #R24.2022 granted by the FIG.</w:t>
      </w:r>
    </w:p>
    <w:p w14:paraId="39B096C7" w14:textId="24664095" w:rsidR="009A6AF0" w:rsidRPr="0059304C" w:rsidRDefault="009A6AF0" w:rsidP="00926E9E">
      <w:pPr>
        <w:pStyle w:val="Ttulo2"/>
      </w:pPr>
      <w:bookmarkStart w:id="251" w:name="_Ref171168449"/>
      <w:r w:rsidRPr="0059304C">
        <w:t xml:space="preserve">Immunological </w:t>
      </w:r>
      <w:bookmarkEnd w:id="251"/>
      <w:r w:rsidR="00840D1C">
        <w:t>assays</w:t>
      </w:r>
    </w:p>
    <w:p w14:paraId="2EBE9747" w14:textId="79B9431B" w:rsidR="00DE3865" w:rsidRPr="00DE3865" w:rsidRDefault="00165495" w:rsidP="00DE3865">
      <w:pPr>
        <w:rPr>
          <w:b/>
          <w:bCs/>
        </w:rPr>
      </w:pPr>
      <w:r>
        <w:rPr>
          <w:rFonts w:cs="Calibri"/>
          <w:lang w:val="en-GB"/>
        </w:rPr>
        <w:t>All the p</w:t>
      </w:r>
      <w:r w:rsidR="009A6AF0" w:rsidRPr="0059304C">
        <w:rPr>
          <w:rFonts w:cs="Calibri"/>
          <w:lang w:val="en-GB"/>
        </w:rPr>
        <w:t>lasma samples were screened for anti-AIV antibodies by</w:t>
      </w:r>
      <w:r w:rsidR="00C9360C">
        <w:rPr>
          <w:rFonts w:cs="Calibri"/>
          <w:lang w:val="en-GB"/>
        </w:rPr>
        <w:t xml:space="preserve"> competitive</w:t>
      </w:r>
      <w:r w:rsidR="00C7094F">
        <w:rPr>
          <w:rFonts w:cs="Calibri"/>
          <w:lang w:val="en-GB"/>
        </w:rPr>
        <w:t xml:space="preserve"> ELISA</w:t>
      </w:r>
      <w:r w:rsidR="009A6AF0" w:rsidRPr="0059304C">
        <w:rPr>
          <w:rFonts w:cs="Calibri"/>
          <w:lang w:val="en-GB"/>
        </w:rPr>
        <w:t xml:space="preserve"> using the ID Screen® Influenza </w:t>
      </w:r>
      <w:proofErr w:type="gramStart"/>
      <w:r w:rsidR="009A6AF0" w:rsidRPr="0059304C">
        <w:rPr>
          <w:rFonts w:cs="Calibri"/>
          <w:lang w:val="en-GB"/>
        </w:rPr>
        <w:t>A</w:t>
      </w:r>
      <w:proofErr w:type="gramEnd"/>
      <w:r w:rsidR="009A6AF0" w:rsidRPr="0059304C">
        <w:rPr>
          <w:rFonts w:cs="Calibri"/>
          <w:lang w:val="en-GB"/>
        </w:rPr>
        <w:t xml:space="preserve"> Antibody Competition Multispecies (FLUACA, Innovative Diagnostics, France) kit targeting the nucleoprotein</w:t>
      </w:r>
      <w:r>
        <w:rPr>
          <w:rFonts w:cs="Calibri"/>
          <w:lang w:val="en-GB"/>
        </w:rPr>
        <w:t xml:space="preserve"> (NP)</w:t>
      </w:r>
      <w:r w:rsidR="009A6AF0" w:rsidRPr="0059304C">
        <w:rPr>
          <w:rFonts w:cs="Calibri"/>
          <w:lang w:val="en-GB"/>
        </w:rPr>
        <w:t xml:space="preserve"> of AIVs (which is highly conserved across lineages). A subset of samples, including all </w:t>
      </w:r>
      <w:r>
        <w:rPr>
          <w:rFonts w:cs="Calibri"/>
          <w:lang w:val="en-GB"/>
        </w:rPr>
        <w:t>the anti-</w:t>
      </w:r>
      <w:r w:rsidR="00C9360C">
        <w:rPr>
          <w:rFonts w:cs="Calibri"/>
          <w:lang w:val="en-GB"/>
        </w:rPr>
        <w:t>AIV</w:t>
      </w:r>
      <w:r w:rsidR="009A6AF0" w:rsidRPr="0059304C">
        <w:rPr>
          <w:rFonts w:cs="Calibri"/>
          <w:lang w:val="en-GB"/>
        </w:rPr>
        <w:t xml:space="preserve"> </w:t>
      </w:r>
      <w:r>
        <w:rPr>
          <w:rFonts w:cs="Calibri"/>
          <w:lang w:val="en-GB"/>
        </w:rPr>
        <w:t xml:space="preserve">antibody </w:t>
      </w:r>
      <w:r w:rsidR="009A6AF0" w:rsidRPr="0059304C">
        <w:rPr>
          <w:rFonts w:cs="Calibri"/>
          <w:lang w:val="en-GB"/>
        </w:rPr>
        <w:t xml:space="preserve">positive samples plus a subset of randomly selected </w:t>
      </w:r>
      <w:r>
        <w:rPr>
          <w:rFonts w:cs="Calibri"/>
          <w:lang w:val="en-GB"/>
        </w:rPr>
        <w:t>anti-</w:t>
      </w:r>
      <w:r w:rsidR="00C9360C">
        <w:rPr>
          <w:rFonts w:cs="Calibri"/>
          <w:lang w:val="en-GB"/>
        </w:rPr>
        <w:t>AIV</w:t>
      </w:r>
      <w:r w:rsidRPr="0059304C">
        <w:rPr>
          <w:rFonts w:cs="Calibri"/>
          <w:lang w:val="en-GB"/>
        </w:rPr>
        <w:t xml:space="preserve"> </w:t>
      </w:r>
      <w:r>
        <w:rPr>
          <w:rFonts w:cs="Calibri"/>
          <w:lang w:val="en-GB"/>
        </w:rPr>
        <w:t>antibody negative</w:t>
      </w:r>
      <w:r w:rsidRPr="0059304C">
        <w:rPr>
          <w:rFonts w:cs="Calibri"/>
          <w:lang w:val="en-GB"/>
        </w:rPr>
        <w:t xml:space="preserve"> </w:t>
      </w:r>
      <w:r w:rsidR="009A6AF0" w:rsidRPr="0059304C">
        <w:rPr>
          <w:rFonts w:cs="Calibri"/>
          <w:lang w:val="en-GB"/>
        </w:rPr>
        <w:t>samples, were screened for anti-H5 antibodies by ELISA using the ID Screen® Influenza H5 Antibody Competition (FLUACH5, Innovative Diagnostics, France) kit targeting the H5 haemagglutinin protein. Analyses were conducted following the manufacturer's instructions.</w:t>
      </w:r>
      <w:r w:rsidR="0059409E">
        <w:rPr>
          <w:rFonts w:cs="Calibri"/>
          <w:lang w:val="en-GB"/>
        </w:rPr>
        <w:t xml:space="preserve"> Results were recorded as</w:t>
      </w:r>
      <w:r w:rsidR="009B5F81">
        <w:rPr>
          <w:rFonts w:cs="Calibri"/>
          <w:lang w:val="en-GB"/>
        </w:rPr>
        <w:t xml:space="preserve"> percent of competition (</w:t>
      </w:r>
      <m:oMath>
        <m:r>
          <w:rPr>
            <w:rFonts w:ascii="Cambria Math" w:hAnsi="Cambria Math" w:cs="Calibri"/>
            <w:lang w:val="en-GB"/>
          </w:rPr>
          <m:t>% competition</m:t>
        </m:r>
      </m:oMath>
      <w:r w:rsidR="009B5F81">
        <w:rPr>
          <w:rFonts w:cs="Calibri"/>
          <w:lang w:val="en-GB"/>
        </w:rPr>
        <w:t xml:space="preserve">; of the kit antibodies </w:t>
      </w:r>
      <w:r w:rsidR="009B5F81">
        <w:rPr>
          <w:rFonts w:cs="Calibri"/>
          <w:i/>
          <w:iCs/>
          <w:lang w:val="en-GB"/>
        </w:rPr>
        <w:t xml:space="preserve">vs </w:t>
      </w:r>
      <w:r w:rsidR="009B5F81">
        <w:rPr>
          <w:rFonts w:cs="Calibri"/>
          <w:lang w:val="en-GB"/>
        </w:rPr>
        <w:t xml:space="preserve">the sample antibodies), which is </w:t>
      </w:r>
      <w:r w:rsidR="0059409E">
        <w:rPr>
          <w:rFonts w:cs="Calibri"/>
          <w:lang w:val="en-GB"/>
        </w:rPr>
        <w:t xml:space="preserve">based on the measured </w:t>
      </w:r>
      <w:r w:rsidR="0059409E" w:rsidRPr="0059409E">
        <w:rPr>
          <w:rFonts w:cs="Calibri"/>
          <w:lang w:val="en-GB"/>
        </w:rPr>
        <w:t>optical densities (</w:t>
      </w:r>
      <w:commentRangeStart w:id="252"/>
      <w:r w:rsidR="0059409E" w:rsidRPr="0059409E">
        <w:rPr>
          <w:rFonts w:cs="Calibri"/>
          <w:lang w:val="en-GB"/>
        </w:rPr>
        <w:t>OD</w:t>
      </w:r>
      <w:commentRangeEnd w:id="252"/>
      <w:r w:rsidR="0059409E" w:rsidRPr="0059409E">
        <w:rPr>
          <w:rStyle w:val="Refdecomentrio"/>
        </w:rPr>
        <w:commentReference w:id="252"/>
      </w:r>
      <w:r w:rsidR="0059409E" w:rsidRPr="0059409E">
        <w:rPr>
          <w:rFonts w:cs="Calibri"/>
          <w:lang w:val="en-GB"/>
        </w:rPr>
        <w:t xml:space="preserve">) </w:t>
      </w:r>
      <w:r w:rsidR="0059409E">
        <w:rPr>
          <w:rFonts w:cs="Calibri"/>
          <w:lang w:val="en-GB"/>
        </w:rPr>
        <w:t xml:space="preserve">and </w:t>
      </w:r>
      <w:r w:rsidR="0059409E" w:rsidRPr="0059409E">
        <w:rPr>
          <w:rFonts w:cs="Calibri"/>
          <w:lang w:val="en-GB"/>
        </w:rPr>
        <w:t xml:space="preserve">calculated as </w:t>
      </w:r>
      <m:oMath>
        <m:r>
          <w:rPr>
            <w:rFonts w:ascii="Cambria Math" w:hAnsi="Cambria Math" w:cs="Calibri"/>
            <w:highlight w:val="yellow"/>
            <w:lang w:val="en-GB"/>
          </w:rPr>
          <m:t xml:space="preserve">% competition= </m:t>
        </m:r>
        <m:sSub>
          <m:sSubPr>
            <m:ctrlPr>
              <w:rPr>
                <w:rFonts w:ascii="Cambria Math" w:hAnsi="Cambria Math" w:cs="Calibri"/>
                <w:highlight w:val="yellow"/>
                <w:lang w:val="en-GB"/>
              </w:rPr>
            </m:ctrlPr>
          </m:sSubPr>
          <m:e>
            <m:r>
              <w:rPr>
                <w:rFonts w:ascii="Cambria Math" w:hAnsi="Cambria Math" w:cs="Calibri"/>
                <w:highlight w:val="yellow"/>
                <w:lang w:val="en-GB"/>
              </w:rPr>
              <m:t>OD</m:t>
            </m:r>
          </m:e>
          <m:sub>
            <m:r>
              <w:rPr>
                <w:rFonts w:ascii="Cambria Math" w:hAnsi="Cambria Math" w:cs="Calibri"/>
                <w:highlight w:val="yellow"/>
                <w:lang w:val="en-GB"/>
              </w:rPr>
              <m:t>Sample</m:t>
            </m:r>
          </m:sub>
        </m:sSub>
        <m:r>
          <m:rPr>
            <m:sty m:val="p"/>
          </m:rPr>
          <w:rPr>
            <w:rFonts w:ascii="Cambria Math" w:hAnsi="Cambria Math" w:cs="Calibri"/>
            <w:highlight w:val="yellow"/>
            <w:lang w:val="en-GB"/>
          </w:rPr>
          <m:t>/mean(</m:t>
        </m:r>
        <m:sSub>
          <m:sSubPr>
            <m:ctrlPr>
              <w:rPr>
                <w:rFonts w:ascii="Cambria Math" w:hAnsi="Cambria Math" w:cs="Calibri"/>
                <w:highlight w:val="yellow"/>
                <w:lang w:val="en-GB"/>
              </w:rPr>
            </m:ctrlPr>
          </m:sSubPr>
          <m:e>
            <m:r>
              <w:rPr>
                <w:rFonts w:ascii="Cambria Math" w:hAnsi="Cambria Math" w:cs="Calibri"/>
                <w:highlight w:val="yellow"/>
                <w:lang w:val="en-GB"/>
              </w:rPr>
              <m:t>OD</m:t>
            </m:r>
          </m:e>
          <m:sub>
            <m:r>
              <w:rPr>
                <w:rFonts w:ascii="Cambria Math" w:hAnsi="Cambria Math" w:cs="Calibri"/>
                <w:highlight w:val="yellow"/>
                <w:lang w:val="en-GB"/>
              </w:rPr>
              <m:t>Plate control-</m:t>
            </m:r>
          </m:sub>
        </m:sSub>
        <m:r>
          <m:rPr>
            <m:sty m:val="p"/>
          </m:rPr>
          <w:rPr>
            <w:rFonts w:ascii="Cambria Math" w:hAnsi="Cambria Math" w:cs="Calibri"/>
            <w:highlight w:val="yellow"/>
            <w:lang w:val="en-GB"/>
          </w:rPr>
          <m:t>)</m:t>
        </m:r>
      </m:oMath>
      <w:r w:rsidR="0059409E">
        <w:rPr>
          <w:rFonts w:cs="Calibri"/>
          <w:lang w:val="en-GB"/>
        </w:rPr>
        <w:t>,</w:t>
      </w:r>
      <w:r w:rsidR="009A6AF0" w:rsidRPr="0059409E">
        <w:rPr>
          <w:rFonts w:cs="Calibri"/>
          <w:lang w:val="en-GB"/>
        </w:rPr>
        <w:t xml:space="preserve"> </w:t>
      </w:r>
      <w:r w:rsidR="0059409E" w:rsidRPr="0059409E">
        <w:rPr>
          <w:rFonts w:cs="Calibri"/>
          <w:lang w:val="en-GB"/>
        </w:rPr>
        <w:t xml:space="preserve">and </w:t>
      </w:r>
      <w:del w:id="253" w:author="Thierry BOULINIER" w:date="2024-08-15T13:58:00Z">
        <w:r w:rsidR="0059409E" w:rsidRPr="0059409E" w:rsidDel="00147163">
          <w:rPr>
            <w:rFonts w:cs="Calibri"/>
            <w:lang w:val="en-GB"/>
          </w:rPr>
          <w:delText>then corrected</w:delText>
        </w:r>
      </w:del>
      <w:ins w:id="254" w:author="Thierry BOULINIER" w:date="2024-08-15T13:58:00Z">
        <w:r w:rsidR="00147163">
          <w:rPr>
            <w:rFonts w:cs="Calibri"/>
            <w:lang w:val="en-GB"/>
          </w:rPr>
          <w:t>checked</w:t>
        </w:r>
      </w:ins>
      <w:r w:rsidR="0059409E" w:rsidRPr="0059409E">
        <w:rPr>
          <w:rFonts w:cs="Calibri"/>
          <w:lang w:val="en-GB"/>
        </w:rPr>
        <w:t xml:space="preserve"> for </w:t>
      </w:r>
      <w:proofErr w:type="spellStart"/>
      <w:r w:rsidR="0059409E" w:rsidRPr="0059409E">
        <w:rPr>
          <w:rFonts w:cs="Calibri"/>
          <w:lang w:val="en-GB"/>
        </w:rPr>
        <w:t>interplate</w:t>
      </w:r>
      <w:proofErr w:type="spellEnd"/>
      <w:r w:rsidR="0059409E" w:rsidRPr="0059409E">
        <w:rPr>
          <w:rFonts w:cs="Calibri"/>
          <w:lang w:val="en-GB"/>
        </w:rPr>
        <w:t xml:space="preserve"> variations based on a linear regression conducted on a set of samples replicated across plates</w:t>
      </w:r>
      <w:r w:rsidR="00DE6577" w:rsidRPr="0059409E">
        <w:rPr>
          <w:rFonts w:cs="Calibri"/>
          <w:lang w:val="en-GB"/>
        </w:rPr>
        <w:t>.</w:t>
      </w:r>
      <w:r w:rsidR="00DE6577">
        <w:rPr>
          <w:rFonts w:cs="Calibri"/>
          <w:lang w:val="en-GB"/>
        </w:rPr>
        <w:t xml:space="preserve"> </w:t>
      </w:r>
      <w:r w:rsidR="009B5F81">
        <w:rPr>
          <w:rFonts w:cs="Calibri"/>
          <w:lang w:val="en-GB"/>
        </w:rPr>
        <w:t xml:space="preserve">Hence, </w:t>
      </w:r>
      <m:oMath>
        <m:r>
          <w:rPr>
            <w:rFonts w:ascii="Cambria Math" w:hAnsi="Cambria Math" w:cs="Calibri"/>
            <w:lang w:val="en-GB"/>
          </w:rPr>
          <m:t>% competition</m:t>
        </m:r>
      </m:oMath>
      <w:r w:rsidR="00DE6577">
        <w:rPr>
          <w:rFonts w:cs="Calibri"/>
          <w:lang w:val="en-GB"/>
        </w:rPr>
        <w:t xml:space="preserve"> </w:t>
      </w:r>
      <w:r w:rsidRPr="0059304C">
        <w:rPr>
          <w:rFonts w:cs="Calibri"/>
          <w:lang w:val="en-GB"/>
        </w:rPr>
        <w:t xml:space="preserve">negatively </w:t>
      </w:r>
      <w:r w:rsidR="0059409E">
        <w:rPr>
          <w:rFonts w:cs="Calibri"/>
          <w:lang w:val="en-GB"/>
        </w:rPr>
        <w:t>correlate</w:t>
      </w:r>
      <w:r w:rsidR="009B5F81">
        <w:rPr>
          <w:rFonts w:cs="Calibri"/>
          <w:lang w:val="en-GB"/>
        </w:rPr>
        <w:t>s</w:t>
      </w:r>
      <w:r w:rsidR="0059409E">
        <w:rPr>
          <w:rFonts w:cs="Calibri"/>
          <w:lang w:val="en-GB"/>
        </w:rPr>
        <w:t xml:space="preserve"> </w:t>
      </w:r>
      <w:r w:rsidRPr="0059304C">
        <w:rPr>
          <w:rFonts w:cs="Calibri"/>
          <w:lang w:val="en-GB"/>
        </w:rPr>
        <w:t xml:space="preserve">with the </w:t>
      </w:r>
      <w:r>
        <w:rPr>
          <w:rFonts w:cs="Calibri"/>
          <w:lang w:val="en-GB"/>
        </w:rPr>
        <w:t>concentration</w:t>
      </w:r>
      <w:r w:rsidRPr="0059304C">
        <w:rPr>
          <w:rFonts w:cs="Calibri"/>
          <w:lang w:val="en-GB"/>
        </w:rPr>
        <w:t xml:space="preserve"> of antibodies present in the samples</w:t>
      </w:r>
      <w:r>
        <w:rPr>
          <w:rFonts w:cs="Calibri"/>
          <w:lang w:val="en-GB"/>
        </w:rPr>
        <w:t>. We thus expressed antibody levels as</w:t>
      </w:r>
      <w:r w:rsidR="005F48A8">
        <w:rPr>
          <w:rFonts w:cs="Calibri"/>
          <w:lang w:val="en-GB"/>
        </w:rPr>
        <w:t xml:space="preserve"> </w:t>
      </w:r>
      <m:oMath>
        <m:r>
          <w:rPr>
            <w:rFonts w:ascii="Cambria Math" w:hAnsi="Cambria Math" w:cs="Calibri"/>
            <w:lang w:val="en-GB"/>
          </w:rPr>
          <m:t>% inhibition</m:t>
        </m:r>
        <m:r>
          <w:rPr>
            <w:rFonts w:ascii="Cambria Math" w:eastAsiaTheme="minorEastAsia" w:hAnsi="Cambria Math" w:cs="Calibri"/>
            <w:lang w:val="en-GB"/>
          </w:rPr>
          <m:t>=</m:t>
        </m:r>
      </m:oMath>
      <w:r w:rsidR="009B5F81">
        <w:rPr>
          <w:rFonts w:cs="Calibri"/>
          <w:lang w:val="en-GB"/>
        </w:rPr>
        <w:t xml:space="preserve"> </w:t>
      </w:r>
      <m:oMath>
        <m:r>
          <w:rPr>
            <w:rFonts w:ascii="Cambria Math" w:hAnsi="Cambria Math" w:cs="Calibri"/>
            <w:lang w:val="en-GB"/>
          </w:rPr>
          <m:t>100-% competition</m:t>
        </m:r>
      </m:oMath>
      <w:r w:rsidR="009A6AF0" w:rsidRPr="0059304C">
        <w:rPr>
          <w:rFonts w:cs="Calibri"/>
          <w:lang w:val="en-GB"/>
        </w:rPr>
        <w:t xml:space="preserve">. </w:t>
      </w:r>
      <w:r>
        <w:rPr>
          <w:rFonts w:cs="Calibri"/>
          <w:lang w:val="en-GB"/>
        </w:rPr>
        <w:t xml:space="preserve">Negative values were set to </w:t>
      </w:r>
      <w:r w:rsidR="009A6AF0" w:rsidRPr="0059304C">
        <w:rPr>
          <w:rFonts w:cs="Calibri"/>
          <w:lang w:val="en-GB"/>
        </w:rPr>
        <w:t xml:space="preserve">zero, so </w:t>
      </w:r>
      <w:r>
        <w:rPr>
          <w:rFonts w:cs="Calibri"/>
          <w:lang w:val="en-GB"/>
        </w:rPr>
        <w:t>the final values ranged</w:t>
      </w:r>
      <w:r w:rsidR="009A6AF0" w:rsidRPr="0059304C">
        <w:rPr>
          <w:rFonts w:cs="Calibri"/>
          <w:lang w:val="en-GB"/>
        </w:rPr>
        <w:t xml:space="preserve"> from </w:t>
      </w:r>
      <w:r w:rsidR="009B5F81">
        <w:rPr>
          <w:rFonts w:cs="Calibri"/>
          <w:lang w:val="en-GB"/>
        </w:rPr>
        <w:t xml:space="preserve">0% </w:t>
      </w:r>
      <w:r w:rsidR="009A6AF0" w:rsidRPr="0059304C">
        <w:rPr>
          <w:rFonts w:cs="Calibri"/>
          <w:lang w:val="en-GB"/>
        </w:rPr>
        <w:t xml:space="preserve">(low antibody level) to </w:t>
      </w:r>
      <w:r w:rsidR="009B5F81">
        <w:rPr>
          <w:rFonts w:cs="Calibri"/>
          <w:lang w:val="en-GB"/>
        </w:rPr>
        <w:t>100%</w:t>
      </w:r>
      <w:r w:rsidR="009A6AF0" w:rsidRPr="0059304C">
        <w:rPr>
          <w:rFonts w:cs="Calibri"/>
          <w:lang w:val="en-GB"/>
        </w:rPr>
        <w:t xml:space="preserve"> (high antibody level). </w:t>
      </w:r>
      <w:r w:rsidR="009A6AF0" w:rsidRPr="009B5F81">
        <w:rPr>
          <w:rFonts w:cs="Calibri"/>
          <w:lang w:val="en-GB"/>
        </w:rPr>
        <w:t xml:space="preserve">Individual </w:t>
      </w:r>
      <w:r w:rsidRPr="009B5F81">
        <w:rPr>
          <w:rFonts w:cs="Calibri"/>
          <w:lang w:val="en-GB"/>
        </w:rPr>
        <w:t>samples</w:t>
      </w:r>
      <w:r w:rsidR="009A6AF0" w:rsidRPr="009B5F81">
        <w:rPr>
          <w:rFonts w:cs="Calibri"/>
          <w:lang w:val="en-GB"/>
        </w:rPr>
        <w:t xml:space="preserve"> were considered seropositive (i.e., have antibodies in their blood serum) if antibodies targeting a given antigen were detected, with the positivity threshold being set at </w:t>
      </w:r>
      <w:r w:rsidR="009B5F81" w:rsidRPr="009B5F81">
        <w:rPr>
          <w:rFonts w:cs="Calibri"/>
          <w:lang w:val="en-GB"/>
        </w:rPr>
        <w:t>competition</w:t>
      </w:r>
      <w:r w:rsidR="009A6AF0" w:rsidRPr="009B5F81">
        <w:rPr>
          <w:rFonts w:cs="Calibri"/>
          <w:lang w:val="en-GB"/>
        </w:rPr>
        <w:t xml:space="preserve"> </w:t>
      </w:r>
      <w:r w:rsidR="00E5555A">
        <w:rPr>
          <w:rFonts w:cs="Calibri"/>
          <w:lang w:val="en-GB"/>
        </w:rPr>
        <w:t>≥</w:t>
      </w:r>
      <w:r w:rsidR="009A6AF0" w:rsidRPr="009B5F81">
        <w:rPr>
          <w:rFonts w:cs="Calibri"/>
          <w:lang w:val="en-GB"/>
        </w:rPr>
        <w:t xml:space="preserve"> </w:t>
      </w:r>
      <w:r w:rsidR="00346CFD">
        <w:rPr>
          <w:rFonts w:cs="Calibri"/>
          <w:lang w:val="en-GB"/>
        </w:rPr>
        <w:t>5</w:t>
      </w:r>
      <w:r w:rsidR="005A52E8">
        <w:rPr>
          <w:rFonts w:cs="Calibri"/>
          <w:lang w:val="en-GB"/>
        </w:rPr>
        <w:t>5</w:t>
      </w:r>
      <w:r w:rsidR="009B5F81" w:rsidRPr="009B5F81">
        <w:rPr>
          <w:rFonts w:cs="Calibri"/>
          <w:lang w:val="en-GB"/>
        </w:rPr>
        <w:t>%</w:t>
      </w:r>
      <w:r w:rsidR="009A6AF0" w:rsidRPr="009B5F81">
        <w:rPr>
          <w:rFonts w:cs="Calibri"/>
          <w:lang w:val="en-GB"/>
        </w:rPr>
        <w:t xml:space="preserve"> for anti-AIVs antibodies and </w:t>
      </w:r>
      <w:r w:rsidR="005A52E8">
        <w:rPr>
          <w:rFonts w:cs="Calibri"/>
          <w:lang w:val="en-GB"/>
        </w:rPr>
        <w:t>5</w:t>
      </w:r>
      <w:r w:rsidR="009B5F81" w:rsidRPr="009B5F81">
        <w:rPr>
          <w:rFonts w:cs="Calibri"/>
          <w:lang w:val="en-GB"/>
        </w:rPr>
        <w:t>0%</w:t>
      </w:r>
      <w:r w:rsidR="009A6AF0" w:rsidRPr="009B5F81">
        <w:rPr>
          <w:rFonts w:cs="Calibri"/>
          <w:lang w:val="en-GB"/>
        </w:rPr>
        <w:t xml:space="preserve"> for anti-H5 antibodies as per the</w:t>
      </w:r>
      <w:r w:rsidR="000C0716">
        <w:rPr>
          <w:rFonts w:cs="Calibri"/>
          <w:lang w:val="en-GB"/>
        </w:rPr>
        <w:t xml:space="preserve"> </w:t>
      </w:r>
      <w:r w:rsidR="009A6AF0" w:rsidRPr="009B5F81">
        <w:rPr>
          <w:rFonts w:cs="Calibri"/>
          <w:lang w:val="en-GB"/>
        </w:rPr>
        <w:t>manufacturer</w:t>
      </w:r>
      <w:r w:rsidRPr="009B5F81">
        <w:rPr>
          <w:rFonts w:cs="Calibri"/>
          <w:lang w:val="en-GB"/>
        </w:rPr>
        <w:t>’s instructions</w:t>
      </w:r>
      <w:r w:rsidR="009A6AF0" w:rsidRPr="009B5F81">
        <w:rPr>
          <w:rFonts w:cs="Calibri"/>
          <w:lang w:val="en-GB"/>
        </w:rPr>
        <w:t>.</w:t>
      </w:r>
      <w:r w:rsidR="00C9360C">
        <w:rPr>
          <w:rFonts w:cs="Calibri"/>
          <w:lang w:val="en-GB"/>
        </w:rPr>
        <w:t xml:space="preserve"> </w:t>
      </w:r>
      <w:r w:rsidR="00346CFD">
        <w:rPr>
          <w:rFonts w:cs="Calibri"/>
          <w:lang w:val="en-GB"/>
        </w:rPr>
        <w:t>It is recommended to consider doubtful the s</w:t>
      </w:r>
      <w:r w:rsidR="000C0716">
        <w:rPr>
          <w:rFonts w:cs="Calibri"/>
          <w:lang w:val="en-GB"/>
        </w:rPr>
        <w:t xml:space="preserve">amples falling </w:t>
      </w:r>
      <w:r w:rsidR="00346CFD">
        <w:rPr>
          <w:rFonts w:cs="Calibri"/>
          <w:lang w:val="en-GB"/>
        </w:rPr>
        <w:t>just below these thresholds (</w:t>
      </w:r>
      <w:r w:rsidR="000C0716">
        <w:rPr>
          <w:rFonts w:cs="Calibri"/>
          <w:lang w:val="en-GB"/>
        </w:rPr>
        <w:t xml:space="preserve">between </w:t>
      </w:r>
      <w:r w:rsidR="00582B77">
        <w:rPr>
          <w:rFonts w:cs="Calibri"/>
          <w:lang w:val="en-GB"/>
        </w:rPr>
        <w:t>50</w:t>
      </w:r>
      <w:r w:rsidR="00346CFD">
        <w:rPr>
          <w:rFonts w:cs="Calibri"/>
          <w:lang w:val="en-GB"/>
        </w:rPr>
        <w:t>-5</w:t>
      </w:r>
      <w:r w:rsidR="00582B77">
        <w:rPr>
          <w:rFonts w:cs="Calibri"/>
          <w:lang w:val="en-GB"/>
        </w:rPr>
        <w:t>5</w:t>
      </w:r>
      <w:r w:rsidR="00346CFD">
        <w:rPr>
          <w:rFonts w:cs="Calibri"/>
          <w:lang w:val="en-GB"/>
        </w:rPr>
        <w:t xml:space="preserve">% for </w:t>
      </w:r>
      <w:r w:rsidR="00795D66">
        <w:rPr>
          <w:rFonts w:cs="Calibri"/>
          <w:lang w:val="en-GB"/>
        </w:rPr>
        <w:t>anti-</w:t>
      </w:r>
      <w:r w:rsidR="00346CFD">
        <w:rPr>
          <w:rFonts w:cs="Calibri"/>
          <w:lang w:val="en-GB"/>
        </w:rPr>
        <w:t>AIV</w:t>
      </w:r>
      <w:r w:rsidR="00795D66">
        <w:rPr>
          <w:rFonts w:cs="Calibri"/>
          <w:lang w:val="en-GB"/>
        </w:rPr>
        <w:t xml:space="preserve"> antibodies</w:t>
      </w:r>
      <w:r w:rsidR="00346CFD">
        <w:rPr>
          <w:rFonts w:cs="Calibri"/>
          <w:lang w:val="en-GB"/>
        </w:rPr>
        <w:t xml:space="preserve"> and between </w:t>
      </w:r>
      <w:r w:rsidR="00582B77">
        <w:rPr>
          <w:rFonts w:cs="Calibri"/>
          <w:lang w:val="en-GB"/>
        </w:rPr>
        <w:t>4</w:t>
      </w:r>
      <w:r w:rsidR="00346CFD">
        <w:rPr>
          <w:rFonts w:cs="Calibri"/>
          <w:lang w:val="en-GB"/>
        </w:rPr>
        <w:t>0-</w:t>
      </w:r>
      <w:r w:rsidR="00582B77">
        <w:rPr>
          <w:rFonts w:cs="Calibri"/>
          <w:lang w:val="en-GB"/>
        </w:rPr>
        <w:t>5</w:t>
      </w:r>
      <w:r w:rsidR="00346CFD">
        <w:rPr>
          <w:rFonts w:cs="Calibri"/>
          <w:lang w:val="en-GB"/>
        </w:rPr>
        <w:t xml:space="preserve">0% for </w:t>
      </w:r>
      <w:r w:rsidR="00795D66">
        <w:rPr>
          <w:rFonts w:cs="Calibri"/>
          <w:lang w:val="en-GB"/>
        </w:rPr>
        <w:t>anti-</w:t>
      </w:r>
      <w:r w:rsidR="00346CFD">
        <w:rPr>
          <w:rFonts w:cs="Calibri"/>
          <w:lang w:val="en-GB"/>
        </w:rPr>
        <w:t>H5</w:t>
      </w:r>
      <w:r w:rsidR="00795D66">
        <w:rPr>
          <w:rFonts w:cs="Calibri"/>
          <w:lang w:val="en-GB"/>
        </w:rPr>
        <w:t xml:space="preserve"> antibodies</w:t>
      </w:r>
      <w:r w:rsidR="00346CFD">
        <w:rPr>
          <w:rFonts w:cs="Calibri"/>
          <w:lang w:val="en-GB"/>
        </w:rPr>
        <w:t>). To simplify the calculation of seroprevalences while being conservative (i.e., limit the risk of false-positive for antibody detection), we considered these doubtful samples as seronegative. This concerned a very small proportion of the samples (</w:t>
      </w:r>
      <w:r w:rsidR="00E75420">
        <w:rPr>
          <w:rFonts w:cs="Calibri"/>
          <w:highlight w:val="green"/>
          <w:lang w:val="en-GB"/>
        </w:rPr>
        <w:t>2</w:t>
      </w:r>
      <w:r w:rsidR="00172875" w:rsidRPr="00172875">
        <w:rPr>
          <w:rFonts w:cs="Calibri"/>
          <w:highlight w:val="green"/>
          <w:lang w:val="en-GB"/>
        </w:rPr>
        <w:t>7</w:t>
      </w:r>
      <w:r w:rsidR="00346CFD" w:rsidRPr="00172875">
        <w:rPr>
          <w:rFonts w:cs="Calibri"/>
          <w:highlight w:val="green"/>
          <w:lang w:val="en-GB"/>
        </w:rPr>
        <w:t>/2,81</w:t>
      </w:r>
      <w:r w:rsidR="00172875" w:rsidRPr="00172875">
        <w:rPr>
          <w:rFonts w:cs="Calibri"/>
          <w:highlight w:val="green"/>
          <w:lang w:val="en-GB"/>
        </w:rPr>
        <w:t>4</w:t>
      </w:r>
      <w:r w:rsidR="00346CFD">
        <w:rPr>
          <w:rFonts w:cs="Calibri"/>
          <w:lang w:val="en-GB"/>
        </w:rPr>
        <w:t xml:space="preserve"> for </w:t>
      </w:r>
      <w:r w:rsidR="00795D66">
        <w:rPr>
          <w:rFonts w:cs="Calibri"/>
          <w:lang w:val="en-GB"/>
        </w:rPr>
        <w:t>anti-</w:t>
      </w:r>
      <w:r w:rsidR="00346CFD">
        <w:rPr>
          <w:rFonts w:cs="Calibri"/>
          <w:lang w:val="en-GB"/>
        </w:rPr>
        <w:t>AIV</w:t>
      </w:r>
      <w:r w:rsidR="00795D66">
        <w:rPr>
          <w:rFonts w:cs="Calibri"/>
          <w:lang w:val="en-GB"/>
        </w:rPr>
        <w:t xml:space="preserve"> antibodies</w:t>
      </w:r>
      <w:r w:rsidR="00346CFD">
        <w:rPr>
          <w:rFonts w:cs="Calibri"/>
          <w:lang w:val="en-GB"/>
        </w:rPr>
        <w:t xml:space="preserve"> and </w:t>
      </w:r>
      <w:r w:rsidR="00346CFD" w:rsidRPr="00172875">
        <w:rPr>
          <w:rFonts w:cs="Calibri"/>
          <w:highlight w:val="green"/>
          <w:lang w:val="en-GB"/>
        </w:rPr>
        <w:t>2</w:t>
      </w:r>
      <w:r w:rsidR="00E75420">
        <w:rPr>
          <w:rFonts w:cs="Calibri"/>
          <w:highlight w:val="green"/>
          <w:lang w:val="en-GB"/>
        </w:rPr>
        <w:t>8</w:t>
      </w:r>
      <w:r w:rsidR="00346CFD" w:rsidRPr="00172875">
        <w:rPr>
          <w:rFonts w:cs="Calibri"/>
          <w:highlight w:val="green"/>
          <w:lang w:val="en-GB"/>
        </w:rPr>
        <w:t>/5</w:t>
      </w:r>
      <w:r w:rsidR="00172875" w:rsidRPr="00172875">
        <w:rPr>
          <w:rFonts w:cs="Calibri"/>
          <w:highlight w:val="green"/>
          <w:lang w:val="en-GB"/>
        </w:rPr>
        <w:t>18</w:t>
      </w:r>
      <w:r w:rsidR="00346CFD">
        <w:rPr>
          <w:rFonts w:cs="Calibri"/>
          <w:lang w:val="en-GB"/>
        </w:rPr>
        <w:t xml:space="preserve"> for </w:t>
      </w:r>
      <w:r w:rsidR="00795D66">
        <w:rPr>
          <w:rFonts w:cs="Calibri"/>
          <w:lang w:val="en-GB"/>
        </w:rPr>
        <w:t>anti-</w:t>
      </w:r>
      <w:r w:rsidR="00346CFD">
        <w:rPr>
          <w:rFonts w:cs="Calibri"/>
          <w:lang w:val="en-GB"/>
        </w:rPr>
        <w:t>H5</w:t>
      </w:r>
      <w:r w:rsidR="00795D66">
        <w:rPr>
          <w:rFonts w:cs="Calibri"/>
          <w:lang w:val="en-GB"/>
        </w:rPr>
        <w:t xml:space="preserve"> antibodies</w:t>
      </w:r>
      <w:r w:rsidR="00346CFD">
        <w:rPr>
          <w:rFonts w:cs="Calibri"/>
          <w:lang w:val="en-GB"/>
        </w:rPr>
        <w:t>), and, more broadly, most of samples fell clearly above or below the positivity thresholds (</w:t>
      </w:r>
      <w:r w:rsidR="00346CFD">
        <w:rPr>
          <w:rFonts w:cs="Calibri"/>
          <w:lang w:val="en-GB"/>
        </w:rPr>
        <w:fldChar w:fldCharType="begin"/>
      </w:r>
      <w:r w:rsidR="00346CFD">
        <w:rPr>
          <w:rFonts w:cs="Calibri"/>
          <w:lang w:val="en-GB"/>
        </w:rPr>
        <w:instrText xml:space="preserve"> REF _Ref171094719 \h </w:instrText>
      </w:r>
      <w:r w:rsidR="00346CFD">
        <w:rPr>
          <w:rFonts w:cs="Calibri"/>
          <w:lang w:val="en-GB"/>
        </w:rPr>
      </w:r>
      <w:r w:rsidR="00346CFD">
        <w:rPr>
          <w:rFonts w:cs="Calibri"/>
          <w:lang w:val="en-GB"/>
        </w:rPr>
        <w:fldChar w:fldCharType="separate"/>
      </w:r>
      <w:r w:rsidR="00DE3865" w:rsidRPr="0059304C">
        <w:rPr>
          <w:b/>
          <w:bCs/>
        </w:rPr>
        <w:t xml:space="preserve">Figure </w:t>
      </w:r>
      <w:r w:rsidR="00DE3865">
        <w:rPr>
          <w:b/>
          <w:bCs/>
          <w:noProof/>
        </w:rPr>
        <w:t>3</w:t>
      </w:r>
      <w:r w:rsidR="00346CFD">
        <w:rPr>
          <w:rFonts w:cs="Calibri"/>
          <w:lang w:val="en-GB"/>
        </w:rPr>
        <w:fldChar w:fldCharType="end"/>
      </w:r>
      <w:r w:rsidR="00346CFD">
        <w:rPr>
          <w:rFonts w:cs="Calibri"/>
          <w:lang w:val="en-GB"/>
        </w:rPr>
        <w:t xml:space="preserve">). </w:t>
      </w:r>
      <w:r w:rsidR="00C9360C">
        <w:rPr>
          <w:rFonts w:cs="Calibri"/>
          <w:lang w:val="en-GB"/>
        </w:rPr>
        <w:t>Finally, to validate the results of these immunoassays, we analysed a subset of samples by indirect ELISA</w:t>
      </w:r>
      <w:r w:rsidR="00C9360C" w:rsidRPr="00C9360C">
        <w:rPr>
          <w:rFonts w:cs="Calibri"/>
          <w:lang w:val="en-GB"/>
        </w:rPr>
        <w:t xml:space="preserve"> </w:t>
      </w:r>
      <w:r w:rsidR="00C9360C">
        <w:rPr>
          <w:rFonts w:cs="Calibri"/>
          <w:lang w:val="en-GB"/>
        </w:rPr>
        <w:t xml:space="preserve">using the </w:t>
      </w:r>
      <w:r w:rsidR="00C9360C" w:rsidRPr="00C9360C">
        <w:rPr>
          <w:rFonts w:cs="Calibri"/>
          <w:lang w:val="en-GB"/>
        </w:rPr>
        <w:t xml:space="preserve">ID Screen® Influenza H5 Indirect </w:t>
      </w:r>
      <w:r w:rsidR="00C9360C" w:rsidRPr="0059304C">
        <w:rPr>
          <w:rFonts w:cs="Calibri"/>
          <w:lang w:val="en-GB"/>
        </w:rPr>
        <w:t>(</w:t>
      </w:r>
      <w:r w:rsidR="00C9360C" w:rsidRPr="00C9360C">
        <w:rPr>
          <w:rFonts w:cs="Calibri"/>
          <w:lang w:val="en-GB"/>
        </w:rPr>
        <w:t>FLUH5S</w:t>
      </w:r>
      <w:r w:rsidR="00C9360C" w:rsidRPr="0059304C">
        <w:rPr>
          <w:rFonts w:cs="Calibri"/>
          <w:lang w:val="en-GB"/>
        </w:rPr>
        <w:t xml:space="preserve">, Innovative Diagnostics, France) </w:t>
      </w:r>
      <w:r w:rsidR="00C9360C">
        <w:rPr>
          <w:rFonts w:cs="Calibri"/>
          <w:lang w:val="en-GB"/>
        </w:rPr>
        <w:t xml:space="preserve">kit </w:t>
      </w:r>
      <w:r w:rsidR="00C9360C" w:rsidRPr="0059304C">
        <w:rPr>
          <w:rFonts w:cs="Calibri"/>
          <w:lang w:val="en-GB"/>
        </w:rPr>
        <w:t>targeting the H5 haemagglutinin protein</w:t>
      </w:r>
      <w:r w:rsidR="00C9360C">
        <w:rPr>
          <w:rFonts w:cs="Calibri"/>
          <w:lang w:val="en-GB"/>
        </w:rPr>
        <w:t xml:space="preserve"> and an anti-chicken </w:t>
      </w:r>
      <w:proofErr w:type="spellStart"/>
      <w:r w:rsidR="00C9360C">
        <w:rPr>
          <w:rFonts w:cs="Calibri"/>
          <w:lang w:val="en-GB"/>
        </w:rPr>
        <w:t>IgY</w:t>
      </w:r>
      <w:proofErr w:type="spellEnd"/>
      <w:r w:rsidR="00C9360C">
        <w:rPr>
          <w:rFonts w:cs="Calibri"/>
          <w:lang w:val="en-GB"/>
        </w:rPr>
        <w:t xml:space="preserve"> secondary antibody previously validated in seabirds</w:t>
      </w:r>
      <w:r w:rsidR="00C9360C">
        <w:rPr>
          <w:rFonts w:cs="Calibri"/>
          <w:lang w:val="en-GB"/>
        </w:rPr>
        <w:fldChar w:fldCharType="begin"/>
      </w:r>
      <w:r w:rsidR="004464CA">
        <w:rPr>
          <w:rFonts w:cs="Calibri"/>
          <w:lang w:val="en-GB"/>
        </w:rPr>
        <w:instrText xml:space="preserve"> ADDIN ZOTERO_ITEM CSL_CITATION {"citationID":"Njv9MM5U","properties":{"formattedCitation":"\\super 61\\nosupersub{}","plainCitation":"61","noteIndex":0},"citationItems":[{"id":1210,"uris":["http://zotero.org/users/2773777/items/9BK6T8UZ"],"itemData":{"id":1210,"type":"article-journal","container-title":"Functional Ecology","DOI":"10.1111/1365-2435.12942","issue":"12","page":"2255–2262","title":"Interpreting ELISA analyses from wild animal samples: some recurrent issues and solutions","volume":"31","author":[{"family":"Garnier","given":"R."},{"family":"Ramos","given":"Raül"},{"family":"Sanz-Aguilar","given":"Ana"},{"family":"Poisbleau","given":"M"},{"family":"Weimerskirch","given":"Henri"},{"family":"Burthe","given":"Sarah"},{"family":"Tornos","given":"Jérémy"},{"family":"Boulinier","given":"Thierry"}],"issued":{"date-parts":[["2017"]]}}}],"schema":"https://github.com/citation-style-language/schema/raw/master/csl-citation.json"} </w:instrText>
      </w:r>
      <w:r w:rsidR="00C9360C">
        <w:rPr>
          <w:rFonts w:cs="Calibri"/>
          <w:lang w:val="en-GB"/>
        </w:rPr>
        <w:fldChar w:fldCharType="separate"/>
      </w:r>
      <w:r w:rsidR="004464CA" w:rsidRPr="004464CA">
        <w:rPr>
          <w:rFonts w:ascii="Aptos" w:hAnsi="Aptos" w:cs="Times New Roman"/>
          <w:kern w:val="0"/>
          <w:vertAlign w:val="superscript"/>
        </w:rPr>
        <w:t>61</w:t>
      </w:r>
      <w:r w:rsidR="00C9360C">
        <w:rPr>
          <w:rFonts w:cs="Calibri"/>
          <w:lang w:val="en-GB"/>
        </w:rPr>
        <w:fldChar w:fldCharType="end"/>
      </w:r>
      <w:r w:rsidR="00C9360C">
        <w:rPr>
          <w:rFonts w:cs="Calibri"/>
          <w:lang w:val="en-GB"/>
        </w:rPr>
        <w:t xml:space="preserve">. The results </w:t>
      </w:r>
      <w:r w:rsidR="00055B17">
        <w:rPr>
          <w:rFonts w:cs="Calibri"/>
          <w:lang w:val="en-GB"/>
        </w:rPr>
        <w:t xml:space="preserve">obtained </w:t>
      </w:r>
      <w:r w:rsidR="00055B17">
        <w:rPr>
          <w:rFonts w:cs="Calibri"/>
          <w:lang w:val="en-GB"/>
        </w:rPr>
        <w:lastRenderedPageBreak/>
        <w:t>from</w:t>
      </w:r>
      <w:r w:rsidR="00C9360C">
        <w:rPr>
          <w:rFonts w:cs="Calibri"/>
          <w:lang w:val="en-GB"/>
        </w:rPr>
        <w:t xml:space="preserve"> the competitive and indirect ELISA</w:t>
      </w:r>
      <w:r w:rsidR="00055B17">
        <w:rPr>
          <w:rFonts w:cs="Calibri"/>
          <w:lang w:val="en-GB"/>
        </w:rPr>
        <w:t>s aligned</w:t>
      </w:r>
      <w:r w:rsidR="00C9360C">
        <w:rPr>
          <w:rFonts w:cs="Calibri"/>
          <w:lang w:val="en-GB"/>
        </w:rPr>
        <w:t xml:space="preserve">, strengthening our confidence in the outputs of the </w:t>
      </w:r>
      <w:r w:rsidR="00C9360C" w:rsidRPr="00C9360C">
        <w:rPr>
          <w:rFonts w:cs="Calibri"/>
          <w:lang w:val="en-GB"/>
        </w:rPr>
        <w:t>immunoassays</w:t>
      </w:r>
      <w:r w:rsidR="003F6C21" w:rsidRPr="00C9360C">
        <w:rPr>
          <w:rFonts w:cs="Calibri"/>
          <w:lang w:val="en-GB"/>
        </w:rPr>
        <w:t xml:space="preserve"> (</w:t>
      </w:r>
      <w:r w:rsidR="00CB5243" w:rsidRPr="00C9360C">
        <w:rPr>
          <w:rFonts w:cs="Calibri"/>
          <w:lang w:val="en-GB"/>
        </w:rPr>
        <w:fldChar w:fldCharType="begin"/>
      </w:r>
      <w:r w:rsidR="00CB5243" w:rsidRPr="00C9360C">
        <w:rPr>
          <w:rFonts w:cs="Calibri"/>
          <w:lang w:val="en-GB"/>
        </w:rPr>
        <w:instrText xml:space="preserve"> REF _Ref171095433 \h </w:instrText>
      </w:r>
      <w:r w:rsidR="00C9360C">
        <w:rPr>
          <w:rFonts w:cs="Calibri"/>
          <w:lang w:val="en-GB"/>
        </w:rPr>
        <w:instrText xml:space="preserve"> \* MERGEFORMAT </w:instrText>
      </w:r>
      <w:r w:rsidR="00CB5243" w:rsidRPr="00C9360C">
        <w:rPr>
          <w:rFonts w:cs="Calibri"/>
          <w:lang w:val="en-GB"/>
        </w:rPr>
      </w:r>
      <w:r w:rsidR="00CB5243" w:rsidRPr="00C9360C">
        <w:rPr>
          <w:rFonts w:cs="Calibri"/>
          <w:lang w:val="en-GB"/>
        </w:rPr>
        <w:fldChar w:fldCharType="separate"/>
      </w:r>
    </w:p>
    <w:p w14:paraId="46952D94" w14:textId="7EB78EE9" w:rsidR="009A6AF0" w:rsidRPr="0059304C" w:rsidRDefault="00DE3865" w:rsidP="0059304C">
      <w:pPr>
        <w:rPr>
          <w:rFonts w:cs="Calibri"/>
          <w:lang w:val="en-GB"/>
        </w:rPr>
      </w:pPr>
      <w:r w:rsidRPr="00DE3865">
        <w:rPr>
          <w:b/>
          <w:bCs/>
        </w:rPr>
        <w:t>Extended Data Figure</w:t>
      </w:r>
      <w:r w:rsidRPr="00DE3865">
        <w:rPr>
          <w:b/>
          <w:bCs/>
          <w:noProof/>
        </w:rPr>
        <w:t xml:space="preserve"> </w:t>
      </w:r>
      <w:r>
        <w:rPr>
          <w:b/>
          <w:bCs/>
          <w:noProof/>
          <w:sz w:val="20"/>
          <w:szCs w:val="20"/>
        </w:rPr>
        <w:t>9</w:t>
      </w:r>
      <w:r w:rsidR="00CB5243" w:rsidRPr="00C9360C">
        <w:rPr>
          <w:rFonts w:cs="Calibri"/>
          <w:lang w:val="en-GB"/>
        </w:rPr>
        <w:fldChar w:fldCharType="end"/>
      </w:r>
      <w:r w:rsidR="00C9360C" w:rsidRPr="00C9360C">
        <w:rPr>
          <w:rFonts w:cs="Calibri"/>
          <w:b/>
          <w:bCs/>
          <w:lang w:val="en-GB"/>
        </w:rPr>
        <w:t>b</w:t>
      </w:r>
      <w:r w:rsidR="003F6C21" w:rsidRPr="00C9360C">
        <w:t>)</w:t>
      </w:r>
      <w:r w:rsidR="00CB5243" w:rsidRPr="00C9360C">
        <w:t>.</w:t>
      </w:r>
    </w:p>
    <w:p w14:paraId="7B579FE8" w14:textId="1853874C" w:rsidR="00BB17C0" w:rsidRPr="00926E9E" w:rsidRDefault="00551572" w:rsidP="00551572">
      <w:pPr>
        <w:pStyle w:val="Ttulo2"/>
      </w:pPr>
      <w:bookmarkStart w:id="255" w:name="_Ref171168468"/>
      <w:r>
        <w:t>Bayesian r</w:t>
      </w:r>
      <w:r w:rsidR="00BB17C0">
        <w:t xml:space="preserve">econstruction of </w:t>
      </w:r>
      <w:r>
        <w:t>serostatuses</w:t>
      </w:r>
      <w:r w:rsidR="00BB17C0">
        <w:t xml:space="preserve"> </w:t>
      </w:r>
      <w:bookmarkEnd w:id="255"/>
    </w:p>
    <w:p w14:paraId="6B9E8456" w14:textId="35594C67" w:rsidR="00BB17C0" w:rsidRPr="00926E9E" w:rsidRDefault="004E74AB" w:rsidP="00BB17C0">
      <w:r>
        <w:t xml:space="preserve">As expected, most samples testing negative for anti-AIV antibodies also tested negative for anti-H5 antibodies </w:t>
      </w:r>
      <w:commentRangeStart w:id="256"/>
      <w:commentRangeEnd w:id="256"/>
      <w:r>
        <w:rPr>
          <w:rStyle w:val="Refdecomentrio"/>
        </w:rPr>
        <w:commentReference w:id="256"/>
      </w:r>
      <w:commentRangeStart w:id="257"/>
      <w:commentRangeEnd w:id="257"/>
      <w:r>
        <w:rPr>
          <w:rStyle w:val="Refdecomentrio"/>
        </w:rPr>
        <w:commentReference w:id="257"/>
      </w:r>
      <w:r>
        <w:t>(</w:t>
      </w:r>
      <w:r w:rsidRPr="005A07C2">
        <w:rPr>
          <w:highlight w:val="green"/>
        </w:rPr>
        <w:t>80</w:t>
      </w:r>
      <w:r>
        <w:t xml:space="preserve"> over </w:t>
      </w:r>
      <w:r w:rsidRPr="005A07C2">
        <w:rPr>
          <w:highlight w:val="green"/>
        </w:rPr>
        <w:t>82</w:t>
      </w:r>
      <w:r>
        <w:t xml:space="preserve"> tested samples), hence why we focused anti-H5 antibody screening on the samples testing positive for anti-AIV antibodies. </w:t>
      </w:r>
      <w:r w:rsidR="00BB17C0">
        <w:t xml:space="preserve">To </w:t>
      </w:r>
      <w:r>
        <w:t xml:space="preserve">accurately </w:t>
      </w:r>
      <w:r w:rsidR="00BB17C0">
        <w:t>quantify t</w:t>
      </w:r>
      <w:r>
        <w:t xml:space="preserve">he probability for anti-AIV antibodies to </w:t>
      </w:r>
      <w:proofErr w:type="gramStart"/>
      <w:r>
        <w:t>actually be</w:t>
      </w:r>
      <w:proofErr w:type="gramEnd"/>
      <w:r>
        <w:t xml:space="preserve"> negative for H5-antibodies (</w:t>
      </w:r>
      <m:oMath>
        <m:sSub>
          <m:sSubPr>
            <m:ctrlPr>
              <w:rPr>
                <w:rFonts w:ascii="Cambria Math" w:hAnsi="Cambria Math"/>
                <w:i/>
                <w:lang w:val="en-GB"/>
              </w:rPr>
            </m:ctrlPr>
          </m:sSubPr>
          <m:e>
            <m:r>
              <w:rPr>
                <w:rFonts w:ascii="Cambria Math" w:hAnsi="Cambria Math"/>
              </w:rPr>
              <m:t>p</m:t>
            </m:r>
          </m:e>
          <m:sub>
            <m:sSup>
              <m:sSupPr>
                <m:ctrlPr>
                  <w:rPr>
                    <w:rFonts w:ascii="Cambria Math" w:hAnsi="Cambria Math"/>
                    <w:i/>
                  </w:rPr>
                </m:ctrlPr>
              </m:sSupPr>
              <m:e>
                <m:r>
                  <w:rPr>
                    <w:rFonts w:ascii="Cambria Math" w:hAnsi="Cambria Math"/>
                  </w:rPr>
                  <m:t>H5</m:t>
                </m:r>
                <m:ctrlPr>
                  <w:rPr>
                    <w:rFonts w:ascii="Cambria Math" w:hAnsi="Cambria Math"/>
                    <w:i/>
                    <w:lang w:val="en-GB"/>
                  </w:rPr>
                </m:ctrlPr>
              </m:e>
              <m:sup>
                <m:r>
                  <w:rPr>
                    <w:rFonts w:ascii="Cambria Math" w:hAnsi="Cambria Math"/>
                  </w:rPr>
                  <m:t>-</m:t>
                </m:r>
                <m:ctrlPr>
                  <w:rPr>
                    <w:rFonts w:ascii="Cambria Math" w:hAnsi="Cambria Math"/>
                    <w:i/>
                    <w:lang w:val="en-GB"/>
                  </w:rPr>
                </m:ctrlPr>
              </m:sup>
            </m:sSup>
            <m:r>
              <w:rPr>
                <w:rFonts w:ascii="Cambria Math" w:hAnsi="Cambria Math"/>
                <w:lang w:val="en-GB"/>
              </w:rPr>
              <m:t>|</m:t>
            </m:r>
            <m:sSup>
              <m:sSupPr>
                <m:ctrlPr>
                  <w:rPr>
                    <w:rFonts w:ascii="Cambria Math" w:hAnsi="Cambria Math"/>
                    <w:i/>
                  </w:rPr>
                </m:ctrlPr>
              </m:sSupPr>
              <m:e>
                <m:r>
                  <w:rPr>
                    <w:rFonts w:ascii="Cambria Math" w:hAnsi="Cambria Math"/>
                  </w:rPr>
                  <m:t>AIV</m:t>
                </m:r>
                <m:ctrlPr>
                  <w:rPr>
                    <w:rFonts w:ascii="Cambria Math" w:hAnsi="Cambria Math"/>
                    <w:i/>
                    <w:lang w:val="en-GB"/>
                  </w:rPr>
                </m:ctrlPr>
              </m:e>
              <m:sup>
                <m:r>
                  <w:rPr>
                    <w:rFonts w:ascii="Cambria Math" w:hAnsi="Cambria Math"/>
                  </w:rPr>
                  <m:t>-</m:t>
                </m:r>
                <m:ctrlPr>
                  <w:rPr>
                    <w:rFonts w:ascii="Cambria Math" w:hAnsi="Cambria Math"/>
                    <w:i/>
                    <w:lang w:val="en-GB"/>
                  </w:rPr>
                </m:ctrlPr>
              </m:sup>
            </m:sSup>
          </m:sub>
        </m:sSub>
      </m:oMath>
      <w:r>
        <w:t>)</w:t>
      </w:r>
      <w:r w:rsidR="00A20709">
        <w:t xml:space="preserve"> and reconstruct the unobserved H5 serostatuses,</w:t>
      </w:r>
      <w:r w:rsidR="00BB17C0">
        <w:t xml:space="preserve"> w</w:t>
      </w:r>
      <w:r w:rsidR="00BB17C0" w:rsidRPr="00926E9E">
        <w:t xml:space="preserve">e developed a Bayesian logistic regression model to simultaneously estimate the probabilities of </w:t>
      </w:r>
      <w:r w:rsidR="00BB17C0">
        <w:t>anti-</w:t>
      </w:r>
      <w:r w:rsidR="00BB17C0" w:rsidRPr="00926E9E">
        <w:t xml:space="preserve">AIV and </w:t>
      </w:r>
      <w:r w:rsidR="00BB17C0">
        <w:t>anti-</w:t>
      </w:r>
      <w:r w:rsidR="00BB17C0" w:rsidRPr="00926E9E">
        <w:t>H5</w:t>
      </w:r>
      <w:r w:rsidR="00BB17C0">
        <w:t xml:space="preserve"> antibody detection</w:t>
      </w:r>
      <w:r w:rsidR="00BB17C0" w:rsidRPr="00926E9E">
        <w:t>.</w:t>
      </w:r>
    </w:p>
    <w:p w14:paraId="3B47B73A" w14:textId="1F1917AD" w:rsidR="00BB17C0" w:rsidRPr="00926E9E" w:rsidRDefault="00BB17C0" w:rsidP="00BB17C0">
      <w:pPr>
        <w:rPr>
          <w:rFonts w:eastAsiaTheme="minorEastAsia"/>
        </w:rPr>
      </w:pPr>
      <w:r w:rsidRPr="00926E9E">
        <w:t xml:space="preserve">The primary response variables were AIV and H5 </w:t>
      </w:r>
      <w:r>
        <w:t>sero</w:t>
      </w:r>
      <w:r w:rsidRPr="00926E9E">
        <w:t>status</w:t>
      </w:r>
      <w:r w:rsidR="005D17F4">
        <w:t>es</w:t>
      </w:r>
      <w:r w:rsidRPr="00926E9E">
        <w:t>, both binary indicators (</w:t>
      </w:r>
      <m:oMath>
        <m:sSubSup>
          <m:sSubSupPr>
            <m:ctrlPr>
              <w:rPr>
                <w:rFonts w:ascii="Cambria Math" w:hAnsi="Cambria Math"/>
                <w:i/>
                <w:lang w:val="en-GB"/>
              </w:rPr>
            </m:ctrlPr>
          </m:sSubSupPr>
          <m:e>
            <m:r>
              <w:rPr>
                <w:rFonts w:ascii="Cambria Math" w:hAnsi="Cambria Math"/>
              </w:rPr>
              <m:t>AIV</m:t>
            </m:r>
          </m:e>
          <m:sub>
            <m:r>
              <w:rPr>
                <w:rFonts w:ascii="Cambria Math" w:hAnsi="Cambria Math"/>
              </w:rPr>
              <m:t>i</m:t>
            </m:r>
          </m:sub>
          <m:sup>
            <m:r>
              <w:rPr>
                <w:rFonts w:ascii="Cambria Math" w:hAnsi="Cambria Math"/>
              </w:rPr>
              <m:t>+</m:t>
            </m:r>
          </m:sup>
        </m:sSubSup>
      </m:oMath>
      <w:r w:rsidRPr="1E08EC01">
        <w:rPr>
          <w:rFonts w:eastAsiaTheme="minorEastAsia"/>
        </w:rPr>
        <w:t xml:space="preserve"> and </w:t>
      </w:r>
      <m:oMath>
        <m:sSubSup>
          <m:sSubSupPr>
            <m:ctrlPr>
              <w:rPr>
                <w:rFonts w:ascii="Cambria Math" w:hAnsi="Cambria Math"/>
                <w:i/>
                <w:lang w:val="en-GB"/>
              </w:rPr>
            </m:ctrlPr>
          </m:sSubSupPr>
          <m:e>
            <m:r>
              <w:rPr>
                <w:rFonts w:ascii="Cambria Math" w:hAnsi="Cambria Math"/>
              </w:rPr>
              <m:t>H5</m:t>
            </m:r>
          </m:e>
          <m:sub>
            <m:r>
              <w:rPr>
                <w:rFonts w:ascii="Cambria Math" w:hAnsi="Cambria Math"/>
              </w:rPr>
              <m:t>i</m:t>
            </m:r>
          </m:sub>
          <m:sup>
            <m:r>
              <w:rPr>
                <w:rFonts w:ascii="Cambria Math" w:hAnsi="Cambria Math"/>
              </w:rPr>
              <m:t>+</m:t>
            </m:r>
          </m:sup>
        </m:sSubSup>
      </m:oMath>
      <w:r w:rsidRPr="1E08EC01">
        <w:rPr>
          <w:rFonts w:eastAsiaTheme="minorEastAsia"/>
        </w:rPr>
        <w:t xml:space="preserve"> when positive, </w:t>
      </w:r>
      <m:oMath>
        <m:sSubSup>
          <m:sSubSupPr>
            <m:ctrlPr>
              <w:rPr>
                <w:rFonts w:ascii="Cambria Math" w:hAnsi="Cambria Math"/>
                <w:i/>
                <w:lang w:val="en-GB"/>
              </w:rPr>
            </m:ctrlPr>
          </m:sSubSupPr>
          <m:e>
            <m:r>
              <w:rPr>
                <w:rFonts w:ascii="Cambria Math" w:hAnsi="Cambria Math"/>
              </w:rPr>
              <m:t>AIV</m:t>
            </m:r>
          </m:e>
          <m:sub>
            <m:r>
              <w:rPr>
                <w:rFonts w:ascii="Cambria Math" w:hAnsi="Cambria Math"/>
              </w:rPr>
              <m:t>i</m:t>
            </m:r>
          </m:sub>
          <m:sup>
            <m:r>
              <w:rPr>
                <w:rFonts w:ascii="Cambria Math" w:hAnsi="Cambria Math"/>
              </w:rPr>
              <m:t>-</m:t>
            </m:r>
          </m:sup>
        </m:sSubSup>
      </m:oMath>
      <w:r w:rsidRPr="1E08EC01">
        <w:rPr>
          <w:rFonts w:eastAsiaTheme="minorEastAsia"/>
        </w:rPr>
        <w:t xml:space="preserve"> and </w:t>
      </w:r>
      <m:oMath>
        <m:sSubSup>
          <m:sSubSupPr>
            <m:ctrlPr>
              <w:rPr>
                <w:rFonts w:ascii="Cambria Math" w:hAnsi="Cambria Math"/>
                <w:i/>
                <w:lang w:val="en-GB"/>
              </w:rPr>
            </m:ctrlPr>
          </m:sSubSupPr>
          <m:e>
            <m:r>
              <w:rPr>
                <w:rFonts w:ascii="Cambria Math" w:hAnsi="Cambria Math"/>
              </w:rPr>
              <m:t>H5</m:t>
            </m:r>
          </m:e>
          <m:sub>
            <m:r>
              <w:rPr>
                <w:rFonts w:ascii="Cambria Math" w:hAnsi="Cambria Math"/>
              </w:rPr>
              <m:t>i</m:t>
            </m:r>
          </m:sub>
          <m:sup>
            <m:r>
              <w:rPr>
                <w:rFonts w:ascii="Cambria Math" w:hAnsi="Cambria Math"/>
              </w:rPr>
              <m:t>-</m:t>
            </m:r>
          </m:sup>
        </m:sSubSup>
      </m:oMath>
      <w:r w:rsidRPr="1E08EC01">
        <w:rPr>
          <w:rFonts w:eastAsiaTheme="minorEastAsia"/>
        </w:rPr>
        <w:t xml:space="preserve"> when negative</w:t>
      </w:r>
      <w:r w:rsidRPr="00926E9E">
        <w:t>). The covariates included species, island, and year</w:t>
      </w:r>
      <w:r>
        <w:t xml:space="preserve">, all treated as </w:t>
      </w:r>
      <w:del w:id="258" w:author="Thierry BOULINIER" w:date="2024-08-15T14:03:00Z">
        <w:r w:rsidDel="0025665C">
          <w:delText xml:space="preserve">a </w:delText>
        </w:r>
      </w:del>
      <w:r>
        <w:t>categorical variables.</w:t>
      </w:r>
      <w:r w:rsidRPr="12330D43">
        <w:rPr>
          <w:rFonts w:cs="Calibri"/>
          <w:lang w:val="en-GB"/>
        </w:rPr>
        <w:t xml:space="preserve"> </w:t>
      </w:r>
      <w:r>
        <w:rPr>
          <w:rFonts w:cs="Calibri"/>
          <w:lang w:val="en-GB"/>
        </w:rPr>
        <w:t>Due to the small</w:t>
      </w:r>
      <w:r w:rsidRPr="0059304C">
        <w:rPr>
          <w:rFonts w:cs="Calibri"/>
          <w:lang w:val="en-GB"/>
        </w:rPr>
        <w:t xml:space="preserve"> proportion of samples from recaptured </w:t>
      </w:r>
      <w:r>
        <w:rPr>
          <w:rFonts w:cs="Calibri"/>
          <w:lang w:val="en-GB"/>
        </w:rPr>
        <w:t>marked</w:t>
      </w:r>
      <w:r w:rsidRPr="0059304C">
        <w:rPr>
          <w:rFonts w:cs="Calibri"/>
          <w:lang w:val="en-GB"/>
        </w:rPr>
        <w:t xml:space="preserve"> birds (</w:t>
      </w:r>
      <w:r w:rsidRPr="00225C1B">
        <w:rPr>
          <w:rFonts w:cs="Calibri"/>
          <w:highlight w:val="green"/>
          <w:lang w:val="en-GB"/>
        </w:rPr>
        <w:t>32</w:t>
      </w:r>
      <w:r w:rsidRPr="0059304C">
        <w:rPr>
          <w:rFonts w:cs="Calibri"/>
          <w:lang w:val="en-GB"/>
        </w:rPr>
        <w:t xml:space="preserve"> </w:t>
      </w:r>
      <w:r>
        <w:rPr>
          <w:rFonts w:cs="Calibri"/>
          <w:lang w:val="en-GB"/>
        </w:rPr>
        <w:t xml:space="preserve">individuals representing </w:t>
      </w:r>
      <w:r w:rsidRPr="00225C1B">
        <w:rPr>
          <w:rFonts w:cs="Calibri"/>
          <w:highlight w:val="green"/>
          <w:lang w:val="en-GB"/>
        </w:rPr>
        <w:t>64</w:t>
      </w:r>
      <w:r>
        <w:rPr>
          <w:rFonts w:cs="Calibri"/>
          <w:lang w:val="en-GB"/>
        </w:rPr>
        <w:t xml:space="preserve"> samples</w:t>
      </w:r>
      <w:r w:rsidRPr="0059304C">
        <w:rPr>
          <w:rFonts w:cs="Calibri"/>
          <w:lang w:val="en-GB"/>
        </w:rPr>
        <w:t xml:space="preserve"> over </w:t>
      </w:r>
      <w:r w:rsidRPr="00225C1B">
        <w:rPr>
          <w:rFonts w:cs="Calibri"/>
          <w:highlight w:val="green"/>
          <w:lang w:val="en-GB"/>
        </w:rPr>
        <w:t>2,814</w:t>
      </w:r>
      <w:r w:rsidRPr="0059304C">
        <w:rPr>
          <w:rFonts w:cs="Calibri"/>
          <w:lang w:val="en-GB"/>
        </w:rPr>
        <w:t xml:space="preserve"> samples)</w:t>
      </w:r>
      <w:r>
        <w:rPr>
          <w:rFonts w:cs="Calibri"/>
          <w:lang w:val="en-GB"/>
        </w:rPr>
        <w:t xml:space="preserve"> or from parent-nestling or sibling groups,</w:t>
      </w:r>
      <w:r w:rsidRPr="0059304C">
        <w:rPr>
          <w:rFonts w:cs="Calibri"/>
          <w:lang w:val="en-GB"/>
        </w:rPr>
        <w:t xml:space="preserve"> we did not include individual identity </w:t>
      </w:r>
      <w:r>
        <w:rPr>
          <w:rFonts w:cs="Calibri"/>
          <w:lang w:val="en-GB"/>
        </w:rPr>
        <w:t xml:space="preserve">nor nest identify </w:t>
      </w:r>
      <w:r w:rsidRPr="0059304C">
        <w:rPr>
          <w:rFonts w:cs="Calibri"/>
          <w:lang w:val="en-GB"/>
        </w:rPr>
        <w:t xml:space="preserve">in the model. </w:t>
      </w:r>
    </w:p>
    <w:p w14:paraId="494CF9C5" w14:textId="77777777" w:rsidR="00BB17C0" w:rsidRPr="00926E9E" w:rsidRDefault="00BB17C0" w:rsidP="00BB17C0">
      <w:pPr>
        <w:rPr>
          <w:rFonts w:eastAsiaTheme="minorEastAsia"/>
        </w:rPr>
      </w:pPr>
      <w:r w:rsidRPr="00926E9E">
        <w:t xml:space="preserve">For each </w:t>
      </w:r>
      <m:oMath>
        <m:sSup>
          <m:sSupPr>
            <m:ctrlPr>
              <w:rPr>
                <w:rFonts w:ascii="Cambria Math" w:hAnsi="Cambria Math"/>
                <w:i/>
                <w:lang w:val="en-GB"/>
              </w:rPr>
            </m:ctrlPr>
          </m:sSupPr>
          <m:e>
            <m:r>
              <w:rPr>
                <w:rFonts w:ascii="Cambria Math" w:hAnsi="Cambria Math"/>
              </w:rPr>
              <m:t>i</m:t>
            </m:r>
          </m:e>
          <m:sup>
            <m:r>
              <w:rPr>
                <w:rFonts w:ascii="Cambria Math" w:hAnsi="Cambria Math"/>
              </w:rPr>
              <m:t>th</m:t>
            </m:r>
          </m:sup>
        </m:sSup>
      </m:oMath>
      <w:r w:rsidRPr="00926E9E">
        <w:t xml:space="preserve"> sample, we modelled </w:t>
      </w:r>
      <m:oMath>
        <m:sSubSup>
          <m:sSubSupPr>
            <m:ctrlPr>
              <w:rPr>
                <w:rFonts w:ascii="Cambria Math" w:hAnsi="Cambria Math"/>
                <w:i/>
                <w:lang w:val="en-GB"/>
              </w:rPr>
            </m:ctrlPr>
          </m:sSubSupPr>
          <m:e>
            <m:r>
              <w:rPr>
                <w:rFonts w:ascii="Cambria Math" w:hAnsi="Cambria Math"/>
              </w:rPr>
              <m:t>AIV</m:t>
            </m:r>
          </m:e>
          <m:sub>
            <m:r>
              <w:rPr>
                <w:rFonts w:ascii="Cambria Math" w:hAnsi="Cambria Math"/>
              </w:rPr>
              <m:t>i</m:t>
            </m:r>
          </m:sub>
          <m:sup>
            <m:r>
              <w:rPr>
                <w:rFonts w:ascii="Cambria Math" w:hAnsi="Cambria Math"/>
              </w:rPr>
              <m:t>+</m:t>
            </m:r>
          </m:sup>
        </m:sSubSup>
      </m:oMath>
      <w:r w:rsidRPr="12330D43">
        <w:rPr>
          <w:rFonts w:eastAsiaTheme="minorEastAsia"/>
        </w:rPr>
        <w:t xml:space="preserve"> as a Bernoulli distribution:</w:t>
      </w:r>
    </w:p>
    <w:p w14:paraId="2916E245" w14:textId="77777777" w:rsidR="00BB17C0" w:rsidRPr="00926E9E" w:rsidRDefault="00000000" w:rsidP="00BB17C0">
      <m:oMathPara>
        <m:oMath>
          <m:sSubSup>
            <m:sSubSupPr>
              <m:ctrlPr>
                <w:rPr>
                  <w:rFonts w:ascii="Cambria Math" w:hAnsi="Cambria Math"/>
                  <w:i/>
                  <w:lang w:val="en-GB"/>
                </w:rPr>
              </m:ctrlPr>
            </m:sSubSupPr>
            <m:e>
              <m:r>
                <w:rPr>
                  <w:rFonts w:ascii="Cambria Math" w:hAnsi="Cambria Math"/>
                </w:rPr>
                <m:t>AIV</m:t>
              </m:r>
            </m:e>
            <m:sub>
              <m:r>
                <w:rPr>
                  <w:rFonts w:ascii="Cambria Math" w:hAnsi="Cambria Math"/>
                </w:rPr>
                <m:t>i</m:t>
              </m:r>
            </m:sub>
            <m:sup>
              <m:r>
                <w:rPr>
                  <w:rFonts w:ascii="Cambria Math" w:hAnsi="Cambria Math"/>
                </w:rPr>
                <m:t>+</m:t>
              </m:r>
            </m:sup>
          </m:sSubSup>
          <m:r>
            <w:rPr>
              <w:rFonts w:ascii="Cambria Math" w:hAnsi="Cambria Math"/>
            </w:rPr>
            <m:t>~Bernoulli</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rPr>
                    <m:t>p</m:t>
                  </m:r>
                </m:e>
                <m:sub>
                  <m:sSubSup>
                    <m:sSubSupPr>
                      <m:ctrlPr>
                        <w:rPr>
                          <w:rFonts w:ascii="Cambria Math" w:hAnsi="Cambria Math"/>
                          <w:i/>
                          <w:lang w:val="en-GB"/>
                        </w:rPr>
                      </m:ctrlPr>
                    </m:sSubSupPr>
                    <m:e>
                      <m:r>
                        <w:rPr>
                          <w:rFonts w:ascii="Cambria Math" w:hAnsi="Cambria Math"/>
                        </w:rPr>
                        <m:t>AIV</m:t>
                      </m:r>
                    </m:e>
                    <m:sub>
                      <m:r>
                        <w:rPr>
                          <w:rFonts w:ascii="Cambria Math" w:hAnsi="Cambria Math"/>
                        </w:rPr>
                        <m:t>i</m:t>
                      </m:r>
                    </m:sub>
                    <m:sup>
                      <m:r>
                        <w:rPr>
                          <w:rFonts w:ascii="Cambria Math" w:hAnsi="Cambria Math"/>
                        </w:rPr>
                        <m:t>+</m:t>
                      </m:r>
                    </m:sup>
                  </m:sSubSup>
                </m:sub>
              </m:sSub>
            </m:e>
          </m:d>
        </m:oMath>
      </m:oMathPara>
    </w:p>
    <w:p w14:paraId="6DF33386" w14:textId="77777777" w:rsidR="00BB17C0" w:rsidRPr="00926E9E" w:rsidRDefault="00BB17C0" w:rsidP="00BB17C0">
      <w:r w:rsidRPr="00926E9E">
        <w:t xml:space="preserve">The log-odds of </w:t>
      </w:r>
      <m:oMath>
        <m:sSub>
          <m:sSubPr>
            <m:ctrlPr>
              <w:rPr>
                <w:rFonts w:ascii="Cambria Math" w:hAnsi="Cambria Math"/>
                <w:i/>
                <w:lang w:val="en-GB"/>
              </w:rPr>
            </m:ctrlPr>
          </m:sSubPr>
          <m:e>
            <m:r>
              <w:rPr>
                <w:rFonts w:ascii="Cambria Math" w:hAnsi="Cambria Math"/>
              </w:rPr>
              <m:t>p</m:t>
            </m:r>
          </m:e>
          <m:sub>
            <m:sSubSup>
              <m:sSubSupPr>
                <m:ctrlPr>
                  <w:rPr>
                    <w:rFonts w:ascii="Cambria Math" w:hAnsi="Cambria Math"/>
                    <w:i/>
                    <w:lang w:val="en-GB"/>
                  </w:rPr>
                </m:ctrlPr>
              </m:sSubSupPr>
              <m:e>
                <m:r>
                  <w:rPr>
                    <w:rFonts w:ascii="Cambria Math" w:hAnsi="Cambria Math"/>
                  </w:rPr>
                  <m:t>AIV</m:t>
                </m:r>
              </m:e>
              <m:sub>
                <m:r>
                  <w:rPr>
                    <w:rFonts w:ascii="Cambria Math" w:hAnsi="Cambria Math"/>
                  </w:rPr>
                  <m:t>i</m:t>
                </m:r>
              </m:sub>
              <m:sup>
                <m:r>
                  <w:rPr>
                    <w:rFonts w:ascii="Cambria Math" w:hAnsi="Cambria Math"/>
                  </w:rPr>
                  <m:t>+</m:t>
                </m:r>
              </m:sup>
            </m:sSubSup>
          </m:sub>
        </m:sSub>
      </m:oMath>
      <w:r w:rsidRPr="00926E9E">
        <w:t xml:space="preserve"> was modelled as a linear combination of the covariates:</w:t>
      </w:r>
    </w:p>
    <w:p w14:paraId="260CA04E" w14:textId="77777777" w:rsidR="00BB17C0" w:rsidRPr="00926E9E" w:rsidRDefault="00BB17C0" w:rsidP="00BB17C0">
      <w:pPr>
        <w:rPr>
          <w:rFonts w:eastAsiaTheme="minorEastAsia"/>
        </w:rPr>
      </w:pPr>
      <m:oMathPara>
        <m:oMath>
          <m:r>
            <w:rPr>
              <w:rFonts w:ascii="Cambria Math" w:eastAsiaTheme="minorEastAsia" w:hAnsi="Cambria Math"/>
            </w:rPr>
            <m:t>logit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rPr>
                    <m:t>p</m:t>
                  </m:r>
                </m:e>
                <m:sub>
                  <m:sSubSup>
                    <m:sSubSupPr>
                      <m:ctrlPr>
                        <w:rPr>
                          <w:rFonts w:ascii="Cambria Math" w:hAnsi="Cambria Math"/>
                          <w:i/>
                          <w:lang w:val="en-GB"/>
                        </w:rPr>
                      </m:ctrlPr>
                    </m:sSubSupPr>
                    <m:e>
                      <m:r>
                        <w:rPr>
                          <w:rFonts w:ascii="Cambria Math" w:hAnsi="Cambria Math"/>
                        </w:rPr>
                        <m:t>AIV</m:t>
                      </m:r>
                    </m:e>
                    <m:sub>
                      <m:r>
                        <w:rPr>
                          <w:rFonts w:ascii="Cambria Math" w:hAnsi="Cambria Math"/>
                        </w:rPr>
                        <m:t>i</m:t>
                      </m:r>
                    </m:sub>
                    <m:sup>
                      <m:r>
                        <w:rPr>
                          <w:rFonts w:ascii="Cambria Math" w:hAnsi="Cambria Math"/>
                        </w:rPr>
                        <m:t>+</m:t>
                      </m:r>
                    </m:sup>
                  </m:sSubSup>
                </m:sub>
              </m:sSub>
            </m:e>
          </m:d>
          <m:r>
            <w:rPr>
              <w:rFonts w:ascii="Cambria Math" w:eastAsiaTheme="minorEastAsia" w:hAnsi="Cambria Math"/>
            </w:rPr>
            <m:t>=</m:t>
          </m:r>
          <m:sSub>
            <m:sSubPr>
              <m:ctrlPr>
                <w:rPr>
                  <w:rFonts w:ascii="Cambria Math" w:eastAsiaTheme="minorEastAsia" w:hAnsi="Cambria Math"/>
                  <w:i/>
                  <w:lang w:val="en-GB"/>
                </w:rPr>
              </m:ctrlPr>
            </m:sSubPr>
            <m:e>
              <m:r>
                <w:rPr>
                  <w:rFonts w:ascii="Cambria Math" w:eastAsiaTheme="minorEastAsia" w:hAnsi="Cambria Math"/>
                </w:rPr>
                <m:t>α</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lang w:val="en-GB"/>
                </w:rPr>
              </m:ctrlPr>
            </m:sSubPr>
            <m:e>
              <m:r>
                <w:rPr>
                  <w:rFonts w:ascii="Cambria Math" w:eastAsiaTheme="minorEastAsia" w:hAnsi="Cambria Math"/>
                </w:rPr>
                <m:t>α</m:t>
              </m:r>
            </m:e>
            <m:sub>
              <m:r>
                <w:rPr>
                  <w:rFonts w:ascii="Cambria Math" w:eastAsiaTheme="minorEastAsia" w:hAnsi="Cambria Math"/>
                </w:rPr>
                <m:t>species</m:t>
              </m:r>
            </m:sub>
          </m:sSub>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rPr>
                    <m:t>species</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lang w:val="en-GB"/>
                </w:rPr>
              </m:ctrlPr>
            </m:sSubPr>
            <m:e>
              <m:r>
                <w:rPr>
                  <w:rFonts w:ascii="Cambria Math" w:eastAsiaTheme="minorEastAsia" w:hAnsi="Cambria Math"/>
                </w:rPr>
                <m:t>α</m:t>
              </m:r>
            </m:e>
            <m:sub>
              <m:r>
                <w:rPr>
                  <w:rFonts w:ascii="Cambria Math" w:eastAsiaTheme="minorEastAsia" w:hAnsi="Cambria Math"/>
                </w:rPr>
                <m:t>island</m:t>
              </m:r>
            </m:sub>
          </m:sSub>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rPr>
                    <m:t>island</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lang w:val="en-GB"/>
                </w:rPr>
              </m:ctrlPr>
            </m:sSubPr>
            <m:e>
              <m:r>
                <w:rPr>
                  <w:rFonts w:ascii="Cambria Math" w:eastAsiaTheme="minorEastAsia" w:hAnsi="Cambria Math"/>
                </w:rPr>
                <m:t>α</m:t>
              </m:r>
            </m:e>
            <m:sub>
              <m:r>
                <w:rPr>
                  <w:rFonts w:ascii="Cambria Math" w:eastAsiaTheme="minorEastAsia" w:hAnsi="Cambria Math"/>
                </w:rPr>
                <m:t>year</m:t>
              </m:r>
            </m:sub>
          </m:sSub>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rPr>
                    <m:t>year</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lang w:val="en-GB"/>
                </w:rPr>
              </m:ctrlPr>
            </m:sSubPr>
            <m:e>
              <m:r>
                <w:rPr>
                  <w:rFonts w:ascii="Cambria Math" w:eastAsiaTheme="minorEastAsia" w:hAnsi="Cambria Math"/>
                </w:rPr>
                <m:t>α</m:t>
              </m:r>
            </m:e>
            <m:sub>
              <m:r>
                <w:rPr>
                  <w:rFonts w:ascii="Cambria Math" w:eastAsiaTheme="minorEastAsia" w:hAnsi="Cambria Math"/>
                </w:rPr>
                <m:t>species,island,year</m:t>
              </m:r>
            </m:sub>
          </m:sSub>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rPr>
                    <m:t>species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lang w:val="en-GB"/>
                    </w:rPr>
                  </m:ctrlPr>
                </m:sSubPr>
                <m:e>
                  <m:r>
                    <w:rPr>
                      <w:rFonts w:ascii="Cambria Math" w:eastAsiaTheme="minorEastAsia" w:hAnsi="Cambria Math"/>
                    </w:rPr>
                    <m:t>island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lang w:val="en-GB"/>
                    </w:rPr>
                  </m:ctrlPr>
                </m:sSubPr>
                <m:e>
                  <m:r>
                    <w:rPr>
                      <w:rFonts w:ascii="Cambria Math" w:eastAsiaTheme="minorEastAsia" w:hAnsi="Cambria Math"/>
                    </w:rPr>
                    <m:t>year</m:t>
                  </m:r>
                </m:e>
                <m:sub>
                  <m:r>
                    <w:rPr>
                      <w:rFonts w:ascii="Cambria Math" w:eastAsiaTheme="minorEastAsia" w:hAnsi="Cambria Math"/>
                    </w:rPr>
                    <m:t>i</m:t>
                  </m:r>
                </m:sub>
              </m:sSub>
            </m:e>
          </m:d>
          <m:r>
            <w:rPr>
              <w:rFonts w:ascii="Cambria Math" w:eastAsiaTheme="minorEastAsia" w:hAnsi="Cambria Math"/>
            </w:rPr>
            <m:t xml:space="preserve"> </m:t>
          </m:r>
        </m:oMath>
      </m:oMathPara>
    </w:p>
    <w:p w14:paraId="4D6E974B" w14:textId="77777777" w:rsidR="00BB17C0" w:rsidRPr="00926E9E" w:rsidRDefault="00BB17C0" w:rsidP="00BB17C0">
      <w:pPr>
        <w:rPr>
          <w:rFonts w:eastAsiaTheme="minorEastAsia"/>
        </w:rPr>
      </w:pPr>
      <w:r w:rsidRPr="003B5456">
        <w:t>H5 positivity</w:t>
      </w:r>
      <w:r>
        <w:t xml:space="preserve"> (</w:t>
      </w:r>
      <m:oMath>
        <m:sSubSup>
          <m:sSubSupPr>
            <m:ctrlPr>
              <w:rPr>
                <w:rFonts w:ascii="Cambria Math" w:hAnsi="Cambria Math"/>
                <w:i/>
                <w:lang w:val="en-GB"/>
              </w:rPr>
            </m:ctrlPr>
          </m:sSubSupPr>
          <m:e>
            <m:r>
              <w:rPr>
                <w:rFonts w:ascii="Cambria Math" w:hAnsi="Cambria Math"/>
              </w:rPr>
              <m:t>H5</m:t>
            </m:r>
          </m:e>
          <m:sub>
            <m:r>
              <w:rPr>
                <w:rFonts w:ascii="Cambria Math" w:hAnsi="Cambria Math"/>
              </w:rPr>
              <m:t>i</m:t>
            </m:r>
          </m:sub>
          <m:sup>
            <m:r>
              <w:rPr>
                <w:rFonts w:ascii="Cambria Math" w:hAnsi="Cambria Math"/>
              </w:rPr>
              <m:t>+</m:t>
            </m:r>
          </m:sup>
        </m:sSubSup>
      </m:oMath>
      <w:r>
        <w:t>) was modelled</w:t>
      </w:r>
      <w:r w:rsidRPr="00926E9E">
        <w:rPr>
          <w:rFonts w:eastAsiaTheme="minorEastAsia"/>
        </w:rPr>
        <w:t xml:space="preserve"> as a Bernoulli distribution</w:t>
      </w:r>
      <w:r>
        <w:rPr>
          <w:rFonts w:eastAsiaTheme="minorEastAsia"/>
        </w:rPr>
        <w:t>:</w:t>
      </w:r>
    </w:p>
    <w:p w14:paraId="26AEF29D" w14:textId="77777777" w:rsidR="00BB17C0" w:rsidRPr="00926E9E" w:rsidRDefault="00000000" w:rsidP="00BB17C0">
      <m:oMathPara>
        <m:oMath>
          <m:sSubSup>
            <m:sSubSupPr>
              <m:ctrlPr>
                <w:rPr>
                  <w:rFonts w:ascii="Cambria Math" w:hAnsi="Cambria Math"/>
                  <w:i/>
                  <w:lang w:val="en-GB"/>
                </w:rPr>
              </m:ctrlPr>
            </m:sSubSupPr>
            <m:e>
              <m:r>
                <w:rPr>
                  <w:rFonts w:ascii="Cambria Math" w:hAnsi="Cambria Math"/>
                </w:rPr>
                <m:t>H5</m:t>
              </m:r>
            </m:e>
            <m:sub>
              <m:r>
                <w:rPr>
                  <w:rFonts w:ascii="Cambria Math" w:hAnsi="Cambria Math"/>
                </w:rPr>
                <m:t>i</m:t>
              </m:r>
            </m:sub>
            <m:sup>
              <m:r>
                <w:rPr>
                  <w:rFonts w:ascii="Cambria Math" w:hAnsi="Cambria Math"/>
                </w:rPr>
                <m:t>+</m:t>
              </m:r>
            </m:sup>
          </m:sSubSup>
          <m:r>
            <w:rPr>
              <w:rFonts w:ascii="Cambria Math" w:hAnsi="Cambria Math"/>
            </w:rPr>
            <m:t>~Bernoulli</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rPr>
                    <m:t>p</m:t>
                  </m:r>
                </m:e>
                <m:sub>
                  <m:sSubSup>
                    <m:sSubSupPr>
                      <m:ctrlPr>
                        <w:rPr>
                          <w:rFonts w:ascii="Cambria Math" w:hAnsi="Cambria Math"/>
                          <w:i/>
                          <w:lang w:val="en-GB"/>
                        </w:rPr>
                      </m:ctrlPr>
                    </m:sSubSupPr>
                    <m:e>
                      <m:r>
                        <w:rPr>
                          <w:rFonts w:ascii="Cambria Math" w:hAnsi="Cambria Math"/>
                        </w:rPr>
                        <m:t>H5</m:t>
                      </m:r>
                    </m:e>
                    <m:sub>
                      <m:r>
                        <w:rPr>
                          <w:rFonts w:ascii="Cambria Math" w:hAnsi="Cambria Math"/>
                        </w:rPr>
                        <m:t>i</m:t>
                      </m:r>
                    </m:sub>
                    <m:sup>
                      <m:r>
                        <w:rPr>
                          <w:rFonts w:ascii="Cambria Math" w:hAnsi="Cambria Math"/>
                        </w:rPr>
                        <m:t>+</m:t>
                      </m:r>
                    </m:sup>
                  </m:sSubSup>
                </m:sub>
              </m:sSub>
            </m:e>
          </m:d>
        </m:oMath>
      </m:oMathPara>
    </w:p>
    <w:p w14:paraId="209E26C3" w14:textId="77777777" w:rsidR="00BB17C0" w:rsidRPr="00926E9E" w:rsidRDefault="00BB17C0" w:rsidP="00BB17C0">
      <w:pPr>
        <w:rPr>
          <w:rFonts w:eastAsiaTheme="minorEastAsia"/>
        </w:rPr>
      </w:pPr>
      <w:r w:rsidRPr="00926E9E">
        <w:rPr>
          <w:rFonts w:eastAsiaTheme="minorEastAsia"/>
        </w:rPr>
        <w:t>with the log-odds depend</w:t>
      </w:r>
      <w:r>
        <w:rPr>
          <w:rFonts w:eastAsiaTheme="minorEastAsia"/>
        </w:rPr>
        <w:t>ent</w:t>
      </w:r>
      <w:r w:rsidRPr="00926E9E">
        <w:rPr>
          <w:rFonts w:eastAsiaTheme="minorEastAsia"/>
        </w:rPr>
        <w:t xml:space="preserve"> on the AIV status. </w:t>
      </w:r>
      <w:r w:rsidRPr="00926E9E">
        <w:t>For AIV</w:t>
      </w:r>
      <w:r>
        <w:t>-</w:t>
      </w:r>
      <w:r w:rsidRPr="00926E9E">
        <w:t>positive</w:t>
      </w:r>
      <w:r>
        <w:t xml:space="preserve"> individuals</w:t>
      </w:r>
      <w:r w:rsidRPr="00926E9E">
        <w:t>:</w:t>
      </w:r>
    </w:p>
    <w:p w14:paraId="6E41C361" w14:textId="77777777" w:rsidR="00BB17C0" w:rsidRPr="00926E9E" w:rsidRDefault="00BB17C0" w:rsidP="00BB17C0">
      <w:pPr>
        <w:rPr>
          <w:rFonts w:eastAsia="Times New Roman" w:cs="Times New Roman"/>
          <w:kern w:val="0"/>
          <w:lang w:eastAsia="en-GB"/>
          <w14:ligatures w14:val="none"/>
        </w:rPr>
      </w:pPr>
      <m:oMathPara>
        <m:oMath>
          <m:r>
            <w:rPr>
              <w:rFonts w:ascii="Cambria Math" w:eastAsiaTheme="minorEastAsia" w:hAnsi="Cambria Math"/>
            </w:rPr>
            <m:t>logit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rPr>
                    <m:t>p</m:t>
                  </m:r>
                </m:e>
                <m:sub>
                  <m:sSubSup>
                    <m:sSubSupPr>
                      <m:ctrlPr>
                        <w:rPr>
                          <w:rFonts w:ascii="Cambria Math" w:hAnsi="Cambria Math"/>
                          <w:i/>
                          <w:lang w:val="en-GB"/>
                        </w:rPr>
                      </m:ctrlPr>
                    </m:sSubSupPr>
                    <m:e>
                      <m:r>
                        <w:rPr>
                          <w:rFonts w:ascii="Cambria Math" w:hAnsi="Cambria Math"/>
                        </w:rPr>
                        <m:t>H5</m:t>
                      </m:r>
                    </m:e>
                    <m:sub>
                      <m:r>
                        <w:rPr>
                          <w:rFonts w:ascii="Cambria Math" w:hAnsi="Cambria Math"/>
                        </w:rPr>
                        <m:t>i</m:t>
                      </m:r>
                    </m:sub>
                    <m:sup>
                      <m:r>
                        <w:rPr>
                          <w:rFonts w:ascii="Cambria Math" w:hAnsi="Cambria Math"/>
                        </w:rPr>
                        <m:t>+</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rPr>
                        <m:t>AIV</m:t>
                      </m:r>
                    </m:e>
                    <m:sub>
                      <m:r>
                        <w:rPr>
                          <w:rFonts w:ascii="Cambria Math" w:hAnsi="Cambria Math"/>
                        </w:rPr>
                        <m:t>i</m:t>
                      </m:r>
                    </m:sub>
                    <m:sup>
                      <m:r>
                        <w:rPr>
                          <w:rFonts w:ascii="Cambria Math" w:hAnsi="Cambria Math"/>
                        </w:rPr>
                        <m:t>+</m:t>
                      </m:r>
                    </m:sup>
                  </m:sSubSup>
                </m:sub>
              </m:sSub>
            </m:e>
          </m:d>
          <m:r>
            <w:rPr>
              <w:rFonts w:ascii="Cambria Math" w:eastAsiaTheme="minorEastAsia" w:hAnsi="Cambria Math"/>
            </w:rPr>
            <m:t>=</m:t>
          </m:r>
          <m:sSubSup>
            <m:sSubSupPr>
              <m:ctrlPr>
                <w:rPr>
                  <w:rFonts w:ascii="Cambria Math" w:eastAsiaTheme="minorEastAsia" w:hAnsi="Cambria Math"/>
                  <w:i/>
                  <w:lang w:val="en-GB"/>
                </w:rPr>
              </m:ctrlPr>
            </m:sSubSupPr>
            <m:e>
              <m:r>
                <w:rPr>
                  <w:rFonts w:ascii="Cambria Math" w:eastAsiaTheme="minorEastAsia" w:hAnsi="Cambria Math"/>
                </w:rPr>
                <m:t>β</m:t>
              </m:r>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lang w:val="en-GB"/>
                </w:rPr>
              </m:ctrlPr>
            </m:sSubPr>
            <m:e>
              <m:r>
                <w:rPr>
                  <w:rFonts w:ascii="Cambria Math" w:eastAsiaTheme="minorEastAsia" w:hAnsi="Cambria Math"/>
                </w:rPr>
                <m:t>β</m:t>
              </m:r>
            </m:e>
            <m:sub>
              <m:r>
                <w:rPr>
                  <w:rFonts w:ascii="Cambria Math" w:eastAsiaTheme="minorEastAsia" w:hAnsi="Cambria Math"/>
                </w:rPr>
                <m:t>species</m:t>
              </m:r>
            </m:sub>
          </m:sSub>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rPr>
                    <m:t>species</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lang w:val="en-GB"/>
                </w:rPr>
              </m:ctrlPr>
            </m:sSubPr>
            <m:e>
              <m:r>
                <w:rPr>
                  <w:rFonts w:ascii="Cambria Math" w:eastAsiaTheme="minorEastAsia" w:hAnsi="Cambria Math"/>
                </w:rPr>
                <m:t>β</m:t>
              </m:r>
            </m:e>
            <m:sub>
              <m:r>
                <w:rPr>
                  <w:rFonts w:ascii="Cambria Math" w:eastAsiaTheme="minorEastAsia" w:hAnsi="Cambria Math"/>
                </w:rPr>
                <m:t>island</m:t>
              </m:r>
            </m:sub>
          </m:sSub>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rPr>
                    <m:t>island</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lang w:val="en-GB"/>
                </w:rPr>
              </m:ctrlPr>
            </m:sSubPr>
            <m:e>
              <m:r>
                <w:rPr>
                  <w:rFonts w:ascii="Cambria Math" w:eastAsiaTheme="minorEastAsia" w:hAnsi="Cambria Math"/>
                </w:rPr>
                <m:t>β</m:t>
              </m:r>
            </m:e>
            <m:sub>
              <m:r>
                <w:rPr>
                  <w:rFonts w:ascii="Cambria Math" w:eastAsiaTheme="minorEastAsia" w:hAnsi="Cambria Math"/>
                </w:rPr>
                <m:t>year</m:t>
              </m:r>
            </m:sub>
          </m:sSub>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rPr>
                    <m:t>year</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lang w:val="en-GB"/>
                </w:rPr>
              </m:ctrlPr>
            </m:sSubPr>
            <m:e>
              <m:r>
                <w:rPr>
                  <w:rFonts w:ascii="Cambria Math" w:eastAsiaTheme="minorEastAsia" w:hAnsi="Cambria Math"/>
                </w:rPr>
                <m:t>β</m:t>
              </m:r>
            </m:e>
            <m:sub>
              <m:r>
                <w:rPr>
                  <w:rFonts w:ascii="Cambria Math" w:eastAsiaTheme="minorEastAsia" w:hAnsi="Cambria Math"/>
                </w:rPr>
                <m:t>species,island,year</m:t>
              </m:r>
            </m:sub>
          </m:sSub>
          <m:d>
            <m:dPr>
              <m:begChr m:val="["/>
              <m:endChr m:val="]"/>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rPr>
                    <m:t>species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lang w:val="en-GB"/>
                    </w:rPr>
                  </m:ctrlPr>
                </m:sSubPr>
                <m:e>
                  <m:r>
                    <w:rPr>
                      <w:rFonts w:ascii="Cambria Math" w:eastAsiaTheme="minorEastAsia" w:hAnsi="Cambria Math"/>
                    </w:rPr>
                    <m:t>island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lang w:val="en-GB"/>
                    </w:rPr>
                  </m:ctrlPr>
                </m:sSubPr>
                <m:e>
                  <m:r>
                    <w:rPr>
                      <w:rFonts w:ascii="Cambria Math" w:eastAsiaTheme="minorEastAsia" w:hAnsi="Cambria Math"/>
                    </w:rPr>
                    <m:t>year</m:t>
                  </m:r>
                </m:e>
                <m:sub>
                  <m:r>
                    <w:rPr>
                      <w:rFonts w:ascii="Cambria Math" w:eastAsiaTheme="minorEastAsia" w:hAnsi="Cambria Math"/>
                    </w:rPr>
                    <m:t>i</m:t>
                  </m:r>
                </m:sub>
              </m:sSub>
            </m:e>
          </m:d>
          <m:r>
            <w:rPr>
              <w:rFonts w:ascii="Cambria Math" w:eastAsiaTheme="minorEastAsia" w:hAnsi="Cambria Math"/>
            </w:rPr>
            <m:t xml:space="preserve"> </m:t>
          </m:r>
        </m:oMath>
      </m:oMathPara>
    </w:p>
    <w:p w14:paraId="6BF15772" w14:textId="3433BB9B" w:rsidR="00BB17C0" w:rsidRPr="00926E9E" w:rsidRDefault="00BB17C0" w:rsidP="00BB17C0">
      <w:pPr>
        <w:rPr>
          <w:rFonts w:eastAsia="Times New Roman" w:cs="Times New Roman"/>
          <w:kern w:val="0"/>
          <w:lang w:eastAsia="en-GB"/>
          <w14:ligatures w14:val="none"/>
        </w:rPr>
      </w:pPr>
      <w:r w:rsidRPr="00926E9E">
        <w:rPr>
          <w:rFonts w:eastAsia="Times New Roman" w:cs="Times New Roman"/>
          <w:kern w:val="0"/>
          <w:lang w:eastAsia="en-GB"/>
          <w14:ligatures w14:val="none"/>
        </w:rPr>
        <w:t>For AIV</w:t>
      </w:r>
      <w:r>
        <w:rPr>
          <w:rFonts w:eastAsia="Times New Roman" w:cs="Times New Roman"/>
          <w:kern w:val="0"/>
          <w:lang w:eastAsia="en-GB"/>
          <w14:ligatures w14:val="none"/>
        </w:rPr>
        <w:t>-</w:t>
      </w:r>
      <w:r w:rsidR="004E74AB">
        <w:rPr>
          <w:rFonts w:eastAsia="Times New Roman" w:cs="Times New Roman"/>
          <w:kern w:val="0"/>
          <w:lang w:eastAsia="en-GB"/>
          <w14:ligatures w14:val="none"/>
        </w:rPr>
        <w:t>sero</w:t>
      </w:r>
      <w:r w:rsidRPr="00926E9E">
        <w:rPr>
          <w:rFonts w:eastAsia="Times New Roman" w:cs="Times New Roman"/>
          <w:kern w:val="0"/>
          <w:lang w:eastAsia="en-GB"/>
          <w14:ligatures w14:val="none"/>
        </w:rPr>
        <w:t>negative individuals:</w:t>
      </w:r>
    </w:p>
    <w:p w14:paraId="24B4B052" w14:textId="77777777" w:rsidR="00BB17C0" w:rsidRPr="00926E9E" w:rsidRDefault="00BB17C0" w:rsidP="00BB17C0">
      <w:pPr>
        <w:rPr>
          <w:rFonts w:eastAsia="Times New Roman" w:cs="Times New Roman"/>
        </w:rPr>
      </w:pPr>
      <m:oMathPara>
        <m:oMath>
          <m:r>
            <w:rPr>
              <w:rFonts w:ascii="Cambria Math" w:eastAsiaTheme="minorEastAsia" w:hAnsi="Cambria Math"/>
            </w:rPr>
            <m:t>logit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rPr>
                    <m:t>p</m:t>
                  </m:r>
                </m:e>
                <m:sub>
                  <m:sSubSup>
                    <m:sSubSupPr>
                      <m:ctrlPr>
                        <w:rPr>
                          <w:rFonts w:ascii="Cambria Math" w:hAnsi="Cambria Math"/>
                          <w:i/>
                          <w:lang w:val="en-GB"/>
                        </w:rPr>
                      </m:ctrlPr>
                    </m:sSubSupPr>
                    <m:e>
                      <m:r>
                        <w:rPr>
                          <w:rFonts w:ascii="Cambria Math" w:hAnsi="Cambria Math"/>
                        </w:rPr>
                        <m:t>H5</m:t>
                      </m:r>
                    </m:e>
                    <m:sub>
                      <m:r>
                        <w:rPr>
                          <w:rFonts w:ascii="Cambria Math" w:hAnsi="Cambria Math"/>
                        </w:rPr>
                        <m:t>i</m:t>
                      </m:r>
                    </m:sub>
                    <m:sup>
                      <m:r>
                        <w:rPr>
                          <w:rFonts w:ascii="Cambria Math" w:hAnsi="Cambria Math"/>
                        </w:rPr>
                        <m:t>+</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rPr>
                        <m:t>AIV</m:t>
                      </m:r>
                    </m:e>
                    <m:sub>
                      <m:r>
                        <w:rPr>
                          <w:rFonts w:ascii="Cambria Math" w:hAnsi="Cambria Math"/>
                        </w:rPr>
                        <m:t>i</m:t>
                      </m:r>
                    </m:sub>
                    <m:sup>
                      <m:r>
                        <w:rPr>
                          <w:rFonts w:ascii="Cambria Math" w:hAnsi="Cambria Math"/>
                        </w:rPr>
                        <m:t>-</m:t>
                      </m:r>
                    </m:sup>
                  </m:sSubSup>
                </m:sub>
              </m:sSub>
            </m:e>
          </m:d>
          <m:r>
            <w:rPr>
              <w:rFonts w:ascii="Cambria Math" w:eastAsiaTheme="minorEastAsia" w:hAnsi="Cambria Math"/>
            </w:rPr>
            <m:t>=</m:t>
          </m:r>
          <m:sSubSup>
            <m:sSubSupPr>
              <m:ctrlPr>
                <w:rPr>
                  <w:rFonts w:ascii="Cambria Math" w:eastAsiaTheme="minorEastAsia" w:hAnsi="Cambria Math"/>
                  <w:i/>
                  <w:lang w:val="en-GB"/>
                </w:rPr>
              </m:ctrlPr>
            </m:sSubSupPr>
            <m:e>
              <m:r>
                <w:rPr>
                  <w:rFonts w:ascii="Cambria Math" w:eastAsiaTheme="minorEastAsia" w:hAnsi="Cambria Math"/>
                </w:rPr>
                <m:t>β</m:t>
              </m:r>
            </m:e>
            <m:sub>
              <m:r>
                <w:rPr>
                  <w:rFonts w:ascii="Cambria Math" w:eastAsiaTheme="minorEastAsia" w:hAnsi="Cambria Math"/>
                </w:rPr>
                <m:t>0</m:t>
              </m:r>
            </m:sub>
            <m:sup>
              <m:r>
                <w:rPr>
                  <w:rFonts w:ascii="Cambria Math" w:eastAsiaTheme="minorEastAsia" w:hAnsi="Cambria Math"/>
                </w:rPr>
                <m:t>-</m:t>
              </m:r>
            </m:sup>
          </m:sSubSup>
        </m:oMath>
      </m:oMathPara>
    </w:p>
    <w:p w14:paraId="42DCEFAA" w14:textId="77777777" w:rsidR="00BB17C0" w:rsidRDefault="00BB17C0" w:rsidP="00BB17C0">
      <w:pPr>
        <w:rPr>
          <w:lang w:eastAsia="en-GB"/>
        </w:rPr>
      </w:pPr>
    </w:p>
    <w:p w14:paraId="36CE53FE" w14:textId="77777777" w:rsidR="00A20709" w:rsidRDefault="00BB17C0" w:rsidP="00BB17C0">
      <w:pPr>
        <w:rPr>
          <w:rFonts w:eastAsiaTheme="minorEastAsia"/>
          <w:lang w:val="en-GB"/>
        </w:rPr>
      </w:pPr>
      <w:r>
        <w:rPr>
          <w:lang w:eastAsia="en-GB"/>
        </w:rPr>
        <w:t xml:space="preserve">We used the subset of </w:t>
      </w:r>
      <w:r w:rsidRPr="005A07C2">
        <w:rPr>
          <w:highlight w:val="green"/>
          <w:lang w:eastAsia="en-GB"/>
        </w:rPr>
        <w:t>518</w:t>
      </w:r>
      <w:r>
        <w:rPr>
          <w:lang w:eastAsia="en-GB"/>
        </w:rPr>
        <w:t xml:space="preserve"> samples screened for both anti-AIV and anti-H5 antibodies, covering several </w:t>
      </w:r>
      <w:r w:rsidRPr="00E11FBF">
        <w:rPr>
          <w:highlight w:val="green"/>
          <w:lang w:eastAsia="en-GB"/>
        </w:rPr>
        <w:t>species, islands and years</w:t>
      </w:r>
      <w:r>
        <w:rPr>
          <w:lang w:eastAsia="en-GB"/>
        </w:rPr>
        <w:t>, to inform this model and to reconstruct H5 seroprevalences. This included both the samples screened for anti-H5 antibodies (</w:t>
      </w:r>
      <w:r w:rsidRPr="005A07C2">
        <w:rPr>
          <w:highlight w:val="green"/>
          <w:lang w:eastAsia="en-GB"/>
        </w:rPr>
        <w:t>4</w:t>
      </w:r>
      <w:r>
        <w:rPr>
          <w:highlight w:val="green"/>
          <w:lang w:eastAsia="en-GB"/>
        </w:rPr>
        <w:t>09</w:t>
      </w:r>
      <w:r>
        <w:rPr>
          <w:lang w:eastAsia="en-GB"/>
        </w:rPr>
        <w:t xml:space="preserve"> samples positive for anti-AIV antibodies, and a subset of </w:t>
      </w:r>
      <w:r>
        <w:rPr>
          <w:highlight w:val="green"/>
          <w:lang w:eastAsia="en-GB"/>
        </w:rPr>
        <w:t>107</w:t>
      </w:r>
      <w:r>
        <w:rPr>
          <w:lang w:eastAsia="en-GB"/>
        </w:rPr>
        <w:t xml:space="preserve"> samples negative for anti-AIV antibodies) and the samples not screened for anti-H5 antibodies (</w:t>
      </w:r>
      <w:r w:rsidRPr="005A07C2">
        <w:rPr>
          <w:highlight w:val="green"/>
          <w:lang w:eastAsia="en-GB"/>
        </w:rPr>
        <w:t>2,296</w:t>
      </w:r>
      <w:r>
        <w:rPr>
          <w:lang w:eastAsia="en-GB"/>
        </w:rPr>
        <w:t xml:space="preserve"> samples negative for anti-AIV antibodies). The model estimated </w:t>
      </w:r>
      <m:oMath>
        <m:sSub>
          <m:sSubPr>
            <m:ctrlPr>
              <w:rPr>
                <w:rFonts w:ascii="Cambria Math" w:hAnsi="Cambria Math"/>
                <w:i/>
                <w:lang w:val="en-GB"/>
              </w:rPr>
            </m:ctrlPr>
          </m:sSubPr>
          <m:e>
            <m:r>
              <w:rPr>
                <w:rFonts w:ascii="Cambria Math" w:hAnsi="Cambria Math"/>
              </w:rPr>
              <m:t>p</m:t>
            </m:r>
          </m:e>
          <m:sub>
            <m:sSup>
              <m:sSupPr>
                <m:ctrlPr>
                  <w:rPr>
                    <w:rFonts w:ascii="Cambria Math" w:hAnsi="Cambria Math"/>
                    <w:i/>
                  </w:rPr>
                </m:ctrlPr>
              </m:sSupPr>
              <m:e>
                <m:r>
                  <w:rPr>
                    <w:rFonts w:ascii="Cambria Math" w:hAnsi="Cambria Math"/>
                  </w:rPr>
                  <m:t>H5</m:t>
                </m:r>
                <m:ctrlPr>
                  <w:rPr>
                    <w:rFonts w:ascii="Cambria Math" w:hAnsi="Cambria Math"/>
                    <w:i/>
                    <w:lang w:val="en-GB"/>
                  </w:rPr>
                </m:ctrlPr>
              </m:e>
              <m:sup>
                <m:r>
                  <w:rPr>
                    <w:rFonts w:ascii="Cambria Math" w:hAnsi="Cambria Math"/>
                  </w:rPr>
                  <m:t>+</m:t>
                </m:r>
                <m:ctrlPr>
                  <w:rPr>
                    <w:rFonts w:ascii="Cambria Math" w:hAnsi="Cambria Math"/>
                    <w:i/>
                    <w:lang w:val="en-GB"/>
                  </w:rPr>
                </m:ctrlPr>
              </m:sup>
            </m:sSup>
            <m:r>
              <w:rPr>
                <w:rFonts w:ascii="Cambria Math" w:hAnsi="Cambria Math"/>
                <w:lang w:val="en-GB"/>
              </w:rPr>
              <m:t>|</m:t>
            </m:r>
            <m:sSup>
              <m:sSupPr>
                <m:ctrlPr>
                  <w:rPr>
                    <w:rFonts w:ascii="Cambria Math" w:hAnsi="Cambria Math"/>
                    <w:i/>
                  </w:rPr>
                </m:ctrlPr>
              </m:sSupPr>
              <m:e>
                <m:r>
                  <w:rPr>
                    <w:rFonts w:ascii="Cambria Math" w:hAnsi="Cambria Math"/>
                  </w:rPr>
                  <m:t>AIV</m:t>
                </m:r>
                <m:ctrlPr>
                  <w:rPr>
                    <w:rFonts w:ascii="Cambria Math" w:hAnsi="Cambria Math"/>
                    <w:i/>
                    <w:lang w:val="en-GB"/>
                  </w:rPr>
                </m:ctrlPr>
              </m:e>
              <m:sup>
                <m:r>
                  <w:rPr>
                    <w:rFonts w:ascii="Cambria Math" w:hAnsi="Cambria Math"/>
                  </w:rPr>
                  <m:t xml:space="preserve">- </m:t>
                </m:r>
                <m:ctrlPr>
                  <w:rPr>
                    <w:rFonts w:ascii="Cambria Math" w:hAnsi="Cambria Math"/>
                    <w:i/>
                    <w:lang w:val="en-GB"/>
                  </w:rPr>
                </m:ctrlPr>
              </m:sup>
            </m:sSup>
          </m:sub>
        </m:sSub>
      </m:oMath>
      <w:r w:rsidR="00255F30">
        <w:rPr>
          <w:rFonts w:eastAsiaTheme="minorEastAsia"/>
          <w:lang w:val="en-GB"/>
        </w:rPr>
        <w:t>at</w:t>
      </w:r>
      <w:r>
        <w:rPr>
          <w:rFonts w:eastAsiaTheme="minorEastAsia"/>
          <w:lang w:val="en-GB"/>
        </w:rPr>
        <w:t xml:space="preserve"> </w:t>
      </w:r>
      <w:r w:rsidRPr="00480983">
        <w:rPr>
          <w:rFonts w:eastAsiaTheme="minorEastAsia"/>
          <w:highlight w:val="green"/>
          <w:lang w:val="en-GB"/>
        </w:rPr>
        <w:t>0.01</w:t>
      </w:r>
      <w:r w:rsidR="00480983">
        <w:rPr>
          <w:rFonts w:eastAsiaTheme="minorEastAsia"/>
          <w:highlight w:val="green"/>
          <w:lang w:val="en-GB"/>
        </w:rPr>
        <w:t>4</w:t>
      </w:r>
      <w:r w:rsidRPr="00480983">
        <w:rPr>
          <w:rFonts w:eastAsiaTheme="minorEastAsia"/>
          <w:highlight w:val="green"/>
          <w:lang w:val="en-GB"/>
        </w:rPr>
        <w:t xml:space="preserve"> [0.00</w:t>
      </w:r>
      <w:r w:rsidR="00480983">
        <w:rPr>
          <w:rFonts w:eastAsiaTheme="minorEastAsia"/>
          <w:highlight w:val="green"/>
          <w:lang w:val="en-GB"/>
        </w:rPr>
        <w:t>2</w:t>
      </w:r>
      <w:r w:rsidRPr="00480983">
        <w:rPr>
          <w:rFonts w:eastAsiaTheme="minorEastAsia"/>
          <w:highlight w:val="green"/>
          <w:lang w:val="en-GB"/>
        </w:rPr>
        <w:t>, 0.0</w:t>
      </w:r>
      <w:r w:rsidR="00480983">
        <w:rPr>
          <w:rFonts w:eastAsiaTheme="minorEastAsia"/>
          <w:highlight w:val="green"/>
          <w:lang w:val="en-GB"/>
        </w:rPr>
        <w:t>54</w:t>
      </w:r>
      <w:r w:rsidRPr="00480983">
        <w:rPr>
          <w:rFonts w:eastAsiaTheme="minorEastAsia"/>
          <w:highlight w:val="green"/>
          <w:lang w:val="en-GB"/>
        </w:rPr>
        <w:t>]</w:t>
      </w:r>
      <w:r>
        <w:rPr>
          <w:rFonts w:eastAsiaTheme="minorEastAsia"/>
          <w:lang w:val="en-GB"/>
        </w:rPr>
        <w:t xml:space="preserve"> [95% credible intervals]</w:t>
      </w:r>
      <w:r w:rsidR="00255F30">
        <w:rPr>
          <w:rFonts w:eastAsiaTheme="minorEastAsia"/>
          <w:lang w:val="en-GB"/>
        </w:rPr>
        <w:t xml:space="preserve">, corresponding to </w:t>
      </w:r>
      <m:oMath>
        <m:sSub>
          <m:sSubPr>
            <m:ctrlPr>
              <w:rPr>
                <w:rFonts w:ascii="Cambria Math" w:hAnsi="Cambria Math"/>
                <w:i/>
                <w:lang w:val="en-GB"/>
              </w:rPr>
            </m:ctrlPr>
          </m:sSubPr>
          <m:e>
            <m:r>
              <w:rPr>
                <w:rFonts w:ascii="Cambria Math" w:hAnsi="Cambria Math"/>
              </w:rPr>
              <m:t>1-p</m:t>
            </m:r>
          </m:e>
          <m:sub>
            <m:sSup>
              <m:sSupPr>
                <m:ctrlPr>
                  <w:rPr>
                    <w:rFonts w:ascii="Cambria Math" w:hAnsi="Cambria Math"/>
                    <w:i/>
                  </w:rPr>
                </m:ctrlPr>
              </m:sSupPr>
              <m:e>
                <m:r>
                  <w:rPr>
                    <w:rFonts w:ascii="Cambria Math" w:hAnsi="Cambria Math"/>
                  </w:rPr>
                  <m:t>H5</m:t>
                </m:r>
                <m:ctrlPr>
                  <w:rPr>
                    <w:rFonts w:ascii="Cambria Math" w:hAnsi="Cambria Math"/>
                    <w:i/>
                    <w:lang w:val="en-GB"/>
                  </w:rPr>
                </m:ctrlPr>
              </m:e>
              <m:sup>
                <m:r>
                  <w:rPr>
                    <w:rFonts w:ascii="Cambria Math" w:hAnsi="Cambria Math"/>
                  </w:rPr>
                  <m:t>-</m:t>
                </m:r>
                <m:ctrlPr>
                  <w:rPr>
                    <w:rFonts w:ascii="Cambria Math" w:hAnsi="Cambria Math"/>
                    <w:i/>
                    <w:lang w:val="en-GB"/>
                  </w:rPr>
                </m:ctrlPr>
              </m:sup>
            </m:sSup>
            <m:r>
              <w:rPr>
                <w:rFonts w:ascii="Cambria Math" w:hAnsi="Cambria Math"/>
                <w:lang w:val="en-GB"/>
              </w:rPr>
              <m:t>|</m:t>
            </m:r>
            <m:sSup>
              <m:sSupPr>
                <m:ctrlPr>
                  <w:rPr>
                    <w:rFonts w:ascii="Cambria Math" w:hAnsi="Cambria Math"/>
                    <w:i/>
                  </w:rPr>
                </m:ctrlPr>
              </m:sSupPr>
              <m:e>
                <m:r>
                  <w:rPr>
                    <w:rFonts w:ascii="Cambria Math" w:hAnsi="Cambria Math"/>
                  </w:rPr>
                  <m:t>AIV</m:t>
                </m:r>
                <m:ctrlPr>
                  <w:rPr>
                    <w:rFonts w:ascii="Cambria Math" w:hAnsi="Cambria Math"/>
                    <w:i/>
                    <w:lang w:val="en-GB"/>
                  </w:rPr>
                </m:ctrlPr>
              </m:e>
              <m:sup>
                <m:r>
                  <w:rPr>
                    <w:rFonts w:ascii="Cambria Math" w:hAnsi="Cambria Math"/>
                  </w:rPr>
                  <m:t>-</m:t>
                </m:r>
                <m:ctrlPr>
                  <w:rPr>
                    <w:rFonts w:ascii="Cambria Math" w:hAnsi="Cambria Math"/>
                    <w:i/>
                    <w:lang w:val="en-GB"/>
                  </w:rPr>
                </m:ctrlPr>
              </m:sup>
            </m:sSup>
          </m:sub>
        </m:sSub>
      </m:oMath>
      <w:r>
        <w:rPr>
          <w:rFonts w:eastAsiaTheme="minorEastAsia"/>
          <w:lang w:val="en-GB"/>
        </w:rPr>
        <w:t>.</w:t>
      </w:r>
      <w:r w:rsidR="004E74AB">
        <w:rPr>
          <w:rFonts w:eastAsiaTheme="minorEastAsia"/>
          <w:lang w:val="en-GB"/>
        </w:rPr>
        <w:t xml:space="preserve"> </w:t>
      </w:r>
    </w:p>
    <w:p w14:paraId="30E3173D" w14:textId="25DB1973" w:rsidR="00BB17C0" w:rsidRDefault="00A20709" w:rsidP="00BB17C0">
      <w:pPr>
        <w:rPr>
          <w:rFonts w:eastAsiaTheme="minorEastAsia"/>
          <w:lang w:val="en-GB"/>
        </w:rPr>
      </w:pPr>
      <w:r>
        <w:rPr>
          <w:rFonts w:eastAsiaTheme="minorEastAsia"/>
          <w:lang w:val="en-GB"/>
        </w:rPr>
        <w:lastRenderedPageBreak/>
        <w:t>We used this model to reconstruct the unobserved H5 serostatuses. In our case, data reconstruction only applied to the AIV-seronegative samples not tested for H5, but in theory this model could also be used to reconstruct data from AIV-seropositive samples by accounting for the probability of each sample to be H5 seropositive based on its AIV serostatus but also the host species, island of origine and year of sampling.</w:t>
      </w:r>
    </w:p>
    <w:p w14:paraId="12FF47C5" w14:textId="77777777" w:rsidR="00BB17C0" w:rsidRPr="0027131D" w:rsidRDefault="00BB17C0" w:rsidP="00BB17C0">
      <w:pPr>
        <w:rPr>
          <w:i/>
          <w:iCs/>
          <w:lang w:eastAsia="en-GB"/>
        </w:rPr>
      </w:pPr>
      <w:r w:rsidRPr="0027131D">
        <w:rPr>
          <w:i/>
          <w:iCs/>
          <w:lang w:eastAsia="en-GB"/>
        </w:rPr>
        <w:t>Priors and model implementation</w:t>
      </w:r>
    </w:p>
    <w:p w14:paraId="6671046A" w14:textId="33066A9C" w:rsidR="00BB17C0" w:rsidRDefault="00BB17C0" w:rsidP="00BB17C0">
      <w:pPr>
        <w:rPr>
          <w:rFonts w:eastAsia="Times New Roman" w:cs="Times New Roman"/>
          <w:lang w:eastAsia="en-GB"/>
        </w:rPr>
      </w:pPr>
      <w:r w:rsidRPr="76A32850">
        <w:rPr>
          <w:rFonts w:eastAsia="Times New Roman" w:cs="Times New Roman"/>
          <w:lang w:eastAsia="en-GB"/>
        </w:rPr>
        <w:t>To reflect our initial uncertainty about the parameters and to allow the data to inform posterior distributions, we assigned weakly informative normal priors to all the models’ parameters.</w:t>
      </w:r>
      <w:r>
        <w:rPr>
          <w:rFonts w:eastAsia="Times New Roman" w:cs="Times New Roman"/>
          <w:lang w:eastAsia="en-GB"/>
        </w:rPr>
        <w:t xml:space="preserve"> E</w:t>
      </w:r>
      <w:r w:rsidRPr="76A32850">
        <w:rPr>
          <w:rFonts w:eastAsia="Times New Roman" w:cs="Times New Roman"/>
          <w:lang w:eastAsia="en-GB"/>
        </w:rPr>
        <w:t>ach of the</w:t>
      </w:r>
      <w:r>
        <w:rPr>
          <w:rFonts w:eastAsia="Times New Roman" w:cs="Times New Roman"/>
          <w:lang w:eastAsia="en-GB"/>
        </w:rPr>
        <w:t xml:space="preserve"> </w:t>
      </w:r>
      <m:oMath>
        <m:r>
          <w:rPr>
            <w:rFonts w:ascii="Cambria Math" w:eastAsia="Times New Roman" w:hAnsi="Cambria Math" w:cs="Times New Roman"/>
            <w:lang w:eastAsia="en-GB"/>
          </w:rPr>
          <m:t>α</m:t>
        </m:r>
      </m:oMath>
      <w:r w:rsidRPr="76A32850">
        <w:rPr>
          <w:rFonts w:eastAsia="Times New Roman" w:cs="Times New Roman"/>
          <w:lang w:eastAsia="en-GB"/>
        </w:rPr>
        <w:t xml:space="preserve"> and </w:t>
      </w:r>
      <m:oMath>
        <m:r>
          <w:rPr>
            <w:rFonts w:ascii="Cambria Math" w:eastAsia="Times New Roman" w:hAnsi="Cambria Math" w:cs="Times New Roman"/>
            <w:lang w:eastAsia="en-GB"/>
          </w:rPr>
          <m:t>β</m:t>
        </m:r>
      </m:oMath>
      <w:r>
        <w:rPr>
          <w:rFonts w:eastAsiaTheme="minorEastAsia"/>
          <w:lang w:eastAsia="en-GB"/>
        </w:rPr>
        <w:t xml:space="preserve"> </w:t>
      </w:r>
      <w:r w:rsidRPr="76A32850">
        <w:rPr>
          <w:rFonts w:eastAsia="Times New Roman" w:cs="Times New Roman"/>
          <w:lang w:eastAsia="en-GB"/>
        </w:rPr>
        <w:t>parameters w</w:t>
      </w:r>
      <w:ins w:id="259" w:author="Thierry BOULINIER" w:date="2024-08-15T14:09:00Z">
        <w:r w:rsidR="0025665C">
          <w:rPr>
            <w:rFonts w:eastAsia="Times New Roman" w:cs="Times New Roman"/>
            <w:lang w:eastAsia="en-GB"/>
          </w:rPr>
          <w:t>ere</w:t>
        </w:r>
      </w:ins>
      <w:del w:id="260" w:author="Thierry BOULINIER" w:date="2024-08-15T14:09:00Z">
        <w:r w:rsidRPr="76A32850" w:rsidDel="0025665C">
          <w:rPr>
            <w:rFonts w:eastAsia="Times New Roman" w:cs="Times New Roman"/>
            <w:lang w:eastAsia="en-GB"/>
          </w:rPr>
          <w:delText>as</w:delText>
        </w:r>
      </w:del>
      <w:r w:rsidRPr="76A32850">
        <w:rPr>
          <w:rFonts w:eastAsia="Times New Roman" w:cs="Times New Roman"/>
          <w:lang w:eastAsia="en-GB"/>
        </w:rPr>
        <w:t xml:space="preserve"> assigned a normal distribution with a mean of 0 and a precision of 0.001</w:t>
      </w:r>
      <w:r>
        <w:rPr>
          <w:rFonts w:eastAsia="Times New Roman" w:cs="Times New Roman"/>
          <w:lang w:eastAsia="en-GB"/>
        </w:rPr>
        <w:t>.</w:t>
      </w:r>
      <w:r w:rsidRPr="76A32850">
        <w:rPr>
          <w:rFonts w:eastAsia="Times New Roman" w:cs="Times New Roman"/>
          <w:lang w:eastAsia="en-GB"/>
        </w:rPr>
        <w:t xml:space="preserve"> The model was implemented using JAGS (Just Another Gibbs Sampler)</w:t>
      </w:r>
      <w:r w:rsidRPr="76A32850">
        <w:rPr>
          <w:rFonts w:eastAsia="Times New Roman" w:cs="Times New Roman"/>
          <w:lang w:eastAsia="en-GB"/>
        </w:rPr>
        <w:fldChar w:fldCharType="begin"/>
      </w:r>
      <w:r w:rsidR="004464CA">
        <w:rPr>
          <w:rFonts w:eastAsia="Times New Roman" w:cs="Times New Roman"/>
          <w:lang w:eastAsia="en-GB"/>
        </w:rPr>
        <w:instrText xml:space="preserve"> ADDIN ZOTERO_ITEM CSL_CITATION {"citationID":"DYJ9JuAZ","properties":{"formattedCitation":"\\super 62\\nosupersub{}","plainCitation":"62","noteIndex":0},"citationItems":[{"id":1567,"uris":["http://zotero.org/users/2773777/items/VRQM3ZVV"],"itemData":{"id":1567,"type":"paper-conference","container-title":"Proceedings of the 3rd international workshop on distributed statistical computing","page":"125","publisher":"Vienna, Austria","source":"Google Scholar","title":"JAGS: A program for analysis of Bayesian graphical models using Gibbs sampling","title-short":"JAGS","URL":"http://www.ci.tuwien.ac.at/Conferences/DSC-2003/Drafts/Plummer.pdf","volume":"124","author":[{"family":"Plummer","given":"Martyn"}],"issued":{"date-parts":[["2003"]]}}}],"schema":"https://github.com/citation-style-language/schema/raw/master/csl-citation.json"} </w:instrText>
      </w:r>
      <w:r w:rsidRPr="76A32850">
        <w:rPr>
          <w:rFonts w:eastAsia="Times New Roman" w:cs="Times New Roman"/>
          <w:lang w:eastAsia="en-GB"/>
        </w:rPr>
        <w:fldChar w:fldCharType="separate"/>
      </w:r>
      <w:r w:rsidR="004464CA" w:rsidRPr="004464CA">
        <w:rPr>
          <w:rFonts w:ascii="Aptos" w:hAnsi="Aptos" w:cs="Times New Roman"/>
          <w:kern w:val="0"/>
          <w:vertAlign w:val="superscript"/>
        </w:rPr>
        <w:t>62</w:t>
      </w:r>
      <w:r w:rsidRPr="76A32850">
        <w:rPr>
          <w:rFonts w:eastAsia="Times New Roman" w:cs="Times New Roman"/>
          <w:lang w:eastAsia="en-GB"/>
        </w:rPr>
        <w:fldChar w:fldCharType="end"/>
      </w:r>
      <w:r w:rsidRPr="76A32850">
        <w:rPr>
          <w:rFonts w:eastAsia="Times New Roman" w:cs="Times New Roman"/>
          <w:lang w:eastAsia="en-GB"/>
        </w:rPr>
        <w:t xml:space="preserve"> through the </w:t>
      </w:r>
      <w:r w:rsidRPr="76A32850">
        <w:rPr>
          <w:rFonts w:eastAsia="Times New Roman" w:cs="Times New Roman"/>
          <w:i/>
          <w:iCs/>
          <w:lang w:eastAsia="en-GB"/>
        </w:rPr>
        <w:t>R2jags</w:t>
      </w:r>
      <w:r w:rsidRPr="76A32850">
        <w:rPr>
          <w:rFonts w:eastAsia="Times New Roman" w:cs="Times New Roman"/>
          <w:i/>
          <w:iCs/>
          <w:lang w:eastAsia="en-GB"/>
        </w:rPr>
        <w:fldChar w:fldCharType="begin"/>
      </w:r>
      <w:r w:rsidR="004464CA">
        <w:rPr>
          <w:rFonts w:eastAsia="Times New Roman" w:cs="Times New Roman"/>
          <w:i/>
          <w:iCs/>
          <w:lang w:eastAsia="en-GB"/>
        </w:rPr>
        <w:instrText xml:space="preserve"> ADDIN ZOTERO_ITEM CSL_CITATION {"citationID":"BM2k8Tnt","properties":{"formattedCitation":"\\super 63\\nosupersub{}","plainCitation":"63","noteIndex":0},"citationItems":[{"id":4274,"uris":["http://zotero.org/users/2773777/items/UBFWHCXN"],"itemData":{"id":4274,"type":"software","source":"Google Scholar","title":"R2jags: A Package for Running jags from R","title-short":"R2jags","version":"4.2.0","author":[{"family":"Su","given":"Yu-Sung"},{"family":"Yajima","given":"Masanao"}],"issued":{"date-parts":[["2012"]]}}}],"schema":"https://github.com/citation-style-language/schema/raw/master/csl-citation.json"} </w:instrText>
      </w:r>
      <w:r w:rsidRPr="76A32850">
        <w:rPr>
          <w:rFonts w:eastAsia="Times New Roman" w:cs="Times New Roman"/>
          <w:i/>
          <w:iCs/>
          <w:lang w:eastAsia="en-GB"/>
        </w:rPr>
        <w:fldChar w:fldCharType="separate"/>
      </w:r>
      <w:r w:rsidR="004464CA" w:rsidRPr="004464CA">
        <w:rPr>
          <w:rFonts w:ascii="Aptos" w:hAnsi="Aptos" w:cs="Times New Roman"/>
          <w:kern w:val="0"/>
          <w:vertAlign w:val="superscript"/>
        </w:rPr>
        <w:t>63</w:t>
      </w:r>
      <w:r w:rsidRPr="76A32850">
        <w:rPr>
          <w:rFonts w:eastAsia="Times New Roman" w:cs="Times New Roman"/>
          <w:i/>
          <w:iCs/>
          <w:lang w:eastAsia="en-GB"/>
        </w:rPr>
        <w:fldChar w:fldCharType="end"/>
      </w:r>
      <w:r w:rsidRPr="76A32850">
        <w:rPr>
          <w:rFonts w:eastAsia="Times New Roman" w:cs="Times New Roman"/>
          <w:lang w:eastAsia="en-GB"/>
        </w:rPr>
        <w:t xml:space="preserve"> interface in R</w:t>
      </w:r>
      <w:r w:rsidRPr="76A32850">
        <w:rPr>
          <w:rFonts w:cs="Calibri"/>
          <w:lang w:val="en-GB"/>
        </w:rPr>
        <w:fldChar w:fldCharType="begin"/>
      </w:r>
      <w:r w:rsidR="004464CA">
        <w:rPr>
          <w:rFonts w:cs="Calibri"/>
          <w:lang w:val="en-GB"/>
        </w:rPr>
        <w:instrText xml:space="preserve"> ADDIN ZOTERO_ITEM CSL_CITATION {"citationID":"CRIkXttj","properties":{"formattedCitation":"\\super 64\\nosupersub{}","plainCitation":"64","noteIndex":0},"citationItems":[{"id":"Z71eo4Pq/aHNfgKwI","uris":["http://zotero.org/users/14074622/items/D79KPF7C"],"itemData":{"id":962,"type":"book","edition":"R Foundation for Statistical Computing","event-place":"Vienna, Austria","publisher-place":"Vienna, Austria","title":"R: A Language and Environment for Statistical Computing","URL":"https://www.R-project.org/","author":[{"family":"R Core Team","given":""}],"issued":{"date-parts":[["2023"]]}}}],"schema":"https://github.com/citation-style-language/schema/raw/master/csl-citation.json"} </w:instrText>
      </w:r>
      <w:r w:rsidRPr="76A32850">
        <w:rPr>
          <w:rFonts w:cs="Calibri"/>
          <w:lang w:val="en-GB"/>
        </w:rPr>
        <w:fldChar w:fldCharType="separate"/>
      </w:r>
      <w:r w:rsidR="004464CA" w:rsidRPr="004464CA">
        <w:rPr>
          <w:rFonts w:ascii="Aptos" w:hAnsi="Aptos" w:cs="Times New Roman"/>
          <w:kern w:val="0"/>
          <w:vertAlign w:val="superscript"/>
        </w:rPr>
        <w:t>64</w:t>
      </w:r>
      <w:r w:rsidRPr="76A32850">
        <w:rPr>
          <w:rFonts w:cs="Calibri"/>
          <w:lang w:val="en-GB"/>
        </w:rPr>
        <w:fldChar w:fldCharType="end"/>
      </w:r>
      <w:r w:rsidRPr="76A32850">
        <w:rPr>
          <w:rFonts w:eastAsia="Times New Roman" w:cs="Times New Roman"/>
          <w:lang w:eastAsia="en-GB"/>
        </w:rPr>
        <w:t xml:space="preserve"> version </w:t>
      </w:r>
      <w:r w:rsidRPr="76A32850">
        <w:rPr>
          <w:rFonts w:cs="Calibri"/>
          <w:lang w:val="en-GB"/>
        </w:rPr>
        <w:t>4.3.0</w:t>
      </w:r>
      <w:r w:rsidRPr="76A32850">
        <w:rPr>
          <w:rFonts w:eastAsia="Times New Roman" w:cs="Times New Roman"/>
          <w:lang w:eastAsia="en-GB"/>
        </w:rPr>
        <w:t xml:space="preserve">. </w:t>
      </w:r>
      <w:r>
        <w:rPr>
          <w:rFonts w:eastAsia="Times New Roman" w:cs="Times New Roman"/>
          <w:lang w:eastAsia="en-GB"/>
        </w:rPr>
        <w:t>P</w:t>
      </w:r>
      <w:r w:rsidRPr="76A32850">
        <w:rPr>
          <w:rFonts w:eastAsia="Times New Roman" w:cs="Times New Roman"/>
          <w:lang w:eastAsia="en-GB"/>
        </w:rPr>
        <w:t>arameters were estimated by running three parallel chains, each with 10,000 iterations, including a burn-in period of 3,000 iterations to ensure convergence.</w:t>
      </w:r>
    </w:p>
    <w:p w14:paraId="6B3D3D85" w14:textId="77777777" w:rsidR="00BB17C0" w:rsidRPr="00926E9E" w:rsidRDefault="00BB17C0" w:rsidP="00BB17C0">
      <w:pPr>
        <w:pStyle w:val="Ttulo2"/>
        <w:rPr>
          <w:lang w:eastAsia="en-GB"/>
        </w:rPr>
      </w:pPr>
      <w:r w:rsidRPr="12330D43">
        <w:rPr>
          <w:lang w:eastAsia="en-GB"/>
        </w:rPr>
        <w:t>Exploration of H5 serostatus variations</w:t>
      </w:r>
    </w:p>
    <w:p w14:paraId="45441E2B" w14:textId="343A0D97" w:rsidR="00BB17C0" w:rsidRPr="00EE3D57" w:rsidRDefault="00BB17C0" w:rsidP="00BB17C0">
      <w:r>
        <w:t xml:space="preserve">To </w:t>
      </w:r>
      <w:r w:rsidRPr="00944180">
        <w:t xml:space="preserve">further investigate the differences </w:t>
      </w:r>
      <w:r w:rsidR="003C473D">
        <w:t>in exposure to H5Nx</w:t>
      </w:r>
      <w:r w:rsidRPr="00944180">
        <w:t xml:space="preserve">, we used the </w:t>
      </w:r>
      <w:r w:rsidR="003C473D">
        <w:t>reconstructed H5 serostatuses extracted</w:t>
      </w:r>
      <w:r w:rsidRPr="00944180">
        <w:t xml:space="preserve"> from the Bayesian model </w:t>
      </w:r>
      <w:r w:rsidR="003C473D">
        <w:t>to compare seroprevalences across populations</w:t>
      </w:r>
      <w:r w:rsidRPr="00944180">
        <w:t xml:space="preserve">. </w:t>
      </w:r>
      <w:proofErr w:type="gramStart"/>
      <w:r w:rsidR="003C473D">
        <w:t>In particular, d</w:t>
      </w:r>
      <w:r w:rsidRPr="00944180">
        <w:t>ata</w:t>
      </w:r>
      <w:proofErr w:type="gramEnd"/>
      <w:r>
        <w:t xml:space="preserve"> were structured to </w:t>
      </w:r>
      <w:r w:rsidR="003C473D">
        <w:t xml:space="preserve">explore </w:t>
      </w:r>
      <w:r w:rsidRPr="00944180">
        <w:t xml:space="preserve">differences in seroprevalence across </w:t>
      </w:r>
      <w:r>
        <w:t>s</w:t>
      </w:r>
      <w:r w:rsidRPr="00944180">
        <w:t>pecies, locations, and time periods</w:t>
      </w:r>
      <w:r>
        <w:t xml:space="preserve">, </w:t>
      </w:r>
      <w:r w:rsidRPr="00944180">
        <w:t>categorized into:</w:t>
      </w:r>
    </w:p>
    <w:p w14:paraId="614627CB" w14:textId="7029814F" w:rsidR="00BB17C0" w:rsidRPr="00EE3D57" w:rsidRDefault="00BB17C0" w:rsidP="00BB17C0">
      <w:pPr>
        <w:pStyle w:val="PargrafodaLista"/>
        <w:numPr>
          <w:ilvl w:val="0"/>
          <w:numId w:val="1"/>
        </w:numPr>
        <w:rPr>
          <w:rFonts w:eastAsia="Times New Roman" w:cs="Times New Roman"/>
          <w:kern w:val="0"/>
          <w:u w:val="single"/>
          <w:lang w:eastAsia="en-GB"/>
          <w14:ligatures w14:val="none"/>
        </w:rPr>
      </w:pPr>
      <w:r w:rsidRPr="00EE3D57">
        <w:rPr>
          <w:rFonts w:cs="Calibri"/>
          <w:lang w:val="en-GB"/>
        </w:rPr>
        <w:t>Species ecological categories</w:t>
      </w:r>
      <w:r>
        <w:rPr>
          <w:rFonts w:cs="Calibri"/>
          <w:lang w:val="en-GB"/>
        </w:rPr>
        <w:t>: A</w:t>
      </w:r>
      <w:r w:rsidRPr="00EE3D57">
        <w:rPr>
          <w:rFonts w:cs="Calibri"/>
          <w:lang w:val="en-GB"/>
        </w:rPr>
        <w:t>pex predators (</w:t>
      </w:r>
      <w:r w:rsidR="004E74AB">
        <w:rPr>
          <w:rFonts w:cs="Calibri"/>
          <w:lang w:val="en-GB"/>
        </w:rPr>
        <w:t xml:space="preserve">striated caracaras, </w:t>
      </w:r>
      <w:r w:rsidRPr="00EE3D57">
        <w:rPr>
          <w:rFonts w:cs="Calibri"/>
        </w:rPr>
        <w:t>giant petrels, skuas, k</w:t>
      </w:r>
      <w:r w:rsidRPr="00EE3D57">
        <w:rPr>
          <w:rFonts w:cs="Calibri"/>
          <w:shd w:val="clear" w:color="auto" w:fill="FFFFFF"/>
        </w:rPr>
        <w:t>elps gulls</w:t>
      </w:r>
      <w:r w:rsidRPr="00EE3D57">
        <w:rPr>
          <w:rFonts w:cs="Calibri"/>
        </w:rPr>
        <w:t>, dolphin gulls and snowy sheathbills</w:t>
      </w:r>
      <w:r w:rsidRPr="00EE3D57">
        <w:rPr>
          <w:rFonts w:cs="Calibri"/>
          <w:lang w:val="en-GB"/>
        </w:rPr>
        <w:t xml:space="preserve">), </w:t>
      </w:r>
      <w:proofErr w:type="spellStart"/>
      <w:ins w:id="261" w:author="Thierry BOULINIER" w:date="2024-08-15T14:09:00Z">
        <w:r w:rsidR="0025665C">
          <w:rPr>
            <w:rFonts w:cs="Calibri"/>
            <w:lang w:val="en-GB"/>
          </w:rPr>
          <w:t>meso</w:t>
        </w:r>
      </w:ins>
      <w:proofErr w:type="spellEnd"/>
      <w:del w:id="262" w:author="Thierry BOULINIER" w:date="2024-08-15T14:09:00Z">
        <w:r w:rsidRPr="00EE3D57" w:rsidDel="0025665C">
          <w:rPr>
            <w:rFonts w:cs="Calibri"/>
            <w:lang w:val="en-GB"/>
          </w:rPr>
          <w:delText>basal</w:delText>
        </w:r>
      </w:del>
      <w:r w:rsidRPr="00EE3D57">
        <w:rPr>
          <w:rFonts w:cs="Calibri"/>
          <w:lang w:val="en-GB"/>
        </w:rPr>
        <w:t xml:space="preserve"> predators (albatrosses,</w:t>
      </w:r>
      <w:r w:rsidR="00551572">
        <w:rPr>
          <w:rFonts w:cs="Calibri"/>
          <w:lang w:val="en-GB"/>
        </w:rPr>
        <w:t xml:space="preserve"> shearwaters, </w:t>
      </w:r>
      <w:r w:rsidRPr="00EE3D57">
        <w:rPr>
          <w:rFonts w:cs="Calibri"/>
          <w:lang w:val="en-GB"/>
        </w:rPr>
        <w:t>prions</w:t>
      </w:r>
      <w:r w:rsidRPr="12330D43">
        <w:rPr>
          <w:rFonts w:cs="Calibri"/>
          <w:i/>
          <w:iCs/>
          <w:shd w:val="clear" w:color="auto" w:fill="FFFFFF"/>
          <w:lang w:val="en-GB"/>
        </w:rPr>
        <w:t xml:space="preserve">, </w:t>
      </w:r>
      <w:r w:rsidR="00551572" w:rsidRPr="12330D43">
        <w:rPr>
          <w:rFonts w:cs="Calibri"/>
          <w:lang w:val="en-GB"/>
        </w:rPr>
        <w:t xml:space="preserve">southern rockhopper penguins, </w:t>
      </w:r>
      <w:r w:rsidRPr="00EE3D57">
        <w:rPr>
          <w:rFonts w:cs="Calibri"/>
          <w:lang w:val="en-GB"/>
        </w:rPr>
        <w:t>gentoo penguin</w:t>
      </w:r>
      <w:r w:rsidRPr="12330D43">
        <w:rPr>
          <w:rFonts w:cs="Calibri"/>
          <w:i/>
          <w:iCs/>
          <w:shd w:val="clear" w:color="auto" w:fill="FFFFFF"/>
          <w:lang w:val="en-GB"/>
        </w:rPr>
        <w:t>s</w:t>
      </w:r>
      <w:r w:rsidRPr="12330D43">
        <w:rPr>
          <w:rFonts w:cs="Calibri"/>
          <w:lang w:val="en-GB"/>
        </w:rPr>
        <w:t xml:space="preserve">, </w:t>
      </w:r>
      <w:proofErr w:type="spellStart"/>
      <w:r w:rsidRPr="12330D43">
        <w:rPr>
          <w:rFonts w:cs="Calibri"/>
          <w:lang w:val="en-GB"/>
        </w:rPr>
        <w:t>Magellanic</w:t>
      </w:r>
      <w:proofErr w:type="spellEnd"/>
      <w:r w:rsidRPr="00EE3D57">
        <w:rPr>
          <w:rFonts w:cs="Calibri"/>
          <w:lang w:val="en-GB"/>
        </w:rPr>
        <w:t xml:space="preserve"> penguins</w:t>
      </w:r>
      <w:r w:rsidRPr="00EE3D57">
        <w:rPr>
          <w:rFonts w:cs="Calibri"/>
          <w:shd w:val="clear" w:color="auto" w:fill="FFFFFF"/>
          <w:lang w:val="en-GB"/>
        </w:rPr>
        <w:t xml:space="preserve"> and</w:t>
      </w:r>
      <w:r w:rsidRPr="00EE3D57">
        <w:rPr>
          <w:rFonts w:cs="Calibri"/>
          <w:lang w:val="en-GB"/>
        </w:rPr>
        <w:t xml:space="preserve"> imperial shags), or anatids (steamer ducks</w:t>
      </w:r>
      <w:r w:rsidR="00551572">
        <w:rPr>
          <w:rFonts w:cs="Calibri"/>
          <w:lang w:val="en-GB"/>
        </w:rPr>
        <w:t xml:space="preserve"> and </w:t>
      </w:r>
      <w:r w:rsidR="00551572" w:rsidRPr="00EE3D57">
        <w:rPr>
          <w:rFonts w:cs="Calibri"/>
          <w:lang w:val="en-GB"/>
        </w:rPr>
        <w:t>upland geese</w:t>
      </w:r>
      <w:r w:rsidRPr="00EE3D57">
        <w:rPr>
          <w:rFonts w:cs="Calibri"/>
          <w:lang w:val="en-GB"/>
        </w:rPr>
        <w:t>)</w:t>
      </w:r>
      <w:r>
        <w:rPr>
          <w:rFonts w:cs="Calibri"/>
          <w:lang w:val="en-GB"/>
        </w:rPr>
        <w:t xml:space="preserve"> </w:t>
      </w:r>
      <w:r w:rsidRPr="00781023">
        <w:t>(</w:t>
      </w:r>
      <w:r>
        <w:fldChar w:fldCharType="begin"/>
      </w:r>
      <w:r>
        <w:instrText xml:space="preserve"> REF _Ref171097252 \h  \* MERGEFORMAT </w:instrText>
      </w:r>
      <w:r>
        <w:fldChar w:fldCharType="separate"/>
      </w:r>
      <w:r w:rsidR="00DE3865" w:rsidRPr="0059304C">
        <w:rPr>
          <w:b/>
          <w:bCs/>
        </w:rPr>
        <w:t xml:space="preserve">Figure </w:t>
      </w:r>
      <w:r w:rsidR="00DE3865">
        <w:rPr>
          <w:b/>
          <w:bCs/>
          <w:noProof/>
        </w:rPr>
        <w:t>2</w:t>
      </w:r>
      <w:r>
        <w:fldChar w:fldCharType="end"/>
      </w:r>
      <w:r w:rsidRPr="00781023">
        <w:t>)</w:t>
      </w:r>
      <w:r w:rsidRPr="00EE3D57">
        <w:rPr>
          <w:rFonts w:cs="Calibri"/>
          <w:lang w:val="en-GB"/>
        </w:rPr>
        <w:t>;</w:t>
      </w:r>
    </w:p>
    <w:p w14:paraId="5B717E39" w14:textId="1AFBE95C" w:rsidR="00BB17C0" w:rsidRPr="00EE3D57" w:rsidRDefault="00BB17C0" w:rsidP="00BB17C0">
      <w:pPr>
        <w:pStyle w:val="PargrafodaLista"/>
        <w:numPr>
          <w:ilvl w:val="0"/>
          <w:numId w:val="1"/>
        </w:numPr>
        <w:rPr>
          <w:rFonts w:eastAsia="Times New Roman" w:cs="Times New Roman"/>
          <w:kern w:val="0"/>
          <w:u w:val="single"/>
          <w:lang w:eastAsia="en-GB"/>
          <w14:ligatures w14:val="none"/>
        </w:rPr>
      </w:pPr>
      <w:r w:rsidRPr="00EE3D57">
        <w:rPr>
          <w:rFonts w:cs="Calibri"/>
        </w:rPr>
        <w:t>Island</w:t>
      </w:r>
      <w:r w:rsidRPr="00EE3D57">
        <w:rPr>
          <w:rFonts w:cs="Calibri"/>
          <w:lang w:val="en-GB"/>
        </w:rPr>
        <w:t xml:space="preserve"> epidemiological status: </w:t>
      </w:r>
      <w:r>
        <w:rPr>
          <w:rFonts w:cs="Calibri"/>
          <w:lang w:val="en-GB"/>
        </w:rPr>
        <w:t>A</w:t>
      </w:r>
      <w:r w:rsidRPr="00EE3D57">
        <w:rPr>
          <w:rFonts w:cs="Calibri"/>
          <w:lang w:val="en-GB"/>
        </w:rPr>
        <w:t xml:space="preserve">pparently healthy (Grand Jason, West Point, Hummock and Bleaker Islands, and West Falklands), </w:t>
      </w:r>
      <w:r>
        <w:rPr>
          <w:rFonts w:cs="Calibri"/>
          <w:lang w:val="en-GB"/>
        </w:rPr>
        <w:t>sporadic</w:t>
      </w:r>
      <w:r w:rsidRPr="00EE3D57">
        <w:rPr>
          <w:rFonts w:cs="Calibri"/>
          <w:lang w:val="en-GB"/>
        </w:rPr>
        <w:t xml:space="preserve"> case(s) (Pebble, Saunders and New Islands, and East Falklands), or outbreak (Steeple Jason, Carcass and Sealion Islands) (</w:t>
      </w:r>
      <w:r w:rsidRPr="12330D43">
        <w:rPr>
          <w:rFonts w:cs="Calibri"/>
          <w:lang w:val="en-GB"/>
        </w:rPr>
        <w:fldChar w:fldCharType="begin"/>
      </w:r>
      <w:r w:rsidRPr="12330D43">
        <w:rPr>
          <w:rFonts w:cs="Calibri"/>
          <w:lang w:val="en-GB"/>
        </w:rPr>
        <w:instrText xml:space="preserve"> REF _Ref171094669 \h </w:instrText>
      </w:r>
      <w:r w:rsidRPr="12330D43">
        <w:rPr>
          <w:rFonts w:cs="Calibri"/>
          <w:lang w:val="en-GB"/>
        </w:rPr>
      </w:r>
      <w:r w:rsidRPr="12330D43">
        <w:rPr>
          <w:rFonts w:cs="Calibri"/>
          <w:lang w:val="en-GB"/>
        </w:rPr>
        <w:fldChar w:fldCharType="separate"/>
      </w:r>
      <w:r w:rsidR="00DE3865" w:rsidRPr="0059304C">
        <w:rPr>
          <w:b/>
          <w:bCs/>
        </w:rPr>
        <w:t xml:space="preserve">Figure </w:t>
      </w:r>
      <w:r w:rsidR="00DE3865">
        <w:rPr>
          <w:b/>
          <w:bCs/>
          <w:noProof/>
        </w:rPr>
        <w:t>1</w:t>
      </w:r>
      <w:r w:rsidRPr="12330D43">
        <w:rPr>
          <w:rFonts w:cs="Calibri"/>
          <w:lang w:val="en-GB"/>
        </w:rPr>
        <w:fldChar w:fldCharType="end"/>
      </w:r>
      <w:r w:rsidRPr="00EE3D57">
        <w:rPr>
          <w:rFonts w:cs="Calibri"/>
          <w:b/>
          <w:bCs/>
          <w:lang w:val="en-GB"/>
        </w:rPr>
        <w:t>a</w:t>
      </w:r>
      <w:proofErr w:type="gramStart"/>
      <w:r w:rsidRPr="00EE3D57">
        <w:rPr>
          <w:rFonts w:cs="Calibri"/>
          <w:lang w:val="en-GB"/>
        </w:rPr>
        <w:t>);</w:t>
      </w:r>
      <w:proofErr w:type="gramEnd"/>
    </w:p>
    <w:p w14:paraId="2C0424A1" w14:textId="7DDD2811" w:rsidR="00BB17C0" w:rsidRPr="00C27CE2" w:rsidRDefault="00BB17C0" w:rsidP="00BB17C0">
      <w:pPr>
        <w:pStyle w:val="PargrafodaLista"/>
        <w:numPr>
          <w:ilvl w:val="0"/>
          <w:numId w:val="1"/>
        </w:numPr>
        <w:rPr>
          <w:rFonts w:eastAsia="Times New Roman" w:cs="Times New Roman"/>
          <w:kern w:val="0"/>
          <w:u w:val="single"/>
          <w:lang w:eastAsia="en-GB"/>
          <w14:ligatures w14:val="none"/>
        </w:rPr>
      </w:pPr>
      <w:r w:rsidRPr="00EE3D57">
        <w:rPr>
          <w:rFonts w:cs="Calibri"/>
          <w:lang w:val="en-GB"/>
        </w:rPr>
        <w:t xml:space="preserve">Campaign epidemiological status: </w:t>
      </w:r>
      <w:r>
        <w:rPr>
          <w:rFonts w:cs="Calibri"/>
          <w:lang w:val="en-GB"/>
        </w:rPr>
        <w:t>F</w:t>
      </w:r>
      <w:r w:rsidRPr="00EE3D57">
        <w:rPr>
          <w:rFonts w:cs="Calibri"/>
          <w:lang w:val="en-GB"/>
        </w:rPr>
        <w:t>ield campaigns conducted in the years prior to HPAI incursion (</w:t>
      </w:r>
      <w:r w:rsidRPr="005A07C2">
        <w:rPr>
          <w:highlight w:val="green"/>
        </w:rPr>
        <w:t>2012/2013, 2017/2018, 2018/2019</w:t>
      </w:r>
      <w:r w:rsidRPr="00EE3D57">
        <w:rPr>
          <w:rFonts w:cs="Calibri"/>
          <w:lang w:val="en-GB"/>
        </w:rPr>
        <w:t xml:space="preserve"> and 2022/2023 Austral summer), or in the year of HPAI incursion (2023/2024 Austral summer) (</w:t>
      </w:r>
      <w:r w:rsidRPr="12330D43">
        <w:rPr>
          <w:rFonts w:cs="Calibri"/>
          <w:lang w:val="en-GB"/>
        </w:rPr>
        <w:fldChar w:fldCharType="begin"/>
      </w:r>
      <w:r w:rsidRPr="12330D43">
        <w:rPr>
          <w:rFonts w:cs="Calibri"/>
          <w:lang w:val="en-GB"/>
        </w:rPr>
        <w:instrText xml:space="preserve"> REF _Ref171094669 \h </w:instrText>
      </w:r>
      <w:r w:rsidRPr="12330D43">
        <w:rPr>
          <w:rFonts w:cs="Calibri"/>
          <w:lang w:val="en-GB"/>
        </w:rPr>
      </w:r>
      <w:r w:rsidRPr="12330D43">
        <w:rPr>
          <w:rFonts w:cs="Calibri"/>
          <w:lang w:val="en-GB"/>
        </w:rPr>
        <w:fldChar w:fldCharType="separate"/>
      </w:r>
      <w:r w:rsidR="00DE3865" w:rsidRPr="0059304C">
        <w:rPr>
          <w:b/>
          <w:bCs/>
        </w:rPr>
        <w:t xml:space="preserve">Figure </w:t>
      </w:r>
      <w:r w:rsidR="00DE3865">
        <w:rPr>
          <w:b/>
          <w:bCs/>
          <w:noProof/>
        </w:rPr>
        <w:t>1</w:t>
      </w:r>
      <w:r w:rsidRPr="12330D43">
        <w:rPr>
          <w:rFonts w:cs="Calibri"/>
          <w:lang w:val="en-GB"/>
        </w:rPr>
        <w:fldChar w:fldCharType="end"/>
      </w:r>
      <w:r w:rsidRPr="00EE3D57">
        <w:rPr>
          <w:rFonts w:cs="Calibri"/>
          <w:b/>
          <w:bCs/>
          <w:lang w:val="en-GB"/>
        </w:rPr>
        <w:t>b</w:t>
      </w:r>
      <w:r w:rsidRPr="00EE3D57">
        <w:rPr>
          <w:rFonts w:cs="Calibri"/>
          <w:lang w:val="en-GB"/>
        </w:rPr>
        <w:t>).</w:t>
      </w:r>
    </w:p>
    <w:p w14:paraId="35FDF8C0" w14:textId="116CF2E5" w:rsidR="00BB17C0" w:rsidRDefault="00BB17C0" w:rsidP="00BB17C0">
      <w:pPr>
        <w:rPr>
          <w:rFonts w:cs="Calibri"/>
          <w:lang w:val="en-GB"/>
        </w:rPr>
      </w:pPr>
      <w:r w:rsidRPr="00EE3D57">
        <w:rPr>
          <w:rFonts w:cs="Calibri"/>
          <w:lang w:val="en-GB"/>
        </w:rPr>
        <w:t xml:space="preserve">Species ecological categories were defined before sample collection based on the ecological traits and our expectations regarding </w:t>
      </w:r>
      <w:r>
        <w:rPr>
          <w:rFonts w:cs="Calibri"/>
          <w:lang w:val="en-GB"/>
        </w:rPr>
        <w:t xml:space="preserve">their risk of exposure to HPAI </w:t>
      </w:r>
      <w:r w:rsidRPr="00781023">
        <w:t>(</w:t>
      </w:r>
      <w:r>
        <w:fldChar w:fldCharType="begin"/>
      </w:r>
      <w:r>
        <w:instrText xml:space="preserve"> REF _Ref171097252 \h  \* MERGEFORMAT </w:instrText>
      </w:r>
      <w:r>
        <w:fldChar w:fldCharType="separate"/>
      </w:r>
      <w:r w:rsidR="00DE3865" w:rsidRPr="0059304C">
        <w:rPr>
          <w:b/>
          <w:bCs/>
        </w:rPr>
        <w:t xml:space="preserve">Figure </w:t>
      </w:r>
      <w:r w:rsidR="00DE3865">
        <w:rPr>
          <w:b/>
          <w:bCs/>
          <w:noProof/>
        </w:rPr>
        <w:t>2</w:t>
      </w:r>
      <w:r>
        <w:fldChar w:fldCharType="end"/>
      </w:r>
      <w:r w:rsidRPr="00781023">
        <w:t>)</w:t>
      </w:r>
      <w:r w:rsidRPr="00EE3D57">
        <w:rPr>
          <w:rFonts w:cs="Calibri"/>
          <w:lang w:val="en-GB"/>
        </w:rPr>
        <w:t xml:space="preserve">. </w:t>
      </w:r>
      <w:r w:rsidRPr="00EE3D57">
        <w:rPr>
          <w:rFonts w:eastAsia="Times New Roman" w:cs="Times New Roman"/>
          <w:kern w:val="0"/>
          <w:lang w:eastAsia="en-GB"/>
          <w14:ligatures w14:val="none"/>
        </w:rPr>
        <w:t>Island and campaign</w:t>
      </w:r>
      <w:r w:rsidR="00551572">
        <w:rPr>
          <w:rFonts w:eastAsia="Times New Roman" w:cs="Times New Roman"/>
          <w:kern w:val="0"/>
          <w:lang w:eastAsia="en-GB"/>
          <w14:ligatures w14:val="none"/>
        </w:rPr>
        <w:t xml:space="preserve"> categories </w:t>
      </w:r>
      <w:r w:rsidRPr="00EE3D57">
        <w:rPr>
          <w:rFonts w:cs="Calibri"/>
          <w:lang w:val="en-GB"/>
        </w:rPr>
        <w:t xml:space="preserve">were defined before data analysis based on </w:t>
      </w:r>
      <w:r>
        <w:rPr>
          <w:rFonts w:cs="Calibri"/>
          <w:lang w:val="en-GB"/>
        </w:rPr>
        <w:t>the</w:t>
      </w:r>
      <w:r w:rsidRPr="00EE3D57">
        <w:rPr>
          <w:rFonts w:cs="Calibri"/>
          <w:lang w:val="en-GB"/>
        </w:rPr>
        <w:t xml:space="preserve"> epidemiological observations and PCR results obtained </w:t>
      </w:r>
      <w:r>
        <w:rPr>
          <w:rFonts w:cs="Calibri"/>
          <w:lang w:val="en-GB"/>
        </w:rPr>
        <w:t>from</w:t>
      </w:r>
      <w:r w:rsidRPr="00EE3D57">
        <w:rPr>
          <w:rFonts w:cs="Calibri"/>
          <w:lang w:val="en-GB"/>
        </w:rPr>
        <w:t xml:space="preserve"> the governmental surveillance program.</w:t>
      </w:r>
      <w:r>
        <w:rPr>
          <w:rFonts w:cs="Calibri"/>
          <w:lang w:val="en-GB"/>
        </w:rPr>
        <w:t xml:space="preserve"> </w:t>
      </w:r>
      <w:r w:rsidR="00A514A0">
        <w:rPr>
          <w:rFonts w:cs="Calibri"/>
          <w:lang w:val="en-GB"/>
        </w:rPr>
        <w:t>To facilitate comparison and interpretation of the results, we only considered adult birds from species that were sampled both before 2023/2024 and in 2023/2024.</w:t>
      </w:r>
    </w:p>
    <w:p w14:paraId="75C8DB6C" w14:textId="77777777" w:rsidR="00BB17C0" w:rsidRDefault="00BB17C0" w:rsidP="00BB17C0">
      <w:pPr>
        <w:pStyle w:val="Ttulo2"/>
        <w:rPr>
          <w:lang w:eastAsia="en-GB"/>
        </w:rPr>
      </w:pPr>
      <w:r w:rsidRPr="76A32850">
        <w:rPr>
          <w:lang w:eastAsia="en-GB"/>
        </w:rPr>
        <w:t xml:space="preserve">Reporting and visualisation  </w:t>
      </w:r>
    </w:p>
    <w:p w14:paraId="3596AE67" w14:textId="3F5C519C" w:rsidR="00BB17C0" w:rsidRDefault="00551572" w:rsidP="00BB17C0">
      <w:pPr>
        <w:rPr>
          <w:rFonts w:eastAsia="Times New Roman" w:cs="Times New Roman"/>
          <w:lang w:eastAsia="en-GB"/>
        </w:rPr>
      </w:pPr>
      <w:r>
        <w:rPr>
          <w:rFonts w:cs="Calibri"/>
          <w:lang w:val="en-GB"/>
        </w:rPr>
        <w:t>Expected s</w:t>
      </w:r>
      <w:r w:rsidR="00BB17C0" w:rsidRPr="76A32850">
        <w:rPr>
          <w:rFonts w:cs="Calibri"/>
          <w:lang w:val="en-GB"/>
        </w:rPr>
        <w:t>eroprevalences ± 95% credible intervals were calculated as the proportion of antibody positive samples within a given population of adult birds</w:t>
      </w:r>
      <w:r w:rsidR="00BB17C0">
        <w:rPr>
          <w:rFonts w:cs="Calibri"/>
          <w:lang w:val="en-GB"/>
        </w:rPr>
        <w:t>,</w:t>
      </w:r>
      <w:r w:rsidR="00BB17C0" w:rsidRPr="76A32850">
        <w:rPr>
          <w:rFonts w:cs="Calibri"/>
          <w:lang w:val="en-GB"/>
        </w:rPr>
        <w:t xml:space="preserve"> based on the observed data for AIVs (see </w:t>
      </w:r>
      <w:r w:rsidR="00BB17C0" w:rsidRPr="76A32850">
        <w:rPr>
          <w:rFonts w:cs="Calibri"/>
          <w:lang w:val="en-GB"/>
        </w:rPr>
        <w:fldChar w:fldCharType="begin"/>
      </w:r>
      <w:r w:rsidR="00BB17C0" w:rsidRPr="76A32850">
        <w:rPr>
          <w:rFonts w:cs="Calibri"/>
          <w:lang w:val="en-GB"/>
        </w:rPr>
        <w:instrText xml:space="preserve"> REF _Ref171168449 \h </w:instrText>
      </w:r>
      <w:r w:rsidR="00BB17C0" w:rsidRPr="76A32850">
        <w:rPr>
          <w:rFonts w:cs="Calibri"/>
          <w:lang w:val="en-GB"/>
        </w:rPr>
      </w:r>
      <w:r w:rsidR="00BB17C0" w:rsidRPr="76A32850">
        <w:rPr>
          <w:rFonts w:cs="Calibri"/>
          <w:lang w:val="en-GB"/>
        </w:rPr>
        <w:fldChar w:fldCharType="separate"/>
      </w:r>
      <w:r w:rsidR="00DE3865" w:rsidRPr="0059304C">
        <w:t xml:space="preserve">Immunological </w:t>
      </w:r>
      <w:r w:rsidR="00BB17C0" w:rsidRPr="76A32850">
        <w:rPr>
          <w:rFonts w:cs="Calibri"/>
          <w:lang w:val="en-GB"/>
        </w:rPr>
        <w:fldChar w:fldCharType="end"/>
      </w:r>
      <w:r w:rsidR="00BB17C0" w:rsidRPr="76A32850">
        <w:rPr>
          <w:rFonts w:cs="Calibri"/>
          <w:lang w:val="en-GB"/>
        </w:rPr>
        <w:t>) and on the reconstructed data for H5</w:t>
      </w:r>
      <w:r w:rsidR="00F312CD">
        <w:rPr>
          <w:rFonts w:cs="Calibri"/>
          <w:lang w:val="en-GB"/>
        </w:rPr>
        <w:t>.</w:t>
      </w:r>
      <w:r w:rsidR="00BB17C0" w:rsidRPr="00A72361">
        <w:t xml:space="preserve"> </w:t>
      </w:r>
      <w:r w:rsidR="00F312CD">
        <w:rPr>
          <w:rFonts w:cs="Calibri"/>
          <w:lang w:val="en-GB"/>
        </w:rPr>
        <w:t>Visuals and m</w:t>
      </w:r>
      <w:r w:rsidR="00BB17C0" w:rsidRPr="76A32850">
        <w:rPr>
          <w:rFonts w:cs="Calibri"/>
          <w:lang w:val="en-GB"/>
        </w:rPr>
        <w:t xml:space="preserve">aps were </w:t>
      </w:r>
      <w:r w:rsidR="00BB17C0">
        <w:rPr>
          <w:rFonts w:cs="Calibri"/>
          <w:lang w:val="en-GB"/>
        </w:rPr>
        <w:t>created</w:t>
      </w:r>
      <w:r w:rsidR="00BB17C0" w:rsidRPr="76A32850">
        <w:rPr>
          <w:rFonts w:cs="Calibri"/>
          <w:lang w:val="en-GB"/>
        </w:rPr>
        <w:t xml:space="preserve"> using </w:t>
      </w:r>
      <w:r w:rsidR="00F312CD">
        <w:rPr>
          <w:rFonts w:cs="Calibri"/>
          <w:lang w:val="en-GB"/>
        </w:rPr>
        <w:t xml:space="preserve">the </w:t>
      </w:r>
      <w:r w:rsidR="00F312CD" w:rsidRPr="76A32850">
        <w:rPr>
          <w:rFonts w:cs="Calibri"/>
          <w:i/>
          <w:iCs/>
          <w:lang w:val="en-GB"/>
        </w:rPr>
        <w:t>g</w:t>
      </w:r>
      <w:r w:rsidR="00F312CD">
        <w:rPr>
          <w:rFonts w:cs="Calibri"/>
          <w:i/>
          <w:iCs/>
          <w:lang w:val="en-GB"/>
        </w:rPr>
        <w:t>g</w:t>
      </w:r>
      <w:r w:rsidR="00F312CD" w:rsidRPr="76A32850">
        <w:rPr>
          <w:rFonts w:cs="Calibri"/>
          <w:i/>
          <w:iCs/>
          <w:lang w:val="en-GB"/>
        </w:rPr>
        <w:t>plot2</w:t>
      </w:r>
      <w:r w:rsidR="00F312CD" w:rsidRPr="76A32850">
        <w:rPr>
          <w:rFonts w:cs="Calibri"/>
          <w:i/>
          <w:iCs/>
          <w:lang w:val="en-GB"/>
        </w:rPr>
        <w:fldChar w:fldCharType="begin"/>
      </w:r>
      <w:r w:rsidR="00F312CD">
        <w:rPr>
          <w:rFonts w:cs="Calibri"/>
          <w:i/>
          <w:iCs/>
          <w:lang w:val="en-GB"/>
        </w:rPr>
        <w:instrText xml:space="preserve"> ADDIN ZOTERO_ITEM CSL_CITATION {"citationID":"hUxGuWok","properties":{"formattedCitation":"\\super 65\\nosupersub{}","plainCitation":"65","noteIndex":0},"citationItems":[{"id":"Z71eo4Pq/sTidwaED","uris":["http://zotero.org/users/14074622/items/QWFVW53S"],"itemData":{"id":961,"type":"book","edition":"Springer-Verlag New York","ISBN":"978-3-319-24277-4","title":"ggplot2: Elegant Graphics for Data Analysis","URL":"https://ggplot2.tidyverse.org","author":[{"family":"Wickham","given":""}],"issued":{"date-parts":[["2016"]]}}}],"schema":"https://github.com/citation-style-language/schema/raw/master/csl-citation.json"} </w:instrText>
      </w:r>
      <w:r w:rsidR="00F312CD" w:rsidRPr="76A32850">
        <w:rPr>
          <w:rFonts w:cs="Calibri"/>
          <w:i/>
          <w:iCs/>
          <w:lang w:val="en-GB"/>
        </w:rPr>
        <w:fldChar w:fldCharType="separate"/>
      </w:r>
      <w:r w:rsidR="00F312CD" w:rsidRPr="76A32850">
        <w:rPr>
          <w:rFonts w:ascii="Aptos" w:hAnsi="Aptos" w:cs="Times New Roman"/>
          <w:vertAlign w:val="superscript"/>
        </w:rPr>
        <w:t>65</w:t>
      </w:r>
      <w:r w:rsidR="00F312CD" w:rsidRPr="76A32850">
        <w:rPr>
          <w:rFonts w:cs="Calibri"/>
          <w:i/>
          <w:iCs/>
          <w:lang w:val="en-GB"/>
        </w:rPr>
        <w:fldChar w:fldCharType="end"/>
      </w:r>
      <w:r w:rsidR="00F312CD" w:rsidRPr="76A32850">
        <w:rPr>
          <w:rFonts w:cs="Calibri"/>
          <w:lang w:val="en-GB"/>
        </w:rPr>
        <w:t xml:space="preserve"> </w:t>
      </w:r>
      <w:r w:rsidR="00F312CD">
        <w:rPr>
          <w:rFonts w:cs="Calibri"/>
          <w:lang w:val="en-GB"/>
        </w:rPr>
        <w:t xml:space="preserve">and </w:t>
      </w:r>
      <w:r w:rsidR="00BB17C0" w:rsidRPr="76A32850">
        <w:rPr>
          <w:rFonts w:cs="Calibri"/>
          <w:i/>
          <w:iCs/>
          <w:lang w:val="en-GB"/>
        </w:rPr>
        <w:t>sf</w:t>
      </w:r>
      <w:r w:rsidR="00BB17C0" w:rsidRPr="76A32850">
        <w:rPr>
          <w:rFonts w:cs="Calibri"/>
          <w:i/>
          <w:iCs/>
          <w:color w:val="FF0000"/>
          <w:lang w:val="en-GB"/>
        </w:rPr>
        <w:fldChar w:fldCharType="begin"/>
      </w:r>
      <w:r w:rsidR="004464CA">
        <w:rPr>
          <w:rFonts w:cs="Calibri"/>
          <w:i/>
          <w:iCs/>
          <w:color w:val="FF0000"/>
          <w:lang w:val="en-GB"/>
        </w:rPr>
        <w:instrText xml:space="preserve"> ADDIN ZOTERO_ITEM CSL_CITATION {"citationID":"93F9vura","properties":{"formattedCitation":"\\super 66\\nosupersub{}","plainCitation":"66","noteIndex":0},"citationItems":[{"id":"Z71eo4Pq/47IDgrBb","uris":["http://zotero.org/users/14074622/items/HTJMBU6A"],"itemData":{"id":963,"type":"article-journal","container-title":"The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BB17C0" w:rsidRPr="76A32850">
        <w:rPr>
          <w:rFonts w:cs="Calibri"/>
          <w:i/>
          <w:iCs/>
          <w:color w:val="FF0000"/>
          <w:lang w:val="en-GB"/>
        </w:rPr>
        <w:fldChar w:fldCharType="separate"/>
      </w:r>
      <w:r w:rsidR="004464CA" w:rsidRPr="004464CA">
        <w:rPr>
          <w:rFonts w:ascii="Aptos" w:hAnsi="Aptos" w:cs="Times New Roman"/>
          <w:kern w:val="0"/>
          <w:vertAlign w:val="superscript"/>
        </w:rPr>
        <w:t>66</w:t>
      </w:r>
      <w:r w:rsidR="00BB17C0" w:rsidRPr="76A32850">
        <w:rPr>
          <w:rFonts w:cs="Calibri"/>
          <w:i/>
          <w:iCs/>
          <w:color w:val="FF0000"/>
          <w:lang w:val="en-GB"/>
        </w:rPr>
        <w:fldChar w:fldCharType="end"/>
      </w:r>
      <w:r w:rsidR="00BB17C0" w:rsidRPr="76A32850">
        <w:rPr>
          <w:rFonts w:cs="Calibri"/>
          <w:color w:val="FF0000"/>
          <w:lang w:val="en-GB"/>
        </w:rPr>
        <w:t xml:space="preserve"> </w:t>
      </w:r>
      <w:r w:rsidR="00F312CD" w:rsidRPr="76A32850">
        <w:rPr>
          <w:rFonts w:cs="Calibri"/>
          <w:lang w:val="en-GB"/>
        </w:rPr>
        <w:t>R packages</w:t>
      </w:r>
      <w:r w:rsidR="00F312CD">
        <w:rPr>
          <w:rFonts w:cs="Calibri"/>
          <w:lang w:val="en-GB"/>
        </w:rPr>
        <w:t xml:space="preserve"> and QGIS</w:t>
      </w:r>
      <w:r w:rsidR="00BB17C0" w:rsidRPr="76A32850">
        <w:rPr>
          <w:rFonts w:cs="Calibri"/>
          <w:lang w:val="en-GB"/>
        </w:rPr>
        <w:t>.</w:t>
      </w:r>
      <w:r w:rsidR="00F312CD">
        <w:rPr>
          <w:rFonts w:cs="Calibri"/>
          <w:lang w:val="en-GB"/>
        </w:rPr>
        <w:t xml:space="preserve"> Animal silhouettes were obtained </w:t>
      </w:r>
      <w:r w:rsidR="005D2CA5">
        <w:rPr>
          <w:rFonts w:cs="Calibri"/>
          <w:lang w:val="en-GB"/>
        </w:rPr>
        <w:t xml:space="preserve">from </w:t>
      </w:r>
      <w:r w:rsidR="005D2CA5" w:rsidRPr="005D2CA5">
        <w:rPr>
          <w:rFonts w:cs="Calibri"/>
          <w:lang w:val="en-GB"/>
        </w:rPr>
        <w:t>phylopic.org</w:t>
      </w:r>
      <w:r w:rsidR="005D2CA5">
        <w:rPr>
          <w:rFonts w:cs="Calibri"/>
          <w:lang w:val="en-GB"/>
        </w:rPr>
        <w:t xml:space="preserve">. </w:t>
      </w:r>
    </w:p>
    <w:p w14:paraId="15D83BEA" w14:textId="77777777" w:rsidR="008B69EE" w:rsidRPr="0059304C" w:rsidRDefault="008B69EE" w:rsidP="00926E9E">
      <w:pPr>
        <w:pStyle w:val="Ttulo1"/>
        <w:rPr>
          <w:rStyle w:val="Policepardfaut1"/>
          <w:rFonts w:cs="Calibri"/>
        </w:rPr>
      </w:pPr>
      <w:r w:rsidRPr="0059304C">
        <w:rPr>
          <w:rStyle w:val="Policepardfaut1"/>
          <w:rFonts w:cs="Calibri"/>
        </w:rPr>
        <w:lastRenderedPageBreak/>
        <w:t>Data availability</w:t>
      </w:r>
    </w:p>
    <w:p w14:paraId="237F4279" w14:textId="07744B2D" w:rsidR="008B69EE" w:rsidRPr="0059304C" w:rsidRDefault="00533F56" w:rsidP="0059304C">
      <w:pPr>
        <w:rPr>
          <w:rStyle w:val="Policepardfaut1"/>
          <w:rFonts w:cs="Calibri"/>
        </w:rPr>
      </w:pPr>
      <w:r>
        <w:rPr>
          <w:rStyle w:val="Policepardfaut1"/>
          <w:rFonts w:cs="Calibri"/>
        </w:rPr>
        <w:t>Data</w:t>
      </w:r>
      <w:r w:rsidR="008563B5">
        <w:rPr>
          <w:rStyle w:val="Policepardfaut1"/>
          <w:rFonts w:cs="Calibri"/>
        </w:rPr>
        <w:t xml:space="preserve">set </w:t>
      </w:r>
      <w:r>
        <w:rPr>
          <w:rStyle w:val="Policepardfaut1"/>
          <w:rFonts w:cs="Calibri"/>
        </w:rPr>
        <w:t xml:space="preserve">available </w:t>
      </w:r>
      <w:r w:rsidR="008563B5">
        <w:rPr>
          <w:rStyle w:val="Policepardfaut1"/>
          <w:rFonts w:cs="Calibri"/>
        </w:rPr>
        <w:t xml:space="preserve">on </w:t>
      </w:r>
      <w:proofErr w:type="spellStart"/>
      <w:r w:rsidR="008563B5">
        <w:rPr>
          <w:rStyle w:val="Policepardfaut1"/>
          <w:rFonts w:cs="Calibri"/>
        </w:rPr>
        <w:t>eCommons</w:t>
      </w:r>
      <w:proofErr w:type="spellEnd"/>
      <w:r w:rsidR="008563B5">
        <w:rPr>
          <w:rStyle w:val="Policepardfaut1"/>
          <w:rFonts w:cs="Calibri"/>
        </w:rPr>
        <w:t xml:space="preserve"> (https://doi.org/</w:t>
      </w:r>
      <w:r w:rsidRPr="00533F56">
        <w:rPr>
          <w:rStyle w:val="Policepardfaut1"/>
          <w:rFonts w:cs="Calibri"/>
          <w:highlight w:val="yellow"/>
        </w:rPr>
        <w:t>###</w:t>
      </w:r>
      <w:r w:rsidR="008563B5">
        <w:rPr>
          <w:rStyle w:val="Policepardfaut1"/>
          <w:rFonts w:cs="Calibri"/>
        </w:rPr>
        <w:t>)</w:t>
      </w:r>
      <w:r>
        <w:rPr>
          <w:rStyle w:val="Policepardfaut1"/>
          <w:rFonts w:cs="Calibri"/>
        </w:rPr>
        <w:t>.</w:t>
      </w:r>
    </w:p>
    <w:p w14:paraId="1A3D3F5E" w14:textId="77777777" w:rsidR="008B69EE" w:rsidRPr="0059304C" w:rsidRDefault="008B69EE" w:rsidP="00926E9E">
      <w:pPr>
        <w:pStyle w:val="Ttulo1"/>
        <w:rPr>
          <w:rStyle w:val="Policepardfaut1"/>
          <w:rFonts w:cs="Calibri"/>
        </w:rPr>
      </w:pPr>
      <w:r w:rsidRPr="0059304C">
        <w:rPr>
          <w:rStyle w:val="Policepardfaut1"/>
          <w:rFonts w:cs="Calibri"/>
        </w:rPr>
        <w:t>Code availability</w:t>
      </w:r>
    </w:p>
    <w:p w14:paraId="7F73D787" w14:textId="076AD7F8" w:rsidR="008563B5" w:rsidRPr="0059304C" w:rsidRDefault="008563B5" w:rsidP="008563B5">
      <w:pPr>
        <w:rPr>
          <w:rStyle w:val="Policepardfaut1"/>
          <w:rFonts w:cs="Calibri"/>
        </w:rPr>
      </w:pPr>
      <w:r>
        <w:rPr>
          <w:rStyle w:val="Policepardfaut1"/>
          <w:rFonts w:cs="Calibri"/>
        </w:rPr>
        <w:t xml:space="preserve">Code available on </w:t>
      </w:r>
      <w:proofErr w:type="spellStart"/>
      <w:r>
        <w:rPr>
          <w:rStyle w:val="Policepardfaut1"/>
          <w:rFonts w:cs="Calibri"/>
        </w:rPr>
        <w:t>eCommons</w:t>
      </w:r>
      <w:proofErr w:type="spellEnd"/>
      <w:r>
        <w:rPr>
          <w:rStyle w:val="Policepardfaut1"/>
          <w:rFonts w:cs="Calibri"/>
        </w:rPr>
        <w:t xml:space="preserve"> (https://doi.org/</w:t>
      </w:r>
      <w:r w:rsidRPr="00533F56">
        <w:rPr>
          <w:rStyle w:val="Policepardfaut1"/>
          <w:rFonts w:cs="Calibri"/>
          <w:highlight w:val="yellow"/>
        </w:rPr>
        <w:t>###</w:t>
      </w:r>
      <w:r>
        <w:rPr>
          <w:rStyle w:val="Policepardfaut1"/>
          <w:rFonts w:cs="Calibri"/>
        </w:rPr>
        <w:t>).</w:t>
      </w:r>
    </w:p>
    <w:p w14:paraId="676D9168" w14:textId="77777777" w:rsidR="00EE3D57" w:rsidRDefault="008B69EE" w:rsidP="00926E9E">
      <w:pPr>
        <w:pStyle w:val="Ttulo1"/>
      </w:pPr>
      <w:r w:rsidRPr="0059304C">
        <w:t>References</w:t>
      </w:r>
      <w:r w:rsidR="001565F9">
        <w:t xml:space="preserve"> </w:t>
      </w:r>
    </w:p>
    <w:p w14:paraId="5C8219EC" w14:textId="408AA7F9" w:rsidR="008B69EE" w:rsidRPr="00EE3D57" w:rsidRDefault="001565F9" w:rsidP="00EE3D57">
      <w:pPr>
        <w:rPr>
          <w:color w:val="E97132" w:themeColor="accent2"/>
        </w:rPr>
      </w:pPr>
      <w:r w:rsidRPr="00EE3D57">
        <w:rPr>
          <w:color w:val="E97132" w:themeColor="accent2"/>
        </w:rPr>
        <w:t>&lt; 50</w:t>
      </w:r>
      <w:r w:rsidR="00996E46">
        <w:rPr>
          <w:color w:val="E97132" w:themeColor="accent2"/>
        </w:rPr>
        <w:t xml:space="preserve"> (Amandine’s July version: 66)</w:t>
      </w:r>
    </w:p>
    <w:p w14:paraId="2012F852" w14:textId="77777777" w:rsidR="00055FA3" w:rsidRDefault="008B69EE" w:rsidP="00055FA3">
      <w:pPr>
        <w:pStyle w:val="Bibliografia"/>
      </w:pPr>
      <w:r w:rsidRPr="00F312CD">
        <w:fldChar w:fldCharType="begin"/>
      </w:r>
      <w:r w:rsidR="00F312CD">
        <w:instrText xml:space="preserve"> ADDIN ZOTERO_BIBL {"uncited":[],"omitted":[],"custom":[]} CSL_BIBLIOGRAPHY </w:instrText>
      </w:r>
      <w:r w:rsidRPr="00F312CD">
        <w:fldChar w:fldCharType="separate"/>
      </w:r>
      <w:r w:rsidR="00055FA3">
        <w:t>1.</w:t>
      </w:r>
      <w:r w:rsidR="00055FA3">
        <w:tab/>
        <w:t xml:space="preserve">Wille, M. &amp; Barr, I. G. Resurgence of avian influenza virus. </w:t>
      </w:r>
      <w:r w:rsidR="00055FA3">
        <w:rPr>
          <w:i/>
          <w:iCs/>
        </w:rPr>
        <w:t>Science</w:t>
      </w:r>
      <w:r w:rsidR="00055FA3">
        <w:t xml:space="preserve"> </w:t>
      </w:r>
      <w:r w:rsidR="00055FA3">
        <w:rPr>
          <w:b/>
          <w:bCs/>
        </w:rPr>
        <w:t>376</w:t>
      </w:r>
      <w:r w:rsidR="00055FA3">
        <w:t>, 459–460 (2022).</w:t>
      </w:r>
    </w:p>
    <w:p w14:paraId="12CD33FD" w14:textId="77777777" w:rsidR="00055FA3" w:rsidRDefault="00055FA3" w:rsidP="00055FA3">
      <w:pPr>
        <w:pStyle w:val="Bibliografia"/>
      </w:pPr>
      <w:r>
        <w:t>2.</w:t>
      </w:r>
      <w:r>
        <w:tab/>
        <w:t xml:space="preserve">Gamarra-Toledo, V. </w:t>
      </w:r>
      <w:r>
        <w:rPr>
          <w:i/>
          <w:iCs/>
        </w:rPr>
        <w:t>et al.</w:t>
      </w:r>
      <w:r>
        <w:t xml:space="preserve"> Highly Pathogenic Avian Influenza (HPAI) strongly impacts wild birds in Peru. </w:t>
      </w:r>
      <w:r>
        <w:rPr>
          <w:i/>
          <w:iCs/>
        </w:rPr>
        <w:t>Biological Conservation</w:t>
      </w:r>
      <w:r>
        <w:t xml:space="preserve"> </w:t>
      </w:r>
      <w:r>
        <w:rPr>
          <w:b/>
          <w:bCs/>
        </w:rPr>
        <w:t>286</w:t>
      </w:r>
      <w:r>
        <w:t>, 110272 (2023).</w:t>
      </w:r>
    </w:p>
    <w:p w14:paraId="65502E59" w14:textId="77777777" w:rsidR="00055FA3" w:rsidRDefault="00055FA3" w:rsidP="00055FA3">
      <w:pPr>
        <w:pStyle w:val="Bibliografia"/>
      </w:pPr>
      <w:r>
        <w:t>3.</w:t>
      </w:r>
      <w:r>
        <w:tab/>
        <w:t xml:space="preserve">Knief, U. </w:t>
      </w:r>
      <w:r>
        <w:rPr>
          <w:i/>
          <w:iCs/>
        </w:rPr>
        <w:t>et al.</w:t>
      </w:r>
      <w:r>
        <w:t xml:space="preserve"> Highly pathogenic avian influenza causes mass mortality in Sandwich Tern Thalasseus sandvicensis breeding colonies across north-western Europe. </w:t>
      </w:r>
      <w:r>
        <w:rPr>
          <w:i/>
          <w:iCs/>
        </w:rPr>
        <w:t>Bird Conservation International</w:t>
      </w:r>
      <w:r>
        <w:t xml:space="preserve"> </w:t>
      </w:r>
      <w:r>
        <w:rPr>
          <w:b/>
          <w:bCs/>
        </w:rPr>
        <w:t>34</w:t>
      </w:r>
      <w:r>
        <w:t>, e6 (2024).</w:t>
      </w:r>
    </w:p>
    <w:p w14:paraId="500F0A70" w14:textId="77777777" w:rsidR="00055FA3" w:rsidRDefault="00055FA3" w:rsidP="00055FA3">
      <w:pPr>
        <w:pStyle w:val="Bibliografia"/>
      </w:pPr>
      <w:r>
        <w:t>4.</w:t>
      </w:r>
      <w:r>
        <w:tab/>
        <w:t xml:space="preserve">Lane, J. V. </w:t>
      </w:r>
      <w:r>
        <w:rPr>
          <w:i/>
          <w:iCs/>
        </w:rPr>
        <w:t>et al.</w:t>
      </w:r>
      <w:r>
        <w:t xml:space="preserve"> High pathogenicity avian influenza (H5N1) in Northern Gannets (</w:t>
      </w:r>
      <w:r>
        <w:rPr>
          <w:i/>
          <w:iCs/>
        </w:rPr>
        <w:t>Morus bassanus</w:t>
      </w:r>
      <w:r>
        <w:t xml:space="preserve">): Global spread, clinical signs and demographic consequences. </w:t>
      </w:r>
      <w:r>
        <w:rPr>
          <w:i/>
          <w:iCs/>
        </w:rPr>
        <w:t>Ibis</w:t>
      </w:r>
      <w:r>
        <w:t xml:space="preserve"> </w:t>
      </w:r>
      <w:r>
        <w:rPr>
          <w:b/>
          <w:bCs/>
        </w:rPr>
        <w:t>166</w:t>
      </w:r>
      <w:r>
        <w:t>, 633–650 (2023).</w:t>
      </w:r>
    </w:p>
    <w:p w14:paraId="6C10390F" w14:textId="77777777" w:rsidR="00055FA3" w:rsidRDefault="00055FA3" w:rsidP="00055FA3">
      <w:pPr>
        <w:pStyle w:val="Bibliografia"/>
      </w:pPr>
      <w:r>
        <w:t>5.</w:t>
      </w:r>
      <w:r>
        <w:tab/>
        <w:t xml:space="preserve">Klaassen, M. &amp; Wille, M. The plight and role of wild birds in the current bird flu panzootic. </w:t>
      </w:r>
      <w:r>
        <w:rPr>
          <w:i/>
          <w:iCs/>
        </w:rPr>
        <w:t>Nat Ecol Evol</w:t>
      </w:r>
      <w:r>
        <w:t xml:space="preserve"> (2023) doi:10.1038/s41559-023-02182-x.</w:t>
      </w:r>
    </w:p>
    <w:p w14:paraId="4569F480" w14:textId="77777777" w:rsidR="00055FA3" w:rsidRDefault="00055FA3" w:rsidP="00055FA3">
      <w:pPr>
        <w:pStyle w:val="Bibliografia"/>
      </w:pPr>
      <w:r>
        <w:t>6.</w:t>
      </w:r>
      <w:r>
        <w:tab/>
        <w:t>Vanstreels, R., Uhart, M. &amp; Work, T. Health and diseases. in 131–176 (2023). doi:10.1016/B978-0-323-88539-3.00003-0.</w:t>
      </w:r>
    </w:p>
    <w:p w14:paraId="0CD5BCAD" w14:textId="77777777" w:rsidR="00055FA3" w:rsidRPr="00055FA3" w:rsidRDefault="00055FA3" w:rsidP="00055FA3">
      <w:pPr>
        <w:pStyle w:val="Bibliografia"/>
        <w:rPr>
          <w:lang w:val="fr-FR"/>
        </w:rPr>
      </w:pPr>
      <w:r>
        <w:t>7.</w:t>
      </w:r>
      <w:r>
        <w:tab/>
        <w:t xml:space="preserve">Lycett, S. J., Duchatel, F. &amp; Digard, P. A brief history of bird flu. </w:t>
      </w:r>
      <w:r w:rsidRPr="00055FA3">
        <w:rPr>
          <w:i/>
          <w:iCs/>
          <w:lang w:val="fr-FR"/>
        </w:rPr>
        <w:t>Philos Trans R Soc Lond B Biol Sci</w:t>
      </w:r>
      <w:r w:rsidRPr="00055FA3">
        <w:rPr>
          <w:lang w:val="fr-FR"/>
        </w:rPr>
        <w:t xml:space="preserve"> </w:t>
      </w:r>
      <w:r w:rsidRPr="00055FA3">
        <w:rPr>
          <w:b/>
          <w:bCs/>
          <w:lang w:val="fr-FR"/>
        </w:rPr>
        <w:t>374</w:t>
      </w:r>
      <w:r w:rsidRPr="00055FA3">
        <w:rPr>
          <w:lang w:val="fr-FR"/>
        </w:rPr>
        <w:t>, 20180257 (2019).</w:t>
      </w:r>
    </w:p>
    <w:p w14:paraId="7EB3FB15" w14:textId="77777777" w:rsidR="00055FA3" w:rsidRDefault="00055FA3" w:rsidP="00055FA3">
      <w:pPr>
        <w:pStyle w:val="Bibliografia"/>
      </w:pPr>
      <w:r w:rsidRPr="00055FA3">
        <w:rPr>
          <w:lang w:val="fr-FR"/>
        </w:rPr>
        <w:t>8.</w:t>
      </w:r>
      <w:r w:rsidRPr="00055FA3">
        <w:rPr>
          <w:lang w:val="fr-FR"/>
        </w:rPr>
        <w:tab/>
        <w:t xml:space="preserve">Xie, R. </w:t>
      </w:r>
      <w:r w:rsidRPr="00055FA3">
        <w:rPr>
          <w:i/>
          <w:iCs/>
          <w:lang w:val="fr-FR"/>
        </w:rPr>
        <w:t>et al.</w:t>
      </w:r>
      <w:r w:rsidRPr="00055FA3">
        <w:rPr>
          <w:lang w:val="fr-FR"/>
        </w:rPr>
        <w:t xml:space="preserve"> </w:t>
      </w:r>
      <w:r>
        <w:t xml:space="preserve">The episodic resurgence of highly pathogenic avian influenza H5 virus. </w:t>
      </w:r>
      <w:r>
        <w:rPr>
          <w:i/>
          <w:iCs/>
        </w:rPr>
        <w:t>Nature</w:t>
      </w:r>
      <w:r>
        <w:t xml:space="preserve"> </w:t>
      </w:r>
      <w:r>
        <w:rPr>
          <w:b/>
          <w:bCs/>
        </w:rPr>
        <w:t>622</w:t>
      </w:r>
      <w:r>
        <w:t>, 810–817 (2023).</w:t>
      </w:r>
    </w:p>
    <w:p w14:paraId="59B44459" w14:textId="77777777" w:rsidR="00055FA3" w:rsidRDefault="00055FA3" w:rsidP="00055FA3">
      <w:pPr>
        <w:pStyle w:val="Bibliografia"/>
      </w:pPr>
      <w:r>
        <w:t>9.</w:t>
      </w:r>
      <w:r>
        <w:tab/>
        <w:t xml:space="preserve">FAO. Global Avian Influenza Viruses with Zoonotic Potential situation update - Bird species affected by H5Nx HPAI. </w:t>
      </w:r>
      <w:r>
        <w:rPr>
          <w:i/>
          <w:iCs/>
        </w:rPr>
        <w:t>Food and Agriculture Organization of the United Nations</w:t>
      </w:r>
      <w:r>
        <w:t xml:space="preserve"> https://www.fao.org/animal-health/situation-updates/global-aiv-with-zoonotic-potential/bird-species-affected-by-h5nx-hpai/en (2024).</w:t>
      </w:r>
    </w:p>
    <w:p w14:paraId="73AEDD93" w14:textId="77777777" w:rsidR="00055FA3" w:rsidRDefault="00055FA3" w:rsidP="00055FA3">
      <w:pPr>
        <w:pStyle w:val="Bibliografia"/>
      </w:pPr>
      <w:r w:rsidRPr="00055FA3">
        <w:rPr>
          <w:lang w:val="fr-FR"/>
        </w:rPr>
        <w:t>10.</w:t>
      </w:r>
      <w:r w:rsidRPr="00055FA3">
        <w:rPr>
          <w:lang w:val="fr-FR"/>
        </w:rPr>
        <w:tab/>
        <w:t xml:space="preserve">Alkie, T. N. </w:t>
      </w:r>
      <w:r w:rsidRPr="00055FA3">
        <w:rPr>
          <w:i/>
          <w:iCs/>
          <w:lang w:val="fr-FR"/>
        </w:rPr>
        <w:t>et al.</w:t>
      </w:r>
      <w:r w:rsidRPr="00055FA3">
        <w:rPr>
          <w:lang w:val="fr-FR"/>
        </w:rPr>
        <w:t xml:space="preserve"> </w:t>
      </w:r>
      <w:r>
        <w:t xml:space="preserve">A threat from both sides: Multiple introductions of genetically distinct H5 HPAI viruses into Canada via both East Asia-Australasia/Pacific and Atlantic flyways. </w:t>
      </w:r>
      <w:r>
        <w:rPr>
          <w:i/>
          <w:iCs/>
        </w:rPr>
        <w:t>Virus Evolution</w:t>
      </w:r>
      <w:r>
        <w:t xml:space="preserve"> </w:t>
      </w:r>
      <w:r>
        <w:rPr>
          <w:b/>
          <w:bCs/>
        </w:rPr>
        <w:t>8</w:t>
      </w:r>
      <w:r>
        <w:t>, veac077 (2022).</w:t>
      </w:r>
    </w:p>
    <w:p w14:paraId="1677490A" w14:textId="77777777" w:rsidR="00055FA3" w:rsidRDefault="00055FA3" w:rsidP="00055FA3">
      <w:pPr>
        <w:pStyle w:val="Bibliografia"/>
      </w:pPr>
      <w:r>
        <w:t>11.</w:t>
      </w:r>
      <w:r>
        <w:tab/>
        <w:t xml:space="preserve">Leguia, M. </w:t>
      </w:r>
      <w:r>
        <w:rPr>
          <w:i/>
          <w:iCs/>
        </w:rPr>
        <w:t>et al.</w:t>
      </w:r>
      <w:r>
        <w:t xml:space="preserve"> Highly pathogenic avian influenza A (H5N1) in marine mammals and seabirds in Peru. 2023.03.03.531008 Preprint at https://doi.org/10.1101/2023.03.03.531008 (2023).</w:t>
      </w:r>
    </w:p>
    <w:p w14:paraId="7939C930" w14:textId="77777777" w:rsidR="00055FA3" w:rsidRDefault="00055FA3" w:rsidP="00055FA3">
      <w:pPr>
        <w:pStyle w:val="Bibliografia"/>
      </w:pPr>
      <w:r>
        <w:t>12.</w:t>
      </w:r>
      <w:r>
        <w:tab/>
        <w:t xml:space="preserve">Bennison, A. </w:t>
      </w:r>
      <w:r>
        <w:rPr>
          <w:i/>
          <w:iCs/>
        </w:rPr>
        <w:t>et al.</w:t>
      </w:r>
      <w:r>
        <w:t xml:space="preserve"> Detection and spread of high pathogenicity avian influenza virus H5N1 in the Antarctic Region. 2023.11.23.568045 Preprint at https://doi.org/10.1101/2023.11.23.568045 (2023).</w:t>
      </w:r>
    </w:p>
    <w:p w14:paraId="38E83E5C" w14:textId="77777777" w:rsidR="00055FA3" w:rsidRDefault="00055FA3" w:rsidP="00055FA3">
      <w:pPr>
        <w:pStyle w:val="Bibliografia"/>
      </w:pPr>
      <w:r>
        <w:t>13.</w:t>
      </w:r>
      <w:r>
        <w:tab/>
        <w:t xml:space="preserve">Kandeil, A. </w:t>
      </w:r>
      <w:r>
        <w:rPr>
          <w:i/>
          <w:iCs/>
        </w:rPr>
        <w:t>et al.</w:t>
      </w:r>
      <w:r>
        <w:t xml:space="preserve"> Rapid evolution of A(H5N1) influenza viruses after intercontinental spread to North America. </w:t>
      </w:r>
      <w:r>
        <w:rPr>
          <w:i/>
          <w:iCs/>
        </w:rPr>
        <w:t>Nat Commun</w:t>
      </w:r>
      <w:r>
        <w:t xml:space="preserve"> </w:t>
      </w:r>
      <w:r>
        <w:rPr>
          <w:b/>
          <w:bCs/>
        </w:rPr>
        <w:t>14</w:t>
      </w:r>
      <w:r>
        <w:t>, 3082 (2023).</w:t>
      </w:r>
    </w:p>
    <w:p w14:paraId="40AD1614" w14:textId="77777777" w:rsidR="00055FA3" w:rsidRDefault="00055FA3" w:rsidP="00055FA3">
      <w:pPr>
        <w:pStyle w:val="Bibliografia"/>
      </w:pPr>
      <w:r>
        <w:t>14.</w:t>
      </w:r>
      <w:r>
        <w:tab/>
        <w:t xml:space="preserve">Yang, Q. </w:t>
      </w:r>
      <w:r>
        <w:rPr>
          <w:i/>
          <w:iCs/>
        </w:rPr>
        <w:t>et al.</w:t>
      </w:r>
      <w:r>
        <w:t xml:space="preserve"> Synchrony of Bird Migration with Global Dispersal of Avian Influenza Reveals Exposed Bird Orders. </w:t>
      </w:r>
      <w:r>
        <w:rPr>
          <w:i/>
          <w:iCs/>
        </w:rPr>
        <w:t>Nature communications</w:t>
      </w:r>
      <w:r>
        <w:t xml:space="preserve"> </w:t>
      </w:r>
      <w:r>
        <w:rPr>
          <w:b/>
          <w:bCs/>
        </w:rPr>
        <w:t>15</w:t>
      </w:r>
      <w:r>
        <w:t>, 1126 (2024).</w:t>
      </w:r>
    </w:p>
    <w:p w14:paraId="4B34E21E" w14:textId="77777777" w:rsidR="00055FA3" w:rsidRDefault="00055FA3" w:rsidP="00055FA3">
      <w:pPr>
        <w:pStyle w:val="Bibliografia"/>
      </w:pPr>
      <w:r>
        <w:lastRenderedPageBreak/>
        <w:t>15.</w:t>
      </w:r>
      <w:r>
        <w:tab/>
        <w:t xml:space="preserve">Adlhoch, C. &amp; Baldinelli, F. Avian influenza, new aspects of an old threat. </w:t>
      </w:r>
      <w:r>
        <w:rPr>
          <w:i/>
          <w:iCs/>
        </w:rPr>
        <w:t>Eurosurveillance</w:t>
      </w:r>
      <w:r>
        <w:t xml:space="preserve"> </w:t>
      </w:r>
      <w:r>
        <w:rPr>
          <w:b/>
          <w:bCs/>
        </w:rPr>
        <w:t>28</w:t>
      </w:r>
      <w:r>
        <w:t>, 2300227 (2023).</w:t>
      </w:r>
    </w:p>
    <w:p w14:paraId="46D38578" w14:textId="77777777" w:rsidR="00055FA3" w:rsidRDefault="00055FA3" w:rsidP="00055FA3">
      <w:pPr>
        <w:pStyle w:val="Bibliografia"/>
      </w:pPr>
      <w:r>
        <w:t>16.</w:t>
      </w:r>
      <w:r>
        <w:tab/>
        <w:t xml:space="preserve">Duriez, O. </w:t>
      </w:r>
      <w:r>
        <w:rPr>
          <w:i/>
          <w:iCs/>
        </w:rPr>
        <w:t>et al.</w:t>
      </w:r>
      <w:r>
        <w:t xml:space="preserve"> Highly pathogenic avian influenza affects vultures’ movements and breeding output. </w:t>
      </w:r>
      <w:r>
        <w:rPr>
          <w:i/>
          <w:iCs/>
        </w:rPr>
        <w:t>Current Biology</w:t>
      </w:r>
      <w:r>
        <w:t xml:space="preserve"> </w:t>
      </w:r>
      <w:r>
        <w:rPr>
          <w:b/>
          <w:bCs/>
        </w:rPr>
        <w:t>33</w:t>
      </w:r>
      <w:r>
        <w:t>, 3766-3774.e3 (2023).</w:t>
      </w:r>
    </w:p>
    <w:p w14:paraId="3BB42E00" w14:textId="77777777" w:rsidR="00055FA3" w:rsidRDefault="00055FA3" w:rsidP="00055FA3">
      <w:pPr>
        <w:pStyle w:val="Bibliografia"/>
      </w:pPr>
      <w:r>
        <w:t>17.</w:t>
      </w:r>
      <w:r>
        <w:tab/>
        <w:t xml:space="preserve">Gass, J. D. </w:t>
      </w:r>
      <w:r>
        <w:rPr>
          <w:i/>
          <w:iCs/>
        </w:rPr>
        <w:t>et al.</w:t>
      </w:r>
      <w:r>
        <w:t xml:space="preserve"> Sero-epidemiology of Highly Pathogenic Avian Influenza viruses among wild birds in subarctic intercontinental transition zones. Preprint at https://doi.org/10.21203/rs.3.rs-4233804/v1 (2024).</w:t>
      </w:r>
    </w:p>
    <w:p w14:paraId="0A5594F0" w14:textId="77777777" w:rsidR="00055FA3" w:rsidRDefault="00055FA3" w:rsidP="00055FA3">
      <w:pPr>
        <w:pStyle w:val="Bibliografia"/>
      </w:pPr>
      <w:r>
        <w:t>18.</w:t>
      </w:r>
      <w:r>
        <w:tab/>
        <w:t xml:space="preserve">Jenkins, C. N., Pimm, S. L. &amp; Joppa, L. N. Global patterns of terrestrial vertebrate diversity and conservation. </w:t>
      </w:r>
      <w:r>
        <w:rPr>
          <w:i/>
          <w:iCs/>
        </w:rPr>
        <w:t>Proceedings of the National Academy of Sciences</w:t>
      </w:r>
      <w:r>
        <w:t xml:space="preserve"> </w:t>
      </w:r>
      <w:r>
        <w:rPr>
          <w:b/>
          <w:bCs/>
        </w:rPr>
        <w:t>110</w:t>
      </w:r>
      <w:r>
        <w:t>, E2602–E2610 (2013).</w:t>
      </w:r>
    </w:p>
    <w:p w14:paraId="103F73FD" w14:textId="77777777" w:rsidR="00055FA3" w:rsidRDefault="00055FA3" w:rsidP="00055FA3">
      <w:pPr>
        <w:pStyle w:val="Bibliografia"/>
      </w:pPr>
      <w:r>
        <w:t>19.</w:t>
      </w:r>
      <w:r>
        <w:tab/>
        <w:t xml:space="preserve">Boulinier, T. Avian influenza spread and seabird movements between colonies. </w:t>
      </w:r>
      <w:r>
        <w:rPr>
          <w:i/>
          <w:iCs/>
        </w:rPr>
        <w:t>Trends in Ecology &amp; Evolution</w:t>
      </w:r>
      <w:r>
        <w:t xml:space="preserve"> </w:t>
      </w:r>
      <w:r>
        <w:rPr>
          <w:b/>
          <w:bCs/>
        </w:rPr>
        <w:t>38</w:t>
      </w:r>
      <w:r>
        <w:t>, 391–395 (2023).</w:t>
      </w:r>
    </w:p>
    <w:p w14:paraId="6D51583F" w14:textId="77777777" w:rsidR="00055FA3" w:rsidRDefault="00055FA3" w:rsidP="00055FA3">
      <w:pPr>
        <w:pStyle w:val="Bibliografia"/>
      </w:pPr>
      <w:r>
        <w:t>20.</w:t>
      </w:r>
      <w:r>
        <w:tab/>
        <w:t xml:space="preserve">Camphuysen, C., Gear, S. &amp; Furness, B. Avian influenza leads to mass mortality of adult Great Skuas in Foula in summer 2022. </w:t>
      </w:r>
      <w:r>
        <w:rPr>
          <w:b/>
          <w:bCs/>
        </w:rPr>
        <w:t>42</w:t>
      </w:r>
      <w:r>
        <w:t>, 312–323 (2022).</w:t>
      </w:r>
    </w:p>
    <w:p w14:paraId="64B35096" w14:textId="77777777" w:rsidR="00055FA3" w:rsidRDefault="00055FA3" w:rsidP="00055FA3">
      <w:pPr>
        <w:pStyle w:val="Bibliografia"/>
      </w:pPr>
      <w:r>
        <w:t>21.</w:t>
      </w:r>
      <w:r>
        <w:tab/>
        <w:t xml:space="preserve">Valenzuela-Sánchez, A. </w:t>
      </w:r>
      <w:r>
        <w:rPr>
          <w:i/>
          <w:iCs/>
        </w:rPr>
        <w:t>et al.</w:t>
      </w:r>
      <w:r>
        <w:t xml:space="preserve"> Why disease ecology needs life-history theory: a host perspective. </w:t>
      </w:r>
      <w:r>
        <w:rPr>
          <w:i/>
          <w:iCs/>
        </w:rPr>
        <w:t>Ecology Letters</w:t>
      </w:r>
      <w:r>
        <w:t xml:space="preserve"> </w:t>
      </w:r>
      <w:r>
        <w:rPr>
          <w:b/>
          <w:bCs/>
        </w:rPr>
        <w:t>24</w:t>
      </w:r>
      <w:r>
        <w:t>, 876–890 (2021).</w:t>
      </w:r>
    </w:p>
    <w:p w14:paraId="4E277351" w14:textId="77777777" w:rsidR="00055FA3" w:rsidRDefault="00055FA3" w:rsidP="00055FA3">
      <w:pPr>
        <w:pStyle w:val="Bibliografia"/>
      </w:pPr>
      <w:r>
        <w:t>22.</w:t>
      </w:r>
      <w:r>
        <w:tab/>
        <w:t xml:space="preserve">Arnal, A. </w:t>
      </w:r>
      <w:r>
        <w:rPr>
          <w:i/>
          <w:iCs/>
        </w:rPr>
        <w:t>et al.</w:t>
      </w:r>
      <w:r>
        <w:t xml:space="preserve"> Laridae: A neglected reservoir that could play a major role in avian influenza virus epidemiological dynamics. </w:t>
      </w:r>
      <w:r>
        <w:rPr>
          <w:i/>
          <w:iCs/>
        </w:rPr>
        <w:t>Critical Reviews in Microbiology</w:t>
      </w:r>
      <w:r>
        <w:t xml:space="preserve"> </w:t>
      </w:r>
      <w:r>
        <w:rPr>
          <w:b/>
          <w:bCs/>
        </w:rPr>
        <w:t>41</w:t>
      </w:r>
      <w:r>
        <w:t>, 508–519 (2015).</w:t>
      </w:r>
    </w:p>
    <w:p w14:paraId="5A7FC8AF" w14:textId="77777777" w:rsidR="00055FA3" w:rsidRDefault="00055FA3" w:rsidP="00055FA3">
      <w:pPr>
        <w:pStyle w:val="Bibliografia"/>
      </w:pPr>
      <w:r>
        <w:t>23.</w:t>
      </w:r>
      <w:r>
        <w:tab/>
        <w:t xml:space="preserve">Lisovski, S. </w:t>
      </w:r>
      <w:r>
        <w:rPr>
          <w:i/>
          <w:iCs/>
        </w:rPr>
        <w:t>et al.</w:t>
      </w:r>
      <w:r>
        <w:t xml:space="preserve"> Unexpected delayed incursion of highly pathogenic avian influenza H5N1 (clade 2.3.4.4b) in the Antarctic region. 2023.10.24.563692 Preprint at https://doi.org/10.1101/2023.10.24.563692 (2024).</w:t>
      </w:r>
    </w:p>
    <w:p w14:paraId="7342CEBE" w14:textId="77777777" w:rsidR="00055FA3" w:rsidRDefault="00055FA3" w:rsidP="00055FA3">
      <w:pPr>
        <w:pStyle w:val="Bibliografia"/>
      </w:pPr>
      <w:r>
        <w:t>24.</w:t>
      </w:r>
      <w:r>
        <w:tab/>
        <w:t xml:space="preserve">Muñoz, G. </w:t>
      </w:r>
      <w:r>
        <w:rPr>
          <w:i/>
          <w:iCs/>
        </w:rPr>
        <w:t>et al.</w:t>
      </w:r>
      <w:r>
        <w:t xml:space="preserve"> Lack of Highly Pathogenic Avian Influenza H5N1 in the South Shetland Islands in Antarctica, Early 2023. </w:t>
      </w:r>
      <w:r>
        <w:rPr>
          <w:i/>
          <w:iCs/>
        </w:rPr>
        <w:t>Animals</w:t>
      </w:r>
      <w:r>
        <w:t xml:space="preserve"> </w:t>
      </w:r>
      <w:r>
        <w:rPr>
          <w:b/>
          <w:bCs/>
        </w:rPr>
        <w:t>14</w:t>
      </w:r>
      <w:r>
        <w:t>, 1008 (2024).</w:t>
      </w:r>
    </w:p>
    <w:p w14:paraId="650241D0" w14:textId="77777777" w:rsidR="00055FA3" w:rsidRDefault="00055FA3" w:rsidP="00055FA3">
      <w:pPr>
        <w:pStyle w:val="Bibliografia"/>
      </w:pPr>
      <w:r>
        <w:t>25.</w:t>
      </w:r>
      <w:r>
        <w:tab/>
        <w:t xml:space="preserve">Dewar, M. </w:t>
      </w:r>
      <w:r>
        <w:rPr>
          <w:i/>
          <w:iCs/>
        </w:rPr>
        <w:t>et al.</w:t>
      </w:r>
      <w:r>
        <w:t xml:space="preserve"> The risk of highly pathogenic avian influenza in the Southern Ocean: a practical guide for operators and scientists interacting with wildlife. </w:t>
      </w:r>
      <w:r>
        <w:rPr>
          <w:i/>
          <w:iCs/>
        </w:rPr>
        <w:t>Antarctic Science</w:t>
      </w:r>
      <w:r>
        <w:t xml:space="preserve"> (2023) doi:10.1017/S0954102023000342.</w:t>
      </w:r>
    </w:p>
    <w:p w14:paraId="22A3ACE5" w14:textId="77777777" w:rsidR="00055FA3" w:rsidRDefault="00055FA3" w:rsidP="00055FA3">
      <w:pPr>
        <w:pStyle w:val="Bibliografia"/>
      </w:pPr>
      <w:r>
        <w:t>26.</w:t>
      </w:r>
      <w:r>
        <w:tab/>
        <w:t>Kuepfer, A. &amp; Stanworth, A. Falkland Islands Seabird Monitoring Programme – Annual Report 2022/2023 (SMP30). (2023).</w:t>
      </w:r>
    </w:p>
    <w:p w14:paraId="7C2C88FB" w14:textId="77777777" w:rsidR="00055FA3" w:rsidRDefault="00055FA3" w:rsidP="00055FA3">
      <w:pPr>
        <w:pStyle w:val="Bibliografia"/>
      </w:pPr>
      <w:r>
        <w:t>27.</w:t>
      </w:r>
      <w:r>
        <w:tab/>
        <w:t xml:space="preserve">Woods, R., Ingham, R., Brown, A. &amp; Albatrosses, B. B. Falkland Islands. in </w:t>
      </w:r>
      <w:r>
        <w:rPr>
          <w:i/>
          <w:iCs/>
        </w:rPr>
        <w:t>Important bird areas in the United Kingdom Overseas Territories</w:t>
      </w:r>
      <w:r>
        <w:t xml:space="preserve"> 99–162 (2006).</w:t>
      </w:r>
    </w:p>
    <w:p w14:paraId="53900370" w14:textId="77777777" w:rsidR="00055FA3" w:rsidRDefault="00055FA3" w:rsidP="00055FA3">
      <w:pPr>
        <w:pStyle w:val="Bibliografia"/>
      </w:pPr>
      <w:r>
        <w:t>28.</w:t>
      </w:r>
      <w:r>
        <w:tab/>
        <w:t xml:space="preserve">FIG. Falkland Islands Department of Agriculture: Avian Influenza Information. </w:t>
      </w:r>
      <w:r>
        <w:rPr>
          <w:i/>
          <w:iCs/>
        </w:rPr>
        <w:t>Falkland Islands Government</w:t>
      </w:r>
      <w:r>
        <w:t xml:space="preserve"> https://falklands.gov.fk/agriculture/avian-influenza (2024).</w:t>
      </w:r>
    </w:p>
    <w:p w14:paraId="56E0BC13" w14:textId="77777777" w:rsidR="00055FA3" w:rsidRPr="00055FA3" w:rsidRDefault="00055FA3" w:rsidP="00055FA3">
      <w:pPr>
        <w:pStyle w:val="Bibliografia"/>
        <w:rPr>
          <w:lang w:val="fr-FR"/>
        </w:rPr>
      </w:pPr>
      <w:r w:rsidRPr="00055FA3">
        <w:rPr>
          <w:lang w:val="fr-FR"/>
        </w:rPr>
        <w:t>29.</w:t>
      </w:r>
      <w:r w:rsidRPr="00055FA3">
        <w:rPr>
          <w:lang w:val="fr-FR"/>
        </w:rPr>
        <w:tab/>
        <w:t xml:space="preserve">Barriga, G. P. </w:t>
      </w:r>
      <w:r w:rsidRPr="00055FA3">
        <w:rPr>
          <w:i/>
          <w:iCs/>
          <w:lang w:val="fr-FR"/>
        </w:rPr>
        <w:t>et al.</w:t>
      </w:r>
      <w:r w:rsidRPr="00055FA3">
        <w:rPr>
          <w:lang w:val="fr-FR"/>
        </w:rPr>
        <w:t xml:space="preserve"> </w:t>
      </w:r>
      <w:r>
        <w:t xml:space="preserve">Avian Influenza Virus H5 Strain with North American and Eurasian Lineage Genes in an Antarctic Penguin. </w:t>
      </w:r>
      <w:r w:rsidRPr="00055FA3">
        <w:rPr>
          <w:i/>
          <w:iCs/>
          <w:lang w:val="fr-FR"/>
        </w:rPr>
        <w:t>Emerg Infect Dis</w:t>
      </w:r>
      <w:r w:rsidRPr="00055FA3">
        <w:rPr>
          <w:lang w:val="fr-FR"/>
        </w:rPr>
        <w:t xml:space="preserve"> </w:t>
      </w:r>
      <w:r w:rsidRPr="00055FA3">
        <w:rPr>
          <w:b/>
          <w:bCs/>
          <w:lang w:val="fr-FR"/>
        </w:rPr>
        <w:t>22</w:t>
      </w:r>
      <w:r w:rsidRPr="00055FA3">
        <w:rPr>
          <w:lang w:val="fr-FR"/>
        </w:rPr>
        <w:t>, 2221–2223 (2016).</w:t>
      </w:r>
    </w:p>
    <w:p w14:paraId="069BFD52" w14:textId="77777777" w:rsidR="00055FA3" w:rsidRDefault="00055FA3" w:rsidP="00055FA3">
      <w:pPr>
        <w:pStyle w:val="Bibliografia"/>
      </w:pPr>
      <w:r w:rsidRPr="00055FA3">
        <w:rPr>
          <w:lang w:val="fr-FR"/>
        </w:rPr>
        <w:t>30.</w:t>
      </w:r>
      <w:r w:rsidRPr="00055FA3">
        <w:rPr>
          <w:lang w:val="fr-FR"/>
        </w:rPr>
        <w:tab/>
        <w:t xml:space="preserve">de Seixas, M. M. M. </w:t>
      </w:r>
      <w:r w:rsidRPr="00055FA3">
        <w:rPr>
          <w:i/>
          <w:iCs/>
          <w:lang w:val="fr-FR"/>
        </w:rPr>
        <w:t>et al.</w:t>
      </w:r>
      <w:r w:rsidRPr="00055FA3">
        <w:rPr>
          <w:lang w:val="fr-FR"/>
        </w:rPr>
        <w:t xml:space="preserve"> </w:t>
      </w:r>
      <w:r>
        <w:t xml:space="preserve">H6N8 avian influenza virus in Antarctic seabirds demonstrates connectivity between South America and Antarctica. </w:t>
      </w:r>
      <w:r>
        <w:rPr>
          <w:i/>
          <w:iCs/>
        </w:rPr>
        <w:t>Transboundary and Emerging Diseases</w:t>
      </w:r>
      <w:r>
        <w:t xml:space="preserve"> </w:t>
      </w:r>
      <w:r>
        <w:rPr>
          <w:b/>
          <w:bCs/>
        </w:rPr>
        <w:t>69</w:t>
      </w:r>
      <w:r>
        <w:t>, e3436–e3446 (2022).</w:t>
      </w:r>
    </w:p>
    <w:p w14:paraId="2951F327" w14:textId="77777777" w:rsidR="00055FA3" w:rsidRDefault="00055FA3" w:rsidP="00055FA3">
      <w:pPr>
        <w:pStyle w:val="Bibliografia"/>
      </w:pPr>
      <w:r>
        <w:t>31.</w:t>
      </w:r>
      <w:r>
        <w:tab/>
        <w:t xml:space="preserve">de Souza Petersen, E. </w:t>
      </w:r>
      <w:r>
        <w:rPr>
          <w:i/>
          <w:iCs/>
        </w:rPr>
        <w:t>et al.</w:t>
      </w:r>
      <w:r>
        <w:t xml:space="preserve"> First Detection of Avian Influenza Virus (H4N7) in Giant Petrel Monitored by Geolocators in the Antarctic Region. </w:t>
      </w:r>
      <w:r>
        <w:rPr>
          <w:i/>
          <w:iCs/>
        </w:rPr>
        <w:t>Marine Biology</w:t>
      </w:r>
      <w:r>
        <w:t xml:space="preserve"> </w:t>
      </w:r>
      <w:r>
        <w:rPr>
          <w:b/>
          <w:bCs/>
        </w:rPr>
        <w:t>164</w:t>
      </w:r>
      <w:r>
        <w:t>, 62 (2017).</w:t>
      </w:r>
    </w:p>
    <w:p w14:paraId="47E9FA21" w14:textId="77777777" w:rsidR="00055FA3" w:rsidRDefault="00055FA3" w:rsidP="00055FA3">
      <w:pPr>
        <w:pStyle w:val="Bibliografia"/>
      </w:pPr>
      <w:r>
        <w:t>32.</w:t>
      </w:r>
      <w:r>
        <w:tab/>
        <w:t xml:space="preserve">Hurt, A. C. </w:t>
      </w:r>
      <w:r>
        <w:rPr>
          <w:i/>
          <w:iCs/>
        </w:rPr>
        <w:t>et al.</w:t>
      </w:r>
      <w:r>
        <w:t xml:space="preserve"> Detection of Evolutionarily Distinct Avian Influenza A Viruses in Antarctica. </w:t>
      </w:r>
      <w:r>
        <w:rPr>
          <w:i/>
          <w:iCs/>
        </w:rPr>
        <w:t>mBio</w:t>
      </w:r>
      <w:r>
        <w:t xml:space="preserve"> </w:t>
      </w:r>
      <w:r>
        <w:rPr>
          <w:b/>
          <w:bCs/>
        </w:rPr>
        <w:t>5</w:t>
      </w:r>
      <w:r>
        <w:t>, (2014).</w:t>
      </w:r>
    </w:p>
    <w:p w14:paraId="762DB175" w14:textId="77777777" w:rsidR="00055FA3" w:rsidRDefault="00055FA3" w:rsidP="00055FA3">
      <w:pPr>
        <w:pStyle w:val="Bibliografia"/>
      </w:pPr>
      <w:r w:rsidRPr="00055FA3">
        <w:rPr>
          <w:lang w:val="fr-FR"/>
        </w:rPr>
        <w:t>33.</w:t>
      </w:r>
      <w:r w:rsidRPr="00055FA3">
        <w:rPr>
          <w:lang w:val="fr-FR"/>
        </w:rPr>
        <w:tab/>
        <w:t xml:space="preserve">Hurt, A. C. </w:t>
      </w:r>
      <w:r w:rsidRPr="00055FA3">
        <w:rPr>
          <w:i/>
          <w:iCs/>
          <w:lang w:val="fr-FR"/>
        </w:rPr>
        <w:t>et al.</w:t>
      </w:r>
      <w:r w:rsidRPr="00055FA3">
        <w:rPr>
          <w:lang w:val="fr-FR"/>
        </w:rPr>
        <w:t xml:space="preserve"> </w:t>
      </w:r>
      <w:r>
        <w:t xml:space="preserve">Evidence for the Introduction, Reassortment, and Persistence of Diverse Influenza A Viruses in Antarctica. </w:t>
      </w:r>
      <w:r>
        <w:rPr>
          <w:i/>
          <w:iCs/>
        </w:rPr>
        <w:t>Journal of Virology</w:t>
      </w:r>
      <w:r>
        <w:t xml:space="preserve"> </w:t>
      </w:r>
      <w:r>
        <w:rPr>
          <w:b/>
          <w:bCs/>
        </w:rPr>
        <w:t>90</w:t>
      </w:r>
      <w:r>
        <w:t>, 9674–9682 (2016).</w:t>
      </w:r>
    </w:p>
    <w:p w14:paraId="51FDBDCE" w14:textId="77777777" w:rsidR="00055FA3" w:rsidRDefault="00055FA3" w:rsidP="00055FA3">
      <w:pPr>
        <w:pStyle w:val="Bibliografia"/>
      </w:pPr>
      <w:r>
        <w:t>34.</w:t>
      </w:r>
      <w:r>
        <w:tab/>
        <w:t xml:space="preserve">Lazo, B. B. </w:t>
      </w:r>
      <w:r>
        <w:rPr>
          <w:i/>
          <w:iCs/>
        </w:rPr>
        <w:t>et al.</w:t>
      </w:r>
      <w:r>
        <w:t xml:space="preserve"> Confirmation of Highly Pathogenic Avian Influenza (HPAI) H5N1 Associated with an Unexpected Mortality Event in South Polar Skuas (</w:t>
      </w:r>
      <w:r>
        <w:rPr>
          <w:i/>
          <w:iCs/>
        </w:rPr>
        <w:t>Stercorarius maccormicki</w:t>
      </w:r>
      <w:r>
        <w:t xml:space="preserve">) during </w:t>
      </w:r>
      <w:r>
        <w:lastRenderedPageBreak/>
        <w:t>2023-2024 Surveillance Activities in Antarctica. 2024.04.10.588951 Preprint at https://doi.org/10.1101/2024.04.10.588951 (2024).</w:t>
      </w:r>
    </w:p>
    <w:p w14:paraId="0E675BAF" w14:textId="77777777" w:rsidR="00055FA3" w:rsidRDefault="00055FA3" w:rsidP="00055FA3">
      <w:pPr>
        <w:pStyle w:val="Bibliografia"/>
      </w:pPr>
      <w:r>
        <w:t>35.</w:t>
      </w:r>
      <w:r>
        <w:tab/>
        <w:t xml:space="preserve">Latorre-Margalef, N. </w:t>
      </w:r>
      <w:r>
        <w:rPr>
          <w:i/>
          <w:iCs/>
        </w:rPr>
        <w:t>et al.</w:t>
      </w:r>
      <w:r>
        <w:t xml:space="preserve"> Competition between influenza A virus subtypes through heterosubtypic immunity modulates re-infection and antibody dynamics in the mallard duck. </w:t>
      </w:r>
      <w:r>
        <w:rPr>
          <w:i/>
          <w:iCs/>
        </w:rPr>
        <w:t>PLoS Pathog</w:t>
      </w:r>
      <w:r>
        <w:t xml:space="preserve"> </w:t>
      </w:r>
      <w:r>
        <w:rPr>
          <w:b/>
          <w:bCs/>
        </w:rPr>
        <w:t>13</w:t>
      </w:r>
      <w:r>
        <w:t>, e1006419 (2017).</w:t>
      </w:r>
    </w:p>
    <w:p w14:paraId="2E3505DE" w14:textId="77777777" w:rsidR="00055FA3" w:rsidRDefault="00055FA3" w:rsidP="00055FA3">
      <w:pPr>
        <w:pStyle w:val="Bibliografia"/>
      </w:pPr>
      <w:r>
        <w:t>36.</w:t>
      </w:r>
      <w:r>
        <w:tab/>
        <w:t xml:space="preserve">Pütz, K., Ingham, R., Smith, J. &amp; Lüthi, B. Winter dispersal of rockhopper penguins Eudyptes chrysocome from the Falkland Islands and its implications for conservation. </w:t>
      </w:r>
      <w:r>
        <w:rPr>
          <w:i/>
          <w:iCs/>
        </w:rPr>
        <w:t>Mar. Ecol. Prog. Ser.</w:t>
      </w:r>
      <w:r>
        <w:t xml:space="preserve"> </w:t>
      </w:r>
      <w:r>
        <w:rPr>
          <w:b/>
          <w:bCs/>
        </w:rPr>
        <w:t>240</w:t>
      </w:r>
      <w:r>
        <w:t>, 273–284 (2002).</w:t>
      </w:r>
    </w:p>
    <w:p w14:paraId="432EDF74" w14:textId="77777777" w:rsidR="00055FA3" w:rsidRDefault="00055FA3" w:rsidP="00055FA3">
      <w:pPr>
        <w:pStyle w:val="Bibliografia"/>
      </w:pPr>
      <w:r>
        <w:t>37.</w:t>
      </w:r>
      <w:r>
        <w:tab/>
        <w:t xml:space="preserve">Phillips, R. </w:t>
      </w:r>
      <w:r>
        <w:rPr>
          <w:i/>
          <w:iCs/>
        </w:rPr>
        <w:t>et al.</w:t>
      </w:r>
      <w:r>
        <w:t xml:space="preserve"> Movements, winter distribution and activity patterns of Falkland and brown skuas: insights from loggers and isotopes. </w:t>
      </w:r>
      <w:r>
        <w:rPr>
          <w:i/>
          <w:iCs/>
        </w:rPr>
        <w:t>Marine Ecology Progress Series</w:t>
      </w:r>
      <w:r>
        <w:t xml:space="preserve"> </w:t>
      </w:r>
      <w:r>
        <w:rPr>
          <w:b/>
          <w:bCs/>
        </w:rPr>
        <w:t>345</w:t>
      </w:r>
      <w:r>
        <w:t>, 281–291 (2007).</w:t>
      </w:r>
    </w:p>
    <w:p w14:paraId="783F3BC1" w14:textId="77777777" w:rsidR="00055FA3" w:rsidRDefault="00055FA3" w:rsidP="00055FA3">
      <w:pPr>
        <w:pStyle w:val="Bibliografia"/>
      </w:pPr>
      <w:r>
        <w:t>38.</w:t>
      </w:r>
      <w:r>
        <w:tab/>
        <w:t xml:space="preserve">Garnier, R. </w:t>
      </w:r>
      <w:r>
        <w:rPr>
          <w:i/>
          <w:iCs/>
        </w:rPr>
        <w:t>et al.</w:t>
      </w:r>
      <w:r>
        <w:t xml:space="preserve"> Maternal antibody persistence: a neglected life-history trait with implications from albatross conservation to comparative immunology. </w:t>
      </w:r>
      <w:r>
        <w:rPr>
          <w:i/>
          <w:iCs/>
        </w:rPr>
        <w:t>Proceedings of the Royal Society of London B: Biological Sciences</w:t>
      </w:r>
      <w:r>
        <w:t xml:space="preserve"> </w:t>
      </w:r>
      <w:r>
        <w:rPr>
          <w:b/>
          <w:bCs/>
        </w:rPr>
        <w:t>279</w:t>
      </w:r>
      <w:r>
        <w:t>, 2033–2041 (2012).</w:t>
      </w:r>
    </w:p>
    <w:p w14:paraId="2CE45A6B" w14:textId="77777777" w:rsidR="00055FA3" w:rsidRDefault="00055FA3" w:rsidP="00055FA3">
      <w:pPr>
        <w:pStyle w:val="Bibliografia"/>
      </w:pPr>
      <w:r w:rsidRPr="00055FA3">
        <w:rPr>
          <w:lang w:val="fr-FR"/>
        </w:rPr>
        <w:t>39.</w:t>
      </w:r>
      <w:r w:rsidRPr="00055FA3">
        <w:rPr>
          <w:lang w:val="fr-FR"/>
        </w:rPr>
        <w:tab/>
        <w:t xml:space="preserve">Abad, F. X. </w:t>
      </w:r>
      <w:r w:rsidRPr="00055FA3">
        <w:rPr>
          <w:i/>
          <w:iCs/>
          <w:lang w:val="fr-FR"/>
        </w:rPr>
        <w:t>et al.</w:t>
      </w:r>
      <w:r w:rsidRPr="00055FA3">
        <w:rPr>
          <w:lang w:val="fr-FR"/>
        </w:rPr>
        <w:t xml:space="preserve"> </w:t>
      </w:r>
      <w:r>
        <w:t xml:space="preserve">Serological and virological surveys of the influenza A viruses in Antarctic and sub-Antarctic penguins. </w:t>
      </w:r>
      <w:r>
        <w:rPr>
          <w:i/>
          <w:iCs/>
        </w:rPr>
        <w:t>Antarctic Science</w:t>
      </w:r>
      <w:r>
        <w:t xml:space="preserve"> </w:t>
      </w:r>
      <w:r>
        <w:rPr>
          <w:b/>
          <w:bCs/>
        </w:rPr>
        <w:t>25</w:t>
      </w:r>
      <w:r>
        <w:t>, 339–344 (2013).</w:t>
      </w:r>
    </w:p>
    <w:p w14:paraId="4F6D85B9" w14:textId="77777777" w:rsidR="00055FA3" w:rsidRDefault="00055FA3" w:rsidP="00055FA3">
      <w:pPr>
        <w:pStyle w:val="Bibliografia"/>
      </w:pPr>
      <w:r>
        <w:t>40.</w:t>
      </w:r>
      <w:r>
        <w:tab/>
        <w:t xml:space="preserve">Stokstad, E. Deadly flu spreads through North American birds. </w:t>
      </w:r>
      <w:r>
        <w:rPr>
          <w:i/>
          <w:iCs/>
        </w:rPr>
        <w:t>Science</w:t>
      </w:r>
      <w:r>
        <w:t xml:space="preserve"> </w:t>
      </w:r>
      <w:r>
        <w:rPr>
          <w:b/>
          <w:bCs/>
        </w:rPr>
        <w:t>376</w:t>
      </w:r>
      <w:r>
        <w:t>, 441–442 (2022).</w:t>
      </w:r>
    </w:p>
    <w:p w14:paraId="37AFF5A8" w14:textId="77777777" w:rsidR="00055FA3" w:rsidRDefault="00055FA3" w:rsidP="00055FA3">
      <w:pPr>
        <w:pStyle w:val="Bibliografia"/>
      </w:pPr>
      <w:r>
        <w:t>41.</w:t>
      </w:r>
      <w:r>
        <w:tab/>
        <w:t xml:space="preserve">Wille, M. </w:t>
      </w:r>
      <w:r>
        <w:rPr>
          <w:i/>
          <w:iCs/>
        </w:rPr>
        <w:t>et al.</w:t>
      </w:r>
      <w:r>
        <w:t xml:space="preserve"> Strong host phylogenetic and ecological effects on host competency for avian influenza in Australian wild birds. </w:t>
      </w:r>
      <w:r>
        <w:rPr>
          <w:i/>
          <w:iCs/>
        </w:rPr>
        <w:t>Proceedings of the Royal Society B: Biological Sciences</w:t>
      </w:r>
      <w:r>
        <w:t xml:space="preserve"> </w:t>
      </w:r>
      <w:r>
        <w:rPr>
          <w:b/>
          <w:bCs/>
        </w:rPr>
        <w:t>290</w:t>
      </w:r>
      <w:r>
        <w:t>, 20222237 (2023).</w:t>
      </w:r>
    </w:p>
    <w:p w14:paraId="746FF3A3" w14:textId="77777777" w:rsidR="00055FA3" w:rsidRDefault="00055FA3" w:rsidP="00055FA3">
      <w:pPr>
        <w:pStyle w:val="Bibliografia"/>
      </w:pPr>
      <w:r>
        <w:t>42.</w:t>
      </w:r>
      <w:r>
        <w:tab/>
        <w:t xml:space="preserve">James, J. </w:t>
      </w:r>
      <w:r>
        <w:rPr>
          <w:i/>
          <w:iCs/>
        </w:rPr>
        <w:t>et al.</w:t>
      </w:r>
      <w:r>
        <w:t xml:space="preserve"> Clade 2.3.4.4b H5N1 high pathogenicity avian influenza virus (HPAIV) from the 2021/22 epizootic is highly duck adapted and poorly adapted to chickens. </w:t>
      </w:r>
      <w:r>
        <w:rPr>
          <w:i/>
          <w:iCs/>
        </w:rPr>
        <w:t>J Gen Virol</w:t>
      </w:r>
      <w:r>
        <w:t xml:space="preserve"> </w:t>
      </w:r>
      <w:r>
        <w:rPr>
          <w:b/>
          <w:bCs/>
        </w:rPr>
        <w:t>104</w:t>
      </w:r>
      <w:r>
        <w:t>, (2023).</w:t>
      </w:r>
    </w:p>
    <w:p w14:paraId="05E2AA9B" w14:textId="77777777" w:rsidR="00055FA3" w:rsidRDefault="00055FA3" w:rsidP="00055FA3">
      <w:pPr>
        <w:pStyle w:val="Bibliografia"/>
      </w:pPr>
      <w:r>
        <w:t>43.</w:t>
      </w:r>
      <w:r>
        <w:tab/>
        <w:t xml:space="preserve">Berhane, Y. </w:t>
      </w:r>
      <w:r>
        <w:rPr>
          <w:i/>
          <w:iCs/>
        </w:rPr>
        <w:t>et al.</w:t>
      </w:r>
      <w:r>
        <w:t xml:space="preserve"> Pre-exposing Canada Geese (</w:t>
      </w:r>
      <w:r>
        <w:rPr>
          <w:i/>
          <w:iCs/>
        </w:rPr>
        <w:t>Branta canadensis</w:t>
      </w:r>
      <w:r>
        <w:t xml:space="preserve">) to a low-pathogenic H1N1 avian influenza virus protects them against H5N1 HPAI virus challenge. </w:t>
      </w:r>
      <w:r>
        <w:rPr>
          <w:i/>
          <w:iCs/>
        </w:rPr>
        <w:t>J Wildl Dis</w:t>
      </w:r>
      <w:r>
        <w:t xml:space="preserve"> </w:t>
      </w:r>
      <w:r>
        <w:rPr>
          <w:b/>
          <w:bCs/>
        </w:rPr>
        <w:t>50</w:t>
      </w:r>
      <w:r>
        <w:t>, 84–97 (2014).</w:t>
      </w:r>
    </w:p>
    <w:p w14:paraId="63B7AF7C" w14:textId="77777777" w:rsidR="00055FA3" w:rsidRDefault="00055FA3" w:rsidP="00055FA3">
      <w:pPr>
        <w:pStyle w:val="Bibliografia"/>
      </w:pPr>
      <w:r>
        <w:t>44.</w:t>
      </w:r>
      <w:r>
        <w:tab/>
        <w:t xml:space="preserve">Frank, E. &amp; Sudarshan, A. The social costs of keystone species collapse: evidence from the decline of vultures in India. </w:t>
      </w:r>
      <w:r>
        <w:rPr>
          <w:i/>
          <w:iCs/>
        </w:rPr>
        <w:t>American Economic Review</w:t>
      </w:r>
      <w:r>
        <w:t xml:space="preserve"> (2024) doi:10.1257/aer.20230016.</w:t>
      </w:r>
    </w:p>
    <w:p w14:paraId="18D40436" w14:textId="77777777" w:rsidR="00055FA3" w:rsidRDefault="00055FA3" w:rsidP="00055FA3">
      <w:pPr>
        <w:pStyle w:val="Bibliografia"/>
      </w:pPr>
      <w:r>
        <w:t>45.</w:t>
      </w:r>
      <w:r>
        <w:tab/>
        <w:t xml:space="preserve">Harrington, K. J. </w:t>
      </w:r>
      <w:r>
        <w:rPr>
          <w:i/>
          <w:iCs/>
        </w:rPr>
        <w:t>et al.</w:t>
      </w:r>
      <w:r>
        <w:t xml:space="preserve"> Seasonal activity levels of a farm-island population of striated caracaras (</w:t>
      </w:r>
      <w:r>
        <w:rPr>
          <w:i/>
          <w:iCs/>
        </w:rPr>
        <w:t>Phalcoboenus australis</w:t>
      </w:r>
      <w:r>
        <w:t xml:space="preserve">) in the Falkland Islands. </w:t>
      </w:r>
      <w:r>
        <w:rPr>
          <w:i/>
          <w:iCs/>
        </w:rPr>
        <w:t>Anim Biotelemetry</w:t>
      </w:r>
      <w:r>
        <w:t xml:space="preserve"> </w:t>
      </w:r>
      <w:r>
        <w:rPr>
          <w:b/>
          <w:bCs/>
        </w:rPr>
        <w:t>8</w:t>
      </w:r>
      <w:r>
        <w:t>, 27 (2020).</w:t>
      </w:r>
    </w:p>
    <w:p w14:paraId="18B24F21" w14:textId="77777777" w:rsidR="00055FA3" w:rsidRDefault="00055FA3" w:rsidP="00055FA3">
      <w:pPr>
        <w:pStyle w:val="Bibliografia"/>
      </w:pPr>
      <w:r>
        <w:t>46.</w:t>
      </w:r>
      <w:r>
        <w:tab/>
        <w:t xml:space="preserve">Carneiro, A. P. B., Manica, A. &amp; Phillips, R. A. Foraging behaviour and habitat use by brown skuas Stercorarius lonnbergi breeding at South Georgia. </w:t>
      </w:r>
      <w:r>
        <w:rPr>
          <w:i/>
          <w:iCs/>
        </w:rPr>
        <w:t>Marine Biology</w:t>
      </w:r>
      <w:r>
        <w:t xml:space="preserve"> </w:t>
      </w:r>
      <w:r>
        <w:rPr>
          <w:b/>
          <w:bCs/>
        </w:rPr>
        <w:t>161</w:t>
      </w:r>
      <w:r>
        <w:t>, 1755–1764 (2014).</w:t>
      </w:r>
    </w:p>
    <w:p w14:paraId="0B9271B8" w14:textId="77777777" w:rsidR="00055FA3" w:rsidRDefault="00055FA3" w:rsidP="00055FA3">
      <w:pPr>
        <w:pStyle w:val="Bibliografia"/>
      </w:pPr>
      <w:r>
        <w:t>47.</w:t>
      </w:r>
      <w:r>
        <w:tab/>
        <w:t xml:space="preserve">Wille, M. </w:t>
      </w:r>
      <w:r>
        <w:rPr>
          <w:i/>
          <w:iCs/>
        </w:rPr>
        <w:t>et al.</w:t>
      </w:r>
      <w:r>
        <w:t xml:space="preserve"> A pelagic outbreak of avian cholera in North American gulls: scavenging as a primary mechanism for transmission? </w:t>
      </w:r>
      <w:r>
        <w:rPr>
          <w:i/>
          <w:iCs/>
        </w:rPr>
        <w:t>J Wildl Dis</w:t>
      </w:r>
      <w:r>
        <w:t xml:space="preserve"> </w:t>
      </w:r>
      <w:r>
        <w:rPr>
          <w:b/>
          <w:bCs/>
        </w:rPr>
        <w:t>52</w:t>
      </w:r>
      <w:r>
        <w:t>, 793–802 (2016).</w:t>
      </w:r>
    </w:p>
    <w:p w14:paraId="0C215353" w14:textId="77777777" w:rsidR="00055FA3" w:rsidRDefault="00055FA3" w:rsidP="00055FA3">
      <w:pPr>
        <w:pStyle w:val="Bibliografia"/>
      </w:pPr>
      <w:r>
        <w:t>48.</w:t>
      </w:r>
      <w:r>
        <w:tab/>
        <w:t xml:space="preserve">Riaz, J. </w:t>
      </w:r>
      <w:r>
        <w:rPr>
          <w:i/>
          <w:iCs/>
        </w:rPr>
        <w:t>et al.</w:t>
      </w:r>
      <w:r>
        <w:t xml:space="preserve"> Connectivity of marine predators over the Patagonian Shelf during the highly pathogenic avian influenza (HPAI) outbreak. </w:t>
      </w:r>
      <w:r>
        <w:rPr>
          <w:i/>
          <w:iCs/>
        </w:rPr>
        <w:t>Ecography</w:t>
      </w:r>
      <w:r>
        <w:t xml:space="preserve"> </w:t>
      </w:r>
      <w:r>
        <w:rPr>
          <w:b/>
          <w:bCs/>
        </w:rPr>
        <w:t>In press</w:t>
      </w:r>
      <w:r>
        <w:t>, 2023.12.12.570574 (2024).</w:t>
      </w:r>
    </w:p>
    <w:p w14:paraId="75864275" w14:textId="77777777" w:rsidR="00055FA3" w:rsidRDefault="00055FA3" w:rsidP="00055FA3">
      <w:pPr>
        <w:pStyle w:val="Bibliografia"/>
      </w:pPr>
      <w:r>
        <w:t>49.</w:t>
      </w:r>
      <w:r>
        <w:tab/>
        <w:t xml:space="preserve">Blumstein, D. T., Rangchi, T. N., Briggs, T., De Andrade, F. S. &amp; Natterson-Horowitz, B. A Systematic Review of Carrion Eaters’ Adaptations to Avoid Sickness. </w:t>
      </w:r>
      <w:r>
        <w:rPr>
          <w:i/>
          <w:iCs/>
        </w:rPr>
        <w:t>J Wildl Dis</w:t>
      </w:r>
      <w:r>
        <w:t xml:space="preserve"> </w:t>
      </w:r>
      <w:r>
        <w:rPr>
          <w:b/>
          <w:bCs/>
        </w:rPr>
        <w:t>53</w:t>
      </w:r>
      <w:r>
        <w:t>, 577–581 (2017).</w:t>
      </w:r>
    </w:p>
    <w:p w14:paraId="3AB08242" w14:textId="77777777" w:rsidR="00055FA3" w:rsidRDefault="00055FA3" w:rsidP="00055FA3">
      <w:pPr>
        <w:pStyle w:val="Bibliografia"/>
      </w:pPr>
      <w:r>
        <w:t>50.</w:t>
      </w:r>
      <w:r>
        <w:tab/>
        <w:t xml:space="preserve">Cormier, T. L. </w:t>
      </w:r>
      <w:r>
        <w:rPr>
          <w:i/>
          <w:iCs/>
        </w:rPr>
        <w:t>et al.</w:t>
      </w:r>
      <w:r>
        <w:t xml:space="preserve"> Seabird and sea duck mortalities were lower during the second breeding season in eastern Canada following the introduction of Highly Pathogenic Avian Influenza A H5Nx viruses. 2024.05.03.591923 Preprint at https://doi.org/10.1101/2024.05.03.591923 (2024).</w:t>
      </w:r>
    </w:p>
    <w:p w14:paraId="2081EC47" w14:textId="77777777" w:rsidR="00055FA3" w:rsidRDefault="00055FA3" w:rsidP="00055FA3">
      <w:pPr>
        <w:pStyle w:val="Bibliografia"/>
      </w:pPr>
      <w:r>
        <w:t>51.</w:t>
      </w:r>
      <w:r>
        <w:tab/>
        <w:t xml:space="preserve">Meade, P. S. </w:t>
      </w:r>
      <w:r>
        <w:rPr>
          <w:i/>
          <w:iCs/>
        </w:rPr>
        <w:t>et al.</w:t>
      </w:r>
      <w:r>
        <w:t xml:space="preserve"> Detection of clade 2.3.4.4b highly pathogenic H5N1 influenza virus in New York City. 2024.04.04.588061 Preprint at https://doi.org/10.1101/2024.04.04.588061 (2024).</w:t>
      </w:r>
    </w:p>
    <w:p w14:paraId="33523284" w14:textId="77777777" w:rsidR="00055FA3" w:rsidRDefault="00055FA3" w:rsidP="00055FA3">
      <w:pPr>
        <w:pStyle w:val="Bibliografia"/>
      </w:pPr>
      <w:r w:rsidRPr="00055FA3">
        <w:rPr>
          <w:lang w:val="fr-FR"/>
        </w:rPr>
        <w:lastRenderedPageBreak/>
        <w:t>52.</w:t>
      </w:r>
      <w:r w:rsidRPr="00055FA3">
        <w:rPr>
          <w:lang w:val="fr-FR"/>
        </w:rPr>
        <w:tab/>
        <w:t xml:space="preserve">Gilbert, A. T. </w:t>
      </w:r>
      <w:r w:rsidRPr="00055FA3">
        <w:rPr>
          <w:i/>
          <w:iCs/>
          <w:lang w:val="fr-FR"/>
        </w:rPr>
        <w:t>et al.</w:t>
      </w:r>
      <w:r w:rsidRPr="00055FA3">
        <w:rPr>
          <w:lang w:val="fr-FR"/>
        </w:rPr>
        <w:t xml:space="preserve"> </w:t>
      </w:r>
      <w:r>
        <w:t xml:space="preserve">Deciphering serology to understand the ecology of infectious diseases in wildlife. </w:t>
      </w:r>
      <w:r>
        <w:rPr>
          <w:i/>
          <w:iCs/>
        </w:rPr>
        <w:t>EcoHealth</w:t>
      </w:r>
      <w:r>
        <w:t xml:space="preserve"> </w:t>
      </w:r>
      <w:r>
        <w:rPr>
          <w:b/>
          <w:bCs/>
        </w:rPr>
        <w:t>10</w:t>
      </w:r>
      <w:r>
        <w:t>, 298–313 (2013).</w:t>
      </w:r>
    </w:p>
    <w:p w14:paraId="7368B9CE" w14:textId="77777777" w:rsidR="00055FA3" w:rsidRDefault="00055FA3" w:rsidP="00055FA3">
      <w:pPr>
        <w:pStyle w:val="Bibliografia"/>
      </w:pPr>
      <w:r>
        <w:t>53.</w:t>
      </w:r>
      <w:r>
        <w:tab/>
        <w:t xml:space="preserve">Lebarbenchon, C. </w:t>
      </w:r>
      <w:r>
        <w:rPr>
          <w:i/>
          <w:iCs/>
        </w:rPr>
        <w:t>et al.</w:t>
      </w:r>
      <w:r>
        <w:t xml:space="preserve"> Influenza A virus on oceanic islands: host and viral diversity in seabirds in the Western Indian Ocean. </w:t>
      </w:r>
      <w:r>
        <w:rPr>
          <w:i/>
          <w:iCs/>
        </w:rPr>
        <w:t>PLoS Pathog</w:t>
      </w:r>
      <w:r>
        <w:t xml:space="preserve"> </w:t>
      </w:r>
      <w:r>
        <w:rPr>
          <w:b/>
          <w:bCs/>
        </w:rPr>
        <w:t>11</w:t>
      </w:r>
      <w:r>
        <w:t>, e1004925 (2015).</w:t>
      </w:r>
    </w:p>
    <w:p w14:paraId="13AD1B76" w14:textId="77777777" w:rsidR="00055FA3" w:rsidRDefault="00055FA3" w:rsidP="00055FA3">
      <w:pPr>
        <w:pStyle w:val="Bibliografia"/>
      </w:pPr>
      <w:r>
        <w:t>54.</w:t>
      </w:r>
      <w:r>
        <w:tab/>
        <w:t xml:space="preserve">Shittu, I. </w:t>
      </w:r>
      <w:r>
        <w:rPr>
          <w:i/>
          <w:iCs/>
        </w:rPr>
        <w:t>et al.</w:t>
      </w:r>
      <w:r>
        <w:t xml:space="preserve"> A One Health Investigation into H5N1 Avian Influenza Virus Epizootics on Two Dairy Farms. 2024.07.27.24310982 Preprint at https://doi.org/10.1101/2024.07.27.24310982 (2024).</w:t>
      </w:r>
    </w:p>
    <w:p w14:paraId="730328A6" w14:textId="77777777" w:rsidR="00055FA3" w:rsidRDefault="00055FA3" w:rsidP="00055FA3">
      <w:pPr>
        <w:pStyle w:val="Bibliografia"/>
      </w:pPr>
      <w:r>
        <w:t>55.</w:t>
      </w:r>
      <w:r>
        <w:tab/>
        <w:t xml:space="preserve">Halliday, J. E. B. </w:t>
      </w:r>
      <w:r>
        <w:rPr>
          <w:i/>
          <w:iCs/>
        </w:rPr>
        <w:t>et al.</w:t>
      </w:r>
      <w:r>
        <w:t xml:space="preserve"> A framework for evaluating animals as sentinels for infectious disease surveillance. </w:t>
      </w:r>
      <w:r>
        <w:rPr>
          <w:i/>
          <w:iCs/>
        </w:rPr>
        <w:t>Journal of The Royal Society Interface</w:t>
      </w:r>
      <w:r>
        <w:t xml:space="preserve"> </w:t>
      </w:r>
      <w:r>
        <w:rPr>
          <w:b/>
          <w:bCs/>
        </w:rPr>
        <w:t>4</w:t>
      </w:r>
      <w:r>
        <w:t>, 973–984 (2007).</w:t>
      </w:r>
    </w:p>
    <w:p w14:paraId="5B3B5DA4" w14:textId="77777777" w:rsidR="00055FA3" w:rsidRDefault="00055FA3" w:rsidP="00055FA3">
      <w:pPr>
        <w:pStyle w:val="Bibliografia"/>
      </w:pPr>
      <w:r>
        <w:t>56.</w:t>
      </w:r>
      <w:r>
        <w:tab/>
        <w:t>Barber, D. Striated Caracara Falkland Islands. Movebank (2019).</w:t>
      </w:r>
    </w:p>
    <w:p w14:paraId="0F8447CE" w14:textId="77777777" w:rsidR="00055FA3" w:rsidRDefault="00055FA3" w:rsidP="00055FA3">
      <w:pPr>
        <w:pStyle w:val="Bibliografia"/>
      </w:pPr>
      <w:r>
        <w:t>57.</w:t>
      </w:r>
      <w:r>
        <w:tab/>
        <w:t xml:space="preserve">González-Solís, J. &amp; Croxall, J. P. Differences in foraging behaviour and feeding ecology in giant petrels. </w:t>
      </w:r>
      <w:r>
        <w:rPr>
          <w:i/>
          <w:iCs/>
        </w:rPr>
        <w:t>Sexual segregation in vertebrates</w:t>
      </w:r>
      <w:r>
        <w:t xml:space="preserve"> 92–111 (2005).</w:t>
      </w:r>
    </w:p>
    <w:p w14:paraId="60C35A8A" w14:textId="77777777" w:rsidR="00055FA3" w:rsidRDefault="00055FA3" w:rsidP="00055FA3">
      <w:pPr>
        <w:pStyle w:val="Bibliografia"/>
      </w:pPr>
      <w:r>
        <w:t>58.</w:t>
      </w:r>
      <w:r>
        <w:tab/>
        <w:t xml:space="preserve">Lamb, J. </w:t>
      </w:r>
      <w:r>
        <w:rPr>
          <w:i/>
          <w:iCs/>
        </w:rPr>
        <w:t>et al.</w:t>
      </w:r>
      <w:r>
        <w:t xml:space="preserve"> Hanging out at the club: Breeding status and territoriality affect individual space use, multi-species overlap and pathogen transmission risk at a seabird colony. </w:t>
      </w:r>
      <w:r>
        <w:rPr>
          <w:i/>
          <w:iCs/>
        </w:rPr>
        <w:t>Functional Ecology</w:t>
      </w:r>
      <w:r>
        <w:t xml:space="preserve"> </w:t>
      </w:r>
      <w:r>
        <w:rPr>
          <w:b/>
          <w:bCs/>
        </w:rPr>
        <w:t>37</w:t>
      </w:r>
      <w:r>
        <w:t>, 576–590 (2023).</w:t>
      </w:r>
    </w:p>
    <w:p w14:paraId="41753C85" w14:textId="77777777" w:rsidR="00055FA3" w:rsidRDefault="00055FA3" w:rsidP="00055FA3">
      <w:pPr>
        <w:pStyle w:val="Bibliografia"/>
      </w:pPr>
      <w:r>
        <w:t>59.</w:t>
      </w:r>
      <w:r>
        <w:tab/>
        <w:t xml:space="preserve">Karesh, W. </w:t>
      </w:r>
      <w:r>
        <w:rPr>
          <w:i/>
          <w:iCs/>
        </w:rPr>
        <w:t>et al.</w:t>
      </w:r>
      <w:r>
        <w:t xml:space="preserve"> </w:t>
      </w:r>
      <w:r>
        <w:rPr>
          <w:i/>
          <w:iCs/>
        </w:rPr>
        <w:t>Avian Influenza and Wildlife Risk Management for People Working with Wild Birds</w:t>
      </w:r>
      <w:r>
        <w:t>. https://www.woah.org/app/uploads/2022/08/avian-influenza-and-wildlife-risk-management-for-people-working-with-wild-birds.pdf (2022).</w:t>
      </w:r>
    </w:p>
    <w:p w14:paraId="499F92BB" w14:textId="77777777" w:rsidR="00055FA3" w:rsidRDefault="00055FA3" w:rsidP="00055FA3">
      <w:pPr>
        <w:pStyle w:val="Bibliografia"/>
      </w:pPr>
      <w:r>
        <w:t>60.</w:t>
      </w:r>
      <w:r>
        <w:tab/>
        <w:t xml:space="preserve">Dewar, M. </w:t>
      </w:r>
      <w:r>
        <w:rPr>
          <w:i/>
          <w:iCs/>
        </w:rPr>
        <w:t>et al.</w:t>
      </w:r>
      <w:r>
        <w:t xml:space="preserve"> Biological risk assessment of highly pathogenic avian influenza in the Southern Ocean. </w:t>
      </w:r>
      <w:r>
        <w:rPr>
          <w:i/>
          <w:iCs/>
        </w:rPr>
        <w:t>Scientific Committee for Antarctic Research</w:t>
      </w:r>
      <w:r>
        <w:t xml:space="preserve"> (2023).</w:t>
      </w:r>
    </w:p>
    <w:p w14:paraId="09CCF6AA" w14:textId="77777777" w:rsidR="00055FA3" w:rsidRDefault="00055FA3" w:rsidP="00055FA3">
      <w:pPr>
        <w:pStyle w:val="Bibliografia"/>
      </w:pPr>
      <w:r>
        <w:t>61.</w:t>
      </w:r>
      <w:r>
        <w:tab/>
        <w:t xml:space="preserve">Garnier, R. </w:t>
      </w:r>
      <w:r>
        <w:rPr>
          <w:i/>
          <w:iCs/>
        </w:rPr>
        <w:t>et al.</w:t>
      </w:r>
      <w:r>
        <w:t xml:space="preserve"> Interpreting ELISA analyses from wild animal samples: some recurrent issues and solutions. </w:t>
      </w:r>
      <w:r>
        <w:rPr>
          <w:i/>
          <w:iCs/>
        </w:rPr>
        <w:t>Functional Ecology</w:t>
      </w:r>
      <w:r>
        <w:t xml:space="preserve"> </w:t>
      </w:r>
      <w:r>
        <w:rPr>
          <w:b/>
          <w:bCs/>
        </w:rPr>
        <w:t>31</w:t>
      </w:r>
      <w:r>
        <w:t>, 2255–2262 (2017).</w:t>
      </w:r>
    </w:p>
    <w:p w14:paraId="171F8C5C" w14:textId="77777777" w:rsidR="00055FA3" w:rsidRDefault="00055FA3" w:rsidP="00055FA3">
      <w:pPr>
        <w:pStyle w:val="Bibliografia"/>
      </w:pPr>
      <w:r>
        <w:t>62.</w:t>
      </w:r>
      <w:r>
        <w:tab/>
        <w:t xml:space="preserve">Plummer, M. JAGS: A program for analysis of Bayesian graphical models using Gibbs sampling. in </w:t>
      </w:r>
      <w:r>
        <w:rPr>
          <w:i/>
          <w:iCs/>
        </w:rPr>
        <w:t>Proceedings of the 3rd international workshop on distributed statistical computing</w:t>
      </w:r>
      <w:r>
        <w:t xml:space="preserve"> vol. 124 125 (Vienna, Austria, 2003).</w:t>
      </w:r>
    </w:p>
    <w:p w14:paraId="30586C88" w14:textId="77777777" w:rsidR="00055FA3" w:rsidRDefault="00055FA3" w:rsidP="00055FA3">
      <w:pPr>
        <w:pStyle w:val="Bibliografia"/>
      </w:pPr>
      <w:r>
        <w:t>63.</w:t>
      </w:r>
      <w:r>
        <w:tab/>
        <w:t>Su, Y.-S. &amp; Yajima, M. R2jags: A Package for Running jags from R. (2012).</w:t>
      </w:r>
    </w:p>
    <w:p w14:paraId="4B485F58" w14:textId="77777777" w:rsidR="00055FA3" w:rsidRDefault="00055FA3" w:rsidP="00055FA3">
      <w:pPr>
        <w:pStyle w:val="Bibliografia"/>
      </w:pPr>
      <w:r>
        <w:t>64.</w:t>
      </w:r>
      <w:r>
        <w:tab/>
        <w:t xml:space="preserve">R Core Team. </w:t>
      </w:r>
      <w:r>
        <w:rPr>
          <w:i/>
          <w:iCs/>
        </w:rPr>
        <w:t>R: A Language and Environment for Statistical Computing</w:t>
      </w:r>
      <w:r>
        <w:t>. (Vienna, Austria, 2023).</w:t>
      </w:r>
    </w:p>
    <w:p w14:paraId="327E86D1" w14:textId="77777777" w:rsidR="00055FA3" w:rsidRDefault="00055FA3" w:rsidP="00055FA3">
      <w:pPr>
        <w:pStyle w:val="Bibliografia"/>
      </w:pPr>
      <w:r>
        <w:t>65.</w:t>
      </w:r>
      <w:r>
        <w:tab/>
        <w:t xml:space="preserve">Wickham. </w:t>
      </w:r>
      <w:r>
        <w:rPr>
          <w:i/>
          <w:iCs/>
        </w:rPr>
        <w:t>Ggplot2: Elegant Graphics for Data Analysis</w:t>
      </w:r>
      <w:r>
        <w:t>. (2016).</w:t>
      </w:r>
    </w:p>
    <w:p w14:paraId="3B06BD38" w14:textId="77777777" w:rsidR="00055FA3" w:rsidRDefault="00055FA3" w:rsidP="00055FA3">
      <w:pPr>
        <w:pStyle w:val="Bibliografia"/>
      </w:pPr>
      <w:r>
        <w:t>66.</w:t>
      </w:r>
      <w:r>
        <w:tab/>
        <w:t xml:space="preserve">Pebesma, E. Simple Features for R: Standardized Support for Spatial Vector Data. </w:t>
      </w:r>
      <w:r>
        <w:rPr>
          <w:i/>
          <w:iCs/>
        </w:rPr>
        <w:t>The R journal</w:t>
      </w:r>
      <w:r>
        <w:t xml:space="preserve"> </w:t>
      </w:r>
      <w:r>
        <w:rPr>
          <w:b/>
          <w:bCs/>
        </w:rPr>
        <w:t>10</w:t>
      </w:r>
      <w:r>
        <w:t>, 439--446 (2018).</w:t>
      </w:r>
    </w:p>
    <w:p w14:paraId="4694FB86" w14:textId="6B6BA36B" w:rsidR="008B69EE" w:rsidRPr="0059304C" w:rsidRDefault="008B69EE" w:rsidP="00F312CD">
      <w:pPr>
        <w:pStyle w:val="Bibliografia"/>
        <w:rPr>
          <w:rStyle w:val="Policepardfaut1"/>
          <w:rFonts w:cs="Calibri"/>
        </w:rPr>
      </w:pPr>
      <w:r w:rsidRPr="00F312CD">
        <w:fldChar w:fldCharType="end"/>
      </w:r>
    </w:p>
    <w:p w14:paraId="2FC45DF0" w14:textId="77777777" w:rsidR="008B69EE" w:rsidRPr="0059304C" w:rsidRDefault="008B69EE" w:rsidP="0059304C">
      <w:pPr>
        <w:rPr>
          <w:rFonts w:eastAsiaTheme="majorEastAsia" w:cstheme="majorBidi"/>
          <w:i/>
          <w:iCs/>
          <w:lang w:val="en-GB"/>
        </w:rPr>
      </w:pPr>
      <w:r w:rsidRPr="0059304C">
        <w:br w:type="page"/>
      </w:r>
    </w:p>
    <w:p w14:paraId="6D7FEB7B" w14:textId="37E6E3F7" w:rsidR="00CC353C" w:rsidRPr="0059304C" w:rsidRDefault="00CC353C" w:rsidP="00926E9E">
      <w:pPr>
        <w:pStyle w:val="Ttulo1"/>
      </w:pPr>
      <w:r w:rsidRPr="0059304C">
        <w:lastRenderedPageBreak/>
        <w:t xml:space="preserve">Acknowledgments </w:t>
      </w:r>
    </w:p>
    <w:p w14:paraId="5F79B2D6" w14:textId="484302EF" w:rsidR="00CC353C" w:rsidRPr="0059304C" w:rsidRDefault="00CC353C" w:rsidP="0059304C">
      <w:pPr>
        <w:rPr>
          <w:lang w:val="en-GB"/>
        </w:rPr>
      </w:pPr>
      <w:r w:rsidRPr="0059304C">
        <w:rPr>
          <w:lang w:val="en-GB"/>
        </w:rPr>
        <w:t xml:space="preserve">This project was funded by the Biodiversity Challenge Fund (Darwin Plus project DPLUS167), </w:t>
      </w:r>
      <w:commentRangeStart w:id="263"/>
      <w:ins w:id="264" w:author="Paulo Catry" w:date="2024-08-13T15:55:00Z">
        <w:r w:rsidR="00FE1B3C" w:rsidRPr="00EB2866">
          <w:rPr>
            <w:rFonts w:ascii="Times New Roman" w:hAnsi="Times New Roman" w:cs="Times New Roman"/>
          </w:rPr>
          <w:t xml:space="preserve">through the 2020-2021 </w:t>
        </w:r>
        <w:proofErr w:type="spellStart"/>
        <w:r w:rsidR="00FE1B3C" w:rsidRPr="00EB2866">
          <w:rPr>
            <w:rFonts w:ascii="Times New Roman" w:hAnsi="Times New Roman" w:cs="Times New Roman"/>
          </w:rPr>
          <w:t>Biodiversa</w:t>
        </w:r>
        <w:proofErr w:type="spellEnd"/>
        <w:r w:rsidR="00FE1B3C" w:rsidRPr="00EB2866">
          <w:rPr>
            <w:rFonts w:ascii="Times New Roman" w:hAnsi="Times New Roman" w:cs="Times New Roman"/>
          </w:rPr>
          <w:t xml:space="preserve">+ and Water JPI joint call for research projects, under the BiodivRestore ERA-NET </w:t>
        </w:r>
        <w:proofErr w:type="spellStart"/>
        <w:r w:rsidR="00FE1B3C" w:rsidRPr="00EB2866">
          <w:rPr>
            <w:rFonts w:ascii="Times New Roman" w:hAnsi="Times New Roman" w:cs="Times New Roman"/>
          </w:rPr>
          <w:t>Cofund</w:t>
        </w:r>
        <w:proofErr w:type="spellEnd"/>
        <w:r w:rsidR="00FE1B3C" w:rsidRPr="00EB2866">
          <w:rPr>
            <w:rFonts w:ascii="Times New Roman" w:hAnsi="Times New Roman" w:cs="Times New Roman"/>
          </w:rPr>
          <w:t xml:space="preserve"> (GA N°101003777)</w:t>
        </w:r>
        <w:r w:rsidR="00FE1B3C">
          <w:rPr>
            <w:rFonts w:ascii="Times New Roman" w:hAnsi="Times New Roman" w:cs="Times New Roman"/>
          </w:rPr>
          <w:t>, project REMOVE_DISEASE</w:t>
        </w:r>
        <w:r w:rsidR="00FE1B3C" w:rsidRPr="00EB2866">
          <w:rPr>
            <w:rFonts w:ascii="Times New Roman" w:hAnsi="Times New Roman" w:cs="Times New Roman"/>
          </w:rPr>
          <w:t xml:space="preserve">, with the EU and the funding </w:t>
        </w:r>
        <w:proofErr w:type="spellStart"/>
        <w:r w:rsidR="00FE1B3C" w:rsidRPr="00EB2866">
          <w:rPr>
            <w:rFonts w:ascii="Times New Roman" w:hAnsi="Times New Roman" w:cs="Times New Roman"/>
          </w:rPr>
          <w:t>organisation</w:t>
        </w:r>
        <w:proofErr w:type="spellEnd"/>
        <w:r w:rsidR="00FE1B3C" w:rsidRPr="00EB2866">
          <w:rPr>
            <w:rFonts w:ascii="Times New Roman" w:hAnsi="Times New Roman" w:cs="Times New Roman"/>
          </w:rPr>
          <w:t xml:space="preserve"> </w:t>
        </w:r>
        <w:proofErr w:type="spellStart"/>
        <w:r w:rsidR="00FE1B3C" w:rsidRPr="00EB2866">
          <w:rPr>
            <w:rFonts w:ascii="Times New Roman" w:hAnsi="Times New Roman" w:cs="Times New Roman"/>
          </w:rPr>
          <w:t>Fundação</w:t>
        </w:r>
        <w:proofErr w:type="spellEnd"/>
        <w:r w:rsidR="00FE1B3C" w:rsidRPr="00EB2866">
          <w:rPr>
            <w:rFonts w:ascii="Times New Roman" w:hAnsi="Times New Roman" w:cs="Times New Roman"/>
          </w:rPr>
          <w:t xml:space="preserve"> para a </w:t>
        </w:r>
        <w:proofErr w:type="spellStart"/>
        <w:r w:rsidR="00FE1B3C" w:rsidRPr="00EB2866">
          <w:rPr>
            <w:rFonts w:ascii="Times New Roman" w:hAnsi="Times New Roman" w:cs="Times New Roman"/>
          </w:rPr>
          <w:t>Ciência</w:t>
        </w:r>
        <w:proofErr w:type="spellEnd"/>
        <w:r w:rsidR="00FE1B3C" w:rsidRPr="00EB2866">
          <w:rPr>
            <w:rFonts w:ascii="Times New Roman" w:hAnsi="Times New Roman" w:cs="Times New Roman"/>
          </w:rPr>
          <w:t xml:space="preserve"> de </w:t>
        </w:r>
        <w:proofErr w:type="spellStart"/>
        <w:r w:rsidR="00FE1B3C" w:rsidRPr="00EB2866">
          <w:rPr>
            <w:rFonts w:ascii="Times New Roman" w:hAnsi="Times New Roman" w:cs="Times New Roman"/>
          </w:rPr>
          <w:t>Tecnologia</w:t>
        </w:r>
        <w:proofErr w:type="spellEnd"/>
        <w:r w:rsidR="00FE1B3C" w:rsidRPr="00EB2866">
          <w:rPr>
            <w:rFonts w:ascii="Times New Roman" w:hAnsi="Times New Roman" w:cs="Times New Roman"/>
          </w:rPr>
          <w:t xml:space="preserve"> (</w:t>
        </w:r>
        <w:proofErr w:type="spellStart"/>
        <w:r w:rsidR="00FE1B3C" w:rsidRPr="00EB2866">
          <w:rPr>
            <w:rFonts w:ascii="Times New Roman" w:hAnsi="Times New Roman" w:cs="Times New Roman"/>
          </w:rPr>
          <w:t>DivRestore</w:t>
        </w:r>
        <w:proofErr w:type="spellEnd"/>
        <w:r w:rsidR="00FE1B3C" w:rsidRPr="00EB2866">
          <w:rPr>
            <w:rFonts w:ascii="Times New Roman" w:hAnsi="Times New Roman" w:cs="Times New Roman"/>
          </w:rPr>
          <w:t>/0012/2020</w:t>
        </w:r>
        <w:r w:rsidR="00FE1B3C">
          <w:rPr>
            <w:rFonts w:ascii="Times New Roman" w:hAnsi="Times New Roman" w:cs="Times New Roman"/>
          </w:rPr>
          <w:t xml:space="preserve">, </w:t>
        </w:r>
        <w:r w:rsidR="00FE1B3C" w:rsidRPr="006172B7">
          <w:rPr>
            <w:rFonts w:ascii="Times New Roman" w:hAnsi="Times New Roman" w:cs="Times New Roman"/>
          </w:rPr>
          <w:t>https://doi.org/10.54499/DivRestore/0012/2020</w:t>
        </w:r>
        <w:r w:rsidR="00FE1B3C">
          <w:rPr>
            <w:rFonts w:ascii="Times New Roman" w:hAnsi="Times New Roman" w:cs="Times New Roman"/>
          </w:rPr>
          <w:t>) and ANR (</w:t>
        </w:r>
        <w:r w:rsidR="00FE1B3C" w:rsidRPr="0040068C">
          <w:rPr>
            <w:rFonts w:ascii="Times New Roman" w:hAnsi="Times New Roman" w:cs="Times New Roman"/>
          </w:rPr>
          <w:t>ANR-21-BIRE-0006</w:t>
        </w:r>
      </w:ins>
      <w:commentRangeEnd w:id="263"/>
      <w:ins w:id="265" w:author="Paulo Catry" w:date="2024-08-13T16:07:00Z">
        <w:r w:rsidR="004E69C9">
          <w:rPr>
            <w:rStyle w:val="Refdecomentrio"/>
          </w:rPr>
          <w:commentReference w:id="263"/>
        </w:r>
      </w:ins>
      <w:ins w:id="266" w:author="Paulo Catry" w:date="2024-08-13T15:55:00Z">
        <w:r w:rsidR="00FE1B3C">
          <w:rPr>
            <w:rFonts w:ascii="Times New Roman" w:hAnsi="Times New Roman" w:cs="Times New Roman"/>
          </w:rPr>
          <w:t>)</w:t>
        </w:r>
      </w:ins>
      <w:ins w:id="267" w:author="Paulo Catry" w:date="2024-08-13T15:56:00Z">
        <w:r w:rsidR="00FE1B3C">
          <w:rPr>
            <w:rFonts w:ascii="Times New Roman" w:hAnsi="Times New Roman" w:cs="Times New Roman"/>
          </w:rPr>
          <w:t xml:space="preserve"> </w:t>
        </w:r>
      </w:ins>
      <w:del w:id="268" w:author="Paulo Catry" w:date="2024-08-13T15:55:00Z">
        <w:r w:rsidRPr="0059304C" w:rsidDel="00FE1B3C">
          <w:rPr>
            <w:lang w:val="en-GB"/>
          </w:rPr>
          <w:delText>the European Union (BiodivERsA project REMOVE_DISEASE)</w:delText>
        </w:r>
      </w:del>
      <w:r w:rsidR="007339B3">
        <w:rPr>
          <w:lang w:val="en-GB"/>
        </w:rPr>
        <w:t xml:space="preserve"> and</w:t>
      </w:r>
      <w:r w:rsidRPr="0059304C">
        <w:rPr>
          <w:lang w:val="en-GB"/>
        </w:rPr>
        <w:t xml:space="preserve"> the Antarctic Science International Bursary</w:t>
      </w:r>
      <w:r w:rsidR="007339B3">
        <w:rPr>
          <w:lang w:val="en-GB"/>
        </w:rPr>
        <w:t>.</w:t>
      </w:r>
      <w:ins w:id="269" w:author="Paulo Catry" w:date="2024-08-13T15:57:00Z">
        <w:r w:rsidR="00FE1B3C">
          <w:rPr>
            <w:lang w:val="en-GB"/>
          </w:rPr>
          <w:t xml:space="preserve"> </w:t>
        </w:r>
        <w:bookmarkStart w:id="270" w:name="_Hlk110176051"/>
        <w:r w:rsidR="00FE1B3C" w:rsidRPr="00EB2866">
          <w:rPr>
            <w:rFonts w:ascii="Times New Roman" w:hAnsi="Times New Roman" w:cs="Times New Roman"/>
          </w:rPr>
          <w:t xml:space="preserve">Further support from FCT was received through the strategic project UIDB/04292/2020 awarded to MARE </w:t>
        </w:r>
        <w:bookmarkStart w:id="271" w:name="_Hlk126518955"/>
        <w:r w:rsidR="00FE1B3C">
          <w:rPr>
            <w:rFonts w:ascii="Times New Roman" w:hAnsi="Times New Roman" w:cs="Times New Roman"/>
          </w:rPr>
          <w:t xml:space="preserve">and </w:t>
        </w:r>
        <w:r w:rsidR="00FE1B3C" w:rsidRPr="001F2604">
          <w:rPr>
            <w:rFonts w:ascii="Times New Roman" w:hAnsi="Times New Roman" w:cs="Times New Roman"/>
          </w:rPr>
          <w:t>UIDP/50017/2020</w:t>
        </w:r>
        <w:r w:rsidR="00FE1B3C">
          <w:rPr>
            <w:rFonts w:ascii="Times New Roman" w:hAnsi="Times New Roman" w:cs="Times New Roman"/>
          </w:rPr>
          <w:t>,</w:t>
        </w:r>
        <w:r w:rsidR="00FE1B3C" w:rsidRPr="001F2604">
          <w:rPr>
            <w:rFonts w:ascii="Times New Roman" w:hAnsi="Times New Roman" w:cs="Times New Roman"/>
          </w:rPr>
          <w:t xml:space="preserve"> UIDB/50017/2020</w:t>
        </w:r>
        <w:r w:rsidR="00FE1B3C">
          <w:rPr>
            <w:rFonts w:ascii="Times New Roman" w:hAnsi="Times New Roman" w:cs="Times New Roman"/>
          </w:rPr>
          <w:t xml:space="preserve"> and </w:t>
        </w:r>
        <w:r w:rsidR="00FE1B3C" w:rsidRPr="001F2604">
          <w:rPr>
            <w:rFonts w:ascii="Times New Roman" w:hAnsi="Times New Roman" w:cs="Times New Roman"/>
          </w:rPr>
          <w:t>LA/P/0094/2020</w:t>
        </w:r>
        <w:r w:rsidR="00FE1B3C">
          <w:rPr>
            <w:rFonts w:ascii="Times New Roman" w:hAnsi="Times New Roman" w:cs="Times New Roman"/>
          </w:rPr>
          <w:t xml:space="preserve"> awarded to CESAM </w:t>
        </w:r>
        <w:r w:rsidR="00FE1B3C" w:rsidRPr="00EB2866">
          <w:rPr>
            <w:rFonts w:ascii="Times New Roman" w:hAnsi="Times New Roman" w:cs="Times New Roman"/>
          </w:rPr>
          <w:t xml:space="preserve">and through the </w:t>
        </w:r>
        <w:bookmarkStart w:id="272" w:name="_Hlk125724238"/>
        <w:r w:rsidR="00FE1B3C" w:rsidRPr="00EB2866">
          <w:rPr>
            <w:rFonts w:ascii="Times New Roman" w:hAnsi="Times New Roman" w:cs="Times New Roman"/>
          </w:rPr>
          <w:t>project LA/P/0069/2020 granted to the Associate Laboratory ARNE</w:t>
        </w:r>
        <w:bookmarkEnd w:id="270"/>
        <w:bookmarkEnd w:id="271"/>
        <w:bookmarkEnd w:id="272"/>
        <w:r w:rsidR="00FE1B3C" w:rsidRPr="00EB2866">
          <w:rPr>
            <w:rFonts w:ascii="Times New Roman" w:hAnsi="Times New Roman" w:cs="Times New Roman"/>
          </w:rPr>
          <w:t xml:space="preserve">T. </w:t>
        </w:r>
      </w:ins>
      <w:ins w:id="273" w:author="Thierry BOULINIER" w:date="2024-08-15T14:16:00Z">
        <w:r w:rsidR="00C30AA7">
          <w:rPr>
            <w:rFonts w:ascii="Times New Roman" w:hAnsi="Times New Roman" w:cs="Times New Roman"/>
          </w:rPr>
          <w:t>Support from</w:t>
        </w:r>
      </w:ins>
      <w:ins w:id="274" w:author="Thierry BOULINIER" w:date="2024-08-15T14:17:00Z">
        <w:r w:rsidR="00C30AA7">
          <w:rPr>
            <w:rFonts w:ascii="Times New Roman" w:hAnsi="Times New Roman" w:cs="Times New Roman"/>
          </w:rPr>
          <w:t xml:space="preserve"> projects</w:t>
        </w:r>
      </w:ins>
      <w:ins w:id="275" w:author="Thierry BOULINIER" w:date="2024-08-15T14:16:00Z">
        <w:r w:rsidR="00C30AA7">
          <w:rPr>
            <w:rFonts w:ascii="Times New Roman" w:hAnsi="Times New Roman" w:cs="Times New Roman"/>
          </w:rPr>
          <w:t xml:space="preserve"> ECOPATHS </w:t>
        </w:r>
      </w:ins>
      <w:ins w:id="276" w:author="Thierry BOULINIER" w:date="2024-08-15T14:18:00Z">
        <w:r w:rsidR="00C30AA7">
          <w:rPr>
            <w:rFonts w:ascii="Times New Roman" w:hAnsi="Times New Roman" w:cs="Times New Roman"/>
          </w:rPr>
          <w:t>(</w:t>
        </w:r>
      </w:ins>
      <w:ins w:id="277" w:author="Thierry BOULINIER" w:date="2024-08-15T14:22:00Z">
        <w:r w:rsidR="00E7121F">
          <w:rPr>
            <w:rFonts w:ascii="Times New Roman" w:hAnsi="Times New Roman" w:cs="Times New Roman"/>
          </w:rPr>
          <w:t>ANR-21-</w:t>
        </w:r>
      </w:ins>
      <w:ins w:id="278" w:author="Thierry BOULINIER" w:date="2024-08-15T14:23:00Z">
        <w:r w:rsidR="00E463FD">
          <w:rPr>
            <w:rFonts w:ascii="Times New Roman" w:hAnsi="Times New Roman" w:cs="Times New Roman"/>
          </w:rPr>
          <w:t>CE</w:t>
        </w:r>
      </w:ins>
      <w:ins w:id="279" w:author="Thierry BOULINIER" w:date="2024-08-15T14:22:00Z">
        <w:r w:rsidR="00E7121F">
          <w:rPr>
            <w:rFonts w:ascii="Times New Roman" w:hAnsi="Times New Roman" w:cs="Times New Roman"/>
          </w:rPr>
          <w:t>35</w:t>
        </w:r>
      </w:ins>
      <w:ins w:id="280" w:author="Thierry BOULINIER" w:date="2024-08-15T14:23:00Z">
        <w:r w:rsidR="00E463FD">
          <w:rPr>
            <w:rFonts w:ascii="Times New Roman" w:hAnsi="Times New Roman" w:cs="Times New Roman"/>
          </w:rPr>
          <w:t>-0016</w:t>
        </w:r>
      </w:ins>
      <w:ins w:id="281" w:author="Thierry BOULINIER" w:date="2024-08-15T14:18:00Z">
        <w:r w:rsidR="00C30AA7">
          <w:rPr>
            <w:rFonts w:ascii="Times New Roman" w:hAnsi="Times New Roman" w:cs="Times New Roman"/>
          </w:rPr>
          <w:t xml:space="preserve">) </w:t>
        </w:r>
      </w:ins>
      <w:ins w:id="282" w:author="Thierry BOULINIER" w:date="2024-08-15T14:16:00Z">
        <w:r w:rsidR="00C30AA7">
          <w:rPr>
            <w:rFonts w:ascii="Times New Roman" w:hAnsi="Times New Roman" w:cs="Times New Roman"/>
          </w:rPr>
          <w:t>and</w:t>
        </w:r>
      </w:ins>
      <w:ins w:id="283" w:author="Thierry BOULINIER" w:date="2024-08-15T14:17:00Z">
        <w:r w:rsidR="00C30AA7">
          <w:rPr>
            <w:rFonts w:ascii="Times New Roman" w:hAnsi="Times New Roman" w:cs="Times New Roman"/>
          </w:rPr>
          <w:t xml:space="preserve"> </w:t>
        </w:r>
      </w:ins>
      <w:ins w:id="284" w:author="Thierry BOULINIER" w:date="2024-08-15T14:18:00Z">
        <w:r w:rsidR="00E7121F">
          <w:rPr>
            <w:rFonts w:ascii="Times New Roman" w:hAnsi="Times New Roman" w:cs="Times New Roman"/>
          </w:rPr>
          <w:t>French Polar Institute (</w:t>
        </w:r>
      </w:ins>
      <w:ins w:id="285" w:author="Thierry BOULINIER" w:date="2024-08-15T14:17:00Z">
        <w:r w:rsidR="00C30AA7">
          <w:rPr>
            <w:rFonts w:ascii="Times New Roman" w:hAnsi="Times New Roman" w:cs="Times New Roman"/>
          </w:rPr>
          <w:t>IPEV</w:t>
        </w:r>
      </w:ins>
      <w:ins w:id="286" w:author="Thierry BOULINIER" w:date="2024-08-15T14:18:00Z">
        <w:r w:rsidR="00E7121F">
          <w:rPr>
            <w:rFonts w:ascii="Times New Roman" w:hAnsi="Times New Roman" w:cs="Times New Roman"/>
          </w:rPr>
          <w:t>)</w:t>
        </w:r>
      </w:ins>
      <w:ins w:id="287" w:author="Thierry BOULINIER" w:date="2024-08-15T14:17:00Z">
        <w:r w:rsidR="00C30AA7">
          <w:rPr>
            <w:rFonts w:ascii="Times New Roman" w:hAnsi="Times New Roman" w:cs="Times New Roman"/>
          </w:rPr>
          <w:t xml:space="preserve"> ECOPATH-1151</w:t>
        </w:r>
      </w:ins>
      <w:ins w:id="288" w:author="Thierry BOULINIER" w:date="2024-08-15T14:18:00Z">
        <w:r w:rsidR="00C30AA7">
          <w:rPr>
            <w:rFonts w:ascii="Times New Roman" w:hAnsi="Times New Roman" w:cs="Times New Roman"/>
          </w:rPr>
          <w:t xml:space="preserve"> is also acknowledged</w:t>
        </w:r>
      </w:ins>
      <w:ins w:id="289" w:author="Thierry BOULINIER" w:date="2024-08-15T14:17:00Z">
        <w:r w:rsidR="00C30AA7">
          <w:rPr>
            <w:rFonts w:ascii="Times New Roman" w:hAnsi="Times New Roman" w:cs="Times New Roman"/>
          </w:rPr>
          <w:t xml:space="preserve">. </w:t>
        </w:r>
      </w:ins>
      <w:del w:id="290" w:author="Thierry BOULINIER" w:date="2024-08-15T14:16:00Z">
        <w:r w:rsidR="007339B3" w:rsidDel="00C30AA7">
          <w:rPr>
            <w:lang w:val="en-GB"/>
          </w:rPr>
          <w:delText xml:space="preserve"> </w:delText>
        </w:r>
      </w:del>
      <w:commentRangeStart w:id="291"/>
      <w:r w:rsidR="007339B3">
        <w:rPr>
          <w:lang w:val="en-GB"/>
        </w:rPr>
        <w:t xml:space="preserve">Historical samples </w:t>
      </w:r>
      <w:commentRangeEnd w:id="291"/>
      <w:r w:rsidR="007339B3">
        <w:rPr>
          <w:rStyle w:val="Refdecomentrio"/>
        </w:rPr>
        <w:commentReference w:id="291"/>
      </w:r>
      <w:r w:rsidR="007339B3">
        <w:rPr>
          <w:lang w:val="en-GB"/>
        </w:rPr>
        <w:t xml:space="preserve">were collected with support from the Falkland Islands Government Environmental Study Budget, the </w:t>
      </w:r>
      <w:r w:rsidR="007339B3" w:rsidRPr="007339B3">
        <w:rPr>
          <w:lang w:val="en-GB"/>
        </w:rPr>
        <w:t>Shackleton Scholarship Fund</w:t>
      </w:r>
      <w:r w:rsidR="007339B3">
        <w:rPr>
          <w:lang w:val="en-GB"/>
        </w:rPr>
        <w:t xml:space="preserve"> and the Explorers Club</w:t>
      </w:r>
      <w:r w:rsidRPr="0059304C">
        <w:rPr>
          <w:lang w:val="en-GB"/>
        </w:rPr>
        <w:t>. A</w:t>
      </w:r>
      <w:r w:rsidR="00784AC0" w:rsidRPr="0059304C">
        <w:rPr>
          <w:lang w:val="en-GB"/>
        </w:rPr>
        <w:t>.</w:t>
      </w:r>
      <w:r w:rsidRPr="0059304C">
        <w:rPr>
          <w:lang w:val="en-GB"/>
        </w:rPr>
        <w:t>G</w:t>
      </w:r>
      <w:r w:rsidR="00784AC0" w:rsidRPr="0059304C">
        <w:rPr>
          <w:lang w:val="en-GB"/>
        </w:rPr>
        <w:t>.</w:t>
      </w:r>
      <w:r w:rsidRPr="0059304C">
        <w:rPr>
          <w:lang w:val="en-GB"/>
        </w:rPr>
        <w:t xml:space="preserve"> received support from the Royal Society (Newton International Fellowship NIF\211869). We are grateful for the support provided by, and knowledge exchanged with the Wildlife Conservation Society</w:t>
      </w:r>
      <w:r w:rsidR="007339B3">
        <w:rPr>
          <w:lang w:val="en-GB"/>
        </w:rPr>
        <w:t xml:space="preserve"> </w:t>
      </w:r>
      <w:r w:rsidRPr="0059304C">
        <w:rPr>
          <w:lang w:val="en-GB"/>
        </w:rPr>
        <w:t xml:space="preserve">and the Antarctic Research Trust. We thank </w:t>
      </w:r>
      <w:r w:rsidR="00EB1C07" w:rsidRPr="0059304C">
        <w:rPr>
          <w:lang w:val="en-GB"/>
        </w:rPr>
        <w:t xml:space="preserve">Rachel Orben, Keltoum </w:t>
      </w:r>
      <w:proofErr w:type="spellStart"/>
      <w:r w:rsidR="00EB1C07" w:rsidRPr="0059304C">
        <w:rPr>
          <w:lang w:val="en-GB"/>
        </w:rPr>
        <w:t>Boumedjane</w:t>
      </w:r>
      <w:proofErr w:type="spellEnd"/>
      <w:r w:rsidR="00EB1C07" w:rsidRPr="0059304C">
        <w:rPr>
          <w:lang w:val="en-GB"/>
        </w:rPr>
        <w:t xml:space="preserve">, Ulises Balza, Andrea Raya Rey </w:t>
      </w:r>
      <w:r w:rsidR="00EB1C07">
        <w:rPr>
          <w:lang w:val="en-GB"/>
        </w:rPr>
        <w:t>for their help</w:t>
      </w:r>
      <w:r w:rsidRPr="0059304C">
        <w:rPr>
          <w:lang w:val="en-GB"/>
        </w:rPr>
        <w:t xml:space="preserve"> in the field. </w:t>
      </w:r>
      <w:r w:rsidR="00784AC0" w:rsidRPr="0059304C">
        <w:rPr>
          <w:lang w:val="en-GB"/>
        </w:rPr>
        <w:t xml:space="preserve">We thank Stéphanie </w:t>
      </w:r>
      <w:proofErr w:type="spellStart"/>
      <w:r w:rsidR="00784AC0" w:rsidRPr="0059304C">
        <w:rPr>
          <w:lang w:val="en-GB"/>
        </w:rPr>
        <w:t>Lesce</w:t>
      </w:r>
      <w:r w:rsidR="00EB1C07">
        <w:rPr>
          <w:lang w:val="en-GB"/>
        </w:rPr>
        <w:t>u</w:t>
      </w:r>
      <w:proofErr w:type="spellEnd"/>
      <w:r w:rsidR="00EB1C07">
        <w:rPr>
          <w:lang w:val="en-GB"/>
        </w:rPr>
        <w:t>, Benny Borremans and Benjamin Kaza for their feedback on data analysis</w:t>
      </w:r>
      <w:r w:rsidR="00784AC0" w:rsidRPr="0059304C">
        <w:rPr>
          <w:lang w:val="en-GB"/>
        </w:rPr>
        <w:t xml:space="preserve">. </w:t>
      </w:r>
      <w:r w:rsidRPr="0059304C">
        <w:rPr>
          <w:lang w:val="en-GB"/>
        </w:rPr>
        <w:t xml:space="preserve">Finally, we acknowledge the invaluable contribution of the landowners and caretakers, and other inhabitants and visitors of the Falklands who grant us invaluable logistical support, but also trust and firsthand knowledge and observations critical to the work we conduct in the Falklands. This includes the Pole-Evans family, the Gould family, the Rendell family, the </w:t>
      </w:r>
      <w:proofErr w:type="spellStart"/>
      <w:r w:rsidRPr="0059304C">
        <w:rPr>
          <w:lang w:val="en-GB"/>
        </w:rPr>
        <w:t>Delignieres</w:t>
      </w:r>
      <w:proofErr w:type="spellEnd"/>
      <w:r w:rsidRPr="0059304C">
        <w:rPr>
          <w:lang w:val="en-GB"/>
        </w:rPr>
        <w:t xml:space="preserve"> family, Thies Matzen and Kicki Ericson, Sarah Crofts and Micky Reeves, Klemens Pütz, Sally Poncet and Ken </w:t>
      </w:r>
      <w:proofErr w:type="spellStart"/>
      <w:r w:rsidRPr="0059304C">
        <w:rPr>
          <w:lang w:val="en-GB"/>
        </w:rPr>
        <w:t>Passefield</w:t>
      </w:r>
      <w:proofErr w:type="spellEnd"/>
      <w:r w:rsidRPr="0059304C">
        <w:rPr>
          <w:lang w:val="en-GB"/>
        </w:rPr>
        <w:t>, Tim Stenning and Jenni Sol, Graham Harris, Gary and Kirsten Hancock, Giselle and Alec Hazell, Andy Stanworth, Katie Harrington</w:t>
      </w:r>
      <w:r w:rsidR="00784AC0" w:rsidRPr="0059304C">
        <w:rPr>
          <w:lang w:val="en-GB"/>
        </w:rPr>
        <w:t xml:space="preserve"> and</w:t>
      </w:r>
      <w:r w:rsidRPr="0059304C">
        <w:rPr>
          <w:lang w:val="en-GB"/>
        </w:rPr>
        <w:t xml:space="preserve"> John Arnould. </w:t>
      </w:r>
    </w:p>
    <w:p w14:paraId="40ECF642" w14:textId="77777777" w:rsidR="008B69EE" w:rsidRPr="0059304C" w:rsidRDefault="008B69EE" w:rsidP="00926E9E">
      <w:pPr>
        <w:pStyle w:val="Ttulo1"/>
      </w:pPr>
      <w:r w:rsidRPr="0059304C">
        <w:t>Author information</w:t>
      </w:r>
    </w:p>
    <w:p w14:paraId="221728AB" w14:textId="3CD1350D" w:rsidR="00CC353C" w:rsidRPr="0059304C" w:rsidRDefault="00255CCF" w:rsidP="00926E9E">
      <w:pPr>
        <w:pStyle w:val="Ttulo2"/>
        <w:rPr>
          <w:rStyle w:val="Policepardfaut1"/>
        </w:rPr>
      </w:pPr>
      <w:commentRangeStart w:id="292"/>
      <w:r w:rsidRPr="0059304C">
        <w:rPr>
          <w:rStyle w:val="Policepardfaut1"/>
        </w:rPr>
        <w:t>Author</w:t>
      </w:r>
      <w:commentRangeEnd w:id="292"/>
      <w:r w:rsidR="00C47389">
        <w:rPr>
          <w:rStyle w:val="Refdecomentrio"/>
          <w:rFonts w:eastAsiaTheme="minorHAnsi" w:cstheme="minorBidi"/>
          <w:b w:val="0"/>
          <w:bCs w:val="0"/>
          <w:lang w:val="en-US"/>
        </w:rPr>
        <w:commentReference w:id="292"/>
      </w:r>
      <w:r w:rsidRPr="0059304C">
        <w:rPr>
          <w:rStyle w:val="Policepardfaut1"/>
        </w:rPr>
        <w:t xml:space="preserve"> contributions</w:t>
      </w:r>
    </w:p>
    <w:p w14:paraId="3D096EFE" w14:textId="1516CCDC" w:rsidR="00255CCF" w:rsidRPr="0059304C" w:rsidRDefault="00255CCF" w:rsidP="0059304C">
      <w:pPr>
        <w:rPr>
          <w:rStyle w:val="Policepardfaut1"/>
          <w:lang w:val="en-GB"/>
        </w:rPr>
      </w:pPr>
      <w:r w:rsidRPr="0059304C">
        <w:rPr>
          <w:rStyle w:val="Policepardfaut1"/>
          <w:lang w:val="en-GB"/>
        </w:rPr>
        <w:t xml:space="preserve">A.G. and A.C. designed the study. Z.F. led the governmental epidemiological surveillance program. A.G., A.C., J.E., </w:t>
      </w:r>
      <w:r w:rsidR="00CA2D3A">
        <w:rPr>
          <w:rStyle w:val="Policepardfaut1"/>
          <w:lang w:val="en-GB"/>
        </w:rPr>
        <w:t xml:space="preserve">J.G.-S. and </w:t>
      </w:r>
      <w:r w:rsidRPr="0059304C">
        <w:rPr>
          <w:rStyle w:val="Policepardfaut1"/>
          <w:lang w:val="en-GB"/>
        </w:rPr>
        <w:t xml:space="preserve">A.K led the collection of field data and samples, with contribution from </w:t>
      </w:r>
      <w:r w:rsidR="00C47389">
        <w:rPr>
          <w:rStyle w:val="Policepardfaut1"/>
          <w:lang w:val="en-GB"/>
        </w:rPr>
        <w:t xml:space="preserve">A.K., H.M., C.A., </w:t>
      </w:r>
      <w:r w:rsidRPr="0059304C">
        <w:rPr>
          <w:rStyle w:val="Policepardfaut1"/>
          <w:lang w:val="en-GB"/>
        </w:rPr>
        <w:t xml:space="preserve">L.S., </w:t>
      </w:r>
      <w:r w:rsidR="00C47389">
        <w:rPr>
          <w:rStyle w:val="Policepardfaut1"/>
          <w:lang w:val="en-GB"/>
        </w:rPr>
        <w:t xml:space="preserve">T.M., E.C., J.P.G., K.R., L.P.-E., A.B., </w:t>
      </w:r>
      <w:r w:rsidR="00055FA3">
        <w:rPr>
          <w:rStyle w:val="Policepardfaut1"/>
          <w:lang w:val="en-GB"/>
        </w:rPr>
        <w:t xml:space="preserve">P.Q., </w:t>
      </w:r>
      <w:r w:rsidRPr="0059304C">
        <w:rPr>
          <w:rStyle w:val="Policepardfaut1"/>
          <w:lang w:val="en-GB"/>
        </w:rPr>
        <w:t xml:space="preserve">P.C. and T.B. M.L. ran the laboratory analyses. J.E. </w:t>
      </w:r>
      <w:r w:rsidR="00F503B0">
        <w:rPr>
          <w:rStyle w:val="Policepardfaut1"/>
          <w:lang w:val="en-GB"/>
        </w:rPr>
        <w:t xml:space="preserve">and A.G. </w:t>
      </w:r>
      <w:r w:rsidRPr="0059304C">
        <w:rPr>
          <w:rStyle w:val="Policepardfaut1"/>
          <w:lang w:val="en-GB"/>
        </w:rPr>
        <w:t xml:space="preserve">curated the data. </w:t>
      </w:r>
      <w:r w:rsidR="00C47389" w:rsidRPr="0059304C">
        <w:rPr>
          <w:rStyle w:val="Policepardfaut1"/>
          <w:lang w:val="en-GB"/>
        </w:rPr>
        <w:t>J.E.</w:t>
      </w:r>
      <w:r w:rsidR="00C47389">
        <w:rPr>
          <w:rStyle w:val="Policepardfaut1"/>
          <w:lang w:val="en-GB"/>
        </w:rPr>
        <w:t xml:space="preserve">, </w:t>
      </w:r>
      <w:r w:rsidRPr="0059304C">
        <w:rPr>
          <w:rStyle w:val="Policepardfaut1"/>
          <w:lang w:val="en-GB"/>
        </w:rPr>
        <w:t>L.N. and A.G. analysed the data</w:t>
      </w:r>
      <w:r w:rsidR="00F503B0">
        <w:rPr>
          <w:rStyle w:val="Policepardfaut1"/>
          <w:lang w:val="en-GB"/>
        </w:rPr>
        <w:t xml:space="preserve"> and created the visuals</w:t>
      </w:r>
      <w:r w:rsidRPr="0059304C">
        <w:rPr>
          <w:rStyle w:val="Policepardfaut1"/>
          <w:lang w:val="en-GB"/>
        </w:rPr>
        <w:t xml:space="preserve">. </w:t>
      </w:r>
      <w:r w:rsidR="00F503B0">
        <w:rPr>
          <w:rStyle w:val="Policepardfaut1"/>
          <w:lang w:val="en-GB"/>
        </w:rPr>
        <w:t>J.E., A.G.</w:t>
      </w:r>
      <w:r w:rsidR="00C47389">
        <w:rPr>
          <w:rStyle w:val="Policepardfaut1"/>
          <w:lang w:val="en-GB"/>
        </w:rPr>
        <w:t>,</w:t>
      </w:r>
      <w:r w:rsidR="00F503B0">
        <w:rPr>
          <w:rStyle w:val="Policepardfaut1"/>
          <w:lang w:val="en-GB"/>
        </w:rPr>
        <w:t xml:space="preserve"> A.C.</w:t>
      </w:r>
      <w:r w:rsidR="00C47389">
        <w:rPr>
          <w:rStyle w:val="Policepardfaut1"/>
          <w:lang w:val="en-GB"/>
        </w:rPr>
        <w:t xml:space="preserve"> and L.N.</w:t>
      </w:r>
      <w:r w:rsidR="00F503B0">
        <w:rPr>
          <w:rStyle w:val="Policepardfaut1"/>
          <w:lang w:val="en-GB"/>
        </w:rPr>
        <w:t xml:space="preserve"> wrote the first draft of the manuscript, which all co-authors then revised. </w:t>
      </w:r>
    </w:p>
    <w:p w14:paraId="6324F4F7" w14:textId="08DC2EAF" w:rsidR="008B69EE" w:rsidRPr="0059304C" w:rsidRDefault="008B69EE" w:rsidP="00926E9E">
      <w:pPr>
        <w:pStyle w:val="Ttulo1"/>
        <w:rPr>
          <w:rStyle w:val="Policepardfaut1"/>
        </w:rPr>
      </w:pPr>
      <w:r w:rsidRPr="0059304C">
        <w:rPr>
          <w:rStyle w:val="Policepardfaut1"/>
        </w:rPr>
        <w:t>Ethics declarations</w:t>
      </w:r>
    </w:p>
    <w:p w14:paraId="0811CF52" w14:textId="2F48B989" w:rsidR="00784AC0" w:rsidRPr="0059304C" w:rsidRDefault="00784AC0" w:rsidP="00926E9E">
      <w:pPr>
        <w:pStyle w:val="Ttulo2"/>
        <w:rPr>
          <w:rStyle w:val="Policepardfaut1"/>
        </w:rPr>
      </w:pPr>
      <w:r w:rsidRPr="0059304C">
        <w:rPr>
          <w:rStyle w:val="Policepardfaut1"/>
        </w:rPr>
        <w:t xml:space="preserve">Competing interests </w:t>
      </w:r>
    </w:p>
    <w:p w14:paraId="1123E965" w14:textId="5E4852F1" w:rsidR="00784AC0" w:rsidRPr="0059304C" w:rsidRDefault="00784AC0" w:rsidP="0059304C">
      <w:pPr>
        <w:rPr>
          <w:lang w:val="en-GB"/>
        </w:rPr>
      </w:pPr>
      <w:r w:rsidRPr="0059304C">
        <w:rPr>
          <w:lang w:val="en-GB"/>
        </w:rPr>
        <w:t>The authors declare no competing interests.</w:t>
      </w:r>
    </w:p>
    <w:p w14:paraId="2AF86B37" w14:textId="5ACAC086" w:rsidR="00354EF6" w:rsidRPr="0059304C" w:rsidRDefault="00354EF6" w:rsidP="0059304C">
      <w:pPr>
        <w:rPr>
          <w:rFonts w:eastAsiaTheme="majorEastAsia" w:cstheme="majorBidi"/>
          <w:b/>
          <w:bCs/>
          <w:lang w:val="en-GB"/>
        </w:rPr>
      </w:pPr>
      <w:r w:rsidRPr="0059304C">
        <w:rPr>
          <w:lang w:val="en-GB"/>
        </w:rPr>
        <w:br w:type="page"/>
      </w:r>
    </w:p>
    <w:p w14:paraId="4DC86F7E" w14:textId="77777777" w:rsidR="00E93132" w:rsidRDefault="008B69EE" w:rsidP="00E93132">
      <w:pPr>
        <w:pStyle w:val="Ttulo1"/>
      </w:pPr>
      <w:r w:rsidRPr="0059304C">
        <w:lastRenderedPageBreak/>
        <w:t>Extended data</w:t>
      </w:r>
      <w:r w:rsidR="00CD01EF" w:rsidRPr="0059304C">
        <w:t xml:space="preserve"> </w:t>
      </w:r>
      <w:bookmarkStart w:id="293" w:name="_Ref171095872"/>
      <w:bookmarkStart w:id="294" w:name="_Ref171095860"/>
    </w:p>
    <w:p w14:paraId="0C1DC7EA" w14:textId="77777777" w:rsidR="00E93132" w:rsidRDefault="00E93132">
      <w:pPr>
        <w:spacing w:after="160"/>
        <w:rPr>
          <w:rFonts w:eastAsiaTheme="majorEastAsia" w:cstheme="majorBidi"/>
          <w:b/>
          <w:bCs/>
          <w:sz w:val="40"/>
          <w:szCs w:val="40"/>
          <w:lang w:val="en-GB"/>
        </w:rPr>
      </w:pPr>
      <w:r>
        <w:br w:type="page"/>
      </w:r>
    </w:p>
    <w:p w14:paraId="227D067B" w14:textId="77777777" w:rsidR="007630A7" w:rsidRDefault="009964C7" w:rsidP="007630A7">
      <w:pPr>
        <w:pStyle w:val="Legenda"/>
        <w:keepNext/>
      </w:pPr>
      <w:bookmarkStart w:id="295" w:name="_Ref171271795"/>
      <w:r>
        <w:rPr>
          <w:noProof/>
        </w:rPr>
        <w:lastRenderedPageBreak/>
        <w:drawing>
          <wp:inline distT="0" distB="0" distL="0" distR="0" wp14:anchorId="400AEEA4" wp14:editId="5663DD17">
            <wp:extent cx="5943599" cy="7426219"/>
            <wp:effectExtent l="0" t="0" r="635" b="3810"/>
            <wp:docPr id="76064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43902" name="Picture 1"/>
                    <pic:cNvPicPr/>
                  </pic:nvPicPr>
                  <pic:blipFill>
                    <a:blip r:embed="rId22">
                      <a:extLst>
                        <a:ext uri="{28A0092B-C50C-407E-A947-70E740481C1C}">
                          <a14:useLocalDpi xmlns:a14="http://schemas.microsoft.com/office/drawing/2010/main"/>
                        </a:ext>
                      </a:extLst>
                    </a:blip>
                    <a:stretch>
                      <a:fillRect/>
                    </a:stretch>
                  </pic:blipFill>
                  <pic:spPr>
                    <a:xfrm>
                      <a:off x="0" y="0"/>
                      <a:ext cx="5943599" cy="7426219"/>
                    </a:xfrm>
                    <a:prstGeom prst="rect">
                      <a:avLst/>
                    </a:prstGeom>
                  </pic:spPr>
                </pic:pic>
              </a:graphicData>
            </a:graphic>
          </wp:inline>
        </w:drawing>
      </w:r>
      <w:bookmarkEnd w:id="295"/>
    </w:p>
    <w:p w14:paraId="0C8AE1EC" w14:textId="2D16DD1E" w:rsidR="00087F37" w:rsidRDefault="007630A7" w:rsidP="007630A7">
      <w:pPr>
        <w:pStyle w:val="Legenda"/>
      </w:pPr>
      <w:bookmarkStart w:id="296" w:name="_Ref174034102"/>
      <w:r w:rsidRPr="007630A7">
        <w:rPr>
          <w:b/>
          <w:bCs/>
        </w:rPr>
        <w:t xml:space="preserve">Extended Data Figure </w:t>
      </w:r>
      <w:r w:rsidRPr="007630A7">
        <w:rPr>
          <w:b/>
          <w:bCs/>
        </w:rPr>
        <w:fldChar w:fldCharType="begin"/>
      </w:r>
      <w:r w:rsidRPr="007630A7">
        <w:rPr>
          <w:b/>
          <w:bCs/>
        </w:rPr>
        <w:instrText xml:space="preserve"> SEQ Extended_Data_Figure \* ARABIC </w:instrText>
      </w:r>
      <w:r w:rsidRPr="007630A7">
        <w:rPr>
          <w:b/>
          <w:bCs/>
        </w:rPr>
        <w:fldChar w:fldCharType="separate"/>
      </w:r>
      <w:r w:rsidR="00DE3865">
        <w:rPr>
          <w:b/>
          <w:bCs/>
          <w:noProof/>
        </w:rPr>
        <w:t>1</w:t>
      </w:r>
      <w:r w:rsidRPr="007630A7">
        <w:rPr>
          <w:b/>
          <w:bCs/>
        </w:rPr>
        <w:fldChar w:fldCharType="end"/>
      </w:r>
      <w:bookmarkEnd w:id="296"/>
      <w:r w:rsidRPr="007630A7">
        <w:rPr>
          <w:b/>
          <w:bCs/>
        </w:rPr>
        <w:t>.</w:t>
      </w:r>
      <w:r>
        <w:t xml:space="preserve"> </w:t>
      </w:r>
      <w:r w:rsidRPr="009964C7">
        <w:rPr>
          <w:b/>
          <w:bCs/>
        </w:rPr>
        <w:t xml:space="preserve">AIV seroprevalences in adult birds of the Falklands detailed per species, island and year. </w:t>
      </w:r>
      <w:r w:rsidRPr="009964C7">
        <w:t xml:space="preserve">Seroprevalences </w:t>
      </w:r>
      <w:r>
        <w:t>[</w:t>
      </w:r>
      <w:r w:rsidRPr="009964C7">
        <w:t>95% credible intervals</w:t>
      </w:r>
      <w:r>
        <w:t>]</w:t>
      </w:r>
      <w:r w:rsidRPr="009964C7">
        <w:t xml:space="preserve"> were calculated as the proportion of samples positive for anti-AIV antibodies within a given population based on observed data (</w:t>
      </w:r>
      <w:r w:rsidRPr="009964C7">
        <w:rPr>
          <w:highlight w:val="green"/>
        </w:rPr>
        <w:t>2,529</w:t>
      </w:r>
      <w:r w:rsidRPr="009964C7">
        <w:t xml:space="preserve"> samples).</w:t>
      </w:r>
    </w:p>
    <w:p w14:paraId="458BFAB3" w14:textId="01ED05D4" w:rsidR="007630A7" w:rsidRPr="006B2679" w:rsidRDefault="00087F37" w:rsidP="006B2679">
      <w:pPr>
        <w:spacing w:after="160"/>
        <w:rPr>
          <w:sz w:val="20"/>
          <w:szCs w:val="20"/>
          <w:lang w:val="en-GB"/>
        </w:rPr>
      </w:pPr>
      <w:r>
        <w:rPr>
          <w:noProof/>
        </w:rPr>
        <w:lastRenderedPageBreak/>
        <w:drawing>
          <wp:inline distT="0" distB="0" distL="0" distR="0" wp14:anchorId="3B058927" wp14:editId="6A590571">
            <wp:extent cx="5760000" cy="7196923"/>
            <wp:effectExtent l="0" t="0" r="0" b="4445"/>
            <wp:docPr id="1032303286" name="Picture 1" descr="A chart of peopl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03286" name="Picture 1" descr="A chart of people with numbers and text&#10;&#10;Description automatically generated with medium confidence"/>
                    <pic:cNvPicPr/>
                  </pic:nvPicPr>
                  <pic:blipFill>
                    <a:blip r:embed="rId23"/>
                    <a:stretch>
                      <a:fillRect/>
                    </a:stretch>
                  </pic:blipFill>
                  <pic:spPr>
                    <a:xfrm>
                      <a:off x="0" y="0"/>
                      <a:ext cx="5760000" cy="7196923"/>
                    </a:xfrm>
                    <a:prstGeom prst="rect">
                      <a:avLst/>
                    </a:prstGeom>
                  </pic:spPr>
                </pic:pic>
              </a:graphicData>
            </a:graphic>
          </wp:inline>
        </w:drawing>
      </w:r>
    </w:p>
    <w:p w14:paraId="261D7B32" w14:textId="1DCEF595" w:rsidR="007630A7" w:rsidRDefault="007630A7" w:rsidP="007630A7">
      <w:pPr>
        <w:pStyle w:val="Legenda"/>
      </w:pPr>
      <w:bookmarkStart w:id="297" w:name="_Ref174034107"/>
      <w:r w:rsidRPr="007630A7">
        <w:rPr>
          <w:b/>
          <w:bCs/>
        </w:rPr>
        <w:t xml:space="preserve">Extended Data Figure </w:t>
      </w:r>
      <w:r w:rsidRPr="007630A7">
        <w:rPr>
          <w:b/>
          <w:bCs/>
        </w:rPr>
        <w:fldChar w:fldCharType="begin"/>
      </w:r>
      <w:r w:rsidRPr="007630A7">
        <w:rPr>
          <w:b/>
          <w:bCs/>
        </w:rPr>
        <w:instrText xml:space="preserve"> SEQ Extended_Data_Figure \* ARABIC </w:instrText>
      </w:r>
      <w:r w:rsidRPr="007630A7">
        <w:rPr>
          <w:b/>
          <w:bCs/>
        </w:rPr>
        <w:fldChar w:fldCharType="separate"/>
      </w:r>
      <w:r w:rsidR="00DE3865">
        <w:rPr>
          <w:b/>
          <w:bCs/>
          <w:noProof/>
        </w:rPr>
        <w:t>2</w:t>
      </w:r>
      <w:r w:rsidRPr="007630A7">
        <w:rPr>
          <w:b/>
          <w:bCs/>
        </w:rPr>
        <w:fldChar w:fldCharType="end"/>
      </w:r>
      <w:bookmarkEnd w:id="297"/>
      <w:r w:rsidRPr="007630A7">
        <w:rPr>
          <w:b/>
          <w:bCs/>
        </w:rPr>
        <w:t>.</w:t>
      </w:r>
      <w:r>
        <w:t xml:space="preserve"> </w:t>
      </w:r>
      <w:r w:rsidRPr="009964C7">
        <w:rPr>
          <w:b/>
          <w:bCs/>
        </w:rPr>
        <w:t xml:space="preserve">H5 seroprevalences in adult birds of the Falklands detailed per species, island and year. </w:t>
      </w:r>
      <w:r w:rsidRPr="009964C7">
        <w:t xml:space="preserve">Seroprevalences </w:t>
      </w:r>
      <w:r>
        <w:t>[</w:t>
      </w:r>
      <w:r w:rsidRPr="009964C7">
        <w:t>95% credible intervals</w:t>
      </w:r>
      <w:r>
        <w:t>]</w:t>
      </w:r>
      <w:r w:rsidRPr="009964C7">
        <w:t xml:space="preserve"> were calculated as the proportion of samples positive for anti-H5 antibodies within a given population based on observed (white, </w:t>
      </w:r>
      <w:r w:rsidRPr="001D1AF7">
        <w:rPr>
          <w:highlight w:val="green"/>
        </w:rPr>
        <w:t>480</w:t>
      </w:r>
      <w:r w:rsidRPr="009964C7">
        <w:t xml:space="preserve"> samples</w:t>
      </w:r>
      <w:r>
        <w:t xml:space="preserve"> tested for anti-AIV and anti-H5 antibodies</w:t>
      </w:r>
      <w:r w:rsidRPr="009964C7">
        <w:t xml:space="preserve">) or reconstructed (black, </w:t>
      </w:r>
      <w:r w:rsidRPr="001D1AF7">
        <w:rPr>
          <w:highlight w:val="green"/>
        </w:rPr>
        <w:t>2,</w:t>
      </w:r>
      <w:r>
        <w:rPr>
          <w:highlight w:val="green"/>
        </w:rPr>
        <w:t>04</w:t>
      </w:r>
      <w:r w:rsidRPr="001D1AF7">
        <w:rPr>
          <w:highlight w:val="green"/>
        </w:rPr>
        <w:t>9</w:t>
      </w:r>
      <w:r w:rsidRPr="009964C7">
        <w:t xml:space="preserve"> samples</w:t>
      </w:r>
      <w:r>
        <w:t xml:space="preserve"> tested for anti-AIV antibodies only</w:t>
      </w:r>
      <w:r w:rsidRPr="009964C7">
        <w:t>) data.</w:t>
      </w:r>
    </w:p>
    <w:p w14:paraId="3072018F" w14:textId="07842A46" w:rsidR="007630A7" w:rsidRPr="006F6CDA" w:rsidRDefault="00E93132" w:rsidP="007630A7">
      <w:pPr>
        <w:pStyle w:val="Legenda"/>
        <w:keepNext/>
        <w:rPr>
          <w:color w:val="4EA72E" w:themeColor="accent6"/>
        </w:rPr>
      </w:pPr>
      <w:r w:rsidRPr="006F6CDA">
        <w:rPr>
          <w:b/>
          <w:bCs/>
          <w:noProof/>
          <w:color w:val="4EA72E" w:themeColor="accent6"/>
        </w:rPr>
        <w:lastRenderedPageBreak/>
        <w:t xml:space="preserve"> </w:t>
      </w:r>
      <w:r w:rsidR="007630A7">
        <w:rPr>
          <w:noProof/>
        </w:rPr>
        <w:drawing>
          <wp:inline distT="0" distB="0" distL="0" distR="0" wp14:anchorId="7E970000" wp14:editId="08EF10CA">
            <wp:extent cx="5942443" cy="6691097"/>
            <wp:effectExtent l="0" t="0" r="1270" b="0"/>
            <wp:docPr id="58108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86250" name="Picture 1"/>
                    <pic:cNvPicPr/>
                  </pic:nvPicPr>
                  <pic:blipFill>
                    <a:blip r:embed="rId24">
                      <a:extLst>
                        <a:ext uri="{28A0092B-C50C-407E-A947-70E740481C1C}">
                          <a14:useLocalDpi xmlns:a14="http://schemas.microsoft.com/office/drawing/2010/main"/>
                        </a:ext>
                      </a:extLst>
                    </a:blip>
                    <a:stretch>
                      <a:fillRect/>
                    </a:stretch>
                  </pic:blipFill>
                  <pic:spPr>
                    <a:xfrm>
                      <a:off x="0" y="0"/>
                      <a:ext cx="5942443" cy="6691097"/>
                    </a:xfrm>
                    <a:prstGeom prst="rect">
                      <a:avLst/>
                    </a:prstGeom>
                  </pic:spPr>
                </pic:pic>
              </a:graphicData>
            </a:graphic>
          </wp:inline>
        </w:drawing>
      </w:r>
      <w:r w:rsidR="007630A7" w:rsidRPr="006F6CDA">
        <w:rPr>
          <w:b/>
          <w:bCs/>
          <w:noProof/>
          <w:color w:val="4EA72E" w:themeColor="accent6"/>
        </w:rPr>
        <w:t xml:space="preserve"> </w:t>
      </w:r>
    </w:p>
    <w:p w14:paraId="20B298A7" w14:textId="232146D7" w:rsidR="00DE3865" w:rsidRDefault="007630A7" w:rsidP="007630A7">
      <w:pPr>
        <w:pStyle w:val="Legenda"/>
      </w:pPr>
      <w:bookmarkStart w:id="298" w:name="_Ref174101597"/>
      <w:commentRangeStart w:id="299"/>
      <w:r w:rsidRPr="009964C7">
        <w:rPr>
          <w:b/>
          <w:bCs/>
        </w:rPr>
        <w:t>Extended</w:t>
      </w:r>
      <w:commentRangeEnd w:id="299"/>
      <w:r w:rsidR="00C47389">
        <w:rPr>
          <w:rStyle w:val="Refdecomentrio"/>
          <w:lang w:val="en-US"/>
        </w:rPr>
        <w:commentReference w:id="299"/>
      </w:r>
      <w:r w:rsidRPr="009964C7">
        <w:rPr>
          <w:b/>
          <w:bCs/>
        </w:rPr>
        <w:t xml:space="preserve"> Data Figure </w:t>
      </w:r>
      <w:r w:rsidRPr="009964C7">
        <w:rPr>
          <w:b/>
          <w:bCs/>
        </w:rPr>
        <w:fldChar w:fldCharType="begin"/>
      </w:r>
      <w:r w:rsidRPr="009964C7">
        <w:rPr>
          <w:b/>
          <w:bCs/>
        </w:rPr>
        <w:instrText xml:space="preserve"> SEQ Extended_Data_Figure \* ARABIC </w:instrText>
      </w:r>
      <w:r w:rsidRPr="009964C7">
        <w:rPr>
          <w:b/>
          <w:bCs/>
        </w:rPr>
        <w:fldChar w:fldCharType="separate"/>
      </w:r>
      <w:r w:rsidR="00DE3865">
        <w:rPr>
          <w:b/>
          <w:bCs/>
          <w:noProof/>
        </w:rPr>
        <w:t>3</w:t>
      </w:r>
      <w:r w:rsidRPr="009964C7">
        <w:rPr>
          <w:b/>
          <w:bCs/>
        </w:rPr>
        <w:fldChar w:fldCharType="end"/>
      </w:r>
      <w:bookmarkEnd w:id="298"/>
      <w:r w:rsidRPr="009964C7">
        <w:rPr>
          <w:b/>
          <w:bCs/>
        </w:rPr>
        <w:t>.</w:t>
      </w:r>
      <w:r w:rsidRPr="009964C7">
        <w:t xml:space="preserve"> </w:t>
      </w:r>
      <w:r w:rsidR="000E0F9E">
        <w:rPr>
          <w:b/>
          <w:bCs/>
        </w:rPr>
        <w:t xml:space="preserve">AIV and </w:t>
      </w:r>
      <w:r w:rsidRPr="009964C7">
        <w:rPr>
          <w:b/>
          <w:bCs/>
        </w:rPr>
        <w:t xml:space="preserve">H5 seroprevalences in adult birds of </w:t>
      </w:r>
      <w:r w:rsidR="00BF6B5D">
        <w:rPr>
          <w:b/>
          <w:bCs/>
        </w:rPr>
        <w:t>New Island</w:t>
      </w:r>
      <w:r w:rsidRPr="009964C7">
        <w:rPr>
          <w:b/>
          <w:bCs/>
        </w:rPr>
        <w:t xml:space="preserve"> detailed per species and year. </w:t>
      </w:r>
      <w:r w:rsidRPr="009964C7">
        <w:t xml:space="preserve">Seroprevalences </w:t>
      </w:r>
      <w:r>
        <w:t>[</w:t>
      </w:r>
      <w:r w:rsidRPr="009964C7">
        <w:t>95% credible intervals</w:t>
      </w:r>
      <w:r>
        <w:t>]</w:t>
      </w:r>
      <w:r w:rsidRPr="009964C7">
        <w:t xml:space="preserve"> were calculated as the proportion of samples positive for antibodies within a given population based on observed (white, </w:t>
      </w:r>
      <w:r w:rsidR="009D5B78">
        <w:rPr>
          <w:highlight w:val="green"/>
        </w:rPr>
        <w:t>1,061</w:t>
      </w:r>
      <w:r w:rsidRPr="009964C7">
        <w:t xml:space="preserve"> samples</w:t>
      </w:r>
      <w:r>
        <w:t xml:space="preserve"> tested for anti-AIV antibodies</w:t>
      </w:r>
      <w:r w:rsidRPr="009964C7">
        <w:t xml:space="preserve">) or reconstructed (black, </w:t>
      </w:r>
      <w:r w:rsidR="000E0F9E">
        <w:t xml:space="preserve">including </w:t>
      </w:r>
      <w:r w:rsidR="009D5B78">
        <w:rPr>
          <w:highlight w:val="green"/>
        </w:rPr>
        <w:t>157</w:t>
      </w:r>
      <w:r w:rsidR="000E0F9E" w:rsidRPr="009964C7">
        <w:t xml:space="preserve"> samples</w:t>
      </w:r>
      <w:r w:rsidR="000E0F9E">
        <w:t xml:space="preserve"> tested for anti-H5 antibodies and</w:t>
      </w:r>
      <w:r w:rsidR="000E0F9E" w:rsidRPr="009964C7">
        <w:t xml:space="preserve"> </w:t>
      </w:r>
      <w:r w:rsidR="009D5B78">
        <w:rPr>
          <w:highlight w:val="green"/>
        </w:rPr>
        <w:t>904</w:t>
      </w:r>
      <w:r w:rsidR="000E0F9E" w:rsidRPr="009964C7">
        <w:t xml:space="preserve"> samples</w:t>
      </w:r>
      <w:r w:rsidR="000E0F9E">
        <w:t xml:space="preserve"> tested for anti-AIV antibodies</w:t>
      </w:r>
      <w:r w:rsidR="000E0F9E" w:rsidRPr="009964C7">
        <w:t xml:space="preserve"> </w:t>
      </w:r>
      <w:r w:rsidR="000E0F9E">
        <w:t>only</w:t>
      </w:r>
      <w:r w:rsidRPr="009964C7">
        <w:t>) data.</w:t>
      </w:r>
    </w:p>
    <w:p w14:paraId="6BC2A2B1" w14:textId="77777777" w:rsidR="00DE3865" w:rsidRDefault="00DE3865">
      <w:pPr>
        <w:spacing w:after="160"/>
        <w:rPr>
          <w:sz w:val="20"/>
          <w:szCs w:val="20"/>
          <w:lang w:val="en-GB"/>
        </w:rPr>
      </w:pPr>
      <w:r>
        <w:br w:type="page"/>
      </w:r>
    </w:p>
    <w:p w14:paraId="7CEC8BF8" w14:textId="77777777" w:rsidR="00DE3865" w:rsidRDefault="00DE3865" w:rsidP="00DE3865">
      <w:pPr>
        <w:pStyle w:val="Legenda"/>
        <w:keepNext/>
        <w:jc w:val="center"/>
      </w:pPr>
      <w:r>
        <w:rPr>
          <w:noProof/>
        </w:rPr>
        <w:lastRenderedPageBreak/>
        <w:drawing>
          <wp:inline distT="0" distB="0" distL="0" distR="0" wp14:anchorId="70035F0C" wp14:editId="42B73167">
            <wp:extent cx="5760000" cy="5035692"/>
            <wp:effectExtent l="0" t="0" r="0" b="0"/>
            <wp:docPr id="40957756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77560" name="Picture 1" descr="A diagram of a diagram&#10;&#10;Description automatically generated with medium confidence"/>
                    <pic:cNvPicPr/>
                  </pic:nvPicPr>
                  <pic:blipFill>
                    <a:blip r:embed="rId25" cstate="print">
                      <a:extLst>
                        <a:ext uri="{28A0092B-C50C-407E-A947-70E740481C1C}">
                          <a14:useLocalDpi xmlns:a14="http://schemas.microsoft.com/office/drawing/2010/main"/>
                        </a:ext>
                      </a:extLst>
                    </a:blip>
                    <a:stretch>
                      <a:fillRect/>
                    </a:stretch>
                  </pic:blipFill>
                  <pic:spPr>
                    <a:xfrm>
                      <a:off x="0" y="0"/>
                      <a:ext cx="5760000" cy="5035692"/>
                    </a:xfrm>
                    <a:prstGeom prst="rect">
                      <a:avLst/>
                    </a:prstGeom>
                  </pic:spPr>
                </pic:pic>
              </a:graphicData>
            </a:graphic>
          </wp:inline>
        </w:drawing>
      </w:r>
    </w:p>
    <w:p w14:paraId="6496A070" w14:textId="294C4686" w:rsidR="00DE3865" w:rsidRPr="00DE3865" w:rsidRDefault="00DE3865" w:rsidP="00DE3865">
      <w:pPr>
        <w:pStyle w:val="Legenda"/>
      </w:pPr>
      <w:bookmarkStart w:id="300" w:name="_Ref174197949"/>
      <w:r w:rsidRPr="00DE3865">
        <w:rPr>
          <w:b/>
          <w:bCs/>
        </w:rPr>
        <w:t xml:space="preserve">Extended Data Figure </w:t>
      </w:r>
      <w:r w:rsidRPr="00DE3865">
        <w:rPr>
          <w:b/>
          <w:bCs/>
        </w:rPr>
        <w:fldChar w:fldCharType="begin"/>
      </w:r>
      <w:r w:rsidRPr="00DE3865">
        <w:rPr>
          <w:b/>
          <w:bCs/>
        </w:rPr>
        <w:instrText xml:space="preserve"> SEQ Extended_Data_Figure \* ARABIC </w:instrText>
      </w:r>
      <w:r w:rsidRPr="00DE3865">
        <w:rPr>
          <w:b/>
          <w:bCs/>
        </w:rPr>
        <w:fldChar w:fldCharType="separate"/>
      </w:r>
      <w:r>
        <w:rPr>
          <w:b/>
          <w:bCs/>
          <w:noProof/>
        </w:rPr>
        <w:t>4</w:t>
      </w:r>
      <w:r w:rsidRPr="00DE3865">
        <w:rPr>
          <w:b/>
          <w:bCs/>
        </w:rPr>
        <w:fldChar w:fldCharType="end"/>
      </w:r>
      <w:bookmarkEnd w:id="300"/>
      <w:r w:rsidRPr="00DE3865">
        <w:rPr>
          <w:b/>
          <w:bCs/>
        </w:rPr>
        <w:t>.</w:t>
      </w:r>
      <w:r>
        <w:t xml:space="preserve"> </w:t>
      </w:r>
      <w:r>
        <w:rPr>
          <w:b/>
          <w:bCs/>
        </w:rPr>
        <w:t xml:space="preserve">AIV and </w:t>
      </w:r>
      <w:r w:rsidRPr="009964C7">
        <w:rPr>
          <w:b/>
          <w:bCs/>
        </w:rPr>
        <w:t xml:space="preserve">H5 seroprevalences in </w:t>
      </w:r>
      <w:r>
        <w:rPr>
          <w:b/>
          <w:bCs/>
        </w:rPr>
        <w:t>chicks</w:t>
      </w:r>
      <w:r w:rsidRPr="009964C7">
        <w:rPr>
          <w:b/>
          <w:bCs/>
        </w:rPr>
        <w:t xml:space="preserve"> of </w:t>
      </w:r>
      <w:r>
        <w:rPr>
          <w:b/>
          <w:bCs/>
        </w:rPr>
        <w:t>New Island</w:t>
      </w:r>
      <w:r w:rsidRPr="009964C7">
        <w:rPr>
          <w:b/>
          <w:bCs/>
        </w:rPr>
        <w:t xml:space="preserve"> detailed per species and year. </w:t>
      </w:r>
      <w:r w:rsidRPr="009964C7">
        <w:t xml:space="preserve">Seroprevalences </w:t>
      </w:r>
      <w:r>
        <w:t>[</w:t>
      </w:r>
      <w:r w:rsidRPr="009964C7">
        <w:t>95% credible intervals</w:t>
      </w:r>
      <w:r>
        <w:t>]</w:t>
      </w:r>
      <w:r w:rsidRPr="009964C7">
        <w:t xml:space="preserve"> were calculated as the proportion of samples positive for antibodies within a given population based on observed (white, </w:t>
      </w:r>
      <w:r>
        <w:rPr>
          <w:highlight w:val="green"/>
        </w:rPr>
        <w:t>137</w:t>
      </w:r>
      <w:r w:rsidRPr="009964C7">
        <w:t xml:space="preserve"> samples</w:t>
      </w:r>
      <w:r>
        <w:t xml:space="preserve"> tested for anti-AIV antibodies</w:t>
      </w:r>
      <w:r w:rsidRPr="009964C7">
        <w:t xml:space="preserve">) or reconstructed (black, </w:t>
      </w:r>
      <w:r>
        <w:t xml:space="preserve">including </w:t>
      </w:r>
      <w:r>
        <w:rPr>
          <w:highlight w:val="green"/>
        </w:rPr>
        <w:t>17</w:t>
      </w:r>
      <w:r w:rsidRPr="009964C7">
        <w:t xml:space="preserve"> samples</w:t>
      </w:r>
      <w:r>
        <w:t xml:space="preserve"> tested for anti-H5 antibodies and</w:t>
      </w:r>
      <w:r w:rsidRPr="009964C7">
        <w:t xml:space="preserve"> </w:t>
      </w:r>
      <w:r>
        <w:rPr>
          <w:highlight w:val="green"/>
        </w:rPr>
        <w:t>120</w:t>
      </w:r>
      <w:r w:rsidRPr="009964C7">
        <w:t xml:space="preserve"> samples</w:t>
      </w:r>
      <w:r>
        <w:t xml:space="preserve"> tested for anti-AIV antibodies</w:t>
      </w:r>
      <w:r w:rsidRPr="009964C7">
        <w:t xml:space="preserve"> </w:t>
      </w:r>
      <w:r>
        <w:t>only</w:t>
      </w:r>
      <w:r w:rsidRPr="009964C7">
        <w:t>) data.</w:t>
      </w:r>
    </w:p>
    <w:p w14:paraId="0C5D4CAA" w14:textId="0195D1AB" w:rsidR="00B33F0B" w:rsidRDefault="00B33F0B" w:rsidP="00DE3865">
      <w:pPr>
        <w:pStyle w:val="Legenda"/>
      </w:pPr>
    </w:p>
    <w:p w14:paraId="03BADBB8" w14:textId="77777777" w:rsidR="00B33F0B" w:rsidRDefault="00B33F0B">
      <w:pPr>
        <w:spacing w:after="160"/>
        <w:rPr>
          <w:sz w:val="20"/>
          <w:szCs w:val="20"/>
          <w:lang w:val="en-GB"/>
        </w:rPr>
      </w:pPr>
      <w:r>
        <w:br w:type="page"/>
      </w:r>
    </w:p>
    <w:bookmarkEnd w:id="293"/>
    <w:bookmarkEnd w:id="294"/>
    <w:p w14:paraId="18A79CF1" w14:textId="37D39007" w:rsidR="004B1E5D" w:rsidRPr="004B1E5D" w:rsidRDefault="004B1E5D" w:rsidP="004B1E5D">
      <w:pPr>
        <w:jc w:val="center"/>
      </w:pPr>
      <w:r w:rsidRPr="004B1E5D">
        <w:rPr>
          <w:noProof/>
        </w:rPr>
        <w:lastRenderedPageBreak/>
        <w:drawing>
          <wp:inline distT="0" distB="0" distL="0" distR="0" wp14:anchorId="157ACEEE" wp14:editId="1B12FE6C">
            <wp:extent cx="2880000" cy="2160268"/>
            <wp:effectExtent l="0" t="0" r="0" b="0"/>
            <wp:docPr id="677404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04403" name="Picture 2"/>
                    <pic:cNvPicPr>
                      <a:picLocks noChangeAspect="1" noChangeArrowheads="1"/>
                    </pic:cNvPicPr>
                  </pic:nvPicPr>
                  <pic:blipFill>
                    <a:blip r:embed="rId26" cstate="print">
                      <a:extLst>
                        <a:ext uri="{28A0092B-C50C-407E-A947-70E740481C1C}">
                          <a14:useLocalDpi xmlns:a14="http://schemas.microsoft.com/office/drawing/2010/main"/>
                        </a:ext>
                      </a:extLst>
                    </a:blip>
                    <a:stretch>
                      <a:fillRect/>
                    </a:stretch>
                  </pic:blipFill>
                  <pic:spPr bwMode="auto">
                    <a:xfrm>
                      <a:off x="0" y="0"/>
                      <a:ext cx="2880000" cy="2160268"/>
                    </a:xfrm>
                    <a:prstGeom prst="rect">
                      <a:avLst/>
                    </a:prstGeom>
                    <a:noFill/>
                    <a:ln>
                      <a:noFill/>
                    </a:ln>
                  </pic:spPr>
                </pic:pic>
              </a:graphicData>
            </a:graphic>
          </wp:inline>
        </w:drawing>
      </w:r>
      <w:r>
        <w:t xml:space="preserve">  </w:t>
      </w:r>
      <w:r w:rsidRPr="004B1E5D">
        <w:rPr>
          <w:noProof/>
        </w:rPr>
        <w:drawing>
          <wp:inline distT="0" distB="0" distL="0" distR="0" wp14:anchorId="22545758" wp14:editId="5D6587AE">
            <wp:extent cx="2880000" cy="2160617"/>
            <wp:effectExtent l="0" t="0" r="0" b="0"/>
            <wp:docPr id="332659846" name="Picture 4" descr="A group of birds on r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59846" name="Picture 4" descr="A group of birds on rock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2880000" cy="2160617"/>
                    </a:xfrm>
                    <a:prstGeom prst="rect">
                      <a:avLst/>
                    </a:prstGeom>
                    <a:noFill/>
                    <a:ln>
                      <a:noFill/>
                    </a:ln>
                  </pic:spPr>
                </pic:pic>
              </a:graphicData>
            </a:graphic>
          </wp:inline>
        </w:drawing>
      </w:r>
    </w:p>
    <w:p w14:paraId="4502FFE6" w14:textId="2710F4A1" w:rsidR="004B1E5D" w:rsidRPr="0059304C" w:rsidRDefault="004B1E5D" w:rsidP="004B1E5D">
      <w:pPr>
        <w:pStyle w:val="Legenda"/>
        <w:rPr>
          <w:rFonts w:cs="Calibri"/>
        </w:rPr>
      </w:pPr>
      <w:bookmarkStart w:id="301" w:name="_Ref173778521"/>
      <w:r w:rsidRPr="003F6C21">
        <w:rPr>
          <w:b/>
          <w:bCs/>
        </w:rPr>
        <w:t xml:space="preserve">Extended Data Figure </w:t>
      </w:r>
      <w:r w:rsidRPr="003F6C21">
        <w:rPr>
          <w:b/>
          <w:bCs/>
        </w:rPr>
        <w:fldChar w:fldCharType="begin"/>
      </w:r>
      <w:r w:rsidRPr="003F6C21">
        <w:rPr>
          <w:b/>
          <w:bCs/>
        </w:rPr>
        <w:instrText xml:space="preserve"> SEQ Extended_Data_Figure \* ARABIC </w:instrText>
      </w:r>
      <w:r w:rsidRPr="003F6C21">
        <w:rPr>
          <w:b/>
          <w:bCs/>
        </w:rPr>
        <w:fldChar w:fldCharType="separate"/>
      </w:r>
      <w:r w:rsidR="00DE3865">
        <w:rPr>
          <w:b/>
          <w:bCs/>
          <w:noProof/>
        </w:rPr>
        <w:t>5</w:t>
      </w:r>
      <w:r w:rsidRPr="003F6C21">
        <w:rPr>
          <w:b/>
          <w:bCs/>
        </w:rPr>
        <w:fldChar w:fldCharType="end"/>
      </w:r>
      <w:bookmarkEnd w:id="301"/>
      <w:r w:rsidRPr="003F6C21">
        <w:rPr>
          <w:b/>
          <w:bCs/>
        </w:rPr>
        <w:t>.</w:t>
      </w:r>
      <w:r>
        <w:rPr>
          <w:b/>
          <w:bCs/>
        </w:rPr>
        <w:t xml:space="preserve"> Apex predators scavenging during HPAI outbreaks.</w:t>
      </w:r>
      <w:r>
        <w:t xml:space="preserve"> Three skuas (left) and a striated caracara (right) scavenging on carrion in </w:t>
      </w:r>
      <w:r>
        <w:rPr>
          <w:rFonts w:cs="Calibri"/>
        </w:rPr>
        <w:t xml:space="preserve">albatross </w:t>
      </w:r>
      <w:r w:rsidRPr="0059304C">
        <w:rPr>
          <w:rFonts w:cs="Calibri"/>
        </w:rPr>
        <w:t>colonies affected by H5N1 HPAI</w:t>
      </w:r>
      <w:r>
        <w:rPr>
          <w:rFonts w:cs="Calibri"/>
        </w:rPr>
        <w:t xml:space="preserve"> on Steeple Jason Island in January 2024.</w:t>
      </w:r>
      <w:r>
        <w:t xml:space="preserve"> Copyrights: Julia </w:t>
      </w:r>
      <w:proofErr w:type="spellStart"/>
      <w:r>
        <w:t>Emerit</w:t>
      </w:r>
      <w:proofErr w:type="spellEnd"/>
      <w:r>
        <w:t xml:space="preserve">. </w:t>
      </w:r>
      <w:r w:rsidRPr="0059304C">
        <w:rPr>
          <w:rFonts w:cs="Calibri"/>
        </w:rPr>
        <w:t xml:space="preserve"> </w:t>
      </w:r>
    </w:p>
    <w:p w14:paraId="3A4F4427" w14:textId="77777777" w:rsidR="00487A96" w:rsidRPr="00487A96" w:rsidRDefault="00487A96" w:rsidP="00487A96">
      <w:pPr>
        <w:rPr>
          <w:lang w:val="en-GB"/>
        </w:rPr>
      </w:pPr>
    </w:p>
    <w:p w14:paraId="1208C2FA" w14:textId="2272DCDE" w:rsidR="0037732F" w:rsidRDefault="002F3E84" w:rsidP="00F503B0">
      <w:pPr>
        <w:pStyle w:val="Legenda"/>
        <w:rPr>
          <w:rFonts w:eastAsiaTheme="majorEastAsia" w:cstheme="majorBidi"/>
          <w:b/>
          <w:bCs/>
        </w:rPr>
      </w:pPr>
      <w:r>
        <w:rPr>
          <w:noProof/>
        </w:rPr>
        <w:lastRenderedPageBreak/>
        <w:drawing>
          <wp:inline distT="0" distB="0" distL="0" distR="0" wp14:anchorId="2B8FEF84" wp14:editId="6C672EB0">
            <wp:extent cx="5943600" cy="5201285"/>
            <wp:effectExtent l="0" t="0" r="0" b="0"/>
            <wp:docPr id="1053741841" name="Picture 1" descr="A map of the isl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41841" name="Picture 1" descr="A map of the islands&#10;&#10;Description automatically generated"/>
                    <pic:cNvPicPr/>
                  </pic:nvPicPr>
                  <pic:blipFill>
                    <a:blip r:embed="rId28"/>
                    <a:stretch>
                      <a:fillRect/>
                    </a:stretch>
                  </pic:blipFill>
                  <pic:spPr>
                    <a:xfrm>
                      <a:off x="0" y="0"/>
                      <a:ext cx="5943600" cy="5201285"/>
                    </a:xfrm>
                    <a:prstGeom prst="rect">
                      <a:avLst/>
                    </a:prstGeom>
                  </pic:spPr>
                </pic:pic>
              </a:graphicData>
            </a:graphic>
          </wp:inline>
        </w:drawing>
      </w:r>
    </w:p>
    <w:p w14:paraId="376CEFB8" w14:textId="5269497B" w:rsidR="009E3781" w:rsidRPr="0059304C" w:rsidRDefault="003F6C21" w:rsidP="009E3781">
      <w:pPr>
        <w:pStyle w:val="Legenda"/>
      </w:pPr>
      <w:bookmarkStart w:id="302" w:name="_Ref171094912"/>
      <w:r w:rsidRPr="003F6C21">
        <w:rPr>
          <w:b/>
          <w:bCs/>
        </w:rPr>
        <w:t xml:space="preserve">Extended Data Figure </w:t>
      </w:r>
      <w:r w:rsidRPr="003F6C21">
        <w:rPr>
          <w:b/>
          <w:bCs/>
        </w:rPr>
        <w:fldChar w:fldCharType="begin"/>
      </w:r>
      <w:r w:rsidRPr="003F6C21">
        <w:rPr>
          <w:b/>
          <w:bCs/>
        </w:rPr>
        <w:instrText xml:space="preserve"> SEQ Extended_Data_Figure \* ARABIC </w:instrText>
      </w:r>
      <w:r w:rsidRPr="003F6C21">
        <w:rPr>
          <w:b/>
          <w:bCs/>
        </w:rPr>
        <w:fldChar w:fldCharType="separate"/>
      </w:r>
      <w:r w:rsidR="00DE3865">
        <w:rPr>
          <w:b/>
          <w:bCs/>
          <w:noProof/>
        </w:rPr>
        <w:t>6</w:t>
      </w:r>
      <w:r w:rsidRPr="003F6C21">
        <w:rPr>
          <w:b/>
          <w:bCs/>
        </w:rPr>
        <w:fldChar w:fldCharType="end"/>
      </w:r>
      <w:bookmarkEnd w:id="302"/>
      <w:r w:rsidRPr="003F6C21">
        <w:rPr>
          <w:b/>
          <w:bCs/>
        </w:rPr>
        <w:t>.</w:t>
      </w:r>
      <w:r>
        <w:t xml:space="preserve"> </w:t>
      </w:r>
      <w:r w:rsidRPr="005C60A4">
        <w:rPr>
          <w:b/>
          <w:bCs/>
        </w:rPr>
        <w:t xml:space="preserve">Description of Sealion </w:t>
      </w:r>
      <w:r w:rsidR="009E3781">
        <w:rPr>
          <w:b/>
          <w:bCs/>
        </w:rPr>
        <w:t xml:space="preserve">Island HPAI </w:t>
      </w:r>
      <w:r w:rsidRPr="005C60A4">
        <w:rPr>
          <w:b/>
          <w:bCs/>
        </w:rPr>
        <w:t>outbreak.</w:t>
      </w:r>
      <w:r w:rsidRPr="0059304C">
        <w:t xml:space="preserve"> </w:t>
      </w:r>
      <w:r w:rsidR="002F3E84">
        <w:t xml:space="preserve">Combined AIV and H5 serostatuses for basal predators (shags, gentoo penguins and </w:t>
      </w:r>
      <w:proofErr w:type="spellStart"/>
      <w:r w:rsidR="002F3E84">
        <w:t>Magellanic</w:t>
      </w:r>
      <w:proofErr w:type="spellEnd"/>
      <w:r w:rsidR="002F3E84">
        <w:t xml:space="preserve"> penguins), apex predators (striated caracaras, skuas kelp gulls, dolphin gulls and sheathbills) and anatids (steamer ducks and upland geese) in 2023/2024 during an HPAI H5Nx outbreak. </w:t>
      </w:r>
      <w:r w:rsidR="002F3E84" w:rsidRPr="0059304C">
        <w:t xml:space="preserve">Each point represents </w:t>
      </w:r>
      <w:r w:rsidR="002F3E84">
        <w:t>a</w:t>
      </w:r>
      <w:r w:rsidR="002F3E84" w:rsidRPr="0059304C">
        <w:t xml:space="preserve"> sample</w:t>
      </w:r>
      <w:r w:rsidR="002F3E84">
        <w:t xml:space="preserve"> at its collection location</w:t>
      </w:r>
      <w:r w:rsidR="002F3E84" w:rsidRPr="0059304C">
        <w:t>.</w:t>
      </w:r>
      <w:r w:rsidR="002F3E84">
        <w:t xml:space="preserve"> The crosse indicates where a cluster of dead birds (gentoo penguins) was observed.</w:t>
      </w:r>
      <w:r w:rsidR="009E3781">
        <w:t xml:space="preserve"> </w:t>
      </w:r>
    </w:p>
    <w:p w14:paraId="6596EBBB" w14:textId="693548AC" w:rsidR="003F6C21" w:rsidRDefault="003F6C21" w:rsidP="003F6C21">
      <w:pPr>
        <w:pStyle w:val="Legenda"/>
      </w:pPr>
    </w:p>
    <w:p w14:paraId="7426D4E0" w14:textId="10C186E5" w:rsidR="00CB5243" w:rsidRDefault="00CB5243">
      <w:pPr>
        <w:rPr>
          <w:lang w:val="en-GB"/>
        </w:rPr>
      </w:pPr>
      <w:r>
        <w:rPr>
          <w:lang w:val="en-GB"/>
        </w:rPr>
        <w:br w:type="page"/>
      </w:r>
    </w:p>
    <w:p w14:paraId="6C18D829" w14:textId="37AA87A3" w:rsidR="005A36C3" w:rsidRDefault="00D278E3" w:rsidP="00F503B0">
      <w:pPr>
        <w:pStyle w:val="Legenda"/>
        <w:rPr>
          <w:b/>
          <w:bCs/>
        </w:rPr>
      </w:pPr>
      <w:r>
        <w:rPr>
          <w:noProof/>
        </w:rPr>
        <w:lastRenderedPageBreak/>
        <w:drawing>
          <wp:inline distT="0" distB="0" distL="0" distR="0" wp14:anchorId="2422482A" wp14:editId="31B08EDD">
            <wp:extent cx="5943292" cy="6987654"/>
            <wp:effectExtent l="0" t="0" r="635" b="3810"/>
            <wp:docPr id="63593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38246" name="Picture 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5943600" cy="6988016"/>
                    </a:xfrm>
                    <a:prstGeom prst="rect">
                      <a:avLst/>
                    </a:prstGeom>
                    <a:ln>
                      <a:noFill/>
                    </a:ln>
                    <a:extLst>
                      <a:ext uri="{53640926-AAD7-44D8-BBD7-CCE9431645EC}">
                        <a14:shadowObscured xmlns:a14="http://schemas.microsoft.com/office/drawing/2010/main"/>
                      </a:ext>
                    </a:extLst>
                  </pic:spPr>
                </pic:pic>
              </a:graphicData>
            </a:graphic>
          </wp:inline>
        </w:drawing>
      </w:r>
    </w:p>
    <w:p w14:paraId="6C110FC5" w14:textId="3DED408E" w:rsidR="00D278E3" w:rsidRDefault="00CB5243" w:rsidP="00F503B0">
      <w:pPr>
        <w:pStyle w:val="Legenda"/>
      </w:pPr>
      <w:bookmarkStart w:id="303" w:name="_Ref173750017"/>
      <w:r w:rsidRPr="003F6C21">
        <w:rPr>
          <w:b/>
          <w:bCs/>
        </w:rPr>
        <w:t xml:space="preserve">Extended Data Figure </w:t>
      </w:r>
      <w:r w:rsidRPr="003F6C21">
        <w:rPr>
          <w:b/>
          <w:bCs/>
        </w:rPr>
        <w:fldChar w:fldCharType="begin"/>
      </w:r>
      <w:r w:rsidRPr="003F6C21">
        <w:rPr>
          <w:b/>
          <w:bCs/>
        </w:rPr>
        <w:instrText xml:space="preserve"> SEQ Extended_Data_Figure \* ARABIC </w:instrText>
      </w:r>
      <w:r w:rsidRPr="003F6C21">
        <w:rPr>
          <w:b/>
          <w:bCs/>
        </w:rPr>
        <w:fldChar w:fldCharType="separate"/>
      </w:r>
      <w:r w:rsidR="00DE3865">
        <w:rPr>
          <w:b/>
          <w:bCs/>
          <w:noProof/>
        </w:rPr>
        <w:t>7</w:t>
      </w:r>
      <w:r w:rsidRPr="003F6C21">
        <w:rPr>
          <w:b/>
          <w:bCs/>
        </w:rPr>
        <w:fldChar w:fldCharType="end"/>
      </w:r>
      <w:bookmarkEnd w:id="303"/>
      <w:r w:rsidRPr="003F6C21">
        <w:rPr>
          <w:b/>
          <w:bCs/>
        </w:rPr>
        <w:t>.</w:t>
      </w:r>
      <w:r>
        <w:t xml:space="preserve"> </w:t>
      </w:r>
      <w:r w:rsidR="009E3781" w:rsidRPr="005C60A4">
        <w:rPr>
          <w:b/>
          <w:bCs/>
        </w:rPr>
        <w:t xml:space="preserve">Description of </w:t>
      </w:r>
      <w:r w:rsidR="009E3781">
        <w:rPr>
          <w:b/>
          <w:bCs/>
        </w:rPr>
        <w:t>New</w:t>
      </w:r>
      <w:r w:rsidR="009E3781" w:rsidRPr="005C60A4">
        <w:rPr>
          <w:b/>
          <w:bCs/>
        </w:rPr>
        <w:t xml:space="preserve"> </w:t>
      </w:r>
      <w:r w:rsidR="009E3781">
        <w:rPr>
          <w:b/>
          <w:bCs/>
        </w:rPr>
        <w:t>Island situation</w:t>
      </w:r>
      <w:r w:rsidR="009E3781" w:rsidRPr="005C60A4">
        <w:rPr>
          <w:b/>
          <w:bCs/>
        </w:rPr>
        <w:t>.</w:t>
      </w:r>
      <w:r w:rsidR="009E3781" w:rsidRPr="0059304C">
        <w:t xml:space="preserve"> </w:t>
      </w:r>
      <w:r w:rsidR="00B6520A">
        <w:t xml:space="preserve">Combined AIV and H5 serostatuses for basal predators (shags, gentoo penguins and </w:t>
      </w:r>
      <w:proofErr w:type="spellStart"/>
      <w:r w:rsidR="00B6520A">
        <w:t>Magellanic</w:t>
      </w:r>
      <w:proofErr w:type="spellEnd"/>
      <w:r w:rsidR="00B6520A">
        <w:t xml:space="preserve"> penguins), apex predators (striated caracaras, skuas kelp gulls, dolphin gulls and sheathbills) and anatids (steamer ducks and upland geese) in 2023/2024. </w:t>
      </w:r>
      <w:r w:rsidR="00B6520A" w:rsidRPr="0059304C">
        <w:t xml:space="preserve">Each point represents </w:t>
      </w:r>
      <w:r w:rsidR="00B6520A">
        <w:t>a</w:t>
      </w:r>
      <w:r w:rsidR="00B6520A" w:rsidRPr="0059304C">
        <w:t xml:space="preserve"> sample</w:t>
      </w:r>
      <w:r w:rsidR="00B6520A">
        <w:t xml:space="preserve"> at its collection location</w:t>
      </w:r>
      <w:r w:rsidR="00B6520A" w:rsidRPr="0059304C">
        <w:t>.</w:t>
      </w:r>
      <w:r w:rsidR="00B6520A">
        <w:t xml:space="preserve"> The crosses indicate where cluster of dead birds (skuas and gentoo penguins) were observed.</w:t>
      </w:r>
      <w:r w:rsidR="00055FA3">
        <w:t xml:space="preserve"> No HPAI H5Nx outbreak had been detected there though, only individual cases in skuas</w:t>
      </w:r>
      <w:r w:rsidR="00055FA3">
        <w:fldChar w:fldCharType="begin"/>
      </w:r>
      <w:r w:rsidR="00055FA3">
        <w:instrText xml:space="preserve"> ADDIN ZOTERO_ITEM CSL_CITATION {"citationID":"KJRTy2yf","properties":{"formattedCitation":"\\super 23\\nosupersub{}","plainCitation":"23","noteIndex":0},"citationItems":[{"id":"Z71eo4Pq/JSmy4RHh","uris":["http://zotero.org/users/14074622/items/2CCX7K4A"],"itemData":{"id":"Z71eo4Pq/JSmy4RHh","type":"article","abstract":"The current highly pathogenic avian influenza H5N1 panzootic has substantial impacts on wild birds and marine mammals. Although major outbreaks occurred in South America, incursion to Antarctica emerged late in the breeding season of 2023/2024 and was confined the wider region of the Antarctic Peninsula. To infer potential underlying processes, we compiled H5N1 surveillance from Antarctica and Sub-Antarctic Islands prior to the first confirmed cases.","DOI":"10.1101/2023.10.24.563692","language":"en","license":"© 2024, Posted by Cold Spring Harbor Laboratory. This pre-print is available under a Creative Commons License (Attribution-NonCommercial-NoDerivs 4.0 International), CC BY-NC-ND 4.0, as described at http://creativecommons.org/licenses/by-nc-nd/4.0/","note":"page: 2023.10.24.563692\nsection: New Results","publisher":"bioRxiv","source":"bioRxiv","title":"Unexpected delayed incursion of highly pathogenic avian influenza H5N1 (clade 2.3.4.4b) in the Antarctic region","URL":"https://www.biorxiv.org/content/10.1101/2023.10.24.563692v4","author":[{"family":"Lisovski","given":"Simeon"},{"family":"Günther","given":"Anne"},{"family":"Dewar","given":"Meagan"},{"family":"Ainley","given":"David"},{"family":"Aldunate","given":"Fabián"},{"family":"Arce","given":"Rodrigo"},{"family":"Ballard","given":"Grant"},{"family":"Bauer","given":"Silke"},{"family":"Belliure","given":"Josabel"},{"family":"Banyard","given":"Ashley C."},{"family":"Boulinier","given":"Thierry"},{"family":"Bennison","given":"Ashley"},{"family":"Braun","given":"Christina"},{"family":"Cary","given":"Craig"},{"family":"Catry","given":"Paulo"},{"family":"Clessin","given":"Augustin"},{"family":"Connan","given":"Maelle"},{"family":"Correia","given":"Edna"},{"family":"Cox","given":"Aidan"},{"family":"Cristina","given":"Juan"},{"family":"Elrod","given":"Megan"},{"family":"Emerit","given":"Julia"},{"family":"Ferreiro","given":"Irene"},{"family":"Fowler","given":"Zoe"},{"family":"Gamble","given":"Amandine"},{"family":"Granadeiro","given":"José P."},{"family":"Hurtado","given":"Joaquin"},{"family":"Jongsomjit","given":"Dennis"},{"family":"Lesage","given":"Célia"},{"family":"Lejeune","given":"Mathilde"},{"family":"Kuepfer","given":"Amanda"},{"family":"Lescroël","given":"Amélie"},{"family":"Li","given":"Amy"},{"family":"McDonald","given":"Ian R."},{"family":"Menéndez-Blázquez","given":"Javier"},{"family":"Morandini","given":"Virginia"},{"family":"Moratorio","given":"Gonzalo"},{"family":"Militão","given":"Teresa"},{"family":"Moreno","given":"Pilar"},{"family":"Perbolianachis","given":"Paula"},{"family":"Pennycook","given":"Jean"},{"family":"Raslan","given":"Maryam"},{"family":"Reid","given":"Scott M."},{"family":"Richards-Babbage","given":"Roanna"},{"family":"Schmidt","given":"Annie E."},{"family":"Sander","given":"Martha Maria"},{"family":"Smyth","given":"Lucy"},{"family":"Soutullo","given":"Alvaro"},{"family":"Stanworth","given":"Andrew"},{"family":"Streith","given":"Léo"},{"family":"Tornos","given":"Jérémy"},{"family":"Varsani","given":"Arvind"},{"family":"Herzschuh","given":"Ulrike"},{"family":"Beer","given":"Martin"},{"family":"Wille","given":"Michelle"}],"accessed":{"date-parts":[["2024",5,21]]},"issued":{"date-parts":[["2024",4,19]]}}}],"schema":"https://github.com/citation-style-language/schema/raw/master/csl-citation.json"} </w:instrText>
      </w:r>
      <w:r w:rsidR="00055FA3">
        <w:fldChar w:fldCharType="separate"/>
      </w:r>
      <w:r w:rsidR="00055FA3" w:rsidRPr="00055FA3">
        <w:rPr>
          <w:rFonts w:ascii="Aptos" w:hAnsi="Aptos" w:cs="Times New Roman"/>
          <w:kern w:val="0"/>
          <w:vertAlign w:val="superscript"/>
        </w:rPr>
        <w:t>23</w:t>
      </w:r>
      <w:r w:rsidR="00055FA3">
        <w:fldChar w:fldCharType="end"/>
      </w:r>
      <w:r w:rsidR="00055FA3">
        <w:t xml:space="preserve">. </w:t>
      </w:r>
      <w:r w:rsidR="00431819">
        <w:t xml:space="preserve"> </w:t>
      </w:r>
    </w:p>
    <w:p w14:paraId="01127EEC" w14:textId="77777777" w:rsidR="00D278E3" w:rsidRDefault="00D278E3">
      <w:pPr>
        <w:spacing w:after="160"/>
        <w:rPr>
          <w:sz w:val="20"/>
          <w:szCs w:val="20"/>
          <w:lang w:val="en-GB"/>
        </w:rPr>
      </w:pPr>
      <w:r>
        <w:lastRenderedPageBreak/>
        <w:br w:type="page"/>
      </w:r>
    </w:p>
    <w:p w14:paraId="329CBEA6" w14:textId="77777777" w:rsidR="001F5D46" w:rsidRDefault="001221A2" w:rsidP="001F5D46">
      <w:pPr>
        <w:pStyle w:val="Legenda"/>
        <w:keepNext/>
        <w:jc w:val="center"/>
      </w:pPr>
      <w:bookmarkStart w:id="304" w:name="_Ref171096382"/>
      <w:r>
        <w:rPr>
          <w:noProof/>
        </w:rPr>
        <w:lastRenderedPageBreak/>
        <w:drawing>
          <wp:inline distT="0" distB="0" distL="0" distR="0" wp14:anchorId="637A1DEC" wp14:editId="0B6003AB">
            <wp:extent cx="4320000" cy="3595846"/>
            <wp:effectExtent l="0" t="0" r="4445" b="5080"/>
            <wp:docPr id="624839026" name="Picture 1" descr="A graph of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39026" name="Picture 1" descr="A graph of a number of years&#10;&#10;Description automatically generated with medium confidence"/>
                    <pic:cNvPicPr/>
                  </pic:nvPicPr>
                  <pic:blipFill>
                    <a:blip r:embed="rId30"/>
                    <a:stretch>
                      <a:fillRect/>
                    </a:stretch>
                  </pic:blipFill>
                  <pic:spPr>
                    <a:xfrm>
                      <a:off x="0" y="0"/>
                      <a:ext cx="4320000" cy="3595846"/>
                    </a:xfrm>
                    <a:prstGeom prst="rect">
                      <a:avLst/>
                    </a:prstGeom>
                  </pic:spPr>
                </pic:pic>
              </a:graphicData>
            </a:graphic>
          </wp:inline>
        </w:drawing>
      </w:r>
      <w:bookmarkEnd w:id="304"/>
    </w:p>
    <w:p w14:paraId="1E56C950" w14:textId="04C2F7D1" w:rsidR="00487A96" w:rsidRDefault="001F5D46" w:rsidP="001F5D46">
      <w:pPr>
        <w:pStyle w:val="Legenda"/>
        <w:rPr>
          <w:b/>
          <w:bCs/>
        </w:rPr>
      </w:pPr>
      <w:bookmarkStart w:id="305" w:name="_Ref174113838"/>
      <w:r w:rsidRPr="001F5D46">
        <w:rPr>
          <w:b/>
          <w:bCs/>
        </w:rPr>
        <w:t xml:space="preserve">Extended Data Figure </w:t>
      </w:r>
      <w:r w:rsidRPr="001F5D46">
        <w:rPr>
          <w:b/>
          <w:bCs/>
        </w:rPr>
        <w:fldChar w:fldCharType="begin"/>
      </w:r>
      <w:r w:rsidRPr="001F5D46">
        <w:rPr>
          <w:b/>
          <w:bCs/>
        </w:rPr>
        <w:instrText xml:space="preserve"> SEQ Extended_Data_Figure \* ARABIC </w:instrText>
      </w:r>
      <w:r w:rsidRPr="001F5D46">
        <w:rPr>
          <w:b/>
          <w:bCs/>
        </w:rPr>
        <w:fldChar w:fldCharType="separate"/>
      </w:r>
      <w:r w:rsidR="00DE3865">
        <w:rPr>
          <w:b/>
          <w:bCs/>
          <w:noProof/>
        </w:rPr>
        <w:t>8</w:t>
      </w:r>
      <w:r w:rsidRPr="001F5D46">
        <w:rPr>
          <w:b/>
          <w:bCs/>
        </w:rPr>
        <w:fldChar w:fldCharType="end"/>
      </w:r>
      <w:bookmarkEnd w:id="305"/>
      <w:r w:rsidRPr="001F5D46">
        <w:rPr>
          <w:b/>
          <w:bCs/>
        </w:rPr>
        <w:t>.</w:t>
      </w:r>
      <w:r>
        <w:t xml:space="preserve"> </w:t>
      </w:r>
      <w:r>
        <w:rPr>
          <w:b/>
          <w:bCs/>
        </w:rPr>
        <w:t xml:space="preserve">Monthly H5 seroprevalence in a resident and a migratory apex predator species. </w:t>
      </w:r>
      <w:r>
        <w:t>Striated caracaras are year-long resident of the Falklands, hence could only be exposed to H5Nx within the archipelago. Skuas spend winter at sea north of the archipelago and come back for the breeding season mid-October each year and could thus be exposed to H5Nx either in winter out of the archipelago (in which case they would come back seropositive) or in summer within the archipelago.</w:t>
      </w:r>
      <w:r>
        <w:rPr>
          <w:b/>
          <w:bCs/>
        </w:rPr>
        <w:t xml:space="preserve"> </w:t>
      </w:r>
      <w:r w:rsidRPr="009964C7">
        <w:t xml:space="preserve">Seroprevalences </w:t>
      </w:r>
      <w:r>
        <w:t>[</w:t>
      </w:r>
      <w:r w:rsidRPr="009964C7">
        <w:t>95% credible intervals</w:t>
      </w:r>
      <w:r>
        <w:t>]</w:t>
      </w:r>
      <w:r w:rsidRPr="009964C7">
        <w:t xml:space="preserve"> were calculated as the proportion of samples positive for antibodies within a given population based on reconstructed data</w:t>
      </w:r>
      <w:r>
        <w:t xml:space="preserve">. To avoid a confounding effect between time and location, we excluded islands where HPAI H5N1 outbreaks have been recorded (seroprevalences over the months during which those islands where visited would be inflated; see </w:t>
      </w:r>
      <w:r w:rsidRPr="00220DF8">
        <w:rPr>
          <w:b/>
          <w:bCs/>
        </w:rPr>
        <w:fldChar w:fldCharType="begin"/>
      </w:r>
      <w:r w:rsidRPr="00220DF8">
        <w:rPr>
          <w:b/>
          <w:bCs/>
        </w:rPr>
        <w:instrText xml:space="preserve"> REF _Ref171271018 \h </w:instrText>
      </w:r>
      <w:r>
        <w:rPr>
          <w:b/>
          <w:bCs/>
        </w:rPr>
        <w:instrText xml:space="preserve"> \* MERGEFORMAT </w:instrText>
      </w:r>
      <w:r w:rsidRPr="00220DF8">
        <w:rPr>
          <w:b/>
          <w:bCs/>
        </w:rPr>
      </w:r>
      <w:r w:rsidRPr="00220DF8">
        <w:rPr>
          <w:b/>
          <w:bCs/>
        </w:rPr>
        <w:fldChar w:fldCharType="separate"/>
      </w:r>
      <w:r w:rsidR="00DE3865" w:rsidRPr="00A514A0">
        <w:rPr>
          <w:b/>
          <w:bCs/>
        </w:rPr>
        <w:t xml:space="preserve">Figure </w:t>
      </w:r>
      <w:r w:rsidR="00DE3865">
        <w:rPr>
          <w:b/>
          <w:bCs/>
          <w:noProof/>
        </w:rPr>
        <w:t>5</w:t>
      </w:r>
      <w:r w:rsidRPr="00220DF8">
        <w:rPr>
          <w:b/>
          <w:bCs/>
        </w:rPr>
        <w:fldChar w:fldCharType="end"/>
      </w:r>
      <w:r>
        <w:t>).</w:t>
      </w:r>
    </w:p>
    <w:p w14:paraId="6FC56846" w14:textId="77777777" w:rsidR="00FE78E5" w:rsidRDefault="00EA7BB6" w:rsidP="00FE78E5">
      <w:pPr>
        <w:jc w:val="center"/>
      </w:pPr>
      <w:r>
        <w:rPr>
          <w:noProof/>
        </w:rPr>
        <w:lastRenderedPageBreak/>
        <w:drawing>
          <wp:inline distT="0" distB="0" distL="0" distR="0" wp14:anchorId="6652FA1E" wp14:editId="32FD1237">
            <wp:extent cx="5760000" cy="5033466"/>
            <wp:effectExtent l="0" t="0" r="0" b="0"/>
            <wp:docPr id="189864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49423" name="Picture 1"/>
                    <pic:cNvPicPr/>
                  </pic:nvPicPr>
                  <pic:blipFill>
                    <a:blip r:embed="rId31">
                      <a:extLst>
                        <a:ext uri="{28A0092B-C50C-407E-A947-70E740481C1C}">
                          <a14:useLocalDpi xmlns:a14="http://schemas.microsoft.com/office/drawing/2010/main"/>
                        </a:ext>
                      </a:extLst>
                    </a:blip>
                    <a:stretch>
                      <a:fillRect/>
                    </a:stretch>
                  </pic:blipFill>
                  <pic:spPr>
                    <a:xfrm>
                      <a:off x="0" y="0"/>
                      <a:ext cx="5760000" cy="5033466"/>
                    </a:xfrm>
                    <a:prstGeom prst="rect">
                      <a:avLst/>
                    </a:prstGeom>
                  </pic:spPr>
                </pic:pic>
              </a:graphicData>
            </a:graphic>
          </wp:inline>
        </w:drawing>
      </w:r>
      <w:bookmarkStart w:id="306" w:name="_Ref171095433"/>
    </w:p>
    <w:p w14:paraId="5D9C22CB" w14:textId="48091A05" w:rsidR="00487A96" w:rsidRPr="00AB1B09" w:rsidRDefault="003F6C21" w:rsidP="00487A96">
      <w:pPr>
        <w:rPr>
          <w:sz w:val="20"/>
          <w:szCs w:val="20"/>
          <w:lang w:val="en-GB"/>
        </w:rPr>
      </w:pPr>
      <w:r w:rsidRPr="00AB1B09">
        <w:rPr>
          <w:b/>
          <w:bCs/>
          <w:sz w:val="20"/>
          <w:szCs w:val="20"/>
        </w:rPr>
        <w:t xml:space="preserve">Extended Data Figure </w:t>
      </w:r>
      <w:r w:rsidRPr="00AB1B09">
        <w:rPr>
          <w:b/>
          <w:bCs/>
          <w:sz w:val="20"/>
          <w:szCs w:val="20"/>
        </w:rPr>
        <w:fldChar w:fldCharType="begin"/>
      </w:r>
      <w:r w:rsidRPr="00AB1B09">
        <w:rPr>
          <w:b/>
          <w:bCs/>
          <w:sz w:val="20"/>
          <w:szCs w:val="20"/>
        </w:rPr>
        <w:instrText xml:space="preserve"> SEQ Extended_Data_Figure \* ARABIC </w:instrText>
      </w:r>
      <w:r w:rsidRPr="00AB1B09">
        <w:rPr>
          <w:b/>
          <w:bCs/>
          <w:sz w:val="20"/>
          <w:szCs w:val="20"/>
        </w:rPr>
        <w:fldChar w:fldCharType="separate"/>
      </w:r>
      <w:r w:rsidR="00DE3865">
        <w:rPr>
          <w:b/>
          <w:bCs/>
          <w:noProof/>
          <w:sz w:val="20"/>
          <w:szCs w:val="20"/>
        </w:rPr>
        <w:t>9</w:t>
      </w:r>
      <w:r w:rsidRPr="00AB1B09">
        <w:rPr>
          <w:b/>
          <w:bCs/>
          <w:sz w:val="20"/>
          <w:szCs w:val="20"/>
        </w:rPr>
        <w:fldChar w:fldCharType="end"/>
      </w:r>
      <w:bookmarkEnd w:id="306"/>
      <w:r w:rsidRPr="00AB1B09">
        <w:rPr>
          <w:b/>
          <w:bCs/>
          <w:sz w:val="20"/>
          <w:szCs w:val="20"/>
        </w:rPr>
        <w:t>.</w:t>
      </w:r>
      <w:commentRangeStart w:id="307"/>
      <w:commentRangeStart w:id="308"/>
      <w:commentRangeEnd w:id="307"/>
      <w:r w:rsidR="00AB1B09" w:rsidRPr="00AB1B09">
        <w:rPr>
          <w:rStyle w:val="Refdecomentrio"/>
          <w:sz w:val="20"/>
          <w:szCs w:val="20"/>
        </w:rPr>
        <w:commentReference w:id="307"/>
      </w:r>
      <w:commentRangeEnd w:id="308"/>
      <w:r w:rsidR="00AB1B09" w:rsidRPr="00AB1B09">
        <w:rPr>
          <w:rStyle w:val="Refdecomentrio"/>
          <w:sz w:val="20"/>
          <w:szCs w:val="20"/>
        </w:rPr>
        <w:commentReference w:id="308"/>
      </w:r>
      <w:r w:rsidR="009170F4" w:rsidRPr="00AB1B09">
        <w:rPr>
          <w:b/>
          <w:bCs/>
          <w:sz w:val="20"/>
          <w:szCs w:val="20"/>
        </w:rPr>
        <w:t>Immunoassay validation</w:t>
      </w:r>
      <w:r w:rsidR="00E67E14" w:rsidRPr="00AB1B09">
        <w:rPr>
          <w:b/>
          <w:bCs/>
          <w:sz w:val="20"/>
          <w:szCs w:val="20"/>
        </w:rPr>
        <w:t xml:space="preserve"> for anti-H5 antibody detection</w:t>
      </w:r>
      <w:r w:rsidR="009170F4" w:rsidRPr="00AB1B09">
        <w:rPr>
          <w:b/>
          <w:bCs/>
          <w:sz w:val="20"/>
          <w:szCs w:val="20"/>
        </w:rPr>
        <w:t>.</w:t>
      </w:r>
      <w:r w:rsidRPr="00AB1B09">
        <w:rPr>
          <w:sz w:val="20"/>
          <w:szCs w:val="20"/>
        </w:rPr>
        <w:t xml:space="preserve"> </w:t>
      </w:r>
      <w:r w:rsidR="00EA7BB6" w:rsidRPr="00AB1B09">
        <w:rPr>
          <w:b/>
          <w:bCs/>
          <w:sz w:val="20"/>
          <w:szCs w:val="20"/>
        </w:rPr>
        <w:t>Top</w:t>
      </w:r>
      <w:r w:rsidR="00EA7BB6" w:rsidRPr="00AB1B09">
        <w:rPr>
          <w:sz w:val="20"/>
          <w:szCs w:val="20"/>
        </w:rPr>
        <w:t xml:space="preserve">. Assessment of the impact of heat-inactivation on the ELISA outcomes. Samples were screened for anti-H5 antibodies using the competitive (v2) ELISA kit before and after inactivation at 30 min at 56°C. </w:t>
      </w:r>
      <w:r w:rsidR="009E5389" w:rsidRPr="00AB1B09">
        <w:rPr>
          <w:sz w:val="20"/>
          <w:szCs w:val="20"/>
        </w:rPr>
        <w:t>Linear regression r</w:t>
      </w:r>
      <w:r w:rsidR="009E5389" w:rsidRPr="00AB1B09">
        <w:rPr>
          <w:sz w:val="20"/>
          <w:szCs w:val="20"/>
          <w:vertAlign w:val="superscript"/>
        </w:rPr>
        <w:t>2</w:t>
      </w:r>
      <w:r w:rsidR="009E5389" w:rsidRPr="00AB1B09">
        <w:rPr>
          <w:sz w:val="20"/>
          <w:szCs w:val="20"/>
        </w:rPr>
        <w:t xml:space="preserve"> = </w:t>
      </w:r>
      <w:r w:rsidR="00EA7BB6" w:rsidRPr="00AB1B09">
        <w:rPr>
          <w:sz w:val="20"/>
          <w:szCs w:val="20"/>
        </w:rPr>
        <w:t>0.99</w:t>
      </w:r>
      <w:r w:rsidR="009E5389" w:rsidRPr="00AB1B09">
        <w:rPr>
          <w:sz w:val="20"/>
          <w:szCs w:val="20"/>
        </w:rPr>
        <w:t>.</w:t>
      </w:r>
      <w:r w:rsidR="00EA7BB6" w:rsidRPr="00AB1B09">
        <w:rPr>
          <w:sz w:val="20"/>
          <w:szCs w:val="20"/>
        </w:rPr>
        <w:t xml:space="preserve"> </w:t>
      </w:r>
      <w:r w:rsidR="00EA7BB6" w:rsidRPr="00AB1B09">
        <w:rPr>
          <w:b/>
          <w:bCs/>
          <w:sz w:val="20"/>
          <w:szCs w:val="20"/>
        </w:rPr>
        <w:t>Middle</w:t>
      </w:r>
      <w:r w:rsidR="00EA7BB6" w:rsidRPr="00AB1B09">
        <w:rPr>
          <w:sz w:val="20"/>
          <w:szCs w:val="20"/>
        </w:rPr>
        <w:t xml:space="preserve">. Comparison of the competition (v2) and indirect ELISA kits. </w:t>
      </w:r>
      <w:r w:rsidR="00E67E14" w:rsidRPr="00AB1B09">
        <w:rPr>
          <w:b/>
          <w:bCs/>
          <w:sz w:val="20"/>
          <w:szCs w:val="20"/>
        </w:rPr>
        <w:t>Bottom</w:t>
      </w:r>
      <w:r w:rsidR="00E67E14" w:rsidRPr="00AB1B09">
        <w:rPr>
          <w:sz w:val="20"/>
          <w:szCs w:val="20"/>
        </w:rPr>
        <w:t xml:space="preserve">. Comparison of the versions 2 and 3 ELISA kits. The dashed lines indicate the </w:t>
      </w:r>
      <w:commentRangeStart w:id="309"/>
      <w:r w:rsidR="00E67E14" w:rsidRPr="00AB1B09">
        <w:rPr>
          <w:sz w:val="20"/>
          <w:szCs w:val="20"/>
        </w:rPr>
        <w:t xml:space="preserve">positivity threshold for anti-H5 </w:t>
      </w:r>
      <w:commentRangeEnd w:id="309"/>
      <w:r w:rsidR="00E67E14" w:rsidRPr="00AB1B09">
        <w:rPr>
          <w:rStyle w:val="Refdecomentrio"/>
          <w:sz w:val="20"/>
          <w:szCs w:val="20"/>
        </w:rPr>
        <w:commentReference w:id="309"/>
      </w:r>
      <w:r w:rsidR="00E67E14" w:rsidRPr="00AB1B09">
        <w:rPr>
          <w:sz w:val="20"/>
          <w:szCs w:val="20"/>
        </w:rPr>
        <w:t xml:space="preserve">antibody detection. </w:t>
      </w:r>
      <w:r w:rsidR="00840D1C" w:rsidRPr="00AB1B09">
        <w:rPr>
          <w:sz w:val="20"/>
          <w:szCs w:val="20"/>
        </w:rPr>
        <w:t xml:space="preserve">The three assays differ in several ways, making it challenging to interpret potential inconsistencies. </w:t>
      </w:r>
      <w:r w:rsidR="00AB1B09" w:rsidRPr="00AB1B09">
        <w:rPr>
          <w:sz w:val="20"/>
          <w:szCs w:val="20"/>
        </w:rPr>
        <w:t>Indirect assays detect immunoglobulin Y (</w:t>
      </w:r>
      <w:proofErr w:type="spellStart"/>
      <w:r w:rsidR="00AB1B09" w:rsidRPr="00AB1B09">
        <w:rPr>
          <w:sz w:val="20"/>
          <w:szCs w:val="20"/>
        </w:rPr>
        <w:t>IgY</w:t>
      </w:r>
      <w:proofErr w:type="spellEnd"/>
      <w:r w:rsidR="00AB1B09" w:rsidRPr="00AB1B09">
        <w:rPr>
          <w:sz w:val="20"/>
          <w:szCs w:val="20"/>
        </w:rPr>
        <w:t xml:space="preserve">) only, while competition assays also detect immunoglobulin M (IgM), which are produced earlier over the course of infection, and fade faster. The indirect kit we used uses as antigen a recombinant H5 protein from clade 2.3.4.4b. </w:t>
      </w:r>
      <w:r w:rsidR="00840D1C" w:rsidRPr="00AB1B09">
        <w:rPr>
          <w:sz w:val="20"/>
          <w:szCs w:val="20"/>
        </w:rPr>
        <w:t>Competition v2 and v3 both use a monoclonal competitive antibody</w:t>
      </w:r>
      <w:r w:rsidR="00AB1B09" w:rsidRPr="00AB1B09">
        <w:rPr>
          <w:sz w:val="20"/>
          <w:szCs w:val="20"/>
        </w:rPr>
        <w:t xml:space="preserve"> but v2 uses as antigen a whole virus from clade 2.2 while v3 uses a recombinant H5 protein from clade 2.3.4.4b, hence v3 is expected to be more specific for the current HPAI H5Nx panzootic lineage. We can however identify some species-specific patterns aligning with the epidemiological data.</w:t>
      </w:r>
      <w:r w:rsidR="00840D1C" w:rsidRPr="00AB1B09">
        <w:rPr>
          <w:sz w:val="20"/>
          <w:szCs w:val="20"/>
        </w:rPr>
        <w:t xml:space="preserve"> </w:t>
      </w:r>
      <w:r w:rsidR="00E67E14" w:rsidRPr="00AB1B09">
        <w:rPr>
          <w:sz w:val="20"/>
          <w:szCs w:val="20"/>
        </w:rPr>
        <w:t>Striated caracaras and s</w:t>
      </w:r>
      <w:r w:rsidR="00EA7BB6" w:rsidRPr="00AB1B09">
        <w:rPr>
          <w:sz w:val="20"/>
          <w:szCs w:val="20"/>
        </w:rPr>
        <w:t xml:space="preserve">kuas, which, based on the </w:t>
      </w:r>
      <w:r w:rsidR="00E67E14" w:rsidRPr="00AB1B09">
        <w:rPr>
          <w:sz w:val="20"/>
          <w:szCs w:val="20"/>
        </w:rPr>
        <w:t>rest of the data</w:t>
      </w:r>
      <w:r w:rsidR="00EA7BB6" w:rsidRPr="00AB1B09">
        <w:rPr>
          <w:sz w:val="20"/>
          <w:szCs w:val="20"/>
        </w:rPr>
        <w:t>, were likely recently exposed to H5N1 2.3.4.4b</w:t>
      </w:r>
      <w:r w:rsidR="00E67E14" w:rsidRPr="00AB1B09">
        <w:rPr>
          <w:sz w:val="20"/>
          <w:szCs w:val="20"/>
        </w:rPr>
        <w:t xml:space="preserve">, show relatively consistent results across assays with high antibody levels for all three considered assays. </w:t>
      </w:r>
      <w:r w:rsidR="00FE78E5">
        <w:rPr>
          <w:sz w:val="20"/>
          <w:szCs w:val="20"/>
        </w:rPr>
        <w:t xml:space="preserve">The steamer </w:t>
      </w:r>
      <w:r w:rsidR="00372AEA">
        <w:rPr>
          <w:sz w:val="20"/>
          <w:szCs w:val="20"/>
        </w:rPr>
        <w:t>ducks,</w:t>
      </w:r>
      <w:r w:rsidR="00FE78E5">
        <w:rPr>
          <w:sz w:val="20"/>
          <w:szCs w:val="20"/>
        </w:rPr>
        <w:t xml:space="preserve"> however, were likely exposed to an older H5Nx strain, which could explain the higher antibody levels detected with the competition v2 kit compared to both the indirect and competition v3 kits, which both used more recent antigens</w:t>
      </w:r>
      <w:r w:rsidR="00372AEA">
        <w:rPr>
          <w:sz w:val="20"/>
          <w:szCs w:val="20"/>
        </w:rPr>
        <w:t xml:space="preserve">. </w:t>
      </w:r>
    </w:p>
    <w:p w14:paraId="013550AF" w14:textId="77777777" w:rsidR="00D278E3" w:rsidRDefault="00D278E3">
      <w:pPr>
        <w:spacing w:after="160"/>
        <w:rPr>
          <w:b/>
          <w:bCs/>
          <w:sz w:val="20"/>
          <w:szCs w:val="20"/>
          <w:lang w:val="en-GB"/>
        </w:rPr>
      </w:pPr>
      <w:bookmarkStart w:id="310" w:name="_Ref171095884"/>
      <w:bookmarkStart w:id="311" w:name="_Ref171095882"/>
      <w:r>
        <w:rPr>
          <w:b/>
          <w:bCs/>
        </w:rPr>
        <w:br w:type="page"/>
      </w:r>
    </w:p>
    <w:p w14:paraId="6B7221FF" w14:textId="6109C711" w:rsidR="0066317E" w:rsidRDefault="0066317E" w:rsidP="0066317E">
      <w:pPr>
        <w:pStyle w:val="Legenda"/>
      </w:pPr>
      <w:r w:rsidRPr="003F6C21">
        <w:rPr>
          <w:b/>
          <w:bCs/>
        </w:rPr>
        <w:lastRenderedPageBreak/>
        <w:t xml:space="preserve">Extended Data Table </w:t>
      </w:r>
      <w:r w:rsidRPr="003F6C21">
        <w:rPr>
          <w:b/>
          <w:bCs/>
        </w:rPr>
        <w:fldChar w:fldCharType="begin"/>
      </w:r>
      <w:r w:rsidRPr="003F6C21">
        <w:rPr>
          <w:b/>
          <w:bCs/>
        </w:rPr>
        <w:instrText xml:space="preserve"> SEQ Extended_Data_Table \* ARABIC </w:instrText>
      </w:r>
      <w:r w:rsidRPr="003F6C21">
        <w:rPr>
          <w:b/>
          <w:bCs/>
        </w:rPr>
        <w:fldChar w:fldCharType="separate"/>
      </w:r>
      <w:r w:rsidR="00DE3865">
        <w:rPr>
          <w:b/>
          <w:bCs/>
          <w:noProof/>
        </w:rPr>
        <w:t>1</w:t>
      </w:r>
      <w:r w:rsidRPr="003F6C21">
        <w:rPr>
          <w:b/>
          <w:bCs/>
        </w:rPr>
        <w:fldChar w:fldCharType="end"/>
      </w:r>
      <w:bookmarkEnd w:id="310"/>
      <w:r w:rsidRPr="003F6C21">
        <w:rPr>
          <w:b/>
          <w:bCs/>
        </w:rPr>
        <w:t>.</w:t>
      </w:r>
      <w:r>
        <w:rPr>
          <w:b/>
          <w:bCs/>
        </w:rPr>
        <w:t xml:space="preserve"> AIV and</w:t>
      </w:r>
      <w:r>
        <w:t xml:space="preserve"> </w:t>
      </w:r>
      <w:bookmarkEnd w:id="311"/>
      <w:r w:rsidRPr="0056045C">
        <w:rPr>
          <w:b/>
          <w:bCs/>
        </w:rPr>
        <w:t>H5 seroprevalences in adult birds of the Falklands detailed per species, island and year</w:t>
      </w:r>
      <w:r>
        <w:rPr>
          <w:b/>
          <w:bCs/>
        </w:rPr>
        <w:t xml:space="preserve">. </w:t>
      </w:r>
      <w:r w:rsidRPr="009964C7">
        <w:t xml:space="preserve">Seroprevalences </w:t>
      </w:r>
      <w:r>
        <w:t>[</w:t>
      </w:r>
      <w:r w:rsidRPr="009964C7">
        <w:t>95% credible intervals</w:t>
      </w:r>
      <w:r>
        <w:t>]</w:t>
      </w:r>
      <w:r w:rsidRPr="009964C7">
        <w:t xml:space="preserve"> were calculated as the proportion of samples positive for antibodies within a given population based on observed (</w:t>
      </w:r>
      <w:r>
        <w:t>AIV seroprevalences</w:t>
      </w:r>
      <w:r w:rsidRPr="009964C7">
        <w:t>) or reconstructed (</w:t>
      </w:r>
      <w:r>
        <w:t>H5 seroprevalences</w:t>
      </w:r>
      <w:r w:rsidRPr="009964C7">
        <w:t>) data.</w:t>
      </w:r>
    </w:p>
    <w:tbl>
      <w:tblPr>
        <w:tblW w:w="9242" w:type="dxa"/>
        <w:tblBorders>
          <w:insideH w:val="single" w:sz="4" w:space="0" w:color="auto"/>
        </w:tblBorders>
        <w:tblCellMar>
          <w:left w:w="57" w:type="dxa"/>
          <w:right w:w="57" w:type="dxa"/>
        </w:tblCellMar>
        <w:tblLook w:val="04A0" w:firstRow="1" w:lastRow="0" w:firstColumn="1" w:lastColumn="0" w:noHBand="0" w:noVBand="1"/>
      </w:tblPr>
      <w:tblGrid>
        <w:gridCol w:w="1077"/>
        <w:gridCol w:w="1361"/>
        <w:gridCol w:w="1928"/>
        <w:gridCol w:w="794"/>
        <w:gridCol w:w="2041"/>
        <w:gridCol w:w="2041"/>
      </w:tblGrid>
      <w:tr w:rsidR="0066317E" w:rsidRPr="008D32AB" w14:paraId="57C904F8" w14:textId="77777777" w:rsidTr="00AB2F07">
        <w:trPr>
          <w:trHeight w:val="290"/>
        </w:trPr>
        <w:tc>
          <w:tcPr>
            <w:tcW w:w="1077" w:type="dxa"/>
            <w:shd w:val="clear" w:color="auto" w:fill="auto"/>
            <w:noWrap/>
            <w:vAlign w:val="center"/>
            <w:hideMark/>
          </w:tcPr>
          <w:p w14:paraId="148F30D8" w14:textId="77777777" w:rsidR="0066317E" w:rsidRPr="00AB2F07" w:rsidRDefault="0066317E" w:rsidP="00AB2F07">
            <w:pPr>
              <w:pStyle w:val="Table"/>
              <w:rPr>
                <w:b/>
                <w:bCs/>
              </w:rPr>
            </w:pPr>
            <w:r w:rsidRPr="00AB2F07">
              <w:rPr>
                <w:b/>
                <w:bCs/>
              </w:rPr>
              <w:t>Year</w:t>
            </w:r>
          </w:p>
        </w:tc>
        <w:tc>
          <w:tcPr>
            <w:tcW w:w="1361" w:type="dxa"/>
            <w:shd w:val="clear" w:color="auto" w:fill="auto"/>
            <w:noWrap/>
            <w:vAlign w:val="center"/>
            <w:hideMark/>
          </w:tcPr>
          <w:p w14:paraId="54519606" w14:textId="77777777" w:rsidR="0066317E" w:rsidRPr="00AB2F07" w:rsidRDefault="0066317E" w:rsidP="00AB2F07">
            <w:pPr>
              <w:pStyle w:val="Table"/>
              <w:rPr>
                <w:b/>
                <w:bCs/>
              </w:rPr>
            </w:pPr>
            <w:r w:rsidRPr="00AB2F07">
              <w:rPr>
                <w:b/>
                <w:bCs/>
              </w:rPr>
              <w:t>Island</w:t>
            </w:r>
          </w:p>
        </w:tc>
        <w:tc>
          <w:tcPr>
            <w:tcW w:w="1928" w:type="dxa"/>
            <w:shd w:val="clear" w:color="auto" w:fill="auto"/>
            <w:noWrap/>
            <w:vAlign w:val="center"/>
            <w:hideMark/>
          </w:tcPr>
          <w:p w14:paraId="58F54FED" w14:textId="77777777" w:rsidR="0066317E" w:rsidRPr="00AB2F07" w:rsidRDefault="0066317E" w:rsidP="00AB2F07">
            <w:pPr>
              <w:pStyle w:val="Table"/>
              <w:rPr>
                <w:b/>
                <w:bCs/>
              </w:rPr>
            </w:pPr>
            <w:r w:rsidRPr="00AB2F07">
              <w:rPr>
                <w:b/>
                <w:bCs/>
              </w:rPr>
              <w:t>Species</w:t>
            </w:r>
          </w:p>
        </w:tc>
        <w:tc>
          <w:tcPr>
            <w:tcW w:w="794" w:type="dxa"/>
            <w:shd w:val="clear" w:color="auto" w:fill="auto"/>
            <w:noWrap/>
            <w:vAlign w:val="center"/>
            <w:hideMark/>
          </w:tcPr>
          <w:p w14:paraId="56081894" w14:textId="77777777" w:rsidR="0066317E" w:rsidRPr="00AB2F07" w:rsidRDefault="0066317E" w:rsidP="00AB2F07">
            <w:pPr>
              <w:pStyle w:val="Table"/>
              <w:jc w:val="center"/>
              <w:rPr>
                <w:b/>
                <w:bCs/>
              </w:rPr>
            </w:pPr>
            <w:r w:rsidRPr="00AB2F07">
              <w:rPr>
                <w:b/>
                <w:bCs/>
              </w:rPr>
              <w:t>Sample size</w:t>
            </w:r>
          </w:p>
        </w:tc>
        <w:tc>
          <w:tcPr>
            <w:tcW w:w="2041" w:type="dxa"/>
            <w:shd w:val="clear" w:color="auto" w:fill="auto"/>
            <w:noWrap/>
            <w:vAlign w:val="center"/>
            <w:hideMark/>
          </w:tcPr>
          <w:p w14:paraId="0FA3CBAC" w14:textId="77777777" w:rsidR="0066317E" w:rsidRPr="00AB2F07" w:rsidRDefault="0066317E" w:rsidP="00AB2F07">
            <w:pPr>
              <w:pStyle w:val="Table"/>
              <w:jc w:val="center"/>
              <w:rPr>
                <w:b/>
                <w:bCs/>
              </w:rPr>
            </w:pPr>
            <w:r w:rsidRPr="00AB2F07">
              <w:rPr>
                <w:b/>
                <w:bCs/>
              </w:rPr>
              <w:t>AIV seroprevalence (%)</w:t>
            </w:r>
          </w:p>
        </w:tc>
        <w:tc>
          <w:tcPr>
            <w:tcW w:w="2041" w:type="dxa"/>
            <w:shd w:val="clear" w:color="auto" w:fill="auto"/>
            <w:noWrap/>
            <w:vAlign w:val="center"/>
            <w:hideMark/>
          </w:tcPr>
          <w:p w14:paraId="19C93A29" w14:textId="77777777" w:rsidR="0066317E" w:rsidRPr="00AB2F07" w:rsidRDefault="0066317E" w:rsidP="00AB2F07">
            <w:pPr>
              <w:pStyle w:val="Table"/>
              <w:jc w:val="center"/>
              <w:rPr>
                <w:b/>
                <w:bCs/>
              </w:rPr>
            </w:pPr>
            <w:r w:rsidRPr="00AB2F07">
              <w:rPr>
                <w:b/>
                <w:bCs/>
              </w:rPr>
              <w:t>H5 seroprevalence (%)</w:t>
            </w:r>
          </w:p>
        </w:tc>
      </w:tr>
      <w:tr w:rsidR="00AB2F07" w:rsidRPr="008D32AB" w14:paraId="0AFB83E7" w14:textId="77777777" w:rsidTr="00AB2F07">
        <w:trPr>
          <w:trHeight w:val="290"/>
        </w:trPr>
        <w:tc>
          <w:tcPr>
            <w:tcW w:w="1077" w:type="dxa"/>
            <w:shd w:val="clear" w:color="auto" w:fill="auto"/>
            <w:noWrap/>
            <w:vAlign w:val="center"/>
            <w:hideMark/>
          </w:tcPr>
          <w:p w14:paraId="55D08246" w14:textId="2C9E0899" w:rsidR="00AB2F07" w:rsidRPr="008D32AB" w:rsidRDefault="00AB2F07" w:rsidP="00AB2F07">
            <w:pPr>
              <w:pStyle w:val="Table"/>
            </w:pPr>
            <w:r w:rsidRPr="00895B89">
              <w:t>2012/2013</w:t>
            </w:r>
          </w:p>
        </w:tc>
        <w:tc>
          <w:tcPr>
            <w:tcW w:w="1361" w:type="dxa"/>
            <w:shd w:val="clear" w:color="auto" w:fill="auto"/>
            <w:noWrap/>
            <w:vAlign w:val="center"/>
            <w:hideMark/>
          </w:tcPr>
          <w:p w14:paraId="3B228BA6" w14:textId="73380D2E" w:rsidR="00AB2F07" w:rsidRPr="008D32AB" w:rsidRDefault="00AB2F07" w:rsidP="00AB2F07">
            <w:pPr>
              <w:pStyle w:val="Table"/>
            </w:pPr>
            <w:r w:rsidRPr="00895B89">
              <w:t>Kidney</w:t>
            </w:r>
          </w:p>
        </w:tc>
        <w:tc>
          <w:tcPr>
            <w:tcW w:w="1928" w:type="dxa"/>
            <w:shd w:val="clear" w:color="auto" w:fill="auto"/>
            <w:noWrap/>
            <w:vAlign w:val="center"/>
            <w:hideMark/>
          </w:tcPr>
          <w:p w14:paraId="37543F70" w14:textId="6D6D5353" w:rsidR="00AB2F07" w:rsidRPr="008D32AB" w:rsidRDefault="00AB2F07" w:rsidP="00AB2F07">
            <w:pPr>
              <w:pStyle w:val="Table"/>
            </w:pPr>
            <w:r w:rsidRPr="00895B89">
              <w:t>Shearwater</w:t>
            </w:r>
          </w:p>
        </w:tc>
        <w:tc>
          <w:tcPr>
            <w:tcW w:w="794" w:type="dxa"/>
            <w:shd w:val="clear" w:color="auto" w:fill="auto"/>
            <w:noWrap/>
            <w:vAlign w:val="center"/>
            <w:hideMark/>
          </w:tcPr>
          <w:p w14:paraId="36128740" w14:textId="4851AD04" w:rsidR="00AB2F07" w:rsidRPr="008D32AB" w:rsidRDefault="00AB2F07" w:rsidP="00AB2F07">
            <w:pPr>
              <w:pStyle w:val="Table"/>
              <w:jc w:val="right"/>
            </w:pPr>
            <w:r w:rsidRPr="00895B89">
              <w:t>10</w:t>
            </w:r>
          </w:p>
        </w:tc>
        <w:tc>
          <w:tcPr>
            <w:tcW w:w="2041" w:type="dxa"/>
            <w:shd w:val="clear" w:color="auto" w:fill="auto"/>
            <w:noWrap/>
            <w:vAlign w:val="center"/>
            <w:hideMark/>
          </w:tcPr>
          <w:p w14:paraId="7FDB7ABD" w14:textId="145CDCA3" w:rsidR="00AB2F07" w:rsidRPr="008D32AB" w:rsidRDefault="00AB2F07" w:rsidP="00AB2F07">
            <w:pPr>
              <w:pStyle w:val="Table"/>
              <w:jc w:val="right"/>
            </w:pPr>
            <w:r w:rsidRPr="00895B89">
              <w:t>0.00 [0.00, 30.85]</w:t>
            </w:r>
          </w:p>
        </w:tc>
        <w:tc>
          <w:tcPr>
            <w:tcW w:w="2041" w:type="dxa"/>
            <w:shd w:val="clear" w:color="auto" w:fill="auto"/>
            <w:noWrap/>
            <w:vAlign w:val="center"/>
            <w:hideMark/>
          </w:tcPr>
          <w:p w14:paraId="2200925B" w14:textId="2DC673A8" w:rsidR="00AB2F07" w:rsidRPr="008D32AB" w:rsidRDefault="00AB2F07" w:rsidP="00AB2F07">
            <w:pPr>
              <w:pStyle w:val="Table"/>
              <w:jc w:val="right"/>
            </w:pPr>
            <w:r w:rsidRPr="00895B89">
              <w:t>0.00 [0.00, 30.85]</w:t>
            </w:r>
          </w:p>
        </w:tc>
      </w:tr>
      <w:tr w:rsidR="00AB2F07" w:rsidRPr="008D32AB" w14:paraId="77D38316" w14:textId="77777777" w:rsidTr="00AB2F07">
        <w:trPr>
          <w:trHeight w:val="290"/>
        </w:trPr>
        <w:tc>
          <w:tcPr>
            <w:tcW w:w="1077" w:type="dxa"/>
            <w:shd w:val="clear" w:color="auto" w:fill="auto"/>
            <w:noWrap/>
            <w:vAlign w:val="center"/>
            <w:hideMark/>
          </w:tcPr>
          <w:p w14:paraId="6DFFFC66" w14:textId="598364C2" w:rsidR="00AB2F07" w:rsidRPr="008D32AB" w:rsidRDefault="00AB2F07" w:rsidP="00AB2F07">
            <w:pPr>
              <w:pStyle w:val="Table"/>
            </w:pPr>
            <w:r w:rsidRPr="00895B89">
              <w:t>2012/2013</w:t>
            </w:r>
          </w:p>
        </w:tc>
        <w:tc>
          <w:tcPr>
            <w:tcW w:w="1361" w:type="dxa"/>
            <w:shd w:val="clear" w:color="auto" w:fill="auto"/>
            <w:noWrap/>
            <w:vAlign w:val="center"/>
            <w:hideMark/>
          </w:tcPr>
          <w:p w14:paraId="1082B9D6" w14:textId="17DD6F27" w:rsidR="00AB2F07" w:rsidRPr="008D32AB" w:rsidRDefault="00AB2F07" w:rsidP="00AB2F07">
            <w:pPr>
              <w:pStyle w:val="Table"/>
            </w:pPr>
            <w:r w:rsidRPr="00895B89">
              <w:t>Kidney</w:t>
            </w:r>
          </w:p>
        </w:tc>
        <w:tc>
          <w:tcPr>
            <w:tcW w:w="1928" w:type="dxa"/>
            <w:shd w:val="clear" w:color="auto" w:fill="auto"/>
            <w:noWrap/>
            <w:vAlign w:val="center"/>
            <w:hideMark/>
          </w:tcPr>
          <w:p w14:paraId="02200610" w14:textId="3A982E83" w:rsidR="00AB2F07" w:rsidRPr="008D32AB" w:rsidRDefault="00AB2F07" w:rsidP="00AB2F07">
            <w:pPr>
              <w:pStyle w:val="Table"/>
            </w:pPr>
            <w:r w:rsidRPr="00895B89">
              <w:t>Rockhopper penguin</w:t>
            </w:r>
          </w:p>
        </w:tc>
        <w:tc>
          <w:tcPr>
            <w:tcW w:w="794" w:type="dxa"/>
            <w:shd w:val="clear" w:color="auto" w:fill="auto"/>
            <w:noWrap/>
            <w:vAlign w:val="center"/>
            <w:hideMark/>
          </w:tcPr>
          <w:p w14:paraId="21953396" w14:textId="723A01B0" w:rsidR="00AB2F07" w:rsidRPr="008D32AB" w:rsidRDefault="00AB2F07" w:rsidP="00AB2F07">
            <w:pPr>
              <w:pStyle w:val="Table"/>
              <w:jc w:val="right"/>
            </w:pPr>
            <w:r w:rsidRPr="00895B89">
              <w:t>16</w:t>
            </w:r>
          </w:p>
        </w:tc>
        <w:tc>
          <w:tcPr>
            <w:tcW w:w="2041" w:type="dxa"/>
            <w:shd w:val="clear" w:color="auto" w:fill="auto"/>
            <w:noWrap/>
            <w:vAlign w:val="center"/>
            <w:hideMark/>
          </w:tcPr>
          <w:p w14:paraId="73E8B591" w14:textId="0EA08597" w:rsidR="00AB2F07" w:rsidRPr="008D32AB" w:rsidRDefault="00AB2F07" w:rsidP="00AB2F07">
            <w:pPr>
              <w:pStyle w:val="Table"/>
              <w:jc w:val="right"/>
            </w:pPr>
            <w:r w:rsidRPr="00895B89">
              <w:t>0.00 [0.00, 20.59]</w:t>
            </w:r>
          </w:p>
        </w:tc>
        <w:tc>
          <w:tcPr>
            <w:tcW w:w="2041" w:type="dxa"/>
            <w:shd w:val="clear" w:color="auto" w:fill="auto"/>
            <w:noWrap/>
            <w:vAlign w:val="center"/>
            <w:hideMark/>
          </w:tcPr>
          <w:p w14:paraId="418A75BC" w14:textId="71B6FBFC" w:rsidR="00AB2F07" w:rsidRPr="008D32AB" w:rsidRDefault="00AB2F07" w:rsidP="00AB2F07">
            <w:pPr>
              <w:pStyle w:val="Table"/>
              <w:jc w:val="right"/>
            </w:pPr>
            <w:r w:rsidRPr="00895B89">
              <w:t>0.00 [0.00, 20.59]</w:t>
            </w:r>
          </w:p>
        </w:tc>
      </w:tr>
      <w:tr w:rsidR="00AB2F07" w:rsidRPr="008D32AB" w14:paraId="4C2F966E" w14:textId="77777777" w:rsidTr="00AB2F07">
        <w:trPr>
          <w:trHeight w:val="290"/>
        </w:trPr>
        <w:tc>
          <w:tcPr>
            <w:tcW w:w="1077" w:type="dxa"/>
            <w:shd w:val="clear" w:color="auto" w:fill="auto"/>
            <w:noWrap/>
            <w:vAlign w:val="center"/>
            <w:hideMark/>
          </w:tcPr>
          <w:p w14:paraId="0858E260" w14:textId="27590606" w:rsidR="00AB2F07" w:rsidRPr="008D32AB" w:rsidRDefault="00AB2F07" w:rsidP="00AB2F07">
            <w:pPr>
              <w:pStyle w:val="Table"/>
            </w:pPr>
            <w:r w:rsidRPr="00895B89">
              <w:t>2012/2013</w:t>
            </w:r>
          </w:p>
        </w:tc>
        <w:tc>
          <w:tcPr>
            <w:tcW w:w="1361" w:type="dxa"/>
            <w:shd w:val="clear" w:color="auto" w:fill="auto"/>
            <w:noWrap/>
            <w:vAlign w:val="center"/>
            <w:hideMark/>
          </w:tcPr>
          <w:p w14:paraId="54F12842" w14:textId="0E5C4FF8" w:rsidR="00AB2F07" w:rsidRPr="008D32AB" w:rsidRDefault="00AB2F07" w:rsidP="00AB2F07">
            <w:pPr>
              <w:pStyle w:val="Table"/>
            </w:pPr>
            <w:r w:rsidRPr="00895B89">
              <w:t>West Falkland</w:t>
            </w:r>
          </w:p>
        </w:tc>
        <w:tc>
          <w:tcPr>
            <w:tcW w:w="1928" w:type="dxa"/>
            <w:shd w:val="clear" w:color="auto" w:fill="auto"/>
            <w:noWrap/>
            <w:vAlign w:val="center"/>
            <w:hideMark/>
          </w:tcPr>
          <w:p w14:paraId="42A24C56" w14:textId="445EBA3B" w:rsidR="00AB2F07" w:rsidRPr="008D32AB" w:rsidRDefault="00AB2F07" w:rsidP="00AB2F07">
            <w:pPr>
              <w:pStyle w:val="Table"/>
            </w:pPr>
            <w:r w:rsidRPr="00895B89">
              <w:t>Albatross</w:t>
            </w:r>
          </w:p>
        </w:tc>
        <w:tc>
          <w:tcPr>
            <w:tcW w:w="794" w:type="dxa"/>
            <w:shd w:val="clear" w:color="auto" w:fill="auto"/>
            <w:noWrap/>
            <w:vAlign w:val="center"/>
            <w:hideMark/>
          </w:tcPr>
          <w:p w14:paraId="67574958" w14:textId="100A2DEC" w:rsidR="00AB2F07" w:rsidRPr="008D32AB" w:rsidRDefault="00AB2F07" w:rsidP="00AB2F07">
            <w:pPr>
              <w:pStyle w:val="Table"/>
              <w:jc w:val="right"/>
            </w:pPr>
            <w:r w:rsidRPr="00895B89">
              <w:t>10</w:t>
            </w:r>
          </w:p>
        </w:tc>
        <w:tc>
          <w:tcPr>
            <w:tcW w:w="2041" w:type="dxa"/>
            <w:shd w:val="clear" w:color="auto" w:fill="auto"/>
            <w:noWrap/>
            <w:vAlign w:val="center"/>
            <w:hideMark/>
          </w:tcPr>
          <w:p w14:paraId="1AA5A776" w14:textId="4BB4DD63" w:rsidR="00AB2F07" w:rsidRPr="008D32AB" w:rsidRDefault="00AB2F07" w:rsidP="00AB2F07">
            <w:pPr>
              <w:pStyle w:val="Table"/>
              <w:jc w:val="right"/>
            </w:pPr>
            <w:r w:rsidRPr="00895B89">
              <w:t>0.00 [0.00, 30.85]</w:t>
            </w:r>
          </w:p>
        </w:tc>
        <w:tc>
          <w:tcPr>
            <w:tcW w:w="2041" w:type="dxa"/>
            <w:shd w:val="clear" w:color="auto" w:fill="auto"/>
            <w:noWrap/>
            <w:vAlign w:val="center"/>
            <w:hideMark/>
          </w:tcPr>
          <w:p w14:paraId="60162252" w14:textId="6A845256" w:rsidR="00AB2F07" w:rsidRPr="008D32AB" w:rsidRDefault="00AB2F07" w:rsidP="00AB2F07">
            <w:pPr>
              <w:pStyle w:val="Table"/>
              <w:jc w:val="right"/>
            </w:pPr>
            <w:r w:rsidRPr="00895B89">
              <w:t>0.00 [0.00, 30.85]</w:t>
            </w:r>
          </w:p>
        </w:tc>
      </w:tr>
      <w:tr w:rsidR="00AB2F07" w:rsidRPr="008D32AB" w14:paraId="685EC028" w14:textId="77777777" w:rsidTr="00AB2F07">
        <w:trPr>
          <w:trHeight w:val="290"/>
        </w:trPr>
        <w:tc>
          <w:tcPr>
            <w:tcW w:w="1077" w:type="dxa"/>
            <w:shd w:val="clear" w:color="auto" w:fill="auto"/>
            <w:noWrap/>
            <w:vAlign w:val="center"/>
            <w:hideMark/>
          </w:tcPr>
          <w:p w14:paraId="58AAD05A" w14:textId="46CBF7F4" w:rsidR="00AB2F07" w:rsidRPr="008D32AB" w:rsidRDefault="00AB2F07" w:rsidP="00AB2F07">
            <w:pPr>
              <w:pStyle w:val="Table"/>
            </w:pPr>
            <w:r w:rsidRPr="00895B89">
              <w:t>2012/2013</w:t>
            </w:r>
          </w:p>
        </w:tc>
        <w:tc>
          <w:tcPr>
            <w:tcW w:w="1361" w:type="dxa"/>
            <w:shd w:val="clear" w:color="auto" w:fill="auto"/>
            <w:noWrap/>
            <w:vAlign w:val="center"/>
            <w:hideMark/>
          </w:tcPr>
          <w:p w14:paraId="2C07F718" w14:textId="489916F9" w:rsidR="00AB2F07" w:rsidRPr="008D32AB" w:rsidRDefault="00AB2F07" w:rsidP="00AB2F07">
            <w:pPr>
              <w:pStyle w:val="Table"/>
            </w:pPr>
            <w:r w:rsidRPr="00895B89">
              <w:t>West Falkland</w:t>
            </w:r>
          </w:p>
        </w:tc>
        <w:tc>
          <w:tcPr>
            <w:tcW w:w="1928" w:type="dxa"/>
            <w:shd w:val="clear" w:color="auto" w:fill="auto"/>
            <w:noWrap/>
            <w:vAlign w:val="center"/>
            <w:hideMark/>
          </w:tcPr>
          <w:p w14:paraId="489F2ADC" w14:textId="5E6AF85E" w:rsidR="00AB2F07" w:rsidRPr="008D32AB" w:rsidRDefault="00AB2F07" w:rsidP="00AB2F07">
            <w:pPr>
              <w:pStyle w:val="Table"/>
            </w:pPr>
            <w:r w:rsidRPr="00895B89">
              <w:t>Rockhopper penguin</w:t>
            </w:r>
          </w:p>
        </w:tc>
        <w:tc>
          <w:tcPr>
            <w:tcW w:w="794" w:type="dxa"/>
            <w:shd w:val="clear" w:color="auto" w:fill="auto"/>
            <w:noWrap/>
            <w:vAlign w:val="center"/>
            <w:hideMark/>
          </w:tcPr>
          <w:p w14:paraId="1D3C1D47" w14:textId="16004CCB" w:rsidR="00AB2F07" w:rsidRPr="008D32AB" w:rsidRDefault="00AB2F07" w:rsidP="00AB2F07">
            <w:pPr>
              <w:pStyle w:val="Table"/>
              <w:jc w:val="right"/>
            </w:pPr>
            <w:r w:rsidRPr="00895B89">
              <w:t>10</w:t>
            </w:r>
          </w:p>
        </w:tc>
        <w:tc>
          <w:tcPr>
            <w:tcW w:w="2041" w:type="dxa"/>
            <w:shd w:val="clear" w:color="auto" w:fill="auto"/>
            <w:noWrap/>
            <w:vAlign w:val="center"/>
            <w:hideMark/>
          </w:tcPr>
          <w:p w14:paraId="263C0117" w14:textId="138601D0" w:rsidR="00AB2F07" w:rsidRPr="008D32AB" w:rsidRDefault="00AB2F07" w:rsidP="00AB2F07">
            <w:pPr>
              <w:pStyle w:val="Table"/>
              <w:jc w:val="right"/>
            </w:pPr>
            <w:r w:rsidRPr="00895B89">
              <w:t>0.00 [0.00, 30.85]</w:t>
            </w:r>
          </w:p>
        </w:tc>
        <w:tc>
          <w:tcPr>
            <w:tcW w:w="2041" w:type="dxa"/>
            <w:shd w:val="clear" w:color="auto" w:fill="auto"/>
            <w:noWrap/>
            <w:vAlign w:val="center"/>
            <w:hideMark/>
          </w:tcPr>
          <w:p w14:paraId="67029017" w14:textId="7F459AB7" w:rsidR="00AB2F07" w:rsidRPr="008D32AB" w:rsidRDefault="00AB2F07" w:rsidP="00AB2F07">
            <w:pPr>
              <w:pStyle w:val="Table"/>
              <w:jc w:val="right"/>
            </w:pPr>
            <w:r w:rsidRPr="00895B89">
              <w:t>0.00 [0.00, 30.85]</w:t>
            </w:r>
          </w:p>
        </w:tc>
      </w:tr>
      <w:tr w:rsidR="00AB2F07" w:rsidRPr="008D32AB" w14:paraId="744AA698" w14:textId="77777777" w:rsidTr="00AB2F07">
        <w:trPr>
          <w:trHeight w:val="290"/>
        </w:trPr>
        <w:tc>
          <w:tcPr>
            <w:tcW w:w="1077" w:type="dxa"/>
            <w:shd w:val="clear" w:color="auto" w:fill="auto"/>
            <w:noWrap/>
            <w:vAlign w:val="center"/>
            <w:hideMark/>
          </w:tcPr>
          <w:p w14:paraId="15FEBDC3" w14:textId="2E4A7BED" w:rsidR="00AB2F07" w:rsidRPr="008D32AB" w:rsidRDefault="00AB2F07" w:rsidP="00AB2F07">
            <w:pPr>
              <w:pStyle w:val="Table"/>
            </w:pPr>
            <w:r w:rsidRPr="00895B89">
              <w:t>2012/2013</w:t>
            </w:r>
          </w:p>
        </w:tc>
        <w:tc>
          <w:tcPr>
            <w:tcW w:w="1361" w:type="dxa"/>
            <w:shd w:val="clear" w:color="auto" w:fill="auto"/>
            <w:noWrap/>
            <w:vAlign w:val="center"/>
            <w:hideMark/>
          </w:tcPr>
          <w:p w14:paraId="68C2A5A6" w14:textId="43BA8648" w:rsidR="00AB2F07" w:rsidRPr="008D32AB" w:rsidRDefault="00AB2F07" w:rsidP="00AB2F07">
            <w:pPr>
              <w:pStyle w:val="Table"/>
            </w:pPr>
            <w:r w:rsidRPr="00895B89">
              <w:t>West Falkland</w:t>
            </w:r>
          </w:p>
        </w:tc>
        <w:tc>
          <w:tcPr>
            <w:tcW w:w="1928" w:type="dxa"/>
            <w:shd w:val="clear" w:color="auto" w:fill="auto"/>
            <w:noWrap/>
            <w:vAlign w:val="center"/>
            <w:hideMark/>
          </w:tcPr>
          <w:p w14:paraId="0E59B9E8" w14:textId="525969ED" w:rsidR="00AB2F07" w:rsidRPr="008D32AB" w:rsidRDefault="00AB2F07" w:rsidP="00AB2F07">
            <w:pPr>
              <w:pStyle w:val="Table"/>
            </w:pPr>
            <w:r w:rsidRPr="00895B89">
              <w:t>Gentoo penguin</w:t>
            </w:r>
          </w:p>
        </w:tc>
        <w:tc>
          <w:tcPr>
            <w:tcW w:w="794" w:type="dxa"/>
            <w:shd w:val="clear" w:color="auto" w:fill="auto"/>
            <w:noWrap/>
            <w:vAlign w:val="center"/>
            <w:hideMark/>
          </w:tcPr>
          <w:p w14:paraId="233DC2A3" w14:textId="2E5C9F6D" w:rsidR="00AB2F07" w:rsidRPr="008D32AB" w:rsidRDefault="00AB2F07" w:rsidP="00AB2F07">
            <w:pPr>
              <w:pStyle w:val="Table"/>
              <w:jc w:val="right"/>
            </w:pPr>
            <w:r w:rsidRPr="00895B89">
              <w:t>41</w:t>
            </w:r>
          </w:p>
        </w:tc>
        <w:tc>
          <w:tcPr>
            <w:tcW w:w="2041" w:type="dxa"/>
            <w:shd w:val="clear" w:color="auto" w:fill="auto"/>
            <w:noWrap/>
            <w:vAlign w:val="center"/>
            <w:hideMark/>
          </w:tcPr>
          <w:p w14:paraId="1360BA63" w14:textId="303E21D9" w:rsidR="00AB2F07" w:rsidRPr="008D32AB" w:rsidRDefault="00AB2F07" w:rsidP="00AB2F07">
            <w:pPr>
              <w:pStyle w:val="Table"/>
              <w:jc w:val="right"/>
            </w:pPr>
            <w:r w:rsidRPr="00895B89">
              <w:t>0.00 [0.00, 8.60]</w:t>
            </w:r>
          </w:p>
        </w:tc>
        <w:tc>
          <w:tcPr>
            <w:tcW w:w="2041" w:type="dxa"/>
            <w:shd w:val="clear" w:color="auto" w:fill="auto"/>
            <w:noWrap/>
            <w:vAlign w:val="center"/>
            <w:hideMark/>
          </w:tcPr>
          <w:p w14:paraId="00DB3346" w14:textId="11BE098F" w:rsidR="00AB2F07" w:rsidRPr="008D32AB" w:rsidRDefault="00AB2F07" w:rsidP="00AB2F07">
            <w:pPr>
              <w:pStyle w:val="Table"/>
              <w:jc w:val="right"/>
            </w:pPr>
            <w:r w:rsidRPr="00895B89">
              <w:t>0.00 [0.00, 8.60]</w:t>
            </w:r>
          </w:p>
        </w:tc>
      </w:tr>
      <w:tr w:rsidR="00AB2F07" w:rsidRPr="008D32AB" w14:paraId="30382C12" w14:textId="77777777" w:rsidTr="00AB2F07">
        <w:trPr>
          <w:trHeight w:val="290"/>
        </w:trPr>
        <w:tc>
          <w:tcPr>
            <w:tcW w:w="1077" w:type="dxa"/>
            <w:shd w:val="clear" w:color="auto" w:fill="auto"/>
            <w:noWrap/>
            <w:vAlign w:val="center"/>
            <w:hideMark/>
          </w:tcPr>
          <w:p w14:paraId="6EE60ED3" w14:textId="7C7F1005" w:rsidR="00AB2F07" w:rsidRPr="008D32AB" w:rsidRDefault="00AB2F07" w:rsidP="00AB2F07">
            <w:pPr>
              <w:pStyle w:val="Table"/>
            </w:pPr>
            <w:r w:rsidRPr="00895B89">
              <w:t>2012/2013</w:t>
            </w:r>
          </w:p>
        </w:tc>
        <w:tc>
          <w:tcPr>
            <w:tcW w:w="1361" w:type="dxa"/>
            <w:shd w:val="clear" w:color="auto" w:fill="auto"/>
            <w:noWrap/>
            <w:vAlign w:val="center"/>
            <w:hideMark/>
          </w:tcPr>
          <w:p w14:paraId="0AD3B8E8" w14:textId="786A9E33" w:rsidR="00AB2F07" w:rsidRPr="008D32AB" w:rsidRDefault="00AB2F07" w:rsidP="00AB2F07">
            <w:pPr>
              <w:pStyle w:val="Table"/>
            </w:pPr>
            <w:r w:rsidRPr="00895B89">
              <w:t>Speedwell</w:t>
            </w:r>
          </w:p>
        </w:tc>
        <w:tc>
          <w:tcPr>
            <w:tcW w:w="1928" w:type="dxa"/>
            <w:shd w:val="clear" w:color="auto" w:fill="auto"/>
            <w:noWrap/>
            <w:vAlign w:val="center"/>
            <w:hideMark/>
          </w:tcPr>
          <w:p w14:paraId="77694052" w14:textId="22C782DD" w:rsidR="00AB2F07" w:rsidRPr="008D32AB" w:rsidRDefault="00AB2F07" w:rsidP="00AB2F07">
            <w:pPr>
              <w:pStyle w:val="Table"/>
            </w:pPr>
            <w:r w:rsidRPr="00895B89">
              <w:t>Gentoo penguin</w:t>
            </w:r>
          </w:p>
        </w:tc>
        <w:tc>
          <w:tcPr>
            <w:tcW w:w="794" w:type="dxa"/>
            <w:shd w:val="clear" w:color="auto" w:fill="auto"/>
            <w:noWrap/>
            <w:vAlign w:val="center"/>
            <w:hideMark/>
          </w:tcPr>
          <w:p w14:paraId="1BD571CB" w14:textId="60EC9891" w:rsidR="00AB2F07" w:rsidRPr="008D32AB" w:rsidRDefault="00AB2F07" w:rsidP="00AB2F07">
            <w:pPr>
              <w:pStyle w:val="Table"/>
              <w:jc w:val="right"/>
            </w:pPr>
            <w:r w:rsidRPr="00895B89">
              <w:t>15</w:t>
            </w:r>
          </w:p>
        </w:tc>
        <w:tc>
          <w:tcPr>
            <w:tcW w:w="2041" w:type="dxa"/>
            <w:shd w:val="clear" w:color="auto" w:fill="auto"/>
            <w:noWrap/>
            <w:vAlign w:val="center"/>
            <w:hideMark/>
          </w:tcPr>
          <w:p w14:paraId="667B30B7" w14:textId="4BE7D8F9" w:rsidR="00AB2F07" w:rsidRPr="008D32AB" w:rsidRDefault="00AB2F07" w:rsidP="00AB2F07">
            <w:pPr>
              <w:pStyle w:val="Table"/>
              <w:jc w:val="right"/>
            </w:pPr>
            <w:r w:rsidRPr="00895B89">
              <w:t>0.00 [0.00, 21.80]</w:t>
            </w:r>
          </w:p>
        </w:tc>
        <w:tc>
          <w:tcPr>
            <w:tcW w:w="2041" w:type="dxa"/>
            <w:shd w:val="clear" w:color="auto" w:fill="auto"/>
            <w:noWrap/>
            <w:vAlign w:val="center"/>
            <w:hideMark/>
          </w:tcPr>
          <w:p w14:paraId="1F08D09F" w14:textId="57CF2925" w:rsidR="00AB2F07" w:rsidRPr="008D32AB" w:rsidRDefault="00AB2F07" w:rsidP="00AB2F07">
            <w:pPr>
              <w:pStyle w:val="Table"/>
              <w:jc w:val="right"/>
            </w:pPr>
            <w:r w:rsidRPr="00895B89">
              <w:t>0.00 [0.00, 21.80]</w:t>
            </w:r>
          </w:p>
        </w:tc>
      </w:tr>
      <w:tr w:rsidR="00AB2F07" w:rsidRPr="008D32AB" w14:paraId="0ADC96C8" w14:textId="77777777" w:rsidTr="00AB2F07">
        <w:trPr>
          <w:trHeight w:val="290"/>
        </w:trPr>
        <w:tc>
          <w:tcPr>
            <w:tcW w:w="1077" w:type="dxa"/>
            <w:shd w:val="clear" w:color="auto" w:fill="auto"/>
            <w:noWrap/>
            <w:vAlign w:val="center"/>
            <w:hideMark/>
          </w:tcPr>
          <w:p w14:paraId="75FF6CE0" w14:textId="28681E88" w:rsidR="00AB2F07" w:rsidRPr="008D32AB" w:rsidRDefault="00AB2F07" w:rsidP="00AB2F07">
            <w:pPr>
              <w:pStyle w:val="Table"/>
            </w:pPr>
            <w:r w:rsidRPr="00895B89">
              <w:t>2012/2013</w:t>
            </w:r>
          </w:p>
        </w:tc>
        <w:tc>
          <w:tcPr>
            <w:tcW w:w="1361" w:type="dxa"/>
            <w:shd w:val="clear" w:color="auto" w:fill="auto"/>
            <w:noWrap/>
            <w:vAlign w:val="center"/>
            <w:hideMark/>
          </w:tcPr>
          <w:p w14:paraId="6300D25F" w14:textId="5EC4C013" w:rsidR="00AB2F07" w:rsidRPr="008D32AB" w:rsidRDefault="00AB2F07" w:rsidP="00AB2F07">
            <w:pPr>
              <w:pStyle w:val="Table"/>
            </w:pPr>
            <w:r w:rsidRPr="00895B89">
              <w:t>Speedwell</w:t>
            </w:r>
          </w:p>
        </w:tc>
        <w:tc>
          <w:tcPr>
            <w:tcW w:w="1928" w:type="dxa"/>
            <w:shd w:val="clear" w:color="auto" w:fill="auto"/>
            <w:noWrap/>
            <w:vAlign w:val="center"/>
            <w:hideMark/>
          </w:tcPr>
          <w:p w14:paraId="3193703D" w14:textId="30EAD905" w:rsidR="00AB2F07" w:rsidRPr="008D32AB" w:rsidRDefault="00AB2F07" w:rsidP="00AB2F07">
            <w:pPr>
              <w:pStyle w:val="Table"/>
            </w:pPr>
            <w:r w:rsidRPr="00895B89">
              <w:t>Skua</w:t>
            </w:r>
          </w:p>
        </w:tc>
        <w:tc>
          <w:tcPr>
            <w:tcW w:w="794" w:type="dxa"/>
            <w:shd w:val="clear" w:color="auto" w:fill="auto"/>
            <w:noWrap/>
            <w:vAlign w:val="center"/>
            <w:hideMark/>
          </w:tcPr>
          <w:p w14:paraId="004592F4" w14:textId="2565F4B4" w:rsidR="00AB2F07" w:rsidRPr="008D32AB" w:rsidRDefault="00AB2F07" w:rsidP="00AB2F07">
            <w:pPr>
              <w:pStyle w:val="Table"/>
              <w:jc w:val="right"/>
            </w:pPr>
            <w:r w:rsidRPr="00895B89">
              <w:t>8</w:t>
            </w:r>
          </w:p>
        </w:tc>
        <w:tc>
          <w:tcPr>
            <w:tcW w:w="2041" w:type="dxa"/>
            <w:shd w:val="clear" w:color="auto" w:fill="auto"/>
            <w:noWrap/>
            <w:vAlign w:val="center"/>
            <w:hideMark/>
          </w:tcPr>
          <w:p w14:paraId="0823565D" w14:textId="0FFEA4E2" w:rsidR="00AB2F07" w:rsidRPr="008D32AB" w:rsidRDefault="00AB2F07" w:rsidP="00AB2F07">
            <w:pPr>
              <w:pStyle w:val="Table"/>
              <w:jc w:val="right"/>
            </w:pPr>
            <w:r w:rsidRPr="00895B89">
              <w:t>12.50 [0.32, 52.65]</w:t>
            </w:r>
          </w:p>
        </w:tc>
        <w:tc>
          <w:tcPr>
            <w:tcW w:w="2041" w:type="dxa"/>
            <w:shd w:val="clear" w:color="auto" w:fill="auto"/>
            <w:noWrap/>
            <w:vAlign w:val="center"/>
            <w:hideMark/>
          </w:tcPr>
          <w:p w14:paraId="4EB4D858" w14:textId="5239C689" w:rsidR="00AB2F07" w:rsidRPr="008D32AB" w:rsidRDefault="00AB2F07" w:rsidP="00AB2F07">
            <w:pPr>
              <w:pStyle w:val="Table"/>
              <w:jc w:val="right"/>
            </w:pPr>
            <w:r w:rsidRPr="00895B89">
              <w:t>0.00 [0.00, 36.94]</w:t>
            </w:r>
          </w:p>
        </w:tc>
      </w:tr>
      <w:tr w:rsidR="00AB2F07" w:rsidRPr="008D32AB" w14:paraId="0A31192F" w14:textId="77777777" w:rsidTr="00AB2F07">
        <w:trPr>
          <w:trHeight w:val="290"/>
        </w:trPr>
        <w:tc>
          <w:tcPr>
            <w:tcW w:w="1077" w:type="dxa"/>
            <w:shd w:val="clear" w:color="auto" w:fill="auto"/>
            <w:noWrap/>
            <w:vAlign w:val="center"/>
            <w:hideMark/>
          </w:tcPr>
          <w:p w14:paraId="4B9133A6" w14:textId="5C431930" w:rsidR="00AB2F07" w:rsidRPr="008D32AB" w:rsidRDefault="00AB2F07" w:rsidP="00AB2F07">
            <w:pPr>
              <w:pStyle w:val="Table"/>
            </w:pPr>
            <w:r w:rsidRPr="00895B89">
              <w:t>2012/2013</w:t>
            </w:r>
          </w:p>
        </w:tc>
        <w:tc>
          <w:tcPr>
            <w:tcW w:w="1361" w:type="dxa"/>
            <w:shd w:val="clear" w:color="auto" w:fill="auto"/>
            <w:noWrap/>
            <w:vAlign w:val="center"/>
            <w:hideMark/>
          </w:tcPr>
          <w:p w14:paraId="1C773B9A" w14:textId="0B841CB6" w:rsidR="00AB2F07" w:rsidRPr="008D32AB" w:rsidRDefault="00AB2F07" w:rsidP="00AB2F07">
            <w:pPr>
              <w:pStyle w:val="Table"/>
            </w:pPr>
            <w:r w:rsidRPr="00895B89">
              <w:t>East Falkland</w:t>
            </w:r>
          </w:p>
        </w:tc>
        <w:tc>
          <w:tcPr>
            <w:tcW w:w="1928" w:type="dxa"/>
            <w:shd w:val="clear" w:color="auto" w:fill="auto"/>
            <w:noWrap/>
            <w:vAlign w:val="center"/>
            <w:hideMark/>
          </w:tcPr>
          <w:p w14:paraId="253643AF" w14:textId="5F0AC9A1" w:rsidR="00AB2F07" w:rsidRPr="008D32AB" w:rsidRDefault="00AB2F07" w:rsidP="00AB2F07">
            <w:pPr>
              <w:pStyle w:val="Table"/>
            </w:pPr>
            <w:r w:rsidRPr="00895B89">
              <w:t>Rockhopper penguin</w:t>
            </w:r>
          </w:p>
        </w:tc>
        <w:tc>
          <w:tcPr>
            <w:tcW w:w="794" w:type="dxa"/>
            <w:shd w:val="clear" w:color="auto" w:fill="auto"/>
            <w:noWrap/>
            <w:vAlign w:val="center"/>
            <w:hideMark/>
          </w:tcPr>
          <w:p w14:paraId="2DCF6804" w14:textId="05F357FA" w:rsidR="00AB2F07" w:rsidRPr="008D32AB" w:rsidRDefault="00AB2F07" w:rsidP="00AB2F07">
            <w:pPr>
              <w:pStyle w:val="Table"/>
              <w:jc w:val="right"/>
            </w:pPr>
            <w:r w:rsidRPr="00895B89">
              <w:t>13</w:t>
            </w:r>
          </w:p>
        </w:tc>
        <w:tc>
          <w:tcPr>
            <w:tcW w:w="2041" w:type="dxa"/>
            <w:shd w:val="clear" w:color="auto" w:fill="auto"/>
            <w:noWrap/>
            <w:vAlign w:val="center"/>
            <w:hideMark/>
          </w:tcPr>
          <w:p w14:paraId="08D63A52" w14:textId="2D6CE88A" w:rsidR="00AB2F07" w:rsidRPr="008D32AB" w:rsidRDefault="00AB2F07" w:rsidP="00AB2F07">
            <w:pPr>
              <w:pStyle w:val="Table"/>
              <w:jc w:val="right"/>
            </w:pPr>
            <w:r w:rsidRPr="00895B89">
              <w:t>0.00 [0.00, 24.71]</w:t>
            </w:r>
          </w:p>
        </w:tc>
        <w:tc>
          <w:tcPr>
            <w:tcW w:w="2041" w:type="dxa"/>
            <w:shd w:val="clear" w:color="auto" w:fill="auto"/>
            <w:noWrap/>
            <w:vAlign w:val="center"/>
            <w:hideMark/>
          </w:tcPr>
          <w:p w14:paraId="1D881F9A" w14:textId="161284B9" w:rsidR="00AB2F07" w:rsidRPr="008D32AB" w:rsidRDefault="00AB2F07" w:rsidP="00AB2F07">
            <w:pPr>
              <w:pStyle w:val="Table"/>
              <w:jc w:val="right"/>
            </w:pPr>
            <w:r w:rsidRPr="00895B89">
              <w:t>0.00 [0.00, 24.71]</w:t>
            </w:r>
          </w:p>
        </w:tc>
      </w:tr>
      <w:tr w:rsidR="00AB2F07" w:rsidRPr="008D32AB" w14:paraId="17404DFD" w14:textId="77777777" w:rsidTr="00AB2F07">
        <w:trPr>
          <w:trHeight w:val="290"/>
        </w:trPr>
        <w:tc>
          <w:tcPr>
            <w:tcW w:w="1077" w:type="dxa"/>
            <w:shd w:val="clear" w:color="auto" w:fill="auto"/>
            <w:noWrap/>
            <w:vAlign w:val="center"/>
            <w:hideMark/>
          </w:tcPr>
          <w:p w14:paraId="189FE96F" w14:textId="77D888D8" w:rsidR="00AB2F07" w:rsidRPr="008D32AB" w:rsidRDefault="00AB2F07" w:rsidP="00AB2F07">
            <w:pPr>
              <w:pStyle w:val="Table"/>
            </w:pPr>
            <w:r w:rsidRPr="00895B89">
              <w:t>2012/2013</w:t>
            </w:r>
          </w:p>
        </w:tc>
        <w:tc>
          <w:tcPr>
            <w:tcW w:w="1361" w:type="dxa"/>
            <w:shd w:val="clear" w:color="auto" w:fill="auto"/>
            <w:noWrap/>
            <w:vAlign w:val="center"/>
            <w:hideMark/>
          </w:tcPr>
          <w:p w14:paraId="49CAF422" w14:textId="20A22D08" w:rsidR="00AB2F07" w:rsidRPr="008D32AB" w:rsidRDefault="00AB2F07" w:rsidP="00AB2F07">
            <w:pPr>
              <w:pStyle w:val="Table"/>
            </w:pPr>
            <w:r w:rsidRPr="00895B89">
              <w:t>East Falkland</w:t>
            </w:r>
          </w:p>
        </w:tc>
        <w:tc>
          <w:tcPr>
            <w:tcW w:w="1928" w:type="dxa"/>
            <w:shd w:val="clear" w:color="auto" w:fill="auto"/>
            <w:noWrap/>
            <w:vAlign w:val="center"/>
            <w:hideMark/>
          </w:tcPr>
          <w:p w14:paraId="0A0487A8" w14:textId="6F21EA05" w:rsidR="00AB2F07" w:rsidRPr="008D32AB" w:rsidRDefault="00AB2F07" w:rsidP="00AB2F07">
            <w:pPr>
              <w:pStyle w:val="Table"/>
            </w:pPr>
            <w:r w:rsidRPr="00895B89">
              <w:t>Gentoo penguin</w:t>
            </w:r>
          </w:p>
        </w:tc>
        <w:tc>
          <w:tcPr>
            <w:tcW w:w="794" w:type="dxa"/>
            <w:shd w:val="clear" w:color="auto" w:fill="auto"/>
            <w:noWrap/>
            <w:vAlign w:val="center"/>
            <w:hideMark/>
          </w:tcPr>
          <w:p w14:paraId="6AD5008F" w14:textId="563AA1AD" w:rsidR="00AB2F07" w:rsidRPr="008D32AB" w:rsidRDefault="00AB2F07" w:rsidP="00AB2F07">
            <w:pPr>
              <w:pStyle w:val="Table"/>
              <w:jc w:val="right"/>
            </w:pPr>
            <w:r w:rsidRPr="00895B89">
              <w:t>47</w:t>
            </w:r>
          </w:p>
        </w:tc>
        <w:tc>
          <w:tcPr>
            <w:tcW w:w="2041" w:type="dxa"/>
            <w:shd w:val="clear" w:color="auto" w:fill="auto"/>
            <w:noWrap/>
            <w:vAlign w:val="center"/>
            <w:hideMark/>
          </w:tcPr>
          <w:p w14:paraId="08836790" w14:textId="5583BFBE" w:rsidR="00AB2F07" w:rsidRPr="008D32AB" w:rsidRDefault="00AB2F07" w:rsidP="00AB2F07">
            <w:pPr>
              <w:pStyle w:val="Table"/>
              <w:jc w:val="right"/>
            </w:pPr>
            <w:r w:rsidRPr="00895B89">
              <w:t>0.00 [0.00, 7.55]</w:t>
            </w:r>
          </w:p>
        </w:tc>
        <w:tc>
          <w:tcPr>
            <w:tcW w:w="2041" w:type="dxa"/>
            <w:shd w:val="clear" w:color="auto" w:fill="auto"/>
            <w:noWrap/>
            <w:vAlign w:val="center"/>
            <w:hideMark/>
          </w:tcPr>
          <w:p w14:paraId="3428AB4C" w14:textId="0401BA46" w:rsidR="00AB2F07" w:rsidRPr="008D32AB" w:rsidRDefault="00AB2F07" w:rsidP="00AB2F07">
            <w:pPr>
              <w:pStyle w:val="Table"/>
              <w:jc w:val="right"/>
            </w:pPr>
            <w:r w:rsidRPr="00895B89">
              <w:t>0.00 [0.00, 7.55]</w:t>
            </w:r>
          </w:p>
        </w:tc>
      </w:tr>
      <w:tr w:rsidR="00AB2F07" w:rsidRPr="008D32AB" w14:paraId="2C6DE1AF" w14:textId="77777777" w:rsidTr="00AB2F07">
        <w:trPr>
          <w:trHeight w:val="290"/>
        </w:trPr>
        <w:tc>
          <w:tcPr>
            <w:tcW w:w="1077" w:type="dxa"/>
            <w:shd w:val="clear" w:color="auto" w:fill="auto"/>
            <w:noWrap/>
            <w:vAlign w:val="center"/>
            <w:hideMark/>
          </w:tcPr>
          <w:p w14:paraId="18FCB269" w14:textId="13D0E252" w:rsidR="00AB2F07" w:rsidRPr="008D32AB" w:rsidRDefault="00AB2F07" w:rsidP="00AB2F07">
            <w:pPr>
              <w:pStyle w:val="Table"/>
            </w:pPr>
            <w:r w:rsidRPr="00895B89">
              <w:t>2012/2013</w:t>
            </w:r>
          </w:p>
        </w:tc>
        <w:tc>
          <w:tcPr>
            <w:tcW w:w="1361" w:type="dxa"/>
            <w:shd w:val="clear" w:color="auto" w:fill="auto"/>
            <w:noWrap/>
            <w:vAlign w:val="center"/>
            <w:hideMark/>
          </w:tcPr>
          <w:p w14:paraId="31553545" w14:textId="0DF8CD58" w:rsidR="00AB2F07" w:rsidRPr="008D32AB" w:rsidRDefault="00AB2F07" w:rsidP="00AB2F07">
            <w:pPr>
              <w:pStyle w:val="Table"/>
            </w:pPr>
            <w:r w:rsidRPr="00895B89">
              <w:t>East Falkland</w:t>
            </w:r>
          </w:p>
        </w:tc>
        <w:tc>
          <w:tcPr>
            <w:tcW w:w="1928" w:type="dxa"/>
            <w:shd w:val="clear" w:color="auto" w:fill="auto"/>
            <w:noWrap/>
            <w:vAlign w:val="center"/>
            <w:hideMark/>
          </w:tcPr>
          <w:p w14:paraId="2CE96AB7" w14:textId="6400A912" w:rsidR="00AB2F07" w:rsidRPr="008D32AB" w:rsidRDefault="00AB2F07" w:rsidP="00AB2F07">
            <w:pPr>
              <w:pStyle w:val="Table"/>
            </w:pPr>
            <w:proofErr w:type="spellStart"/>
            <w:r w:rsidRPr="00895B89">
              <w:t>Magellanic</w:t>
            </w:r>
            <w:proofErr w:type="spellEnd"/>
            <w:r w:rsidRPr="00895B89">
              <w:t xml:space="preserve"> penguin</w:t>
            </w:r>
          </w:p>
        </w:tc>
        <w:tc>
          <w:tcPr>
            <w:tcW w:w="794" w:type="dxa"/>
            <w:shd w:val="clear" w:color="auto" w:fill="auto"/>
            <w:noWrap/>
            <w:vAlign w:val="center"/>
            <w:hideMark/>
          </w:tcPr>
          <w:p w14:paraId="11AFAF5F" w14:textId="5842D75B" w:rsidR="00AB2F07" w:rsidRPr="008D32AB" w:rsidRDefault="00AB2F07" w:rsidP="00AB2F07">
            <w:pPr>
              <w:pStyle w:val="Table"/>
              <w:jc w:val="right"/>
            </w:pPr>
            <w:r w:rsidRPr="00895B89">
              <w:t>23</w:t>
            </w:r>
          </w:p>
        </w:tc>
        <w:tc>
          <w:tcPr>
            <w:tcW w:w="2041" w:type="dxa"/>
            <w:shd w:val="clear" w:color="auto" w:fill="auto"/>
            <w:noWrap/>
            <w:vAlign w:val="center"/>
            <w:hideMark/>
          </w:tcPr>
          <w:p w14:paraId="1BE78E87" w14:textId="71CAD472" w:rsidR="00AB2F07" w:rsidRPr="008D32AB" w:rsidRDefault="00AB2F07" w:rsidP="00AB2F07">
            <w:pPr>
              <w:pStyle w:val="Table"/>
              <w:jc w:val="right"/>
            </w:pPr>
            <w:r w:rsidRPr="00895B89">
              <w:t>0.00 [0.00, 14.82]</w:t>
            </w:r>
          </w:p>
        </w:tc>
        <w:tc>
          <w:tcPr>
            <w:tcW w:w="2041" w:type="dxa"/>
            <w:shd w:val="clear" w:color="auto" w:fill="auto"/>
            <w:noWrap/>
            <w:vAlign w:val="center"/>
            <w:hideMark/>
          </w:tcPr>
          <w:p w14:paraId="1D53A1AB" w14:textId="2E481BE8" w:rsidR="00AB2F07" w:rsidRPr="008D32AB" w:rsidRDefault="00AB2F07" w:rsidP="00AB2F07">
            <w:pPr>
              <w:pStyle w:val="Table"/>
              <w:jc w:val="right"/>
            </w:pPr>
            <w:r w:rsidRPr="00895B89">
              <w:t>0.00 [0.00, 14.82]</w:t>
            </w:r>
          </w:p>
        </w:tc>
      </w:tr>
      <w:tr w:rsidR="00AB2F07" w:rsidRPr="008D32AB" w14:paraId="09C7836E" w14:textId="77777777" w:rsidTr="00AB2F07">
        <w:trPr>
          <w:trHeight w:val="290"/>
        </w:trPr>
        <w:tc>
          <w:tcPr>
            <w:tcW w:w="1077" w:type="dxa"/>
            <w:shd w:val="clear" w:color="auto" w:fill="auto"/>
            <w:noWrap/>
            <w:vAlign w:val="center"/>
            <w:hideMark/>
          </w:tcPr>
          <w:p w14:paraId="0E77B1C5" w14:textId="4227C969" w:rsidR="00AB2F07" w:rsidRPr="008D32AB" w:rsidRDefault="00AB2F07" w:rsidP="00AB2F07">
            <w:pPr>
              <w:pStyle w:val="Table"/>
            </w:pPr>
            <w:r w:rsidRPr="00895B89">
              <w:t>2012/2013</w:t>
            </w:r>
          </w:p>
        </w:tc>
        <w:tc>
          <w:tcPr>
            <w:tcW w:w="1361" w:type="dxa"/>
            <w:shd w:val="clear" w:color="auto" w:fill="auto"/>
            <w:noWrap/>
            <w:vAlign w:val="center"/>
            <w:hideMark/>
          </w:tcPr>
          <w:p w14:paraId="20EB9913" w14:textId="7B31DD42" w:rsidR="00AB2F07" w:rsidRPr="008D32AB" w:rsidRDefault="00AB2F07" w:rsidP="00AB2F07">
            <w:pPr>
              <w:pStyle w:val="Table"/>
            </w:pPr>
            <w:r w:rsidRPr="00895B89">
              <w:t>East Falkland</w:t>
            </w:r>
          </w:p>
        </w:tc>
        <w:tc>
          <w:tcPr>
            <w:tcW w:w="1928" w:type="dxa"/>
            <w:shd w:val="clear" w:color="auto" w:fill="auto"/>
            <w:noWrap/>
            <w:vAlign w:val="center"/>
            <w:hideMark/>
          </w:tcPr>
          <w:p w14:paraId="095C44D3" w14:textId="43EB4249" w:rsidR="00AB2F07" w:rsidRPr="008D32AB" w:rsidRDefault="00AB2F07" w:rsidP="00AB2F07">
            <w:pPr>
              <w:pStyle w:val="Table"/>
            </w:pPr>
            <w:r w:rsidRPr="00895B89">
              <w:t>Giant petrel</w:t>
            </w:r>
          </w:p>
        </w:tc>
        <w:tc>
          <w:tcPr>
            <w:tcW w:w="794" w:type="dxa"/>
            <w:shd w:val="clear" w:color="auto" w:fill="auto"/>
            <w:noWrap/>
            <w:vAlign w:val="center"/>
            <w:hideMark/>
          </w:tcPr>
          <w:p w14:paraId="33C8FABD" w14:textId="3BC173E1" w:rsidR="00AB2F07" w:rsidRPr="008D32AB" w:rsidRDefault="00AB2F07" w:rsidP="00AB2F07">
            <w:pPr>
              <w:pStyle w:val="Table"/>
              <w:jc w:val="right"/>
            </w:pPr>
            <w:r w:rsidRPr="00895B89">
              <w:t>2</w:t>
            </w:r>
          </w:p>
        </w:tc>
        <w:tc>
          <w:tcPr>
            <w:tcW w:w="2041" w:type="dxa"/>
            <w:shd w:val="clear" w:color="auto" w:fill="auto"/>
            <w:noWrap/>
            <w:vAlign w:val="center"/>
            <w:hideMark/>
          </w:tcPr>
          <w:p w14:paraId="40480551" w14:textId="6E2759E4" w:rsidR="00AB2F07" w:rsidRPr="008D32AB" w:rsidRDefault="00AB2F07" w:rsidP="00AB2F07">
            <w:pPr>
              <w:pStyle w:val="Table"/>
              <w:jc w:val="right"/>
            </w:pPr>
            <w:r w:rsidRPr="00895B89">
              <w:t>0.00 [0.00, 84.19]</w:t>
            </w:r>
          </w:p>
        </w:tc>
        <w:tc>
          <w:tcPr>
            <w:tcW w:w="2041" w:type="dxa"/>
            <w:shd w:val="clear" w:color="auto" w:fill="auto"/>
            <w:noWrap/>
            <w:vAlign w:val="center"/>
            <w:hideMark/>
          </w:tcPr>
          <w:p w14:paraId="2600DA68" w14:textId="6C57A2C9" w:rsidR="00AB2F07" w:rsidRPr="008D32AB" w:rsidRDefault="00AB2F07" w:rsidP="00AB2F07">
            <w:pPr>
              <w:pStyle w:val="Table"/>
              <w:jc w:val="right"/>
            </w:pPr>
            <w:r w:rsidRPr="00895B89">
              <w:t>0.00 [0.00, 84.19]</w:t>
            </w:r>
          </w:p>
        </w:tc>
      </w:tr>
      <w:tr w:rsidR="00AB2F07" w:rsidRPr="008D32AB" w14:paraId="50960288" w14:textId="77777777" w:rsidTr="00AB2F07">
        <w:trPr>
          <w:trHeight w:val="290"/>
        </w:trPr>
        <w:tc>
          <w:tcPr>
            <w:tcW w:w="1077" w:type="dxa"/>
            <w:shd w:val="clear" w:color="auto" w:fill="auto"/>
            <w:noWrap/>
            <w:vAlign w:val="center"/>
            <w:hideMark/>
          </w:tcPr>
          <w:p w14:paraId="4609B68D" w14:textId="00466287" w:rsidR="00AB2F07" w:rsidRPr="008D32AB" w:rsidRDefault="00AB2F07" w:rsidP="00AB2F07">
            <w:pPr>
              <w:pStyle w:val="Table"/>
            </w:pPr>
            <w:r w:rsidRPr="00895B89">
              <w:t>2012/2013</w:t>
            </w:r>
          </w:p>
        </w:tc>
        <w:tc>
          <w:tcPr>
            <w:tcW w:w="1361" w:type="dxa"/>
            <w:shd w:val="clear" w:color="auto" w:fill="auto"/>
            <w:noWrap/>
            <w:vAlign w:val="center"/>
            <w:hideMark/>
          </w:tcPr>
          <w:p w14:paraId="7DAD23C6" w14:textId="270D90B7" w:rsidR="00AB2F07" w:rsidRPr="008D32AB" w:rsidRDefault="00AB2F07" w:rsidP="00AB2F07">
            <w:pPr>
              <w:pStyle w:val="Table"/>
            </w:pPr>
            <w:r w:rsidRPr="00895B89">
              <w:t>Saunders</w:t>
            </w:r>
          </w:p>
        </w:tc>
        <w:tc>
          <w:tcPr>
            <w:tcW w:w="1928" w:type="dxa"/>
            <w:shd w:val="clear" w:color="auto" w:fill="auto"/>
            <w:noWrap/>
            <w:vAlign w:val="center"/>
            <w:hideMark/>
          </w:tcPr>
          <w:p w14:paraId="764259FD" w14:textId="0A7D19DE" w:rsidR="00AB2F07" w:rsidRPr="008D32AB" w:rsidRDefault="00AB2F07" w:rsidP="00AB2F07">
            <w:pPr>
              <w:pStyle w:val="Table"/>
            </w:pPr>
            <w:r w:rsidRPr="00895B89">
              <w:t>Albatross</w:t>
            </w:r>
          </w:p>
        </w:tc>
        <w:tc>
          <w:tcPr>
            <w:tcW w:w="794" w:type="dxa"/>
            <w:shd w:val="clear" w:color="auto" w:fill="auto"/>
            <w:noWrap/>
            <w:vAlign w:val="center"/>
            <w:hideMark/>
          </w:tcPr>
          <w:p w14:paraId="6A8330E0" w14:textId="0F0B363A" w:rsidR="00AB2F07" w:rsidRPr="008D32AB" w:rsidRDefault="00AB2F07" w:rsidP="00AB2F07">
            <w:pPr>
              <w:pStyle w:val="Table"/>
              <w:jc w:val="right"/>
            </w:pPr>
            <w:r w:rsidRPr="00895B89">
              <w:t>10</w:t>
            </w:r>
          </w:p>
        </w:tc>
        <w:tc>
          <w:tcPr>
            <w:tcW w:w="2041" w:type="dxa"/>
            <w:shd w:val="clear" w:color="auto" w:fill="auto"/>
            <w:noWrap/>
            <w:vAlign w:val="center"/>
            <w:hideMark/>
          </w:tcPr>
          <w:p w14:paraId="45F6E5DB" w14:textId="016FEF42" w:rsidR="00AB2F07" w:rsidRPr="008D32AB" w:rsidRDefault="00AB2F07" w:rsidP="00AB2F07">
            <w:pPr>
              <w:pStyle w:val="Table"/>
              <w:jc w:val="right"/>
            </w:pPr>
            <w:r w:rsidRPr="00895B89">
              <w:t>0.00 [0.00, 30.85]</w:t>
            </w:r>
          </w:p>
        </w:tc>
        <w:tc>
          <w:tcPr>
            <w:tcW w:w="2041" w:type="dxa"/>
            <w:shd w:val="clear" w:color="auto" w:fill="auto"/>
            <w:noWrap/>
            <w:vAlign w:val="center"/>
            <w:hideMark/>
          </w:tcPr>
          <w:p w14:paraId="2BDCCC4A" w14:textId="60130CD5" w:rsidR="00AB2F07" w:rsidRPr="008D32AB" w:rsidRDefault="00AB2F07" w:rsidP="00AB2F07">
            <w:pPr>
              <w:pStyle w:val="Table"/>
              <w:jc w:val="right"/>
            </w:pPr>
            <w:r w:rsidRPr="00895B89">
              <w:t>0.00 [0.00, 30.85]</w:t>
            </w:r>
          </w:p>
        </w:tc>
      </w:tr>
      <w:tr w:rsidR="00AB2F07" w:rsidRPr="008D32AB" w14:paraId="6158720A" w14:textId="77777777" w:rsidTr="00AB2F07">
        <w:trPr>
          <w:trHeight w:val="290"/>
        </w:trPr>
        <w:tc>
          <w:tcPr>
            <w:tcW w:w="1077" w:type="dxa"/>
            <w:shd w:val="clear" w:color="auto" w:fill="auto"/>
            <w:noWrap/>
            <w:vAlign w:val="center"/>
            <w:hideMark/>
          </w:tcPr>
          <w:p w14:paraId="25EBF878" w14:textId="14BFF7FD" w:rsidR="00AB2F07" w:rsidRPr="008D32AB" w:rsidRDefault="00AB2F07" w:rsidP="00AB2F07">
            <w:pPr>
              <w:pStyle w:val="Table"/>
            </w:pPr>
            <w:r w:rsidRPr="00895B89">
              <w:t>2012/2013</w:t>
            </w:r>
          </w:p>
        </w:tc>
        <w:tc>
          <w:tcPr>
            <w:tcW w:w="1361" w:type="dxa"/>
            <w:shd w:val="clear" w:color="auto" w:fill="auto"/>
            <w:noWrap/>
            <w:vAlign w:val="center"/>
            <w:hideMark/>
          </w:tcPr>
          <w:p w14:paraId="68A7DDFF" w14:textId="4FF71C12" w:rsidR="00AB2F07" w:rsidRPr="008D32AB" w:rsidRDefault="00AB2F07" w:rsidP="00AB2F07">
            <w:pPr>
              <w:pStyle w:val="Table"/>
            </w:pPr>
            <w:r w:rsidRPr="00895B89">
              <w:t>Saunders</w:t>
            </w:r>
          </w:p>
        </w:tc>
        <w:tc>
          <w:tcPr>
            <w:tcW w:w="1928" w:type="dxa"/>
            <w:shd w:val="clear" w:color="auto" w:fill="auto"/>
            <w:noWrap/>
            <w:vAlign w:val="center"/>
            <w:hideMark/>
          </w:tcPr>
          <w:p w14:paraId="0AFC67A4" w14:textId="5DCC754B" w:rsidR="00AB2F07" w:rsidRPr="008D32AB" w:rsidRDefault="00AB2F07" w:rsidP="00AB2F07">
            <w:pPr>
              <w:pStyle w:val="Table"/>
            </w:pPr>
            <w:r w:rsidRPr="00895B89">
              <w:t>Shag</w:t>
            </w:r>
          </w:p>
        </w:tc>
        <w:tc>
          <w:tcPr>
            <w:tcW w:w="794" w:type="dxa"/>
            <w:shd w:val="clear" w:color="auto" w:fill="auto"/>
            <w:noWrap/>
            <w:vAlign w:val="center"/>
            <w:hideMark/>
          </w:tcPr>
          <w:p w14:paraId="1020B68E" w14:textId="6B5F5BED" w:rsidR="00AB2F07" w:rsidRPr="008D32AB" w:rsidRDefault="00AB2F07" w:rsidP="00AB2F07">
            <w:pPr>
              <w:pStyle w:val="Table"/>
              <w:jc w:val="right"/>
            </w:pPr>
            <w:r w:rsidRPr="00895B89">
              <w:t>5</w:t>
            </w:r>
          </w:p>
        </w:tc>
        <w:tc>
          <w:tcPr>
            <w:tcW w:w="2041" w:type="dxa"/>
            <w:shd w:val="clear" w:color="auto" w:fill="auto"/>
            <w:noWrap/>
            <w:vAlign w:val="center"/>
            <w:hideMark/>
          </w:tcPr>
          <w:p w14:paraId="52080CFF" w14:textId="4621BC61" w:rsidR="00AB2F07" w:rsidRPr="008D32AB" w:rsidRDefault="00AB2F07" w:rsidP="00AB2F07">
            <w:pPr>
              <w:pStyle w:val="Table"/>
              <w:jc w:val="right"/>
            </w:pPr>
            <w:r w:rsidRPr="00895B89">
              <w:t>0.00 [0.00, 52.18]</w:t>
            </w:r>
          </w:p>
        </w:tc>
        <w:tc>
          <w:tcPr>
            <w:tcW w:w="2041" w:type="dxa"/>
            <w:shd w:val="clear" w:color="auto" w:fill="auto"/>
            <w:noWrap/>
            <w:vAlign w:val="center"/>
            <w:hideMark/>
          </w:tcPr>
          <w:p w14:paraId="19E7814F" w14:textId="4316EBC1" w:rsidR="00AB2F07" w:rsidRPr="008D32AB" w:rsidRDefault="00AB2F07" w:rsidP="00AB2F07">
            <w:pPr>
              <w:pStyle w:val="Table"/>
              <w:jc w:val="right"/>
            </w:pPr>
            <w:r w:rsidRPr="00895B89">
              <w:t>0.00 [0.00, 52.18]</w:t>
            </w:r>
          </w:p>
        </w:tc>
      </w:tr>
      <w:tr w:rsidR="00AB2F07" w:rsidRPr="008D32AB" w14:paraId="6D687918" w14:textId="77777777" w:rsidTr="00AB2F07">
        <w:trPr>
          <w:trHeight w:val="290"/>
        </w:trPr>
        <w:tc>
          <w:tcPr>
            <w:tcW w:w="1077" w:type="dxa"/>
            <w:shd w:val="clear" w:color="auto" w:fill="auto"/>
            <w:noWrap/>
            <w:vAlign w:val="center"/>
            <w:hideMark/>
          </w:tcPr>
          <w:p w14:paraId="191BC845" w14:textId="1986DCE9" w:rsidR="00AB2F07" w:rsidRPr="008D32AB" w:rsidRDefault="00AB2F07" w:rsidP="00AB2F07">
            <w:pPr>
              <w:pStyle w:val="Table"/>
            </w:pPr>
            <w:r w:rsidRPr="00895B89">
              <w:t>2012/2013</w:t>
            </w:r>
          </w:p>
        </w:tc>
        <w:tc>
          <w:tcPr>
            <w:tcW w:w="1361" w:type="dxa"/>
            <w:shd w:val="clear" w:color="auto" w:fill="auto"/>
            <w:noWrap/>
            <w:vAlign w:val="center"/>
            <w:hideMark/>
          </w:tcPr>
          <w:p w14:paraId="59DEC25A" w14:textId="4ECF9A06" w:rsidR="00AB2F07" w:rsidRPr="008D32AB" w:rsidRDefault="00AB2F07" w:rsidP="00AB2F07">
            <w:pPr>
              <w:pStyle w:val="Table"/>
            </w:pPr>
            <w:r w:rsidRPr="00895B89">
              <w:t>Saunders</w:t>
            </w:r>
          </w:p>
        </w:tc>
        <w:tc>
          <w:tcPr>
            <w:tcW w:w="1928" w:type="dxa"/>
            <w:shd w:val="clear" w:color="auto" w:fill="auto"/>
            <w:noWrap/>
            <w:vAlign w:val="center"/>
            <w:hideMark/>
          </w:tcPr>
          <w:p w14:paraId="51D2D4E1" w14:textId="070D06AC" w:rsidR="00AB2F07" w:rsidRPr="008D32AB" w:rsidRDefault="00AB2F07" w:rsidP="00AB2F07">
            <w:pPr>
              <w:pStyle w:val="Table"/>
            </w:pPr>
            <w:r w:rsidRPr="00895B89">
              <w:t>Rockhopper penguin</w:t>
            </w:r>
          </w:p>
        </w:tc>
        <w:tc>
          <w:tcPr>
            <w:tcW w:w="794" w:type="dxa"/>
            <w:shd w:val="clear" w:color="auto" w:fill="auto"/>
            <w:noWrap/>
            <w:vAlign w:val="center"/>
            <w:hideMark/>
          </w:tcPr>
          <w:p w14:paraId="203DA1F1" w14:textId="4D060E58" w:rsidR="00AB2F07" w:rsidRPr="008D32AB" w:rsidRDefault="00AB2F07" w:rsidP="00AB2F07">
            <w:pPr>
              <w:pStyle w:val="Table"/>
              <w:jc w:val="right"/>
            </w:pPr>
            <w:r w:rsidRPr="00895B89">
              <w:t>15</w:t>
            </w:r>
          </w:p>
        </w:tc>
        <w:tc>
          <w:tcPr>
            <w:tcW w:w="2041" w:type="dxa"/>
            <w:shd w:val="clear" w:color="auto" w:fill="auto"/>
            <w:noWrap/>
            <w:vAlign w:val="center"/>
            <w:hideMark/>
          </w:tcPr>
          <w:p w14:paraId="777A6B18" w14:textId="34368392" w:rsidR="00AB2F07" w:rsidRPr="008D32AB" w:rsidRDefault="00AB2F07" w:rsidP="00AB2F07">
            <w:pPr>
              <w:pStyle w:val="Table"/>
              <w:jc w:val="right"/>
            </w:pPr>
            <w:r w:rsidRPr="00895B89">
              <w:t>33.33 [11.82, 61.62]</w:t>
            </w:r>
          </w:p>
        </w:tc>
        <w:tc>
          <w:tcPr>
            <w:tcW w:w="2041" w:type="dxa"/>
            <w:shd w:val="clear" w:color="auto" w:fill="auto"/>
            <w:noWrap/>
            <w:vAlign w:val="center"/>
            <w:hideMark/>
          </w:tcPr>
          <w:p w14:paraId="2E6B820A" w14:textId="1930F34F" w:rsidR="00AB2F07" w:rsidRPr="008D32AB" w:rsidRDefault="00AB2F07" w:rsidP="00AB2F07">
            <w:pPr>
              <w:pStyle w:val="Table"/>
              <w:jc w:val="right"/>
            </w:pPr>
            <w:r w:rsidRPr="00895B89">
              <w:t>13.33 [1.66, 40.46]</w:t>
            </w:r>
          </w:p>
        </w:tc>
      </w:tr>
      <w:tr w:rsidR="00AB2F07" w:rsidRPr="008D32AB" w14:paraId="11C55E37" w14:textId="77777777" w:rsidTr="00AB2F07">
        <w:trPr>
          <w:trHeight w:val="290"/>
        </w:trPr>
        <w:tc>
          <w:tcPr>
            <w:tcW w:w="1077" w:type="dxa"/>
            <w:shd w:val="clear" w:color="auto" w:fill="auto"/>
            <w:noWrap/>
            <w:vAlign w:val="center"/>
            <w:hideMark/>
          </w:tcPr>
          <w:p w14:paraId="5BFA8826" w14:textId="51AB21DC" w:rsidR="00AB2F07" w:rsidRPr="008D32AB" w:rsidRDefault="00AB2F07" w:rsidP="00AB2F07">
            <w:pPr>
              <w:pStyle w:val="Table"/>
            </w:pPr>
            <w:r w:rsidRPr="00895B89">
              <w:t>2012/2013</w:t>
            </w:r>
          </w:p>
        </w:tc>
        <w:tc>
          <w:tcPr>
            <w:tcW w:w="1361" w:type="dxa"/>
            <w:shd w:val="clear" w:color="auto" w:fill="auto"/>
            <w:noWrap/>
            <w:vAlign w:val="center"/>
            <w:hideMark/>
          </w:tcPr>
          <w:p w14:paraId="35461284" w14:textId="6007440F" w:rsidR="00AB2F07" w:rsidRPr="008D32AB" w:rsidRDefault="00AB2F07" w:rsidP="00AB2F07">
            <w:pPr>
              <w:pStyle w:val="Table"/>
            </w:pPr>
            <w:r w:rsidRPr="00895B89">
              <w:t>Saunders</w:t>
            </w:r>
          </w:p>
        </w:tc>
        <w:tc>
          <w:tcPr>
            <w:tcW w:w="1928" w:type="dxa"/>
            <w:shd w:val="clear" w:color="auto" w:fill="auto"/>
            <w:noWrap/>
            <w:vAlign w:val="center"/>
            <w:hideMark/>
          </w:tcPr>
          <w:p w14:paraId="5C411D54" w14:textId="2E3D8A05" w:rsidR="00AB2F07" w:rsidRPr="008D32AB" w:rsidRDefault="00AB2F07" w:rsidP="00AB2F07">
            <w:pPr>
              <w:pStyle w:val="Table"/>
            </w:pPr>
            <w:r w:rsidRPr="00895B89">
              <w:t>Gentoo penguin</w:t>
            </w:r>
          </w:p>
        </w:tc>
        <w:tc>
          <w:tcPr>
            <w:tcW w:w="794" w:type="dxa"/>
            <w:shd w:val="clear" w:color="auto" w:fill="auto"/>
            <w:noWrap/>
            <w:vAlign w:val="center"/>
            <w:hideMark/>
          </w:tcPr>
          <w:p w14:paraId="490F1561" w14:textId="23C412F3" w:rsidR="00AB2F07" w:rsidRPr="008D32AB" w:rsidRDefault="00AB2F07" w:rsidP="00AB2F07">
            <w:pPr>
              <w:pStyle w:val="Table"/>
              <w:jc w:val="right"/>
            </w:pPr>
            <w:r w:rsidRPr="00895B89">
              <w:t>15</w:t>
            </w:r>
          </w:p>
        </w:tc>
        <w:tc>
          <w:tcPr>
            <w:tcW w:w="2041" w:type="dxa"/>
            <w:shd w:val="clear" w:color="auto" w:fill="auto"/>
            <w:noWrap/>
            <w:vAlign w:val="center"/>
            <w:hideMark/>
          </w:tcPr>
          <w:p w14:paraId="62B3F95C" w14:textId="0FDDEB7D" w:rsidR="00AB2F07" w:rsidRPr="008D32AB" w:rsidRDefault="00AB2F07" w:rsidP="00AB2F07">
            <w:pPr>
              <w:pStyle w:val="Table"/>
              <w:jc w:val="right"/>
            </w:pPr>
            <w:r w:rsidRPr="00895B89">
              <w:t>0.00 [0.00, 21.80]</w:t>
            </w:r>
          </w:p>
        </w:tc>
        <w:tc>
          <w:tcPr>
            <w:tcW w:w="2041" w:type="dxa"/>
            <w:shd w:val="clear" w:color="auto" w:fill="auto"/>
            <w:noWrap/>
            <w:vAlign w:val="center"/>
            <w:hideMark/>
          </w:tcPr>
          <w:p w14:paraId="2D72376F" w14:textId="4111CA7B" w:rsidR="00AB2F07" w:rsidRPr="008D32AB" w:rsidRDefault="00AB2F07" w:rsidP="00AB2F07">
            <w:pPr>
              <w:pStyle w:val="Table"/>
              <w:jc w:val="right"/>
            </w:pPr>
            <w:r w:rsidRPr="00895B89">
              <w:t>0.00 [0.00, 21.80]</w:t>
            </w:r>
          </w:p>
        </w:tc>
      </w:tr>
      <w:tr w:rsidR="00AB2F07" w:rsidRPr="008D32AB" w14:paraId="6A84FA75" w14:textId="77777777" w:rsidTr="00AB2F07">
        <w:trPr>
          <w:trHeight w:val="290"/>
        </w:trPr>
        <w:tc>
          <w:tcPr>
            <w:tcW w:w="1077" w:type="dxa"/>
            <w:shd w:val="clear" w:color="auto" w:fill="auto"/>
            <w:noWrap/>
            <w:vAlign w:val="center"/>
            <w:hideMark/>
          </w:tcPr>
          <w:p w14:paraId="5BBC22FE" w14:textId="09F9E056" w:rsidR="00AB2F07" w:rsidRPr="008D32AB" w:rsidRDefault="00AB2F07" w:rsidP="00AB2F07">
            <w:pPr>
              <w:pStyle w:val="Table"/>
            </w:pPr>
            <w:r w:rsidRPr="00895B89">
              <w:t>2012/2013</w:t>
            </w:r>
          </w:p>
        </w:tc>
        <w:tc>
          <w:tcPr>
            <w:tcW w:w="1361" w:type="dxa"/>
            <w:shd w:val="clear" w:color="auto" w:fill="auto"/>
            <w:noWrap/>
            <w:vAlign w:val="center"/>
            <w:hideMark/>
          </w:tcPr>
          <w:p w14:paraId="5B976142" w14:textId="312BACCA" w:rsidR="00AB2F07" w:rsidRPr="008D32AB" w:rsidRDefault="00AB2F07" w:rsidP="00AB2F07">
            <w:pPr>
              <w:pStyle w:val="Table"/>
            </w:pPr>
            <w:r w:rsidRPr="00895B89">
              <w:t>Saunders</w:t>
            </w:r>
          </w:p>
        </w:tc>
        <w:tc>
          <w:tcPr>
            <w:tcW w:w="1928" w:type="dxa"/>
            <w:shd w:val="clear" w:color="auto" w:fill="auto"/>
            <w:noWrap/>
            <w:vAlign w:val="center"/>
            <w:hideMark/>
          </w:tcPr>
          <w:p w14:paraId="597B0BE6" w14:textId="0D496F43" w:rsidR="00AB2F07" w:rsidRPr="008D32AB" w:rsidRDefault="00AB2F07" w:rsidP="00AB2F07">
            <w:pPr>
              <w:pStyle w:val="Table"/>
            </w:pPr>
            <w:proofErr w:type="spellStart"/>
            <w:r w:rsidRPr="00895B89">
              <w:t>Magellanic</w:t>
            </w:r>
            <w:proofErr w:type="spellEnd"/>
            <w:r w:rsidRPr="00895B89">
              <w:t xml:space="preserve"> penguin</w:t>
            </w:r>
          </w:p>
        </w:tc>
        <w:tc>
          <w:tcPr>
            <w:tcW w:w="794" w:type="dxa"/>
            <w:shd w:val="clear" w:color="auto" w:fill="auto"/>
            <w:noWrap/>
            <w:vAlign w:val="center"/>
            <w:hideMark/>
          </w:tcPr>
          <w:p w14:paraId="6084581C" w14:textId="4A4E65A1" w:rsidR="00AB2F07" w:rsidRPr="008D32AB" w:rsidRDefault="00AB2F07" w:rsidP="00AB2F07">
            <w:pPr>
              <w:pStyle w:val="Table"/>
              <w:jc w:val="right"/>
            </w:pPr>
            <w:r w:rsidRPr="00895B89">
              <w:t>1</w:t>
            </w:r>
          </w:p>
        </w:tc>
        <w:tc>
          <w:tcPr>
            <w:tcW w:w="2041" w:type="dxa"/>
            <w:shd w:val="clear" w:color="auto" w:fill="auto"/>
            <w:noWrap/>
            <w:vAlign w:val="center"/>
            <w:hideMark/>
          </w:tcPr>
          <w:p w14:paraId="5035170B" w14:textId="09FBAD96" w:rsidR="00AB2F07" w:rsidRPr="008D32AB" w:rsidRDefault="00AB2F07" w:rsidP="00AB2F07">
            <w:pPr>
              <w:pStyle w:val="Table"/>
              <w:jc w:val="right"/>
            </w:pPr>
            <w:r w:rsidRPr="00895B89">
              <w:t>0.00 [0.00, 97.50]</w:t>
            </w:r>
          </w:p>
        </w:tc>
        <w:tc>
          <w:tcPr>
            <w:tcW w:w="2041" w:type="dxa"/>
            <w:shd w:val="clear" w:color="auto" w:fill="auto"/>
            <w:noWrap/>
            <w:vAlign w:val="center"/>
            <w:hideMark/>
          </w:tcPr>
          <w:p w14:paraId="1FC1D7EA" w14:textId="665D3C63" w:rsidR="00AB2F07" w:rsidRPr="008D32AB" w:rsidRDefault="00AB2F07" w:rsidP="00AB2F07">
            <w:pPr>
              <w:pStyle w:val="Table"/>
              <w:jc w:val="right"/>
            </w:pPr>
            <w:r w:rsidRPr="00895B89">
              <w:t>0.00 [0.00, 97.50]</w:t>
            </w:r>
          </w:p>
        </w:tc>
      </w:tr>
      <w:tr w:rsidR="00AB2F07" w:rsidRPr="008D32AB" w14:paraId="3FD8F2E5" w14:textId="77777777" w:rsidTr="00AB2F07">
        <w:trPr>
          <w:trHeight w:val="290"/>
        </w:trPr>
        <w:tc>
          <w:tcPr>
            <w:tcW w:w="1077" w:type="dxa"/>
            <w:shd w:val="clear" w:color="auto" w:fill="auto"/>
            <w:noWrap/>
            <w:vAlign w:val="center"/>
            <w:hideMark/>
          </w:tcPr>
          <w:p w14:paraId="0A893B2A" w14:textId="0B550140" w:rsidR="00AB2F07" w:rsidRPr="008D32AB" w:rsidRDefault="00AB2F07" w:rsidP="00AB2F07">
            <w:pPr>
              <w:pStyle w:val="Table"/>
            </w:pPr>
            <w:r w:rsidRPr="00895B89">
              <w:t>2012/2013</w:t>
            </w:r>
          </w:p>
        </w:tc>
        <w:tc>
          <w:tcPr>
            <w:tcW w:w="1361" w:type="dxa"/>
            <w:shd w:val="clear" w:color="auto" w:fill="auto"/>
            <w:noWrap/>
            <w:vAlign w:val="center"/>
            <w:hideMark/>
          </w:tcPr>
          <w:p w14:paraId="4DAF79DF" w14:textId="26DDE613" w:rsidR="00AB2F07" w:rsidRPr="008D32AB" w:rsidRDefault="00AB2F07" w:rsidP="00AB2F07">
            <w:pPr>
              <w:pStyle w:val="Table"/>
            </w:pPr>
            <w:r w:rsidRPr="00895B89">
              <w:t>Carcass</w:t>
            </w:r>
          </w:p>
        </w:tc>
        <w:tc>
          <w:tcPr>
            <w:tcW w:w="1928" w:type="dxa"/>
            <w:shd w:val="clear" w:color="auto" w:fill="auto"/>
            <w:noWrap/>
            <w:vAlign w:val="center"/>
            <w:hideMark/>
          </w:tcPr>
          <w:p w14:paraId="5FE34204" w14:textId="307102D3" w:rsidR="00AB2F07" w:rsidRPr="008D32AB" w:rsidRDefault="00AB2F07" w:rsidP="00AB2F07">
            <w:pPr>
              <w:pStyle w:val="Table"/>
            </w:pPr>
            <w:r w:rsidRPr="00895B89">
              <w:t>Gentoo penguin</w:t>
            </w:r>
          </w:p>
        </w:tc>
        <w:tc>
          <w:tcPr>
            <w:tcW w:w="794" w:type="dxa"/>
            <w:shd w:val="clear" w:color="auto" w:fill="auto"/>
            <w:noWrap/>
            <w:vAlign w:val="center"/>
            <w:hideMark/>
          </w:tcPr>
          <w:p w14:paraId="2C6883C6" w14:textId="070CF750" w:rsidR="00AB2F07" w:rsidRPr="008D32AB" w:rsidRDefault="00AB2F07" w:rsidP="00AB2F07">
            <w:pPr>
              <w:pStyle w:val="Table"/>
              <w:jc w:val="right"/>
            </w:pPr>
            <w:r w:rsidRPr="00895B89">
              <w:t>10</w:t>
            </w:r>
          </w:p>
        </w:tc>
        <w:tc>
          <w:tcPr>
            <w:tcW w:w="2041" w:type="dxa"/>
            <w:shd w:val="clear" w:color="auto" w:fill="auto"/>
            <w:noWrap/>
            <w:vAlign w:val="center"/>
            <w:hideMark/>
          </w:tcPr>
          <w:p w14:paraId="4094011F" w14:textId="047FBF41" w:rsidR="00AB2F07" w:rsidRPr="008D32AB" w:rsidRDefault="00AB2F07" w:rsidP="00AB2F07">
            <w:pPr>
              <w:pStyle w:val="Table"/>
              <w:jc w:val="right"/>
            </w:pPr>
            <w:r w:rsidRPr="00895B89">
              <w:t>0.00 [0.00, 30.85]</w:t>
            </w:r>
          </w:p>
        </w:tc>
        <w:tc>
          <w:tcPr>
            <w:tcW w:w="2041" w:type="dxa"/>
            <w:shd w:val="clear" w:color="auto" w:fill="auto"/>
            <w:noWrap/>
            <w:vAlign w:val="center"/>
            <w:hideMark/>
          </w:tcPr>
          <w:p w14:paraId="08FBD2F7" w14:textId="1F0596C6" w:rsidR="00AB2F07" w:rsidRPr="008D32AB" w:rsidRDefault="00AB2F07" w:rsidP="00AB2F07">
            <w:pPr>
              <w:pStyle w:val="Table"/>
              <w:jc w:val="right"/>
            </w:pPr>
            <w:r w:rsidRPr="00895B89">
              <w:t>0.00 [0.00, 30.85]</w:t>
            </w:r>
          </w:p>
        </w:tc>
      </w:tr>
      <w:tr w:rsidR="00AB2F07" w:rsidRPr="008D32AB" w14:paraId="1D868C77" w14:textId="77777777" w:rsidTr="00AB2F07">
        <w:trPr>
          <w:trHeight w:val="290"/>
        </w:trPr>
        <w:tc>
          <w:tcPr>
            <w:tcW w:w="1077" w:type="dxa"/>
            <w:shd w:val="clear" w:color="auto" w:fill="auto"/>
            <w:noWrap/>
            <w:vAlign w:val="center"/>
            <w:hideMark/>
          </w:tcPr>
          <w:p w14:paraId="00EB18A2" w14:textId="2A14A0F0" w:rsidR="00AB2F07" w:rsidRPr="008D32AB" w:rsidRDefault="00AB2F07" w:rsidP="00AB2F07">
            <w:pPr>
              <w:pStyle w:val="Table"/>
            </w:pPr>
            <w:r w:rsidRPr="00895B89">
              <w:t>2012/2013</w:t>
            </w:r>
          </w:p>
        </w:tc>
        <w:tc>
          <w:tcPr>
            <w:tcW w:w="1361" w:type="dxa"/>
            <w:shd w:val="clear" w:color="auto" w:fill="auto"/>
            <w:noWrap/>
            <w:vAlign w:val="center"/>
            <w:hideMark/>
          </w:tcPr>
          <w:p w14:paraId="561C9F5F" w14:textId="59F166F6" w:rsidR="00AB2F07" w:rsidRPr="008D32AB" w:rsidRDefault="00AB2F07" w:rsidP="00AB2F07">
            <w:pPr>
              <w:pStyle w:val="Table"/>
            </w:pPr>
            <w:r w:rsidRPr="00895B89">
              <w:t>Carcass</w:t>
            </w:r>
          </w:p>
        </w:tc>
        <w:tc>
          <w:tcPr>
            <w:tcW w:w="1928" w:type="dxa"/>
            <w:shd w:val="clear" w:color="auto" w:fill="auto"/>
            <w:noWrap/>
            <w:vAlign w:val="center"/>
            <w:hideMark/>
          </w:tcPr>
          <w:p w14:paraId="231AD2E9" w14:textId="51B1AB0F" w:rsidR="00AB2F07" w:rsidRPr="008D32AB" w:rsidRDefault="00AB2F07" w:rsidP="00AB2F07">
            <w:pPr>
              <w:pStyle w:val="Table"/>
            </w:pPr>
            <w:proofErr w:type="spellStart"/>
            <w:r w:rsidRPr="00895B89">
              <w:t>Magellanic</w:t>
            </w:r>
            <w:proofErr w:type="spellEnd"/>
            <w:r w:rsidRPr="00895B89">
              <w:t xml:space="preserve"> penguin</w:t>
            </w:r>
          </w:p>
        </w:tc>
        <w:tc>
          <w:tcPr>
            <w:tcW w:w="794" w:type="dxa"/>
            <w:shd w:val="clear" w:color="auto" w:fill="auto"/>
            <w:noWrap/>
            <w:vAlign w:val="center"/>
            <w:hideMark/>
          </w:tcPr>
          <w:p w14:paraId="5719F9F4" w14:textId="12477DB6" w:rsidR="00AB2F07" w:rsidRPr="008D32AB" w:rsidRDefault="00AB2F07" w:rsidP="00AB2F07">
            <w:pPr>
              <w:pStyle w:val="Table"/>
              <w:jc w:val="right"/>
            </w:pPr>
            <w:r w:rsidRPr="00895B89">
              <w:t>10</w:t>
            </w:r>
          </w:p>
        </w:tc>
        <w:tc>
          <w:tcPr>
            <w:tcW w:w="2041" w:type="dxa"/>
            <w:shd w:val="clear" w:color="auto" w:fill="auto"/>
            <w:noWrap/>
            <w:vAlign w:val="center"/>
            <w:hideMark/>
          </w:tcPr>
          <w:p w14:paraId="1A96E028" w14:textId="4FA10981" w:rsidR="00AB2F07" w:rsidRPr="008D32AB" w:rsidRDefault="00AB2F07" w:rsidP="00AB2F07">
            <w:pPr>
              <w:pStyle w:val="Table"/>
              <w:jc w:val="right"/>
            </w:pPr>
            <w:r w:rsidRPr="00895B89">
              <w:t>0.00 [0.00, 30.85]</w:t>
            </w:r>
          </w:p>
        </w:tc>
        <w:tc>
          <w:tcPr>
            <w:tcW w:w="2041" w:type="dxa"/>
            <w:shd w:val="clear" w:color="auto" w:fill="auto"/>
            <w:noWrap/>
            <w:vAlign w:val="center"/>
            <w:hideMark/>
          </w:tcPr>
          <w:p w14:paraId="29222231" w14:textId="60482974" w:rsidR="00AB2F07" w:rsidRPr="008D32AB" w:rsidRDefault="00AB2F07" w:rsidP="00AB2F07">
            <w:pPr>
              <w:pStyle w:val="Table"/>
              <w:jc w:val="right"/>
            </w:pPr>
            <w:r w:rsidRPr="00895B89">
              <w:t>0.00 [0.00, 30.85]</w:t>
            </w:r>
          </w:p>
        </w:tc>
      </w:tr>
      <w:tr w:rsidR="00AB2F07" w:rsidRPr="008D32AB" w14:paraId="0C50661C" w14:textId="77777777" w:rsidTr="00AB2F07">
        <w:trPr>
          <w:trHeight w:val="290"/>
        </w:trPr>
        <w:tc>
          <w:tcPr>
            <w:tcW w:w="1077" w:type="dxa"/>
            <w:shd w:val="clear" w:color="auto" w:fill="auto"/>
            <w:noWrap/>
            <w:vAlign w:val="center"/>
            <w:hideMark/>
          </w:tcPr>
          <w:p w14:paraId="4DC782D4" w14:textId="69587DC8" w:rsidR="00AB2F07" w:rsidRPr="008D32AB" w:rsidRDefault="00AB2F07" w:rsidP="00AB2F07">
            <w:pPr>
              <w:pStyle w:val="Table"/>
            </w:pPr>
            <w:r w:rsidRPr="00895B89">
              <w:t>2012/2013</w:t>
            </w:r>
          </w:p>
        </w:tc>
        <w:tc>
          <w:tcPr>
            <w:tcW w:w="1361" w:type="dxa"/>
            <w:shd w:val="clear" w:color="auto" w:fill="auto"/>
            <w:noWrap/>
            <w:vAlign w:val="center"/>
            <w:hideMark/>
          </w:tcPr>
          <w:p w14:paraId="79F2D16F" w14:textId="27435345" w:rsidR="00AB2F07" w:rsidRPr="008D32AB" w:rsidRDefault="00AB2F07" w:rsidP="00AB2F07">
            <w:pPr>
              <w:pStyle w:val="Table"/>
            </w:pPr>
            <w:r w:rsidRPr="00895B89">
              <w:t>Carcass</w:t>
            </w:r>
          </w:p>
        </w:tc>
        <w:tc>
          <w:tcPr>
            <w:tcW w:w="1928" w:type="dxa"/>
            <w:shd w:val="clear" w:color="auto" w:fill="auto"/>
            <w:noWrap/>
            <w:vAlign w:val="center"/>
            <w:hideMark/>
          </w:tcPr>
          <w:p w14:paraId="73598808" w14:textId="56166807" w:rsidR="00AB2F07" w:rsidRPr="008D32AB" w:rsidRDefault="00AB2F07" w:rsidP="00AB2F07">
            <w:pPr>
              <w:pStyle w:val="Table"/>
            </w:pPr>
            <w:r w:rsidRPr="00895B89">
              <w:t>Skua</w:t>
            </w:r>
          </w:p>
        </w:tc>
        <w:tc>
          <w:tcPr>
            <w:tcW w:w="794" w:type="dxa"/>
            <w:shd w:val="clear" w:color="auto" w:fill="auto"/>
            <w:noWrap/>
            <w:vAlign w:val="center"/>
            <w:hideMark/>
          </w:tcPr>
          <w:p w14:paraId="4CC48CB9" w14:textId="3BED7D48" w:rsidR="00AB2F07" w:rsidRPr="008D32AB" w:rsidRDefault="00AB2F07" w:rsidP="00AB2F07">
            <w:pPr>
              <w:pStyle w:val="Table"/>
              <w:jc w:val="right"/>
            </w:pPr>
            <w:r w:rsidRPr="00895B89">
              <w:t>17</w:t>
            </w:r>
          </w:p>
        </w:tc>
        <w:tc>
          <w:tcPr>
            <w:tcW w:w="2041" w:type="dxa"/>
            <w:shd w:val="clear" w:color="auto" w:fill="auto"/>
            <w:noWrap/>
            <w:vAlign w:val="center"/>
            <w:hideMark/>
          </w:tcPr>
          <w:p w14:paraId="2B576BC0" w14:textId="17432C46" w:rsidR="00AB2F07" w:rsidRPr="008D32AB" w:rsidRDefault="00AB2F07" w:rsidP="00AB2F07">
            <w:pPr>
              <w:pStyle w:val="Table"/>
              <w:jc w:val="right"/>
            </w:pPr>
            <w:r w:rsidRPr="00895B89">
              <w:t>23.53 [6.81, 49.90]</w:t>
            </w:r>
          </w:p>
        </w:tc>
        <w:tc>
          <w:tcPr>
            <w:tcW w:w="2041" w:type="dxa"/>
            <w:shd w:val="clear" w:color="auto" w:fill="auto"/>
            <w:noWrap/>
            <w:vAlign w:val="center"/>
            <w:hideMark/>
          </w:tcPr>
          <w:p w14:paraId="53CD76B8" w14:textId="1400E5EE" w:rsidR="00AB2F07" w:rsidRPr="008D32AB" w:rsidRDefault="00AB2F07" w:rsidP="00AB2F07">
            <w:pPr>
              <w:pStyle w:val="Table"/>
              <w:jc w:val="right"/>
            </w:pPr>
            <w:r w:rsidRPr="00895B89">
              <w:t>0.00 [0.00, 19.51]</w:t>
            </w:r>
          </w:p>
        </w:tc>
      </w:tr>
      <w:tr w:rsidR="00AB2F07" w:rsidRPr="008D32AB" w14:paraId="527B88B1" w14:textId="77777777" w:rsidTr="00AB2F07">
        <w:trPr>
          <w:trHeight w:val="290"/>
        </w:trPr>
        <w:tc>
          <w:tcPr>
            <w:tcW w:w="1077" w:type="dxa"/>
            <w:shd w:val="clear" w:color="auto" w:fill="auto"/>
            <w:noWrap/>
            <w:vAlign w:val="center"/>
            <w:hideMark/>
          </w:tcPr>
          <w:p w14:paraId="0369FDEB" w14:textId="62527EFD" w:rsidR="00AB2F07" w:rsidRPr="008D32AB" w:rsidRDefault="00AB2F07" w:rsidP="00AB2F07">
            <w:pPr>
              <w:pStyle w:val="Table"/>
            </w:pPr>
            <w:r w:rsidRPr="00895B89">
              <w:t>2017/2018</w:t>
            </w:r>
          </w:p>
        </w:tc>
        <w:tc>
          <w:tcPr>
            <w:tcW w:w="1361" w:type="dxa"/>
            <w:shd w:val="clear" w:color="auto" w:fill="auto"/>
            <w:noWrap/>
            <w:vAlign w:val="center"/>
            <w:hideMark/>
          </w:tcPr>
          <w:p w14:paraId="143EC743" w14:textId="21E4418D" w:rsidR="00AB2F07" w:rsidRPr="008D32AB" w:rsidRDefault="00AB2F07" w:rsidP="00AB2F07">
            <w:pPr>
              <w:pStyle w:val="Table"/>
            </w:pPr>
            <w:r w:rsidRPr="00895B89">
              <w:t>New Island</w:t>
            </w:r>
          </w:p>
        </w:tc>
        <w:tc>
          <w:tcPr>
            <w:tcW w:w="1928" w:type="dxa"/>
            <w:shd w:val="clear" w:color="auto" w:fill="auto"/>
            <w:noWrap/>
            <w:vAlign w:val="center"/>
            <w:hideMark/>
          </w:tcPr>
          <w:p w14:paraId="476F133B" w14:textId="1E148F8F" w:rsidR="00AB2F07" w:rsidRPr="008D32AB" w:rsidRDefault="00AB2F07" w:rsidP="00AB2F07">
            <w:pPr>
              <w:pStyle w:val="Table"/>
            </w:pPr>
            <w:r w:rsidRPr="00895B89">
              <w:t>Albatross</w:t>
            </w:r>
          </w:p>
        </w:tc>
        <w:tc>
          <w:tcPr>
            <w:tcW w:w="794" w:type="dxa"/>
            <w:shd w:val="clear" w:color="auto" w:fill="auto"/>
            <w:noWrap/>
            <w:vAlign w:val="center"/>
            <w:hideMark/>
          </w:tcPr>
          <w:p w14:paraId="0B4199A0" w14:textId="07BE01A1" w:rsidR="00AB2F07" w:rsidRPr="008D32AB" w:rsidRDefault="00AB2F07" w:rsidP="00AB2F07">
            <w:pPr>
              <w:pStyle w:val="Table"/>
              <w:jc w:val="right"/>
            </w:pPr>
            <w:r w:rsidRPr="00895B89">
              <w:t>15</w:t>
            </w:r>
          </w:p>
        </w:tc>
        <w:tc>
          <w:tcPr>
            <w:tcW w:w="2041" w:type="dxa"/>
            <w:shd w:val="clear" w:color="auto" w:fill="auto"/>
            <w:noWrap/>
            <w:vAlign w:val="center"/>
            <w:hideMark/>
          </w:tcPr>
          <w:p w14:paraId="6EAF44C5" w14:textId="0B1AAB06" w:rsidR="00AB2F07" w:rsidRPr="008D32AB" w:rsidRDefault="00AB2F07" w:rsidP="00AB2F07">
            <w:pPr>
              <w:pStyle w:val="Table"/>
              <w:jc w:val="right"/>
            </w:pPr>
            <w:r w:rsidRPr="00895B89">
              <w:t>0.00 [0.00, 21.80]</w:t>
            </w:r>
          </w:p>
        </w:tc>
        <w:tc>
          <w:tcPr>
            <w:tcW w:w="2041" w:type="dxa"/>
            <w:shd w:val="clear" w:color="auto" w:fill="auto"/>
            <w:noWrap/>
            <w:vAlign w:val="center"/>
            <w:hideMark/>
          </w:tcPr>
          <w:p w14:paraId="54EE3BDE" w14:textId="716911C9" w:rsidR="00AB2F07" w:rsidRPr="008D32AB" w:rsidRDefault="00AB2F07" w:rsidP="00AB2F07">
            <w:pPr>
              <w:pStyle w:val="Table"/>
              <w:jc w:val="right"/>
            </w:pPr>
            <w:r w:rsidRPr="00895B89">
              <w:t>0.00 [0.00, 21.80]</w:t>
            </w:r>
          </w:p>
        </w:tc>
      </w:tr>
      <w:tr w:rsidR="00AB2F07" w:rsidRPr="008D32AB" w14:paraId="3E512095" w14:textId="77777777" w:rsidTr="00AB2F07">
        <w:trPr>
          <w:trHeight w:val="290"/>
        </w:trPr>
        <w:tc>
          <w:tcPr>
            <w:tcW w:w="1077" w:type="dxa"/>
            <w:shd w:val="clear" w:color="auto" w:fill="auto"/>
            <w:noWrap/>
            <w:vAlign w:val="center"/>
            <w:hideMark/>
          </w:tcPr>
          <w:p w14:paraId="6837CE5B" w14:textId="2BDAFEAA" w:rsidR="00AB2F07" w:rsidRPr="008D32AB" w:rsidRDefault="00AB2F07" w:rsidP="00AB2F07">
            <w:pPr>
              <w:pStyle w:val="Table"/>
            </w:pPr>
            <w:r w:rsidRPr="00895B89">
              <w:t>2017/2018</w:t>
            </w:r>
          </w:p>
        </w:tc>
        <w:tc>
          <w:tcPr>
            <w:tcW w:w="1361" w:type="dxa"/>
            <w:shd w:val="clear" w:color="auto" w:fill="auto"/>
            <w:noWrap/>
            <w:vAlign w:val="center"/>
            <w:hideMark/>
          </w:tcPr>
          <w:p w14:paraId="3FF47404" w14:textId="42F9A0DF" w:rsidR="00AB2F07" w:rsidRPr="008D32AB" w:rsidRDefault="00AB2F07" w:rsidP="00AB2F07">
            <w:pPr>
              <w:pStyle w:val="Table"/>
            </w:pPr>
            <w:r w:rsidRPr="00895B89">
              <w:t>New Island</w:t>
            </w:r>
          </w:p>
        </w:tc>
        <w:tc>
          <w:tcPr>
            <w:tcW w:w="1928" w:type="dxa"/>
            <w:shd w:val="clear" w:color="auto" w:fill="auto"/>
            <w:noWrap/>
            <w:vAlign w:val="center"/>
            <w:hideMark/>
          </w:tcPr>
          <w:p w14:paraId="20139A11" w14:textId="1A7AADA3" w:rsidR="00AB2F07" w:rsidRPr="008D32AB" w:rsidRDefault="00AB2F07" w:rsidP="00AB2F07">
            <w:pPr>
              <w:pStyle w:val="Table"/>
            </w:pPr>
            <w:r w:rsidRPr="00895B89">
              <w:t>Shag</w:t>
            </w:r>
          </w:p>
        </w:tc>
        <w:tc>
          <w:tcPr>
            <w:tcW w:w="794" w:type="dxa"/>
            <w:shd w:val="clear" w:color="auto" w:fill="auto"/>
            <w:noWrap/>
            <w:vAlign w:val="center"/>
            <w:hideMark/>
          </w:tcPr>
          <w:p w14:paraId="2B0A4522" w14:textId="6B2F38CC" w:rsidR="00AB2F07" w:rsidRPr="008D32AB" w:rsidRDefault="00AB2F07" w:rsidP="00AB2F07">
            <w:pPr>
              <w:pStyle w:val="Table"/>
              <w:jc w:val="right"/>
            </w:pPr>
            <w:r w:rsidRPr="00895B89">
              <w:t>15</w:t>
            </w:r>
          </w:p>
        </w:tc>
        <w:tc>
          <w:tcPr>
            <w:tcW w:w="2041" w:type="dxa"/>
            <w:shd w:val="clear" w:color="auto" w:fill="auto"/>
            <w:noWrap/>
            <w:vAlign w:val="center"/>
            <w:hideMark/>
          </w:tcPr>
          <w:p w14:paraId="440B03B7" w14:textId="399D0381" w:rsidR="00AB2F07" w:rsidRPr="008D32AB" w:rsidRDefault="00AB2F07" w:rsidP="00AB2F07">
            <w:pPr>
              <w:pStyle w:val="Table"/>
              <w:jc w:val="right"/>
            </w:pPr>
            <w:r w:rsidRPr="00895B89">
              <w:t>0.00 [0.00, 21.80]</w:t>
            </w:r>
          </w:p>
        </w:tc>
        <w:tc>
          <w:tcPr>
            <w:tcW w:w="2041" w:type="dxa"/>
            <w:shd w:val="clear" w:color="auto" w:fill="auto"/>
            <w:noWrap/>
            <w:vAlign w:val="center"/>
            <w:hideMark/>
          </w:tcPr>
          <w:p w14:paraId="759A5F90" w14:textId="22C5E992" w:rsidR="00AB2F07" w:rsidRPr="008D32AB" w:rsidRDefault="00AB2F07" w:rsidP="00AB2F07">
            <w:pPr>
              <w:pStyle w:val="Table"/>
              <w:jc w:val="right"/>
            </w:pPr>
            <w:r w:rsidRPr="00895B89">
              <w:t>0.00 [0.00, 21.80]</w:t>
            </w:r>
          </w:p>
        </w:tc>
      </w:tr>
      <w:tr w:rsidR="00AB2F07" w:rsidRPr="008D32AB" w14:paraId="5D4192EE" w14:textId="77777777" w:rsidTr="00AB2F07">
        <w:trPr>
          <w:trHeight w:val="290"/>
        </w:trPr>
        <w:tc>
          <w:tcPr>
            <w:tcW w:w="1077" w:type="dxa"/>
            <w:shd w:val="clear" w:color="auto" w:fill="auto"/>
            <w:noWrap/>
            <w:vAlign w:val="center"/>
            <w:hideMark/>
          </w:tcPr>
          <w:p w14:paraId="495BC4FA" w14:textId="5DAC051C" w:rsidR="00AB2F07" w:rsidRPr="008D32AB" w:rsidRDefault="00AB2F07" w:rsidP="00AB2F07">
            <w:pPr>
              <w:pStyle w:val="Table"/>
            </w:pPr>
            <w:r w:rsidRPr="00895B89">
              <w:t>2017/2018</w:t>
            </w:r>
          </w:p>
        </w:tc>
        <w:tc>
          <w:tcPr>
            <w:tcW w:w="1361" w:type="dxa"/>
            <w:shd w:val="clear" w:color="auto" w:fill="auto"/>
            <w:noWrap/>
            <w:vAlign w:val="center"/>
            <w:hideMark/>
          </w:tcPr>
          <w:p w14:paraId="60A08448" w14:textId="41B00C44" w:rsidR="00AB2F07" w:rsidRPr="008D32AB" w:rsidRDefault="00AB2F07" w:rsidP="00AB2F07">
            <w:pPr>
              <w:pStyle w:val="Table"/>
            </w:pPr>
            <w:r w:rsidRPr="00895B89">
              <w:t>New Island</w:t>
            </w:r>
          </w:p>
        </w:tc>
        <w:tc>
          <w:tcPr>
            <w:tcW w:w="1928" w:type="dxa"/>
            <w:shd w:val="clear" w:color="auto" w:fill="auto"/>
            <w:noWrap/>
            <w:vAlign w:val="center"/>
            <w:hideMark/>
          </w:tcPr>
          <w:p w14:paraId="08FFB9B7" w14:textId="5F06092C" w:rsidR="00AB2F07" w:rsidRPr="008D32AB" w:rsidRDefault="00AB2F07" w:rsidP="00AB2F07">
            <w:pPr>
              <w:pStyle w:val="Table"/>
            </w:pPr>
            <w:r w:rsidRPr="00895B89">
              <w:t>Rockhopper penguin</w:t>
            </w:r>
          </w:p>
        </w:tc>
        <w:tc>
          <w:tcPr>
            <w:tcW w:w="794" w:type="dxa"/>
            <w:shd w:val="clear" w:color="auto" w:fill="auto"/>
            <w:noWrap/>
            <w:vAlign w:val="center"/>
            <w:hideMark/>
          </w:tcPr>
          <w:p w14:paraId="5584691C" w14:textId="2052758D" w:rsidR="00AB2F07" w:rsidRPr="008D32AB" w:rsidRDefault="00AB2F07" w:rsidP="00AB2F07">
            <w:pPr>
              <w:pStyle w:val="Table"/>
              <w:jc w:val="right"/>
            </w:pPr>
            <w:r w:rsidRPr="00895B89">
              <w:t>90</w:t>
            </w:r>
          </w:p>
        </w:tc>
        <w:tc>
          <w:tcPr>
            <w:tcW w:w="2041" w:type="dxa"/>
            <w:shd w:val="clear" w:color="auto" w:fill="auto"/>
            <w:noWrap/>
            <w:vAlign w:val="center"/>
            <w:hideMark/>
          </w:tcPr>
          <w:p w14:paraId="53C149E3" w14:textId="0CCE2EBD" w:rsidR="00AB2F07" w:rsidRPr="008D32AB" w:rsidRDefault="00AB2F07" w:rsidP="00AB2F07">
            <w:pPr>
              <w:pStyle w:val="Table"/>
              <w:jc w:val="right"/>
            </w:pPr>
            <w:r w:rsidRPr="00895B89">
              <w:t>11.11 [5.46, 19.49]</w:t>
            </w:r>
          </w:p>
        </w:tc>
        <w:tc>
          <w:tcPr>
            <w:tcW w:w="2041" w:type="dxa"/>
            <w:shd w:val="clear" w:color="auto" w:fill="auto"/>
            <w:noWrap/>
            <w:vAlign w:val="center"/>
            <w:hideMark/>
          </w:tcPr>
          <w:p w14:paraId="393C66D4" w14:textId="29A0E646" w:rsidR="00AB2F07" w:rsidRPr="008D32AB" w:rsidRDefault="00AB2F07" w:rsidP="00AB2F07">
            <w:pPr>
              <w:pStyle w:val="Table"/>
              <w:jc w:val="right"/>
            </w:pPr>
            <w:r w:rsidRPr="00895B89">
              <w:t>0.00 [0.00, 4.02]</w:t>
            </w:r>
          </w:p>
        </w:tc>
      </w:tr>
      <w:tr w:rsidR="00AB2F07" w:rsidRPr="008D32AB" w14:paraId="51FB38FA" w14:textId="77777777" w:rsidTr="00AB2F07">
        <w:trPr>
          <w:trHeight w:val="290"/>
        </w:trPr>
        <w:tc>
          <w:tcPr>
            <w:tcW w:w="1077" w:type="dxa"/>
            <w:shd w:val="clear" w:color="auto" w:fill="auto"/>
            <w:noWrap/>
            <w:vAlign w:val="center"/>
            <w:hideMark/>
          </w:tcPr>
          <w:p w14:paraId="37AE8BFA" w14:textId="7A6DD2F4" w:rsidR="00AB2F07" w:rsidRPr="008D32AB" w:rsidRDefault="00AB2F07" w:rsidP="00AB2F07">
            <w:pPr>
              <w:pStyle w:val="Table"/>
            </w:pPr>
            <w:r w:rsidRPr="00895B89">
              <w:t>2017/2018</w:t>
            </w:r>
          </w:p>
        </w:tc>
        <w:tc>
          <w:tcPr>
            <w:tcW w:w="1361" w:type="dxa"/>
            <w:shd w:val="clear" w:color="auto" w:fill="auto"/>
            <w:noWrap/>
            <w:vAlign w:val="center"/>
            <w:hideMark/>
          </w:tcPr>
          <w:p w14:paraId="3E3CD5A7" w14:textId="3973868F" w:rsidR="00AB2F07" w:rsidRPr="008D32AB" w:rsidRDefault="00AB2F07" w:rsidP="00AB2F07">
            <w:pPr>
              <w:pStyle w:val="Table"/>
            </w:pPr>
            <w:r w:rsidRPr="00895B89">
              <w:t>New Island</w:t>
            </w:r>
          </w:p>
        </w:tc>
        <w:tc>
          <w:tcPr>
            <w:tcW w:w="1928" w:type="dxa"/>
            <w:shd w:val="clear" w:color="auto" w:fill="auto"/>
            <w:noWrap/>
            <w:vAlign w:val="center"/>
            <w:hideMark/>
          </w:tcPr>
          <w:p w14:paraId="3EDD4DB8" w14:textId="6C32BEE8" w:rsidR="00AB2F07" w:rsidRPr="008D32AB" w:rsidRDefault="00AB2F07" w:rsidP="00AB2F07">
            <w:pPr>
              <w:pStyle w:val="Table"/>
            </w:pPr>
            <w:r w:rsidRPr="00895B89">
              <w:t>Gentoo penguin</w:t>
            </w:r>
          </w:p>
        </w:tc>
        <w:tc>
          <w:tcPr>
            <w:tcW w:w="794" w:type="dxa"/>
            <w:shd w:val="clear" w:color="auto" w:fill="auto"/>
            <w:noWrap/>
            <w:vAlign w:val="center"/>
            <w:hideMark/>
          </w:tcPr>
          <w:p w14:paraId="4AFB74D1" w14:textId="3CDA3DCD" w:rsidR="00AB2F07" w:rsidRPr="008D32AB" w:rsidRDefault="00AB2F07" w:rsidP="00AB2F07">
            <w:pPr>
              <w:pStyle w:val="Table"/>
              <w:jc w:val="right"/>
            </w:pPr>
            <w:r w:rsidRPr="00895B89">
              <w:t>18</w:t>
            </w:r>
          </w:p>
        </w:tc>
        <w:tc>
          <w:tcPr>
            <w:tcW w:w="2041" w:type="dxa"/>
            <w:shd w:val="clear" w:color="auto" w:fill="auto"/>
            <w:noWrap/>
            <w:vAlign w:val="center"/>
            <w:hideMark/>
          </w:tcPr>
          <w:p w14:paraId="2BBD6220" w14:textId="581BDED7" w:rsidR="00AB2F07" w:rsidRPr="008D32AB" w:rsidRDefault="00AB2F07" w:rsidP="00AB2F07">
            <w:pPr>
              <w:pStyle w:val="Table"/>
              <w:jc w:val="right"/>
            </w:pPr>
            <w:r w:rsidRPr="00895B89">
              <w:t>0.00 [0.00, 18.53]</w:t>
            </w:r>
          </w:p>
        </w:tc>
        <w:tc>
          <w:tcPr>
            <w:tcW w:w="2041" w:type="dxa"/>
            <w:shd w:val="clear" w:color="auto" w:fill="auto"/>
            <w:noWrap/>
            <w:vAlign w:val="center"/>
            <w:hideMark/>
          </w:tcPr>
          <w:p w14:paraId="1B6A2431" w14:textId="10AC3042" w:rsidR="00AB2F07" w:rsidRPr="008D32AB" w:rsidRDefault="00AB2F07" w:rsidP="00AB2F07">
            <w:pPr>
              <w:pStyle w:val="Table"/>
              <w:jc w:val="right"/>
            </w:pPr>
            <w:r w:rsidRPr="00895B89">
              <w:t>0.00 [0.00, 18.53]</w:t>
            </w:r>
          </w:p>
        </w:tc>
      </w:tr>
      <w:tr w:rsidR="00AB2F07" w:rsidRPr="008D32AB" w14:paraId="26B157DB" w14:textId="77777777" w:rsidTr="00AB2F07">
        <w:trPr>
          <w:trHeight w:val="290"/>
        </w:trPr>
        <w:tc>
          <w:tcPr>
            <w:tcW w:w="1077" w:type="dxa"/>
            <w:shd w:val="clear" w:color="auto" w:fill="auto"/>
            <w:noWrap/>
            <w:vAlign w:val="center"/>
            <w:hideMark/>
          </w:tcPr>
          <w:p w14:paraId="2DC5AC1C" w14:textId="54223604" w:rsidR="00AB2F07" w:rsidRPr="008D32AB" w:rsidRDefault="00AB2F07" w:rsidP="00AB2F07">
            <w:pPr>
              <w:pStyle w:val="Table"/>
            </w:pPr>
            <w:r w:rsidRPr="00895B89">
              <w:t>2017/2018</w:t>
            </w:r>
          </w:p>
        </w:tc>
        <w:tc>
          <w:tcPr>
            <w:tcW w:w="1361" w:type="dxa"/>
            <w:shd w:val="clear" w:color="auto" w:fill="auto"/>
            <w:noWrap/>
            <w:vAlign w:val="center"/>
            <w:hideMark/>
          </w:tcPr>
          <w:p w14:paraId="1368671F" w14:textId="0CB54EA8" w:rsidR="00AB2F07" w:rsidRPr="008D32AB" w:rsidRDefault="00AB2F07" w:rsidP="00AB2F07">
            <w:pPr>
              <w:pStyle w:val="Table"/>
            </w:pPr>
            <w:r w:rsidRPr="00895B89">
              <w:t>New Island</w:t>
            </w:r>
          </w:p>
        </w:tc>
        <w:tc>
          <w:tcPr>
            <w:tcW w:w="1928" w:type="dxa"/>
            <w:shd w:val="clear" w:color="auto" w:fill="auto"/>
            <w:noWrap/>
            <w:vAlign w:val="center"/>
            <w:hideMark/>
          </w:tcPr>
          <w:p w14:paraId="2748C58A" w14:textId="2051D109" w:rsidR="00AB2F07" w:rsidRPr="008D32AB" w:rsidRDefault="00AB2F07" w:rsidP="00AB2F07">
            <w:pPr>
              <w:pStyle w:val="Table"/>
            </w:pPr>
            <w:r w:rsidRPr="00895B89">
              <w:t>Skua</w:t>
            </w:r>
          </w:p>
        </w:tc>
        <w:tc>
          <w:tcPr>
            <w:tcW w:w="794" w:type="dxa"/>
            <w:shd w:val="clear" w:color="auto" w:fill="auto"/>
            <w:noWrap/>
            <w:vAlign w:val="center"/>
            <w:hideMark/>
          </w:tcPr>
          <w:p w14:paraId="2DCEF83B" w14:textId="3E7B84B1" w:rsidR="00AB2F07" w:rsidRPr="008D32AB" w:rsidRDefault="00AB2F07" w:rsidP="00AB2F07">
            <w:pPr>
              <w:pStyle w:val="Table"/>
              <w:jc w:val="right"/>
            </w:pPr>
            <w:r w:rsidRPr="00895B89">
              <w:t>25</w:t>
            </w:r>
          </w:p>
        </w:tc>
        <w:tc>
          <w:tcPr>
            <w:tcW w:w="2041" w:type="dxa"/>
            <w:shd w:val="clear" w:color="auto" w:fill="auto"/>
            <w:noWrap/>
            <w:vAlign w:val="center"/>
            <w:hideMark/>
          </w:tcPr>
          <w:p w14:paraId="7815B2A4" w14:textId="0DA128A6" w:rsidR="00AB2F07" w:rsidRPr="008D32AB" w:rsidRDefault="00AB2F07" w:rsidP="00AB2F07">
            <w:pPr>
              <w:pStyle w:val="Table"/>
              <w:jc w:val="right"/>
            </w:pPr>
            <w:r w:rsidRPr="00895B89">
              <w:t>8.00 [0.98, 26.03]</w:t>
            </w:r>
          </w:p>
        </w:tc>
        <w:tc>
          <w:tcPr>
            <w:tcW w:w="2041" w:type="dxa"/>
            <w:shd w:val="clear" w:color="auto" w:fill="auto"/>
            <w:noWrap/>
            <w:vAlign w:val="center"/>
            <w:hideMark/>
          </w:tcPr>
          <w:p w14:paraId="73733B28" w14:textId="1168DCB2" w:rsidR="00AB2F07" w:rsidRPr="008D32AB" w:rsidRDefault="00AB2F07" w:rsidP="00AB2F07">
            <w:pPr>
              <w:pStyle w:val="Table"/>
              <w:jc w:val="right"/>
            </w:pPr>
            <w:r w:rsidRPr="00895B89">
              <w:t>0.00 [0.00, 13.72]</w:t>
            </w:r>
          </w:p>
        </w:tc>
      </w:tr>
      <w:tr w:rsidR="00AB2F07" w:rsidRPr="008D32AB" w14:paraId="2F1CB361" w14:textId="77777777" w:rsidTr="00AB2F07">
        <w:trPr>
          <w:trHeight w:val="290"/>
        </w:trPr>
        <w:tc>
          <w:tcPr>
            <w:tcW w:w="1077" w:type="dxa"/>
            <w:shd w:val="clear" w:color="auto" w:fill="auto"/>
            <w:noWrap/>
            <w:vAlign w:val="center"/>
            <w:hideMark/>
          </w:tcPr>
          <w:p w14:paraId="7C843CCE" w14:textId="091EE13D" w:rsidR="00AB2F07" w:rsidRPr="008D32AB" w:rsidRDefault="00AB2F07" w:rsidP="00AB2F07">
            <w:pPr>
              <w:pStyle w:val="Table"/>
            </w:pPr>
            <w:r w:rsidRPr="00895B89">
              <w:t>2018/2019</w:t>
            </w:r>
          </w:p>
        </w:tc>
        <w:tc>
          <w:tcPr>
            <w:tcW w:w="1361" w:type="dxa"/>
            <w:shd w:val="clear" w:color="auto" w:fill="auto"/>
            <w:noWrap/>
            <w:vAlign w:val="center"/>
            <w:hideMark/>
          </w:tcPr>
          <w:p w14:paraId="781D9947" w14:textId="047C8157" w:rsidR="00AB2F07" w:rsidRPr="008D32AB" w:rsidRDefault="00AB2F07" w:rsidP="00AB2F07">
            <w:pPr>
              <w:pStyle w:val="Table"/>
            </w:pPr>
            <w:r w:rsidRPr="00895B89">
              <w:t>New Island</w:t>
            </w:r>
          </w:p>
        </w:tc>
        <w:tc>
          <w:tcPr>
            <w:tcW w:w="1928" w:type="dxa"/>
            <w:shd w:val="clear" w:color="auto" w:fill="auto"/>
            <w:noWrap/>
            <w:vAlign w:val="center"/>
            <w:hideMark/>
          </w:tcPr>
          <w:p w14:paraId="228E2F1B" w14:textId="73BB48B6" w:rsidR="00AB2F07" w:rsidRPr="008D32AB" w:rsidRDefault="00AB2F07" w:rsidP="00AB2F07">
            <w:pPr>
              <w:pStyle w:val="Table"/>
            </w:pPr>
            <w:r w:rsidRPr="00895B89">
              <w:t>Albatross</w:t>
            </w:r>
          </w:p>
        </w:tc>
        <w:tc>
          <w:tcPr>
            <w:tcW w:w="794" w:type="dxa"/>
            <w:shd w:val="clear" w:color="auto" w:fill="auto"/>
            <w:noWrap/>
            <w:vAlign w:val="center"/>
            <w:hideMark/>
          </w:tcPr>
          <w:p w14:paraId="43B1F174" w14:textId="4BAE646B" w:rsidR="00AB2F07" w:rsidRPr="008D32AB" w:rsidRDefault="00AB2F07" w:rsidP="00AB2F07">
            <w:pPr>
              <w:pStyle w:val="Table"/>
              <w:jc w:val="right"/>
            </w:pPr>
            <w:r w:rsidRPr="00895B89">
              <w:t>30</w:t>
            </w:r>
          </w:p>
        </w:tc>
        <w:tc>
          <w:tcPr>
            <w:tcW w:w="2041" w:type="dxa"/>
            <w:shd w:val="clear" w:color="auto" w:fill="auto"/>
            <w:noWrap/>
            <w:vAlign w:val="center"/>
            <w:hideMark/>
          </w:tcPr>
          <w:p w14:paraId="1C88D665" w14:textId="051DFF5D" w:rsidR="00AB2F07" w:rsidRPr="008D32AB" w:rsidRDefault="00AB2F07" w:rsidP="00AB2F07">
            <w:pPr>
              <w:pStyle w:val="Table"/>
              <w:jc w:val="right"/>
            </w:pPr>
            <w:r w:rsidRPr="00895B89">
              <w:t>0.00 [0.00, 11.57]</w:t>
            </w:r>
          </w:p>
        </w:tc>
        <w:tc>
          <w:tcPr>
            <w:tcW w:w="2041" w:type="dxa"/>
            <w:shd w:val="clear" w:color="auto" w:fill="auto"/>
            <w:noWrap/>
            <w:vAlign w:val="center"/>
            <w:hideMark/>
          </w:tcPr>
          <w:p w14:paraId="48959FB5" w14:textId="526A4E26" w:rsidR="00AB2F07" w:rsidRPr="008D32AB" w:rsidRDefault="00AB2F07" w:rsidP="00AB2F07">
            <w:pPr>
              <w:pStyle w:val="Table"/>
              <w:jc w:val="right"/>
            </w:pPr>
            <w:r w:rsidRPr="00895B89">
              <w:t>0.00 [0.00, 11.57]</w:t>
            </w:r>
          </w:p>
        </w:tc>
      </w:tr>
      <w:tr w:rsidR="00AB2F07" w:rsidRPr="008D32AB" w14:paraId="36382712" w14:textId="77777777" w:rsidTr="00AB2F07">
        <w:trPr>
          <w:trHeight w:val="290"/>
        </w:trPr>
        <w:tc>
          <w:tcPr>
            <w:tcW w:w="1077" w:type="dxa"/>
            <w:shd w:val="clear" w:color="auto" w:fill="auto"/>
            <w:noWrap/>
            <w:vAlign w:val="center"/>
            <w:hideMark/>
          </w:tcPr>
          <w:p w14:paraId="7B1A54CB" w14:textId="1709AC2A" w:rsidR="00AB2F07" w:rsidRPr="008D32AB" w:rsidRDefault="00AB2F07" w:rsidP="00AB2F07">
            <w:pPr>
              <w:pStyle w:val="Table"/>
            </w:pPr>
            <w:r w:rsidRPr="00895B89">
              <w:t>2018/2019</w:t>
            </w:r>
          </w:p>
        </w:tc>
        <w:tc>
          <w:tcPr>
            <w:tcW w:w="1361" w:type="dxa"/>
            <w:shd w:val="clear" w:color="auto" w:fill="auto"/>
            <w:noWrap/>
            <w:vAlign w:val="center"/>
            <w:hideMark/>
          </w:tcPr>
          <w:p w14:paraId="3C33F7AB" w14:textId="5362786E" w:rsidR="00AB2F07" w:rsidRPr="008D32AB" w:rsidRDefault="00AB2F07" w:rsidP="00AB2F07">
            <w:pPr>
              <w:pStyle w:val="Table"/>
            </w:pPr>
            <w:r w:rsidRPr="00895B89">
              <w:t>New Island</w:t>
            </w:r>
          </w:p>
        </w:tc>
        <w:tc>
          <w:tcPr>
            <w:tcW w:w="1928" w:type="dxa"/>
            <w:shd w:val="clear" w:color="auto" w:fill="auto"/>
            <w:noWrap/>
            <w:vAlign w:val="center"/>
            <w:hideMark/>
          </w:tcPr>
          <w:p w14:paraId="30B121C8" w14:textId="04DD862E" w:rsidR="00AB2F07" w:rsidRPr="008D32AB" w:rsidRDefault="00AB2F07" w:rsidP="00AB2F07">
            <w:pPr>
              <w:pStyle w:val="Table"/>
            </w:pPr>
            <w:r w:rsidRPr="00895B89">
              <w:t>Shag</w:t>
            </w:r>
          </w:p>
        </w:tc>
        <w:tc>
          <w:tcPr>
            <w:tcW w:w="794" w:type="dxa"/>
            <w:shd w:val="clear" w:color="auto" w:fill="auto"/>
            <w:noWrap/>
            <w:vAlign w:val="center"/>
            <w:hideMark/>
          </w:tcPr>
          <w:p w14:paraId="1669B426" w14:textId="31313606" w:rsidR="00AB2F07" w:rsidRPr="008D32AB" w:rsidRDefault="00AB2F07" w:rsidP="00AB2F07">
            <w:pPr>
              <w:pStyle w:val="Table"/>
              <w:jc w:val="right"/>
            </w:pPr>
            <w:r w:rsidRPr="00895B89">
              <w:t>20</w:t>
            </w:r>
          </w:p>
        </w:tc>
        <w:tc>
          <w:tcPr>
            <w:tcW w:w="2041" w:type="dxa"/>
            <w:shd w:val="clear" w:color="auto" w:fill="auto"/>
            <w:noWrap/>
            <w:vAlign w:val="center"/>
            <w:hideMark/>
          </w:tcPr>
          <w:p w14:paraId="7030DC03" w14:textId="387532D5" w:rsidR="00AB2F07" w:rsidRPr="008D32AB" w:rsidRDefault="00AB2F07" w:rsidP="00AB2F07">
            <w:pPr>
              <w:pStyle w:val="Table"/>
              <w:jc w:val="right"/>
            </w:pPr>
            <w:r w:rsidRPr="00895B89">
              <w:t>0.00 [0.00, 16.84]</w:t>
            </w:r>
          </w:p>
        </w:tc>
        <w:tc>
          <w:tcPr>
            <w:tcW w:w="2041" w:type="dxa"/>
            <w:shd w:val="clear" w:color="auto" w:fill="auto"/>
            <w:noWrap/>
            <w:vAlign w:val="center"/>
            <w:hideMark/>
          </w:tcPr>
          <w:p w14:paraId="1D754080" w14:textId="483740FF" w:rsidR="00AB2F07" w:rsidRPr="008D32AB" w:rsidRDefault="00AB2F07" w:rsidP="00AB2F07">
            <w:pPr>
              <w:pStyle w:val="Table"/>
              <w:jc w:val="right"/>
            </w:pPr>
            <w:r w:rsidRPr="00895B89">
              <w:t>0.00 [0.00, 16.84]</w:t>
            </w:r>
          </w:p>
        </w:tc>
      </w:tr>
      <w:tr w:rsidR="00AB2F07" w:rsidRPr="008D32AB" w14:paraId="16310BB0" w14:textId="77777777" w:rsidTr="00AB2F07">
        <w:trPr>
          <w:trHeight w:val="290"/>
        </w:trPr>
        <w:tc>
          <w:tcPr>
            <w:tcW w:w="1077" w:type="dxa"/>
            <w:shd w:val="clear" w:color="auto" w:fill="auto"/>
            <w:noWrap/>
            <w:vAlign w:val="center"/>
            <w:hideMark/>
          </w:tcPr>
          <w:p w14:paraId="233FBCB3" w14:textId="50902B45" w:rsidR="00AB2F07" w:rsidRPr="008D32AB" w:rsidRDefault="00AB2F07" w:rsidP="00AB2F07">
            <w:pPr>
              <w:pStyle w:val="Table"/>
            </w:pPr>
            <w:r w:rsidRPr="00895B89">
              <w:t>2018/2019</w:t>
            </w:r>
          </w:p>
        </w:tc>
        <w:tc>
          <w:tcPr>
            <w:tcW w:w="1361" w:type="dxa"/>
            <w:shd w:val="clear" w:color="auto" w:fill="auto"/>
            <w:noWrap/>
            <w:vAlign w:val="center"/>
            <w:hideMark/>
          </w:tcPr>
          <w:p w14:paraId="5F36ECBA" w14:textId="27FABC7C" w:rsidR="00AB2F07" w:rsidRPr="008D32AB" w:rsidRDefault="00AB2F07" w:rsidP="00AB2F07">
            <w:pPr>
              <w:pStyle w:val="Table"/>
            </w:pPr>
            <w:r w:rsidRPr="00895B89">
              <w:t>New Island</w:t>
            </w:r>
          </w:p>
        </w:tc>
        <w:tc>
          <w:tcPr>
            <w:tcW w:w="1928" w:type="dxa"/>
            <w:shd w:val="clear" w:color="auto" w:fill="auto"/>
            <w:noWrap/>
            <w:vAlign w:val="center"/>
            <w:hideMark/>
          </w:tcPr>
          <w:p w14:paraId="59248345" w14:textId="600B3C83" w:rsidR="00AB2F07" w:rsidRPr="008D32AB" w:rsidRDefault="00AB2F07" w:rsidP="00AB2F07">
            <w:pPr>
              <w:pStyle w:val="Table"/>
            </w:pPr>
            <w:r w:rsidRPr="00895B89">
              <w:t>Rockhopper penguin</w:t>
            </w:r>
          </w:p>
        </w:tc>
        <w:tc>
          <w:tcPr>
            <w:tcW w:w="794" w:type="dxa"/>
            <w:shd w:val="clear" w:color="auto" w:fill="auto"/>
            <w:noWrap/>
            <w:vAlign w:val="center"/>
            <w:hideMark/>
          </w:tcPr>
          <w:p w14:paraId="68CCD6E4" w14:textId="432157EA" w:rsidR="00AB2F07" w:rsidRPr="008D32AB" w:rsidRDefault="00AB2F07" w:rsidP="00AB2F07">
            <w:pPr>
              <w:pStyle w:val="Table"/>
              <w:jc w:val="right"/>
            </w:pPr>
            <w:r w:rsidRPr="00895B89">
              <w:t>100</w:t>
            </w:r>
          </w:p>
        </w:tc>
        <w:tc>
          <w:tcPr>
            <w:tcW w:w="2041" w:type="dxa"/>
            <w:shd w:val="clear" w:color="auto" w:fill="auto"/>
            <w:noWrap/>
            <w:vAlign w:val="center"/>
            <w:hideMark/>
          </w:tcPr>
          <w:p w14:paraId="155CC717" w14:textId="52A2D40C" w:rsidR="00AB2F07" w:rsidRPr="008D32AB" w:rsidRDefault="00AB2F07" w:rsidP="00AB2F07">
            <w:pPr>
              <w:pStyle w:val="Table"/>
              <w:jc w:val="right"/>
            </w:pPr>
            <w:r w:rsidRPr="00895B89">
              <w:t>13.00 [7.11, 21.20]</w:t>
            </w:r>
          </w:p>
        </w:tc>
        <w:tc>
          <w:tcPr>
            <w:tcW w:w="2041" w:type="dxa"/>
            <w:shd w:val="clear" w:color="auto" w:fill="auto"/>
            <w:noWrap/>
            <w:vAlign w:val="center"/>
            <w:hideMark/>
          </w:tcPr>
          <w:p w14:paraId="234E842A" w14:textId="62C2DD0A" w:rsidR="00AB2F07" w:rsidRPr="008D32AB" w:rsidRDefault="00AB2F07" w:rsidP="00AB2F07">
            <w:pPr>
              <w:pStyle w:val="Table"/>
              <w:jc w:val="right"/>
            </w:pPr>
            <w:r w:rsidRPr="00895B89">
              <w:t>0.00 [0.00, 3.62]</w:t>
            </w:r>
          </w:p>
        </w:tc>
      </w:tr>
      <w:tr w:rsidR="00AB2F07" w:rsidRPr="008D32AB" w14:paraId="7181B8F5" w14:textId="77777777" w:rsidTr="00AB2F07">
        <w:trPr>
          <w:trHeight w:val="290"/>
        </w:trPr>
        <w:tc>
          <w:tcPr>
            <w:tcW w:w="1077" w:type="dxa"/>
            <w:shd w:val="clear" w:color="auto" w:fill="auto"/>
            <w:noWrap/>
            <w:vAlign w:val="center"/>
            <w:hideMark/>
          </w:tcPr>
          <w:p w14:paraId="729A1CE7" w14:textId="5E2C312D" w:rsidR="00AB2F07" w:rsidRPr="008D32AB" w:rsidRDefault="00AB2F07" w:rsidP="00AB2F07">
            <w:pPr>
              <w:pStyle w:val="Table"/>
            </w:pPr>
            <w:r w:rsidRPr="00895B89">
              <w:t>2018/2019</w:t>
            </w:r>
          </w:p>
        </w:tc>
        <w:tc>
          <w:tcPr>
            <w:tcW w:w="1361" w:type="dxa"/>
            <w:shd w:val="clear" w:color="auto" w:fill="auto"/>
            <w:noWrap/>
            <w:vAlign w:val="center"/>
            <w:hideMark/>
          </w:tcPr>
          <w:p w14:paraId="1D53AC14" w14:textId="7BACDC92" w:rsidR="00AB2F07" w:rsidRPr="008D32AB" w:rsidRDefault="00AB2F07" w:rsidP="00AB2F07">
            <w:pPr>
              <w:pStyle w:val="Table"/>
            </w:pPr>
            <w:r w:rsidRPr="00895B89">
              <w:t>New Island</w:t>
            </w:r>
          </w:p>
        </w:tc>
        <w:tc>
          <w:tcPr>
            <w:tcW w:w="1928" w:type="dxa"/>
            <w:shd w:val="clear" w:color="auto" w:fill="auto"/>
            <w:noWrap/>
            <w:vAlign w:val="center"/>
            <w:hideMark/>
          </w:tcPr>
          <w:p w14:paraId="2DFD2CF2" w14:textId="7E10BA83" w:rsidR="00AB2F07" w:rsidRPr="008D32AB" w:rsidRDefault="00AB2F07" w:rsidP="00AB2F07">
            <w:pPr>
              <w:pStyle w:val="Table"/>
            </w:pPr>
            <w:r w:rsidRPr="00895B89">
              <w:t>Gentoo penguin</w:t>
            </w:r>
          </w:p>
        </w:tc>
        <w:tc>
          <w:tcPr>
            <w:tcW w:w="794" w:type="dxa"/>
            <w:shd w:val="clear" w:color="auto" w:fill="auto"/>
            <w:noWrap/>
            <w:vAlign w:val="center"/>
            <w:hideMark/>
          </w:tcPr>
          <w:p w14:paraId="64B203CC" w14:textId="68FDDD74" w:rsidR="00AB2F07" w:rsidRPr="008D32AB" w:rsidRDefault="00AB2F07" w:rsidP="00AB2F07">
            <w:pPr>
              <w:pStyle w:val="Table"/>
              <w:jc w:val="right"/>
            </w:pPr>
            <w:r w:rsidRPr="00895B89">
              <w:t>10</w:t>
            </w:r>
          </w:p>
        </w:tc>
        <w:tc>
          <w:tcPr>
            <w:tcW w:w="2041" w:type="dxa"/>
            <w:shd w:val="clear" w:color="auto" w:fill="auto"/>
            <w:noWrap/>
            <w:vAlign w:val="center"/>
            <w:hideMark/>
          </w:tcPr>
          <w:p w14:paraId="1C4898AE" w14:textId="32F7E580" w:rsidR="00AB2F07" w:rsidRPr="008D32AB" w:rsidRDefault="00AB2F07" w:rsidP="00AB2F07">
            <w:pPr>
              <w:pStyle w:val="Table"/>
              <w:jc w:val="right"/>
            </w:pPr>
            <w:r w:rsidRPr="00895B89">
              <w:t>0.00 [0.00, 30.85]</w:t>
            </w:r>
          </w:p>
        </w:tc>
        <w:tc>
          <w:tcPr>
            <w:tcW w:w="2041" w:type="dxa"/>
            <w:shd w:val="clear" w:color="auto" w:fill="auto"/>
            <w:noWrap/>
            <w:vAlign w:val="center"/>
            <w:hideMark/>
          </w:tcPr>
          <w:p w14:paraId="28161072" w14:textId="185BEA67" w:rsidR="00AB2F07" w:rsidRPr="008D32AB" w:rsidRDefault="00AB2F07" w:rsidP="00AB2F07">
            <w:pPr>
              <w:pStyle w:val="Table"/>
              <w:jc w:val="right"/>
            </w:pPr>
            <w:r w:rsidRPr="00895B89">
              <w:t>0.00 [0.00, 30.85]</w:t>
            </w:r>
          </w:p>
        </w:tc>
      </w:tr>
      <w:tr w:rsidR="00AB2F07" w:rsidRPr="008D32AB" w14:paraId="2CC1B516" w14:textId="77777777" w:rsidTr="00AB2F07">
        <w:trPr>
          <w:trHeight w:val="290"/>
        </w:trPr>
        <w:tc>
          <w:tcPr>
            <w:tcW w:w="1077" w:type="dxa"/>
            <w:shd w:val="clear" w:color="auto" w:fill="auto"/>
            <w:noWrap/>
            <w:vAlign w:val="center"/>
            <w:hideMark/>
          </w:tcPr>
          <w:p w14:paraId="18A17D27" w14:textId="37540957" w:rsidR="00AB2F07" w:rsidRPr="008D32AB" w:rsidRDefault="00AB2F07" w:rsidP="00AB2F07">
            <w:pPr>
              <w:pStyle w:val="Table"/>
            </w:pPr>
            <w:r w:rsidRPr="00895B89">
              <w:t>2018/2019</w:t>
            </w:r>
          </w:p>
        </w:tc>
        <w:tc>
          <w:tcPr>
            <w:tcW w:w="1361" w:type="dxa"/>
            <w:shd w:val="clear" w:color="auto" w:fill="auto"/>
            <w:noWrap/>
            <w:vAlign w:val="center"/>
            <w:hideMark/>
          </w:tcPr>
          <w:p w14:paraId="064AF53F" w14:textId="7EDA2371" w:rsidR="00AB2F07" w:rsidRPr="008D32AB" w:rsidRDefault="00AB2F07" w:rsidP="00AB2F07">
            <w:pPr>
              <w:pStyle w:val="Table"/>
            </w:pPr>
            <w:r w:rsidRPr="00895B89">
              <w:t>New Island</w:t>
            </w:r>
          </w:p>
        </w:tc>
        <w:tc>
          <w:tcPr>
            <w:tcW w:w="1928" w:type="dxa"/>
            <w:shd w:val="clear" w:color="auto" w:fill="auto"/>
            <w:noWrap/>
            <w:vAlign w:val="center"/>
            <w:hideMark/>
          </w:tcPr>
          <w:p w14:paraId="04AF2E95" w14:textId="2A644827" w:rsidR="00AB2F07" w:rsidRPr="008D32AB" w:rsidRDefault="00AB2F07" w:rsidP="00AB2F07">
            <w:pPr>
              <w:pStyle w:val="Table"/>
            </w:pPr>
            <w:r w:rsidRPr="00895B89">
              <w:t>Skua</w:t>
            </w:r>
          </w:p>
        </w:tc>
        <w:tc>
          <w:tcPr>
            <w:tcW w:w="794" w:type="dxa"/>
            <w:shd w:val="clear" w:color="auto" w:fill="auto"/>
            <w:noWrap/>
            <w:vAlign w:val="center"/>
            <w:hideMark/>
          </w:tcPr>
          <w:p w14:paraId="4F9AC28D" w14:textId="3E960E04" w:rsidR="00AB2F07" w:rsidRPr="008D32AB" w:rsidRDefault="00AB2F07" w:rsidP="00AB2F07">
            <w:pPr>
              <w:pStyle w:val="Table"/>
              <w:jc w:val="right"/>
            </w:pPr>
            <w:r w:rsidRPr="00895B89">
              <w:t>33</w:t>
            </w:r>
          </w:p>
        </w:tc>
        <w:tc>
          <w:tcPr>
            <w:tcW w:w="2041" w:type="dxa"/>
            <w:shd w:val="clear" w:color="auto" w:fill="auto"/>
            <w:noWrap/>
            <w:vAlign w:val="center"/>
            <w:hideMark/>
          </w:tcPr>
          <w:p w14:paraId="7F266C71" w14:textId="49D54F35" w:rsidR="00AB2F07" w:rsidRPr="008D32AB" w:rsidRDefault="00AB2F07" w:rsidP="00AB2F07">
            <w:pPr>
              <w:pStyle w:val="Table"/>
              <w:jc w:val="right"/>
            </w:pPr>
            <w:r w:rsidRPr="00895B89">
              <w:t>6.06 [0.74, 20.23]</w:t>
            </w:r>
          </w:p>
        </w:tc>
        <w:tc>
          <w:tcPr>
            <w:tcW w:w="2041" w:type="dxa"/>
            <w:shd w:val="clear" w:color="auto" w:fill="auto"/>
            <w:noWrap/>
            <w:vAlign w:val="center"/>
            <w:hideMark/>
          </w:tcPr>
          <w:p w14:paraId="001B275C" w14:textId="6A916747" w:rsidR="00AB2F07" w:rsidRPr="008D32AB" w:rsidRDefault="00AB2F07" w:rsidP="00AB2F07">
            <w:pPr>
              <w:pStyle w:val="Table"/>
              <w:jc w:val="right"/>
            </w:pPr>
            <w:r w:rsidRPr="00895B89">
              <w:t>0.00 [0.00, 10.58]</w:t>
            </w:r>
          </w:p>
        </w:tc>
      </w:tr>
      <w:tr w:rsidR="00AB2F07" w:rsidRPr="008D32AB" w14:paraId="676267AA" w14:textId="77777777" w:rsidTr="00AB2F07">
        <w:trPr>
          <w:trHeight w:val="290"/>
        </w:trPr>
        <w:tc>
          <w:tcPr>
            <w:tcW w:w="1077" w:type="dxa"/>
            <w:shd w:val="clear" w:color="auto" w:fill="auto"/>
            <w:noWrap/>
            <w:vAlign w:val="center"/>
            <w:hideMark/>
          </w:tcPr>
          <w:p w14:paraId="1E4CDD78" w14:textId="5332FE2E" w:rsidR="00AB2F07" w:rsidRPr="008D32AB" w:rsidRDefault="00AB2F07" w:rsidP="00AB2F07">
            <w:pPr>
              <w:pStyle w:val="Table"/>
            </w:pPr>
            <w:r w:rsidRPr="00895B89">
              <w:t>2022/2023</w:t>
            </w:r>
          </w:p>
        </w:tc>
        <w:tc>
          <w:tcPr>
            <w:tcW w:w="1361" w:type="dxa"/>
            <w:shd w:val="clear" w:color="auto" w:fill="auto"/>
            <w:noWrap/>
            <w:vAlign w:val="center"/>
            <w:hideMark/>
          </w:tcPr>
          <w:p w14:paraId="05D9099B" w14:textId="59620EC8" w:rsidR="00AB2F07" w:rsidRPr="008D32AB" w:rsidRDefault="00AB2F07" w:rsidP="00AB2F07">
            <w:pPr>
              <w:pStyle w:val="Table"/>
            </w:pPr>
            <w:r w:rsidRPr="00895B89">
              <w:t>Grand Jason</w:t>
            </w:r>
          </w:p>
        </w:tc>
        <w:tc>
          <w:tcPr>
            <w:tcW w:w="1928" w:type="dxa"/>
            <w:shd w:val="clear" w:color="auto" w:fill="auto"/>
            <w:noWrap/>
            <w:vAlign w:val="center"/>
            <w:hideMark/>
          </w:tcPr>
          <w:p w14:paraId="72523DF2" w14:textId="5C495DFC" w:rsidR="00AB2F07" w:rsidRPr="008D32AB" w:rsidRDefault="00AB2F07" w:rsidP="00AB2F07">
            <w:pPr>
              <w:pStyle w:val="Table"/>
            </w:pPr>
            <w:r w:rsidRPr="00895B89">
              <w:t>Albatross</w:t>
            </w:r>
          </w:p>
        </w:tc>
        <w:tc>
          <w:tcPr>
            <w:tcW w:w="794" w:type="dxa"/>
            <w:shd w:val="clear" w:color="auto" w:fill="auto"/>
            <w:noWrap/>
            <w:vAlign w:val="center"/>
            <w:hideMark/>
          </w:tcPr>
          <w:p w14:paraId="581F676C" w14:textId="0365C640" w:rsidR="00AB2F07" w:rsidRPr="008D32AB" w:rsidRDefault="00AB2F07" w:rsidP="00AB2F07">
            <w:pPr>
              <w:pStyle w:val="Table"/>
              <w:jc w:val="right"/>
            </w:pPr>
            <w:r w:rsidRPr="00895B89">
              <w:t>30</w:t>
            </w:r>
          </w:p>
        </w:tc>
        <w:tc>
          <w:tcPr>
            <w:tcW w:w="2041" w:type="dxa"/>
            <w:shd w:val="clear" w:color="auto" w:fill="auto"/>
            <w:noWrap/>
            <w:vAlign w:val="center"/>
            <w:hideMark/>
          </w:tcPr>
          <w:p w14:paraId="47CF7379" w14:textId="4A81DBAA" w:rsidR="00AB2F07" w:rsidRPr="008D32AB" w:rsidRDefault="00AB2F07" w:rsidP="00AB2F07">
            <w:pPr>
              <w:pStyle w:val="Table"/>
              <w:jc w:val="right"/>
            </w:pPr>
            <w:r w:rsidRPr="00895B89">
              <w:t>0.00 [0.00, 11.57]</w:t>
            </w:r>
          </w:p>
        </w:tc>
        <w:tc>
          <w:tcPr>
            <w:tcW w:w="2041" w:type="dxa"/>
            <w:shd w:val="clear" w:color="auto" w:fill="auto"/>
            <w:noWrap/>
            <w:vAlign w:val="center"/>
            <w:hideMark/>
          </w:tcPr>
          <w:p w14:paraId="7C8DCF9B" w14:textId="6A5C6C64" w:rsidR="00AB2F07" w:rsidRPr="008D32AB" w:rsidRDefault="00AB2F07" w:rsidP="00AB2F07">
            <w:pPr>
              <w:pStyle w:val="Table"/>
              <w:jc w:val="right"/>
            </w:pPr>
            <w:r w:rsidRPr="00895B89">
              <w:t>0.00 [0.00, 11.57]</w:t>
            </w:r>
          </w:p>
        </w:tc>
      </w:tr>
      <w:tr w:rsidR="00AB2F07" w:rsidRPr="008D32AB" w14:paraId="0D9CA64F" w14:textId="77777777" w:rsidTr="00AB2F07">
        <w:trPr>
          <w:trHeight w:val="290"/>
        </w:trPr>
        <w:tc>
          <w:tcPr>
            <w:tcW w:w="1077" w:type="dxa"/>
            <w:shd w:val="clear" w:color="auto" w:fill="auto"/>
            <w:noWrap/>
            <w:vAlign w:val="center"/>
            <w:hideMark/>
          </w:tcPr>
          <w:p w14:paraId="452FD66D" w14:textId="6D5F9251" w:rsidR="00AB2F07" w:rsidRPr="008D32AB" w:rsidRDefault="00AB2F07" w:rsidP="00AB2F07">
            <w:pPr>
              <w:pStyle w:val="Table"/>
            </w:pPr>
            <w:r w:rsidRPr="00895B89">
              <w:t>2022/2023</w:t>
            </w:r>
          </w:p>
        </w:tc>
        <w:tc>
          <w:tcPr>
            <w:tcW w:w="1361" w:type="dxa"/>
            <w:shd w:val="clear" w:color="auto" w:fill="auto"/>
            <w:noWrap/>
            <w:vAlign w:val="center"/>
            <w:hideMark/>
          </w:tcPr>
          <w:p w14:paraId="5741DC21" w14:textId="0B57CAB9" w:rsidR="00AB2F07" w:rsidRPr="008D32AB" w:rsidRDefault="00AB2F07" w:rsidP="00AB2F07">
            <w:pPr>
              <w:pStyle w:val="Table"/>
            </w:pPr>
            <w:r w:rsidRPr="00895B89">
              <w:t>Grand Jason</w:t>
            </w:r>
          </w:p>
        </w:tc>
        <w:tc>
          <w:tcPr>
            <w:tcW w:w="1928" w:type="dxa"/>
            <w:shd w:val="clear" w:color="auto" w:fill="auto"/>
            <w:noWrap/>
            <w:vAlign w:val="center"/>
            <w:hideMark/>
          </w:tcPr>
          <w:p w14:paraId="14A6B13D" w14:textId="656F9272" w:rsidR="00AB2F07" w:rsidRPr="008D32AB" w:rsidRDefault="00AB2F07" w:rsidP="00AB2F07">
            <w:pPr>
              <w:pStyle w:val="Table"/>
            </w:pPr>
            <w:r w:rsidRPr="00895B89">
              <w:t>Rockhopper penguin</w:t>
            </w:r>
          </w:p>
        </w:tc>
        <w:tc>
          <w:tcPr>
            <w:tcW w:w="794" w:type="dxa"/>
            <w:shd w:val="clear" w:color="auto" w:fill="auto"/>
            <w:noWrap/>
            <w:vAlign w:val="center"/>
            <w:hideMark/>
          </w:tcPr>
          <w:p w14:paraId="59EA1D11" w14:textId="5969520D" w:rsidR="00AB2F07" w:rsidRPr="008D32AB" w:rsidRDefault="00AB2F07" w:rsidP="00AB2F07">
            <w:pPr>
              <w:pStyle w:val="Table"/>
              <w:jc w:val="right"/>
            </w:pPr>
            <w:r w:rsidRPr="00895B89">
              <w:t>19</w:t>
            </w:r>
          </w:p>
        </w:tc>
        <w:tc>
          <w:tcPr>
            <w:tcW w:w="2041" w:type="dxa"/>
            <w:shd w:val="clear" w:color="auto" w:fill="auto"/>
            <w:noWrap/>
            <w:vAlign w:val="center"/>
            <w:hideMark/>
          </w:tcPr>
          <w:p w14:paraId="0569FFF4" w14:textId="441D0E76" w:rsidR="00AB2F07" w:rsidRPr="008D32AB" w:rsidRDefault="00AB2F07" w:rsidP="00AB2F07">
            <w:pPr>
              <w:pStyle w:val="Table"/>
              <w:jc w:val="right"/>
            </w:pPr>
            <w:r w:rsidRPr="00895B89">
              <w:t>15.79 [3.38, 39.58]</w:t>
            </w:r>
          </w:p>
        </w:tc>
        <w:tc>
          <w:tcPr>
            <w:tcW w:w="2041" w:type="dxa"/>
            <w:shd w:val="clear" w:color="auto" w:fill="auto"/>
            <w:noWrap/>
            <w:vAlign w:val="center"/>
            <w:hideMark/>
          </w:tcPr>
          <w:p w14:paraId="4E8CE0E6" w14:textId="5BCC4BFD" w:rsidR="00AB2F07" w:rsidRPr="008D32AB" w:rsidRDefault="00AB2F07" w:rsidP="00AB2F07">
            <w:pPr>
              <w:pStyle w:val="Table"/>
              <w:jc w:val="right"/>
            </w:pPr>
            <w:r w:rsidRPr="00895B89">
              <w:t>5.26 [0.13, 26.03]</w:t>
            </w:r>
          </w:p>
        </w:tc>
      </w:tr>
      <w:tr w:rsidR="00AB2F07" w:rsidRPr="008D32AB" w14:paraId="4CF8ED12" w14:textId="77777777" w:rsidTr="00AB2F07">
        <w:trPr>
          <w:trHeight w:val="290"/>
        </w:trPr>
        <w:tc>
          <w:tcPr>
            <w:tcW w:w="1077" w:type="dxa"/>
            <w:shd w:val="clear" w:color="auto" w:fill="auto"/>
            <w:noWrap/>
            <w:vAlign w:val="center"/>
            <w:hideMark/>
          </w:tcPr>
          <w:p w14:paraId="4DA4D481" w14:textId="61B6ECE5" w:rsidR="00AB2F07" w:rsidRPr="008D32AB" w:rsidRDefault="00AB2F07" w:rsidP="00AB2F07">
            <w:pPr>
              <w:pStyle w:val="Table"/>
            </w:pPr>
            <w:r w:rsidRPr="00895B89">
              <w:t>2022/2023</w:t>
            </w:r>
          </w:p>
        </w:tc>
        <w:tc>
          <w:tcPr>
            <w:tcW w:w="1361" w:type="dxa"/>
            <w:shd w:val="clear" w:color="auto" w:fill="auto"/>
            <w:noWrap/>
            <w:vAlign w:val="center"/>
            <w:hideMark/>
          </w:tcPr>
          <w:p w14:paraId="47792E5B" w14:textId="55BE4072" w:rsidR="00AB2F07" w:rsidRPr="008D32AB" w:rsidRDefault="00AB2F07" w:rsidP="00AB2F07">
            <w:pPr>
              <w:pStyle w:val="Table"/>
            </w:pPr>
            <w:r w:rsidRPr="00895B89">
              <w:t>Grand Jason</w:t>
            </w:r>
          </w:p>
        </w:tc>
        <w:tc>
          <w:tcPr>
            <w:tcW w:w="1928" w:type="dxa"/>
            <w:shd w:val="clear" w:color="auto" w:fill="auto"/>
            <w:noWrap/>
            <w:vAlign w:val="center"/>
            <w:hideMark/>
          </w:tcPr>
          <w:p w14:paraId="0EF43C91" w14:textId="707AA67A" w:rsidR="00AB2F07" w:rsidRPr="008D32AB" w:rsidRDefault="00AB2F07" w:rsidP="00AB2F07">
            <w:pPr>
              <w:pStyle w:val="Table"/>
            </w:pPr>
            <w:r w:rsidRPr="00895B89">
              <w:t>Striated caracara</w:t>
            </w:r>
          </w:p>
        </w:tc>
        <w:tc>
          <w:tcPr>
            <w:tcW w:w="794" w:type="dxa"/>
            <w:shd w:val="clear" w:color="auto" w:fill="auto"/>
            <w:noWrap/>
            <w:vAlign w:val="center"/>
            <w:hideMark/>
          </w:tcPr>
          <w:p w14:paraId="4AC4428B" w14:textId="506D2B69" w:rsidR="00AB2F07" w:rsidRPr="008D32AB" w:rsidRDefault="00AB2F07" w:rsidP="00AB2F07">
            <w:pPr>
              <w:pStyle w:val="Table"/>
              <w:jc w:val="right"/>
            </w:pPr>
            <w:r w:rsidRPr="00895B89">
              <w:t>15</w:t>
            </w:r>
          </w:p>
        </w:tc>
        <w:tc>
          <w:tcPr>
            <w:tcW w:w="2041" w:type="dxa"/>
            <w:shd w:val="clear" w:color="auto" w:fill="auto"/>
            <w:noWrap/>
            <w:vAlign w:val="center"/>
            <w:hideMark/>
          </w:tcPr>
          <w:p w14:paraId="6639AD5A" w14:textId="05FD5B2A" w:rsidR="00AB2F07" w:rsidRPr="008D32AB" w:rsidRDefault="00AB2F07" w:rsidP="00AB2F07">
            <w:pPr>
              <w:pStyle w:val="Table"/>
              <w:jc w:val="right"/>
            </w:pPr>
            <w:r w:rsidRPr="00895B89">
              <w:t>6.67 [0.17, 31.95]</w:t>
            </w:r>
          </w:p>
        </w:tc>
        <w:tc>
          <w:tcPr>
            <w:tcW w:w="2041" w:type="dxa"/>
            <w:shd w:val="clear" w:color="auto" w:fill="auto"/>
            <w:noWrap/>
            <w:vAlign w:val="center"/>
            <w:hideMark/>
          </w:tcPr>
          <w:p w14:paraId="4DBC5440" w14:textId="6591717B" w:rsidR="00AB2F07" w:rsidRPr="008D32AB" w:rsidRDefault="00AB2F07" w:rsidP="00AB2F07">
            <w:pPr>
              <w:pStyle w:val="Table"/>
              <w:jc w:val="right"/>
            </w:pPr>
            <w:r w:rsidRPr="00895B89">
              <w:t>0.00 [0.00, 21.80]</w:t>
            </w:r>
          </w:p>
        </w:tc>
      </w:tr>
      <w:tr w:rsidR="00AB2F07" w:rsidRPr="008D32AB" w14:paraId="58F11A85" w14:textId="77777777" w:rsidTr="00AB2F07">
        <w:trPr>
          <w:trHeight w:val="290"/>
        </w:trPr>
        <w:tc>
          <w:tcPr>
            <w:tcW w:w="1077" w:type="dxa"/>
            <w:shd w:val="clear" w:color="auto" w:fill="auto"/>
            <w:noWrap/>
            <w:vAlign w:val="center"/>
            <w:hideMark/>
          </w:tcPr>
          <w:p w14:paraId="04ABB2DE" w14:textId="08DB26B5" w:rsidR="00AB2F07" w:rsidRPr="008D32AB" w:rsidRDefault="00AB2F07" w:rsidP="00AB2F07">
            <w:pPr>
              <w:pStyle w:val="Table"/>
            </w:pPr>
            <w:r w:rsidRPr="00895B89">
              <w:t>2022/2023</w:t>
            </w:r>
          </w:p>
        </w:tc>
        <w:tc>
          <w:tcPr>
            <w:tcW w:w="1361" w:type="dxa"/>
            <w:shd w:val="clear" w:color="auto" w:fill="auto"/>
            <w:noWrap/>
            <w:vAlign w:val="center"/>
            <w:hideMark/>
          </w:tcPr>
          <w:p w14:paraId="49F9B4A2" w14:textId="7D96283A" w:rsidR="00AB2F07" w:rsidRPr="008D32AB" w:rsidRDefault="00AB2F07" w:rsidP="00AB2F07">
            <w:pPr>
              <w:pStyle w:val="Table"/>
            </w:pPr>
            <w:r w:rsidRPr="00895B89">
              <w:t>Grand Jason</w:t>
            </w:r>
          </w:p>
        </w:tc>
        <w:tc>
          <w:tcPr>
            <w:tcW w:w="1928" w:type="dxa"/>
            <w:shd w:val="clear" w:color="auto" w:fill="auto"/>
            <w:noWrap/>
            <w:vAlign w:val="center"/>
            <w:hideMark/>
          </w:tcPr>
          <w:p w14:paraId="0B93775B" w14:textId="79ABD897" w:rsidR="00AB2F07" w:rsidRPr="008D32AB" w:rsidRDefault="00AB2F07" w:rsidP="00AB2F07">
            <w:pPr>
              <w:pStyle w:val="Table"/>
            </w:pPr>
            <w:r w:rsidRPr="00895B89">
              <w:t>Skua</w:t>
            </w:r>
          </w:p>
        </w:tc>
        <w:tc>
          <w:tcPr>
            <w:tcW w:w="794" w:type="dxa"/>
            <w:shd w:val="clear" w:color="auto" w:fill="auto"/>
            <w:noWrap/>
            <w:vAlign w:val="center"/>
            <w:hideMark/>
          </w:tcPr>
          <w:p w14:paraId="3356A2FE" w14:textId="4C00EC2A" w:rsidR="00AB2F07" w:rsidRPr="008D32AB" w:rsidRDefault="00AB2F07" w:rsidP="00AB2F07">
            <w:pPr>
              <w:pStyle w:val="Table"/>
              <w:jc w:val="right"/>
            </w:pPr>
            <w:r w:rsidRPr="00895B89">
              <w:t>20</w:t>
            </w:r>
          </w:p>
        </w:tc>
        <w:tc>
          <w:tcPr>
            <w:tcW w:w="2041" w:type="dxa"/>
            <w:shd w:val="clear" w:color="auto" w:fill="auto"/>
            <w:noWrap/>
            <w:vAlign w:val="center"/>
            <w:hideMark/>
          </w:tcPr>
          <w:p w14:paraId="1DB7C850" w14:textId="36787944" w:rsidR="00AB2F07" w:rsidRPr="008D32AB" w:rsidRDefault="00AB2F07" w:rsidP="00AB2F07">
            <w:pPr>
              <w:pStyle w:val="Table"/>
              <w:jc w:val="right"/>
            </w:pPr>
            <w:r w:rsidRPr="00895B89">
              <w:t>55.00 [31.53, 76.94]</w:t>
            </w:r>
          </w:p>
        </w:tc>
        <w:tc>
          <w:tcPr>
            <w:tcW w:w="2041" w:type="dxa"/>
            <w:shd w:val="clear" w:color="auto" w:fill="auto"/>
            <w:noWrap/>
            <w:vAlign w:val="center"/>
            <w:hideMark/>
          </w:tcPr>
          <w:p w14:paraId="2E8C56F7" w14:textId="5850470B" w:rsidR="00AB2F07" w:rsidRPr="008D32AB" w:rsidRDefault="00AB2F07" w:rsidP="00AB2F07">
            <w:pPr>
              <w:pStyle w:val="Table"/>
              <w:jc w:val="right"/>
            </w:pPr>
            <w:r w:rsidRPr="00895B89">
              <w:t>0.00 [0.00, 16.84]</w:t>
            </w:r>
          </w:p>
        </w:tc>
      </w:tr>
      <w:tr w:rsidR="00AB2F07" w:rsidRPr="008D32AB" w14:paraId="1D5E0976" w14:textId="77777777" w:rsidTr="00AB2F07">
        <w:trPr>
          <w:trHeight w:val="290"/>
        </w:trPr>
        <w:tc>
          <w:tcPr>
            <w:tcW w:w="1077" w:type="dxa"/>
            <w:shd w:val="clear" w:color="auto" w:fill="auto"/>
            <w:noWrap/>
            <w:vAlign w:val="center"/>
            <w:hideMark/>
          </w:tcPr>
          <w:p w14:paraId="34934386" w14:textId="299B727A" w:rsidR="00AB2F07" w:rsidRPr="008D32AB" w:rsidRDefault="00AB2F07" w:rsidP="00AB2F07">
            <w:pPr>
              <w:pStyle w:val="Table"/>
            </w:pPr>
            <w:r w:rsidRPr="00895B89">
              <w:t>2022/2023</w:t>
            </w:r>
          </w:p>
        </w:tc>
        <w:tc>
          <w:tcPr>
            <w:tcW w:w="1361" w:type="dxa"/>
            <w:shd w:val="clear" w:color="auto" w:fill="auto"/>
            <w:noWrap/>
            <w:vAlign w:val="center"/>
            <w:hideMark/>
          </w:tcPr>
          <w:p w14:paraId="1092320A" w14:textId="0FB63D4E" w:rsidR="00AB2F07" w:rsidRPr="008D32AB" w:rsidRDefault="00AB2F07" w:rsidP="00AB2F07">
            <w:pPr>
              <w:pStyle w:val="Table"/>
            </w:pPr>
            <w:r w:rsidRPr="00895B89">
              <w:t>East Falkland</w:t>
            </w:r>
          </w:p>
        </w:tc>
        <w:tc>
          <w:tcPr>
            <w:tcW w:w="1928" w:type="dxa"/>
            <w:shd w:val="clear" w:color="auto" w:fill="auto"/>
            <w:noWrap/>
            <w:vAlign w:val="center"/>
            <w:hideMark/>
          </w:tcPr>
          <w:p w14:paraId="5396729D" w14:textId="754BFF92" w:rsidR="00AB2F07" w:rsidRPr="008D32AB" w:rsidRDefault="00AB2F07" w:rsidP="00AB2F07">
            <w:pPr>
              <w:pStyle w:val="Table"/>
            </w:pPr>
            <w:r w:rsidRPr="00895B89">
              <w:t>Shag</w:t>
            </w:r>
          </w:p>
        </w:tc>
        <w:tc>
          <w:tcPr>
            <w:tcW w:w="794" w:type="dxa"/>
            <w:shd w:val="clear" w:color="auto" w:fill="auto"/>
            <w:noWrap/>
            <w:vAlign w:val="center"/>
            <w:hideMark/>
          </w:tcPr>
          <w:p w14:paraId="4DB7C7BA" w14:textId="14C921BB" w:rsidR="00AB2F07" w:rsidRPr="008D32AB" w:rsidRDefault="00AB2F07" w:rsidP="00AB2F07">
            <w:pPr>
              <w:pStyle w:val="Table"/>
              <w:jc w:val="right"/>
            </w:pPr>
            <w:r w:rsidRPr="00895B89">
              <w:t>6</w:t>
            </w:r>
          </w:p>
        </w:tc>
        <w:tc>
          <w:tcPr>
            <w:tcW w:w="2041" w:type="dxa"/>
            <w:shd w:val="clear" w:color="auto" w:fill="auto"/>
            <w:noWrap/>
            <w:vAlign w:val="center"/>
            <w:hideMark/>
          </w:tcPr>
          <w:p w14:paraId="1E760A7B" w14:textId="73692305" w:rsidR="00AB2F07" w:rsidRPr="008D32AB" w:rsidRDefault="00AB2F07" w:rsidP="00AB2F07">
            <w:pPr>
              <w:pStyle w:val="Table"/>
              <w:jc w:val="right"/>
            </w:pPr>
            <w:r w:rsidRPr="00895B89">
              <w:t>0.00 [0.00, 45.93]</w:t>
            </w:r>
          </w:p>
        </w:tc>
        <w:tc>
          <w:tcPr>
            <w:tcW w:w="2041" w:type="dxa"/>
            <w:shd w:val="clear" w:color="auto" w:fill="auto"/>
            <w:noWrap/>
            <w:vAlign w:val="center"/>
            <w:hideMark/>
          </w:tcPr>
          <w:p w14:paraId="317CD758" w14:textId="511E3871" w:rsidR="00AB2F07" w:rsidRPr="008D32AB" w:rsidRDefault="00AB2F07" w:rsidP="00AB2F07">
            <w:pPr>
              <w:pStyle w:val="Table"/>
              <w:jc w:val="right"/>
            </w:pPr>
            <w:r w:rsidRPr="00895B89">
              <w:t>0.00 [0.00, 45.93]</w:t>
            </w:r>
          </w:p>
        </w:tc>
      </w:tr>
      <w:tr w:rsidR="00AB2F07" w:rsidRPr="008D32AB" w14:paraId="592E6653" w14:textId="77777777" w:rsidTr="00AB2F07">
        <w:trPr>
          <w:trHeight w:val="290"/>
        </w:trPr>
        <w:tc>
          <w:tcPr>
            <w:tcW w:w="1077" w:type="dxa"/>
            <w:shd w:val="clear" w:color="auto" w:fill="auto"/>
            <w:noWrap/>
            <w:vAlign w:val="center"/>
            <w:hideMark/>
          </w:tcPr>
          <w:p w14:paraId="3B9DBA13" w14:textId="29A5B249" w:rsidR="00AB2F07" w:rsidRPr="008D32AB" w:rsidRDefault="00AB2F07" w:rsidP="00AB2F07">
            <w:pPr>
              <w:pStyle w:val="Table"/>
            </w:pPr>
            <w:r w:rsidRPr="00895B89">
              <w:t>2022/2023</w:t>
            </w:r>
          </w:p>
        </w:tc>
        <w:tc>
          <w:tcPr>
            <w:tcW w:w="1361" w:type="dxa"/>
            <w:shd w:val="clear" w:color="auto" w:fill="auto"/>
            <w:noWrap/>
            <w:vAlign w:val="center"/>
            <w:hideMark/>
          </w:tcPr>
          <w:p w14:paraId="2CF84C50" w14:textId="4D60C012" w:rsidR="00AB2F07" w:rsidRPr="008D32AB" w:rsidRDefault="00AB2F07" w:rsidP="00AB2F07">
            <w:pPr>
              <w:pStyle w:val="Table"/>
            </w:pPr>
            <w:r w:rsidRPr="00895B89">
              <w:t>East Falkland</w:t>
            </w:r>
          </w:p>
        </w:tc>
        <w:tc>
          <w:tcPr>
            <w:tcW w:w="1928" w:type="dxa"/>
            <w:shd w:val="clear" w:color="auto" w:fill="auto"/>
            <w:noWrap/>
            <w:vAlign w:val="center"/>
            <w:hideMark/>
          </w:tcPr>
          <w:p w14:paraId="4C9451A2" w14:textId="2F707DB1" w:rsidR="00AB2F07" w:rsidRPr="008D32AB" w:rsidRDefault="00AB2F07" w:rsidP="00AB2F07">
            <w:pPr>
              <w:pStyle w:val="Table"/>
            </w:pPr>
            <w:r w:rsidRPr="00895B89">
              <w:t>Rockhopper penguin</w:t>
            </w:r>
          </w:p>
        </w:tc>
        <w:tc>
          <w:tcPr>
            <w:tcW w:w="794" w:type="dxa"/>
            <w:shd w:val="clear" w:color="auto" w:fill="auto"/>
            <w:noWrap/>
            <w:vAlign w:val="center"/>
            <w:hideMark/>
          </w:tcPr>
          <w:p w14:paraId="710C9302" w14:textId="5F779908" w:rsidR="00AB2F07" w:rsidRPr="008D32AB" w:rsidRDefault="00AB2F07" w:rsidP="00AB2F07">
            <w:pPr>
              <w:pStyle w:val="Table"/>
              <w:jc w:val="right"/>
            </w:pPr>
            <w:r w:rsidRPr="00895B89">
              <w:t>10</w:t>
            </w:r>
          </w:p>
        </w:tc>
        <w:tc>
          <w:tcPr>
            <w:tcW w:w="2041" w:type="dxa"/>
            <w:shd w:val="clear" w:color="auto" w:fill="auto"/>
            <w:noWrap/>
            <w:vAlign w:val="center"/>
            <w:hideMark/>
          </w:tcPr>
          <w:p w14:paraId="0A70A7CB" w14:textId="711DDD8F" w:rsidR="00AB2F07" w:rsidRPr="008D32AB" w:rsidRDefault="00AB2F07" w:rsidP="00AB2F07">
            <w:pPr>
              <w:pStyle w:val="Table"/>
              <w:jc w:val="right"/>
            </w:pPr>
            <w:r w:rsidRPr="00895B89">
              <w:t>0.00 [0.00, 30.85]</w:t>
            </w:r>
          </w:p>
        </w:tc>
        <w:tc>
          <w:tcPr>
            <w:tcW w:w="2041" w:type="dxa"/>
            <w:shd w:val="clear" w:color="auto" w:fill="auto"/>
            <w:noWrap/>
            <w:vAlign w:val="center"/>
            <w:hideMark/>
          </w:tcPr>
          <w:p w14:paraId="1EE1D829" w14:textId="50D2185E" w:rsidR="00AB2F07" w:rsidRPr="008D32AB" w:rsidRDefault="00AB2F07" w:rsidP="00AB2F07">
            <w:pPr>
              <w:pStyle w:val="Table"/>
              <w:jc w:val="right"/>
            </w:pPr>
            <w:r w:rsidRPr="00895B89">
              <w:t>0.00 [0.00, 30.85]</w:t>
            </w:r>
          </w:p>
        </w:tc>
      </w:tr>
      <w:tr w:rsidR="00AB2F07" w:rsidRPr="008D32AB" w14:paraId="44FB00AB" w14:textId="77777777" w:rsidTr="00AB2F07">
        <w:trPr>
          <w:trHeight w:val="290"/>
        </w:trPr>
        <w:tc>
          <w:tcPr>
            <w:tcW w:w="1077" w:type="dxa"/>
            <w:shd w:val="clear" w:color="auto" w:fill="auto"/>
            <w:noWrap/>
            <w:vAlign w:val="center"/>
            <w:hideMark/>
          </w:tcPr>
          <w:p w14:paraId="6418584A" w14:textId="6D55F8BE" w:rsidR="00AB2F07" w:rsidRPr="008D32AB" w:rsidRDefault="00AB2F07" w:rsidP="00AB2F07">
            <w:pPr>
              <w:pStyle w:val="Table"/>
            </w:pPr>
            <w:r w:rsidRPr="00895B89">
              <w:t>2022/2023</w:t>
            </w:r>
          </w:p>
        </w:tc>
        <w:tc>
          <w:tcPr>
            <w:tcW w:w="1361" w:type="dxa"/>
            <w:shd w:val="clear" w:color="auto" w:fill="auto"/>
            <w:noWrap/>
            <w:vAlign w:val="center"/>
            <w:hideMark/>
          </w:tcPr>
          <w:p w14:paraId="14FFFC6E" w14:textId="76CBB13C" w:rsidR="00AB2F07" w:rsidRPr="008D32AB" w:rsidRDefault="00AB2F07" w:rsidP="00AB2F07">
            <w:pPr>
              <w:pStyle w:val="Table"/>
            </w:pPr>
            <w:r w:rsidRPr="00895B89">
              <w:t>East Falkland</w:t>
            </w:r>
          </w:p>
        </w:tc>
        <w:tc>
          <w:tcPr>
            <w:tcW w:w="1928" w:type="dxa"/>
            <w:shd w:val="clear" w:color="auto" w:fill="auto"/>
            <w:noWrap/>
            <w:vAlign w:val="center"/>
            <w:hideMark/>
          </w:tcPr>
          <w:p w14:paraId="3B83D0DE" w14:textId="6B423D5D" w:rsidR="00AB2F07" w:rsidRPr="008D32AB" w:rsidRDefault="00AB2F07" w:rsidP="00AB2F07">
            <w:pPr>
              <w:pStyle w:val="Table"/>
            </w:pPr>
            <w:r w:rsidRPr="00895B89">
              <w:t>Steamer duck</w:t>
            </w:r>
          </w:p>
        </w:tc>
        <w:tc>
          <w:tcPr>
            <w:tcW w:w="794" w:type="dxa"/>
            <w:shd w:val="clear" w:color="auto" w:fill="auto"/>
            <w:noWrap/>
            <w:vAlign w:val="center"/>
            <w:hideMark/>
          </w:tcPr>
          <w:p w14:paraId="4AF0A45F" w14:textId="133302A9" w:rsidR="00AB2F07" w:rsidRPr="008D32AB" w:rsidRDefault="00AB2F07" w:rsidP="00AB2F07">
            <w:pPr>
              <w:pStyle w:val="Table"/>
              <w:jc w:val="right"/>
            </w:pPr>
            <w:r w:rsidRPr="00895B89">
              <w:t>6</w:t>
            </w:r>
          </w:p>
        </w:tc>
        <w:tc>
          <w:tcPr>
            <w:tcW w:w="2041" w:type="dxa"/>
            <w:shd w:val="clear" w:color="auto" w:fill="auto"/>
            <w:noWrap/>
            <w:vAlign w:val="center"/>
            <w:hideMark/>
          </w:tcPr>
          <w:p w14:paraId="0CDEB48B" w14:textId="5A0972E9" w:rsidR="00AB2F07" w:rsidRPr="008D32AB" w:rsidRDefault="00AB2F07" w:rsidP="00AB2F07">
            <w:pPr>
              <w:pStyle w:val="Table"/>
              <w:jc w:val="right"/>
            </w:pPr>
            <w:r w:rsidRPr="00895B89">
              <w:t>100.00 [54.07, 100.00]</w:t>
            </w:r>
          </w:p>
        </w:tc>
        <w:tc>
          <w:tcPr>
            <w:tcW w:w="2041" w:type="dxa"/>
            <w:shd w:val="clear" w:color="auto" w:fill="auto"/>
            <w:noWrap/>
            <w:vAlign w:val="center"/>
            <w:hideMark/>
          </w:tcPr>
          <w:p w14:paraId="56C0FEC7" w14:textId="4CD26973" w:rsidR="00AB2F07" w:rsidRPr="008D32AB" w:rsidRDefault="00AB2F07" w:rsidP="00AB2F07">
            <w:pPr>
              <w:pStyle w:val="Table"/>
              <w:jc w:val="right"/>
            </w:pPr>
            <w:r w:rsidRPr="00895B89">
              <w:t>100.00 [54.07, 100.00]</w:t>
            </w:r>
          </w:p>
        </w:tc>
      </w:tr>
      <w:tr w:rsidR="00AB2F07" w:rsidRPr="008D32AB" w14:paraId="5EC34A84" w14:textId="77777777" w:rsidTr="00AB2F07">
        <w:trPr>
          <w:trHeight w:val="290"/>
        </w:trPr>
        <w:tc>
          <w:tcPr>
            <w:tcW w:w="1077" w:type="dxa"/>
            <w:shd w:val="clear" w:color="auto" w:fill="auto"/>
            <w:noWrap/>
            <w:vAlign w:val="center"/>
            <w:hideMark/>
          </w:tcPr>
          <w:p w14:paraId="6C557AEF" w14:textId="6BCFB23B" w:rsidR="00AB2F07" w:rsidRPr="008D32AB" w:rsidRDefault="00AB2F07" w:rsidP="00AB2F07">
            <w:pPr>
              <w:pStyle w:val="Table"/>
            </w:pPr>
            <w:r w:rsidRPr="00895B89">
              <w:t>2022/2023</w:t>
            </w:r>
          </w:p>
        </w:tc>
        <w:tc>
          <w:tcPr>
            <w:tcW w:w="1361" w:type="dxa"/>
            <w:shd w:val="clear" w:color="auto" w:fill="auto"/>
            <w:noWrap/>
            <w:vAlign w:val="center"/>
            <w:hideMark/>
          </w:tcPr>
          <w:p w14:paraId="265A025C" w14:textId="7A38FEDC" w:rsidR="00AB2F07" w:rsidRPr="008D32AB" w:rsidRDefault="00AB2F07" w:rsidP="00AB2F07">
            <w:pPr>
              <w:pStyle w:val="Table"/>
            </w:pPr>
            <w:r w:rsidRPr="00895B89">
              <w:t>Saunders</w:t>
            </w:r>
          </w:p>
        </w:tc>
        <w:tc>
          <w:tcPr>
            <w:tcW w:w="1928" w:type="dxa"/>
            <w:shd w:val="clear" w:color="auto" w:fill="auto"/>
            <w:noWrap/>
            <w:vAlign w:val="center"/>
            <w:hideMark/>
          </w:tcPr>
          <w:p w14:paraId="66194DAC" w14:textId="56BDE745" w:rsidR="00AB2F07" w:rsidRPr="008D32AB" w:rsidRDefault="00AB2F07" w:rsidP="00AB2F07">
            <w:pPr>
              <w:pStyle w:val="Table"/>
            </w:pPr>
            <w:r w:rsidRPr="00895B89">
              <w:t>Striated caracara</w:t>
            </w:r>
          </w:p>
        </w:tc>
        <w:tc>
          <w:tcPr>
            <w:tcW w:w="794" w:type="dxa"/>
            <w:shd w:val="clear" w:color="auto" w:fill="auto"/>
            <w:noWrap/>
            <w:vAlign w:val="center"/>
            <w:hideMark/>
          </w:tcPr>
          <w:p w14:paraId="73C5BFE9" w14:textId="0C025DB7" w:rsidR="00AB2F07" w:rsidRPr="008D32AB" w:rsidRDefault="00AB2F07" w:rsidP="00AB2F07">
            <w:pPr>
              <w:pStyle w:val="Table"/>
              <w:jc w:val="right"/>
            </w:pPr>
            <w:r w:rsidRPr="00895B89">
              <w:t>20</w:t>
            </w:r>
          </w:p>
        </w:tc>
        <w:tc>
          <w:tcPr>
            <w:tcW w:w="2041" w:type="dxa"/>
            <w:shd w:val="clear" w:color="auto" w:fill="auto"/>
            <w:noWrap/>
            <w:vAlign w:val="center"/>
            <w:hideMark/>
          </w:tcPr>
          <w:p w14:paraId="0460343A" w14:textId="7CBA927C" w:rsidR="00AB2F07" w:rsidRPr="008D32AB" w:rsidRDefault="00AB2F07" w:rsidP="00AB2F07">
            <w:pPr>
              <w:pStyle w:val="Table"/>
              <w:jc w:val="right"/>
            </w:pPr>
            <w:r w:rsidRPr="00895B89">
              <w:t>0.00 [0.00, 16.84]</w:t>
            </w:r>
          </w:p>
        </w:tc>
        <w:tc>
          <w:tcPr>
            <w:tcW w:w="2041" w:type="dxa"/>
            <w:shd w:val="clear" w:color="auto" w:fill="auto"/>
            <w:noWrap/>
            <w:vAlign w:val="center"/>
            <w:hideMark/>
          </w:tcPr>
          <w:p w14:paraId="79C03BCE" w14:textId="3D08CD9F" w:rsidR="00AB2F07" w:rsidRPr="008D32AB" w:rsidRDefault="00AB2F07" w:rsidP="00AB2F07">
            <w:pPr>
              <w:pStyle w:val="Table"/>
              <w:jc w:val="right"/>
            </w:pPr>
            <w:r w:rsidRPr="00895B89">
              <w:t>0.00 [0.00, 16.84]</w:t>
            </w:r>
          </w:p>
        </w:tc>
      </w:tr>
      <w:tr w:rsidR="00AB2F07" w:rsidRPr="008D32AB" w14:paraId="3C29EAD7" w14:textId="77777777" w:rsidTr="00AB2F07">
        <w:trPr>
          <w:trHeight w:val="290"/>
        </w:trPr>
        <w:tc>
          <w:tcPr>
            <w:tcW w:w="1077" w:type="dxa"/>
            <w:shd w:val="clear" w:color="auto" w:fill="auto"/>
            <w:noWrap/>
            <w:vAlign w:val="center"/>
            <w:hideMark/>
          </w:tcPr>
          <w:p w14:paraId="050E8D63" w14:textId="47F94D05" w:rsidR="00AB2F07" w:rsidRPr="008D32AB" w:rsidRDefault="00AB2F07" w:rsidP="00AB2F07">
            <w:pPr>
              <w:pStyle w:val="Table"/>
            </w:pPr>
            <w:r w:rsidRPr="00895B89">
              <w:lastRenderedPageBreak/>
              <w:t>2022/2023</w:t>
            </w:r>
          </w:p>
        </w:tc>
        <w:tc>
          <w:tcPr>
            <w:tcW w:w="1361" w:type="dxa"/>
            <w:shd w:val="clear" w:color="auto" w:fill="auto"/>
            <w:noWrap/>
            <w:vAlign w:val="center"/>
            <w:hideMark/>
          </w:tcPr>
          <w:p w14:paraId="1A52C3DE" w14:textId="7A5146F2" w:rsidR="00AB2F07" w:rsidRPr="008D32AB" w:rsidRDefault="00AB2F07" w:rsidP="00AB2F07">
            <w:pPr>
              <w:pStyle w:val="Table"/>
            </w:pPr>
            <w:r w:rsidRPr="00895B89">
              <w:t>New Island</w:t>
            </w:r>
          </w:p>
        </w:tc>
        <w:tc>
          <w:tcPr>
            <w:tcW w:w="1928" w:type="dxa"/>
            <w:shd w:val="clear" w:color="auto" w:fill="auto"/>
            <w:noWrap/>
            <w:vAlign w:val="center"/>
            <w:hideMark/>
          </w:tcPr>
          <w:p w14:paraId="7430D843" w14:textId="10451DF5" w:rsidR="00AB2F07" w:rsidRPr="008D32AB" w:rsidRDefault="00AB2F07" w:rsidP="00AB2F07">
            <w:pPr>
              <w:pStyle w:val="Table"/>
            </w:pPr>
            <w:r w:rsidRPr="00895B89">
              <w:t>Albatross</w:t>
            </w:r>
          </w:p>
        </w:tc>
        <w:tc>
          <w:tcPr>
            <w:tcW w:w="794" w:type="dxa"/>
            <w:shd w:val="clear" w:color="auto" w:fill="auto"/>
            <w:noWrap/>
            <w:vAlign w:val="center"/>
            <w:hideMark/>
          </w:tcPr>
          <w:p w14:paraId="10E58086" w14:textId="41B224E6" w:rsidR="00AB2F07" w:rsidRPr="008D32AB" w:rsidRDefault="00AB2F07" w:rsidP="00AB2F07">
            <w:pPr>
              <w:pStyle w:val="Table"/>
              <w:jc w:val="right"/>
            </w:pPr>
            <w:r w:rsidRPr="00895B89">
              <w:t>7</w:t>
            </w:r>
          </w:p>
        </w:tc>
        <w:tc>
          <w:tcPr>
            <w:tcW w:w="2041" w:type="dxa"/>
            <w:shd w:val="clear" w:color="auto" w:fill="auto"/>
            <w:noWrap/>
            <w:vAlign w:val="center"/>
            <w:hideMark/>
          </w:tcPr>
          <w:p w14:paraId="4F8043A9" w14:textId="767708DA" w:rsidR="00AB2F07" w:rsidRPr="008D32AB" w:rsidRDefault="00AB2F07" w:rsidP="00AB2F07">
            <w:pPr>
              <w:pStyle w:val="Table"/>
              <w:jc w:val="right"/>
            </w:pPr>
            <w:r w:rsidRPr="00895B89">
              <w:t>0.00 [0.00, 40.96]</w:t>
            </w:r>
          </w:p>
        </w:tc>
        <w:tc>
          <w:tcPr>
            <w:tcW w:w="2041" w:type="dxa"/>
            <w:shd w:val="clear" w:color="auto" w:fill="auto"/>
            <w:noWrap/>
            <w:vAlign w:val="center"/>
            <w:hideMark/>
          </w:tcPr>
          <w:p w14:paraId="06B07FF7" w14:textId="1DCEA940" w:rsidR="00AB2F07" w:rsidRPr="008D32AB" w:rsidRDefault="00AB2F07" w:rsidP="00AB2F07">
            <w:pPr>
              <w:pStyle w:val="Table"/>
              <w:jc w:val="right"/>
            </w:pPr>
            <w:r w:rsidRPr="00895B89">
              <w:t>0.00 [0.00, 40.96]</w:t>
            </w:r>
          </w:p>
        </w:tc>
      </w:tr>
      <w:tr w:rsidR="00AB2F07" w:rsidRPr="008D32AB" w14:paraId="69660416" w14:textId="77777777" w:rsidTr="00AB2F07">
        <w:trPr>
          <w:trHeight w:val="290"/>
        </w:trPr>
        <w:tc>
          <w:tcPr>
            <w:tcW w:w="1077" w:type="dxa"/>
            <w:shd w:val="clear" w:color="auto" w:fill="auto"/>
            <w:noWrap/>
            <w:vAlign w:val="center"/>
            <w:hideMark/>
          </w:tcPr>
          <w:p w14:paraId="2F231837" w14:textId="54FFC4D1" w:rsidR="00AB2F07" w:rsidRPr="008D32AB" w:rsidRDefault="00AB2F07" w:rsidP="00AB2F07">
            <w:pPr>
              <w:pStyle w:val="Table"/>
            </w:pPr>
            <w:r w:rsidRPr="00895B89">
              <w:t>2022/2023</w:t>
            </w:r>
          </w:p>
        </w:tc>
        <w:tc>
          <w:tcPr>
            <w:tcW w:w="1361" w:type="dxa"/>
            <w:shd w:val="clear" w:color="auto" w:fill="auto"/>
            <w:noWrap/>
            <w:vAlign w:val="center"/>
            <w:hideMark/>
          </w:tcPr>
          <w:p w14:paraId="7064D536" w14:textId="54731B81" w:rsidR="00AB2F07" w:rsidRPr="008D32AB" w:rsidRDefault="00AB2F07" w:rsidP="00AB2F07">
            <w:pPr>
              <w:pStyle w:val="Table"/>
            </w:pPr>
            <w:r w:rsidRPr="00895B89">
              <w:t>New Island</w:t>
            </w:r>
          </w:p>
        </w:tc>
        <w:tc>
          <w:tcPr>
            <w:tcW w:w="1928" w:type="dxa"/>
            <w:shd w:val="clear" w:color="auto" w:fill="auto"/>
            <w:noWrap/>
            <w:vAlign w:val="center"/>
            <w:hideMark/>
          </w:tcPr>
          <w:p w14:paraId="675473A6" w14:textId="2CDE9E56" w:rsidR="00AB2F07" w:rsidRPr="008D32AB" w:rsidRDefault="00AB2F07" w:rsidP="00AB2F07">
            <w:pPr>
              <w:pStyle w:val="Table"/>
            </w:pPr>
            <w:r w:rsidRPr="00895B89">
              <w:t>Prion</w:t>
            </w:r>
          </w:p>
        </w:tc>
        <w:tc>
          <w:tcPr>
            <w:tcW w:w="794" w:type="dxa"/>
            <w:shd w:val="clear" w:color="auto" w:fill="auto"/>
            <w:noWrap/>
            <w:vAlign w:val="center"/>
            <w:hideMark/>
          </w:tcPr>
          <w:p w14:paraId="2DE58B09" w14:textId="3C91722E" w:rsidR="00AB2F07" w:rsidRPr="008D32AB" w:rsidRDefault="00AB2F07" w:rsidP="00AB2F07">
            <w:pPr>
              <w:pStyle w:val="Table"/>
              <w:jc w:val="right"/>
            </w:pPr>
            <w:r w:rsidRPr="00895B89">
              <w:t>3</w:t>
            </w:r>
          </w:p>
        </w:tc>
        <w:tc>
          <w:tcPr>
            <w:tcW w:w="2041" w:type="dxa"/>
            <w:shd w:val="clear" w:color="auto" w:fill="auto"/>
            <w:noWrap/>
            <w:vAlign w:val="center"/>
            <w:hideMark/>
          </w:tcPr>
          <w:p w14:paraId="5A13A90A" w14:textId="5E14ECED" w:rsidR="00AB2F07" w:rsidRPr="008D32AB" w:rsidRDefault="00AB2F07" w:rsidP="00AB2F07">
            <w:pPr>
              <w:pStyle w:val="Table"/>
              <w:jc w:val="right"/>
            </w:pPr>
            <w:r w:rsidRPr="00895B89">
              <w:t>0.00 [0.00, 70.76]</w:t>
            </w:r>
          </w:p>
        </w:tc>
        <w:tc>
          <w:tcPr>
            <w:tcW w:w="2041" w:type="dxa"/>
            <w:shd w:val="clear" w:color="auto" w:fill="auto"/>
            <w:noWrap/>
            <w:vAlign w:val="center"/>
            <w:hideMark/>
          </w:tcPr>
          <w:p w14:paraId="3F48DD7E" w14:textId="10730442" w:rsidR="00AB2F07" w:rsidRPr="008D32AB" w:rsidRDefault="00AB2F07" w:rsidP="00AB2F07">
            <w:pPr>
              <w:pStyle w:val="Table"/>
              <w:jc w:val="right"/>
            </w:pPr>
            <w:r w:rsidRPr="00895B89">
              <w:t>0.00 [0.00, 70.76]</w:t>
            </w:r>
          </w:p>
        </w:tc>
      </w:tr>
      <w:tr w:rsidR="00AB2F07" w:rsidRPr="008D32AB" w14:paraId="60CD46D2" w14:textId="77777777" w:rsidTr="00AB2F07">
        <w:trPr>
          <w:trHeight w:val="290"/>
        </w:trPr>
        <w:tc>
          <w:tcPr>
            <w:tcW w:w="1077" w:type="dxa"/>
            <w:shd w:val="clear" w:color="auto" w:fill="auto"/>
            <w:noWrap/>
            <w:vAlign w:val="center"/>
            <w:hideMark/>
          </w:tcPr>
          <w:p w14:paraId="09B7AD9E" w14:textId="1B614570" w:rsidR="00AB2F07" w:rsidRPr="008D32AB" w:rsidRDefault="00AB2F07" w:rsidP="00AB2F07">
            <w:pPr>
              <w:pStyle w:val="Table"/>
            </w:pPr>
            <w:r w:rsidRPr="00895B89">
              <w:t>2022/2023</w:t>
            </w:r>
          </w:p>
        </w:tc>
        <w:tc>
          <w:tcPr>
            <w:tcW w:w="1361" w:type="dxa"/>
            <w:shd w:val="clear" w:color="auto" w:fill="auto"/>
            <w:noWrap/>
            <w:vAlign w:val="center"/>
            <w:hideMark/>
          </w:tcPr>
          <w:p w14:paraId="668C2FE8" w14:textId="2221F7AB" w:rsidR="00AB2F07" w:rsidRPr="008D32AB" w:rsidRDefault="00AB2F07" w:rsidP="00AB2F07">
            <w:pPr>
              <w:pStyle w:val="Table"/>
            </w:pPr>
            <w:r w:rsidRPr="00895B89">
              <w:t>New Island</w:t>
            </w:r>
          </w:p>
        </w:tc>
        <w:tc>
          <w:tcPr>
            <w:tcW w:w="1928" w:type="dxa"/>
            <w:shd w:val="clear" w:color="auto" w:fill="auto"/>
            <w:noWrap/>
            <w:vAlign w:val="center"/>
            <w:hideMark/>
          </w:tcPr>
          <w:p w14:paraId="2B16C940" w14:textId="564D1CDE" w:rsidR="00AB2F07" w:rsidRPr="008D32AB" w:rsidRDefault="00AB2F07" w:rsidP="00AB2F07">
            <w:pPr>
              <w:pStyle w:val="Table"/>
            </w:pPr>
            <w:r w:rsidRPr="00895B89">
              <w:t>Shag</w:t>
            </w:r>
          </w:p>
        </w:tc>
        <w:tc>
          <w:tcPr>
            <w:tcW w:w="794" w:type="dxa"/>
            <w:shd w:val="clear" w:color="auto" w:fill="auto"/>
            <w:noWrap/>
            <w:vAlign w:val="center"/>
            <w:hideMark/>
          </w:tcPr>
          <w:p w14:paraId="24335A4B" w14:textId="686BA4FE" w:rsidR="00AB2F07" w:rsidRPr="008D32AB" w:rsidRDefault="00AB2F07" w:rsidP="00AB2F07">
            <w:pPr>
              <w:pStyle w:val="Table"/>
              <w:jc w:val="right"/>
            </w:pPr>
            <w:r w:rsidRPr="00895B89">
              <w:t>10</w:t>
            </w:r>
          </w:p>
        </w:tc>
        <w:tc>
          <w:tcPr>
            <w:tcW w:w="2041" w:type="dxa"/>
            <w:shd w:val="clear" w:color="auto" w:fill="auto"/>
            <w:noWrap/>
            <w:vAlign w:val="center"/>
            <w:hideMark/>
          </w:tcPr>
          <w:p w14:paraId="611BB201" w14:textId="5F64C7DB" w:rsidR="00AB2F07" w:rsidRPr="008D32AB" w:rsidRDefault="00AB2F07" w:rsidP="00AB2F07">
            <w:pPr>
              <w:pStyle w:val="Table"/>
              <w:jc w:val="right"/>
            </w:pPr>
            <w:r w:rsidRPr="00895B89">
              <w:t>0.00 [0.00, 30.85]</w:t>
            </w:r>
          </w:p>
        </w:tc>
        <w:tc>
          <w:tcPr>
            <w:tcW w:w="2041" w:type="dxa"/>
            <w:shd w:val="clear" w:color="auto" w:fill="auto"/>
            <w:noWrap/>
            <w:vAlign w:val="center"/>
            <w:hideMark/>
          </w:tcPr>
          <w:p w14:paraId="7E88CA7E" w14:textId="0AD8196F" w:rsidR="00AB2F07" w:rsidRPr="008D32AB" w:rsidRDefault="00AB2F07" w:rsidP="00AB2F07">
            <w:pPr>
              <w:pStyle w:val="Table"/>
              <w:jc w:val="right"/>
            </w:pPr>
            <w:r w:rsidRPr="00895B89">
              <w:t>0.00 [0.00, 30.85]</w:t>
            </w:r>
          </w:p>
        </w:tc>
      </w:tr>
      <w:tr w:rsidR="00AB2F07" w:rsidRPr="008D32AB" w14:paraId="49295225" w14:textId="77777777" w:rsidTr="00AB2F07">
        <w:trPr>
          <w:trHeight w:val="290"/>
        </w:trPr>
        <w:tc>
          <w:tcPr>
            <w:tcW w:w="1077" w:type="dxa"/>
            <w:shd w:val="clear" w:color="auto" w:fill="auto"/>
            <w:noWrap/>
            <w:vAlign w:val="center"/>
            <w:hideMark/>
          </w:tcPr>
          <w:p w14:paraId="3E22DAA7" w14:textId="04868CAA" w:rsidR="00AB2F07" w:rsidRPr="008D32AB" w:rsidRDefault="00AB2F07" w:rsidP="00AB2F07">
            <w:pPr>
              <w:pStyle w:val="Table"/>
            </w:pPr>
            <w:r w:rsidRPr="00895B89">
              <w:t>2022/2023</w:t>
            </w:r>
          </w:p>
        </w:tc>
        <w:tc>
          <w:tcPr>
            <w:tcW w:w="1361" w:type="dxa"/>
            <w:shd w:val="clear" w:color="auto" w:fill="auto"/>
            <w:noWrap/>
            <w:vAlign w:val="center"/>
            <w:hideMark/>
          </w:tcPr>
          <w:p w14:paraId="5A2B15E1" w14:textId="7C0938CA" w:rsidR="00AB2F07" w:rsidRPr="008D32AB" w:rsidRDefault="00AB2F07" w:rsidP="00AB2F07">
            <w:pPr>
              <w:pStyle w:val="Table"/>
            </w:pPr>
            <w:r w:rsidRPr="00895B89">
              <w:t>New Island</w:t>
            </w:r>
          </w:p>
        </w:tc>
        <w:tc>
          <w:tcPr>
            <w:tcW w:w="1928" w:type="dxa"/>
            <w:shd w:val="clear" w:color="auto" w:fill="auto"/>
            <w:noWrap/>
            <w:vAlign w:val="center"/>
            <w:hideMark/>
          </w:tcPr>
          <w:p w14:paraId="41F33114" w14:textId="5FAE553D" w:rsidR="00AB2F07" w:rsidRPr="008D32AB" w:rsidRDefault="00AB2F07" w:rsidP="00AB2F07">
            <w:pPr>
              <w:pStyle w:val="Table"/>
            </w:pPr>
            <w:r w:rsidRPr="00895B89">
              <w:t>Rockhopper penguin</w:t>
            </w:r>
          </w:p>
        </w:tc>
        <w:tc>
          <w:tcPr>
            <w:tcW w:w="794" w:type="dxa"/>
            <w:shd w:val="clear" w:color="auto" w:fill="auto"/>
            <w:noWrap/>
            <w:vAlign w:val="center"/>
            <w:hideMark/>
          </w:tcPr>
          <w:p w14:paraId="29AEAC07" w14:textId="7659E96B" w:rsidR="00AB2F07" w:rsidRPr="008D32AB" w:rsidRDefault="00AB2F07" w:rsidP="00AB2F07">
            <w:pPr>
              <w:pStyle w:val="Table"/>
              <w:jc w:val="right"/>
            </w:pPr>
            <w:r w:rsidRPr="00895B89">
              <w:t>77</w:t>
            </w:r>
          </w:p>
        </w:tc>
        <w:tc>
          <w:tcPr>
            <w:tcW w:w="2041" w:type="dxa"/>
            <w:shd w:val="clear" w:color="auto" w:fill="auto"/>
            <w:noWrap/>
            <w:vAlign w:val="center"/>
            <w:hideMark/>
          </w:tcPr>
          <w:p w14:paraId="2D0A4144" w14:textId="6680D83D" w:rsidR="00AB2F07" w:rsidRPr="008D32AB" w:rsidRDefault="00AB2F07" w:rsidP="00AB2F07">
            <w:pPr>
              <w:pStyle w:val="Table"/>
              <w:jc w:val="right"/>
            </w:pPr>
            <w:r w:rsidRPr="00895B89">
              <w:t>16.88 [9.31, 27.14]</w:t>
            </w:r>
          </w:p>
        </w:tc>
        <w:tc>
          <w:tcPr>
            <w:tcW w:w="2041" w:type="dxa"/>
            <w:shd w:val="clear" w:color="auto" w:fill="auto"/>
            <w:noWrap/>
            <w:vAlign w:val="center"/>
            <w:hideMark/>
          </w:tcPr>
          <w:p w14:paraId="7D76946F" w14:textId="7C1A04BB" w:rsidR="00AB2F07" w:rsidRPr="008D32AB" w:rsidRDefault="00AB2F07" w:rsidP="00AB2F07">
            <w:pPr>
              <w:pStyle w:val="Table"/>
              <w:jc w:val="right"/>
            </w:pPr>
            <w:r w:rsidRPr="00895B89">
              <w:t>0.00 [0.00, 4.68]</w:t>
            </w:r>
          </w:p>
        </w:tc>
      </w:tr>
      <w:tr w:rsidR="00AB2F07" w:rsidRPr="008D32AB" w14:paraId="3DE6448D" w14:textId="77777777" w:rsidTr="00AB2F07">
        <w:trPr>
          <w:trHeight w:val="290"/>
        </w:trPr>
        <w:tc>
          <w:tcPr>
            <w:tcW w:w="1077" w:type="dxa"/>
            <w:shd w:val="clear" w:color="auto" w:fill="auto"/>
            <w:noWrap/>
            <w:vAlign w:val="center"/>
            <w:hideMark/>
          </w:tcPr>
          <w:p w14:paraId="51413DF7" w14:textId="33214CBC" w:rsidR="00AB2F07" w:rsidRPr="008D32AB" w:rsidRDefault="00AB2F07" w:rsidP="00AB2F07">
            <w:pPr>
              <w:pStyle w:val="Table"/>
            </w:pPr>
            <w:r w:rsidRPr="00895B89">
              <w:t>2022/2023</w:t>
            </w:r>
          </w:p>
        </w:tc>
        <w:tc>
          <w:tcPr>
            <w:tcW w:w="1361" w:type="dxa"/>
            <w:shd w:val="clear" w:color="auto" w:fill="auto"/>
            <w:noWrap/>
            <w:vAlign w:val="center"/>
            <w:hideMark/>
          </w:tcPr>
          <w:p w14:paraId="4EF3157B" w14:textId="7ED3023C" w:rsidR="00AB2F07" w:rsidRPr="008D32AB" w:rsidRDefault="00AB2F07" w:rsidP="00AB2F07">
            <w:pPr>
              <w:pStyle w:val="Table"/>
            </w:pPr>
            <w:r w:rsidRPr="00895B89">
              <w:t>New Island</w:t>
            </w:r>
          </w:p>
        </w:tc>
        <w:tc>
          <w:tcPr>
            <w:tcW w:w="1928" w:type="dxa"/>
            <w:shd w:val="clear" w:color="auto" w:fill="auto"/>
            <w:noWrap/>
            <w:vAlign w:val="center"/>
            <w:hideMark/>
          </w:tcPr>
          <w:p w14:paraId="5E8BE6F9" w14:textId="11297B10" w:rsidR="00AB2F07" w:rsidRPr="008D32AB" w:rsidRDefault="00AB2F07" w:rsidP="00AB2F07">
            <w:pPr>
              <w:pStyle w:val="Table"/>
            </w:pPr>
            <w:r w:rsidRPr="00895B89">
              <w:t>Gentoo penguin</w:t>
            </w:r>
          </w:p>
        </w:tc>
        <w:tc>
          <w:tcPr>
            <w:tcW w:w="794" w:type="dxa"/>
            <w:shd w:val="clear" w:color="auto" w:fill="auto"/>
            <w:noWrap/>
            <w:vAlign w:val="center"/>
            <w:hideMark/>
          </w:tcPr>
          <w:p w14:paraId="3828CFC0" w14:textId="0ACD482C" w:rsidR="00AB2F07" w:rsidRPr="008D32AB" w:rsidRDefault="00AB2F07" w:rsidP="00AB2F07">
            <w:pPr>
              <w:pStyle w:val="Table"/>
              <w:jc w:val="right"/>
            </w:pPr>
            <w:r w:rsidRPr="00895B89">
              <w:t>10</w:t>
            </w:r>
          </w:p>
        </w:tc>
        <w:tc>
          <w:tcPr>
            <w:tcW w:w="2041" w:type="dxa"/>
            <w:shd w:val="clear" w:color="auto" w:fill="auto"/>
            <w:noWrap/>
            <w:vAlign w:val="center"/>
            <w:hideMark/>
          </w:tcPr>
          <w:p w14:paraId="10B6C4CE" w14:textId="1044BFC8" w:rsidR="00AB2F07" w:rsidRPr="008D32AB" w:rsidRDefault="00AB2F07" w:rsidP="00AB2F07">
            <w:pPr>
              <w:pStyle w:val="Table"/>
              <w:jc w:val="right"/>
            </w:pPr>
            <w:r w:rsidRPr="00895B89">
              <w:t>0.00 [0.00, 30.85]</w:t>
            </w:r>
          </w:p>
        </w:tc>
        <w:tc>
          <w:tcPr>
            <w:tcW w:w="2041" w:type="dxa"/>
            <w:shd w:val="clear" w:color="auto" w:fill="auto"/>
            <w:noWrap/>
            <w:vAlign w:val="center"/>
            <w:hideMark/>
          </w:tcPr>
          <w:p w14:paraId="4EA8D453" w14:textId="5A368770" w:rsidR="00AB2F07" w:rsidRPr="008D32AB" w:rsidRDefault="00AB2F07" w:rsidP="00AB2F07">
            <w:pPr>
              <w:pStyle w:val="Table"/>
              <w:jc w:val="right"/>
            </w:pPr>
            <w:r w:rsidRPr="00895B89">
              <w:t>0.00 [0.00, 30.85]</w:t>
            </w:r>
          </w:p>
        </w:tc>
      </w:tr>
      <w:tr w:rsidR="00AB2F07" w:rsidRPr="008D32AB" w14:paraId="3B2ED8EE" w14:textId="77777777" w:rsidTr="00AB2F07">
        <w:trPr>
          <w:trHeight w:val="290"/>
        </w:trPr>
        <w:tc>
          <w:tcPr>
            <w:tcW w:w="1077" w:type="dxa"/>
            <w:shd w:val="clear" w:color="auto" w:fill="auto"/>
            <w:noWrap/>
            <w:vAlign w:val="center"/>
            <w:hideMark/>
          </w:tcPr>
          <w:p w14:paraId="45E0AB3E" w14:textId="2B99B823" w:rsidR="00AB2F07" w:rsidRPr="008D32AB" w:rsidRDefault="00AB2F07" w:rsidP="00AB2F07">
            <w:pPr>
              <w:pStyle w:val="Table"/>
            </w:pPr>
            <w:r w:rsidRPr="00895B89">
              <w:t>2022/2023</w:t>
            </w:r>
          </w:p>
        </w:tc>
        <w:tc>
          <w:tcPr>
            <w:tcW w:w="1361" w:type="dxa"/>
            <w:shd w:val="clear" w:color="auto" w:fill="auto"/>
            <w:noWrap/>
            <w:vAlign w:val="center"/>
            <w:hideMark/>
          </w:tcPr>
          <w:p w14:paraId="57163114" w14:textId="1F24DC66" w:rsidR="00AB2F07" w:rsidRPr="008D32AB" w:rsidRDefault="00AB2F07" w:rsidP="00AB2F07">
            <w:pPr>
              <w:pStyle w:val="Table"/>
            </w:pPr>
            <w:r w:rsidRPr="00895B89">
              <w:t>New Island</w:t>
            </w:r>
          </w:p>
        </w:tc>
        <w:tc>
          <w:tcPr>
            <w:tcW w:w="1928" w:type="dxa"/>
            <w:shd w:val="clear" w:color="auto" w:fill="auto"/>
            <w:noWrap/>
            <w:vAlign w:val="center"/>
            <w:hideMark/>
          </w:tcPr>
          <w:p w14:paraId="0965B804" w14:textId="6F29805D" w:rsidR="00AB2F07" w:rsidRPr="008D32AB" w:rsidRDefault="00AB2F07" w:rsidP="00AB2F07">
            <w:pPr>
              <w:pStyle w:val="Table"/>
            </w:pPr>
            <w:proofErr w:type="spellStart"/>
            <w:r w:rsidRPr="00895B89">
              <w:t>Magellanic</w:t>
            </w:r>
            <w:proofErr w:type="spellEnd"/>
            <w:r w:rsidRPr="00895B89">
              <w:t xml:space="preserve"> penguin</w:t>
            </w:r>
          </w:p>
        </w:tc>
        <w:tc>
          <w:tcPr>
            <w:tcW w:w="794" w:type="dxa"/>
            <w:shd w:val="clear" w:color="auto" w:fill="auto"/>
            <w:noWrap/>
            <w:vAlign w:val="center"/>
            <w:hideMark/>
          </w:tcPr>
          <w:p w14:paraId="1E512C93" w14:textId="5A0D4263" w:rsidR="00AB2F07" w:rsidRPr="008D32AB" w:rsidRDefault="00AB2F07" w:rsidP="00AB2F07">
            <w:pPr>
              <w:pStyle w:val="Table"/>
              <w:jc w:val="right"/>
            </w:pPr>
            <w:r w:rsidRPr="00895B89">
              <w:t>9</w:t>
            </w:r>
          </w:p>
        </w:tc>
        <w:tc>
          <w:tcPr>
            <w:tcW w:w="2041" w:type="dxa"/>
            <w:shd w:val="clear" w:color="auto" w:fill="auto"/>
            <w:noWrap/>
            <w:vAlign w:val="center"/>
            <w:hideMark/>
          </w:tcPr>
          <w:p w14:paraId="2B27C2F1" w14:textId="4D232C53" w:rsidR="00AB2F07" w:rsidRPr="008D32AB" w:rsidRDefault="00AB2F07" w:rsidP="00AB2F07">
            <w:pPr>
              <w:pStyle w:val="Table"/>
              <w:jc w:val="right"/>
            </w:pPr>
            <w:r w:rsidRPr="00895B89">
              <w:t>0.00 [0.00, 33.63]</w:t>
            </w:r>
          </w:p>
        </w:tc>
        <w:tc>
          <w:tcPr>
            <w:tcW w:w="2041" w:type="dxa"/>
            <w:shd w:val="clear" w:color="auto" w:fill="auto"/>
            <w:noWrap/>
            <w:vAlign w:val="center"/>
            <w:hideMark/>
          </w:tcPr>
          <w:p w14:paraId="2F6E7297" w14:textId="1265BB06" w:rsidR="00AB2F07" w:rsidRPr="008D32AB" w:rsidRDefault="00AB2F07" w:rsidP="00AB2F07">
            <w:pPr>
              <w:pStyle w:val="Table"/>
              <w:jc w:val="right"/>
            </w:pPr>
            <w:r w:rsidRPr="00895B89">
              <w:t>0.00 [0.00, 33.63]</w:t>
            </w:r>
          </w:p>
        </w:tc>
      </w:tr>
      <w:tr w:rsidR="00AB2F07" w:rsidRPr="008D32AB" w14:paraId="5C4BA4DC" w14:textId="77777777" w:rsidTr="00AB2F07">
        <w:trPr>
          <w:trHeight w:val="290"/>
        </w:trPr>
        <w:tc>
          <w:tcPr>
            <w:tcW w:w="1077" w:type="dxa"/>
            <w:shd w:val="clear" w:color="auto" w:fill="auto"/>
            <w:noWrap/>
            <w:vAlign w:val="center"/>
            <w:hideMark/>
          </w:tcPr>
          <w:p w14:paraId="0F4506A5" w14:textId="0664FF14" w:rsidR="00AB2F07" w:rsidRPr="008D32AB" w:rsidRDefault="00AB2F07" w:rsidP="00AB2F07">
            <w:pPr>
              <w:pStyle w:val="Table"/>
            </w:pPr>
            <w:r w:rsidRPr="00895B89">
              <w:t>2022/2023</w:t>
            </w:r>
          </w:p>
        </w:tc>
        <w:tc>
          <w:tcPr>
            <w:tcW w:w="1361" w:type="dxa"/>
            <w:shd w:val="clear" w:color="auto" w:fill="auto"/>
            <w:noWrap/>
            <w:vAlign w:val="center"/>
            <w:hideMark/>
          </w:tcPr>
          <w:p w14:paraId="661C95CC" w14:textId="18D5A2D9" w:rsidR="00AB2F07" w:rsidRPr="008D32AB" w:rsidRDefault="00AB2F07" w:rsidP="00AB2F07">
            <w:pPr>
              <w:pStyle w:val="Table"/>
            </w:pPr>
            <w:r w:rsidRPr="00895B89">
              <w:t>New Island</w:t>
            </w:r>
          </w:p>
        </w:tc>
        <w:tc>
          <w:tcPr>
            <w:tcW w:w="1928" w:type="dxa"/>
            <w:shd w:val="clear" w:color="auto" w:fill="auto"/>
            <w:noWrap/>
            <w:vAlign w:val="center"/>
            <w:hideMark/>
          </w:tcPr>
          <w:p w14:paraId="71AB933D" w14:textId="486E23E3" w:rsidR="00AB2F07" w:rsidRPr="008D32AB" w:rsidRDefault="00AB2F07" w:rsidP="00AB2F07">
            <w:pPr>
              <w:pStyle w:val="Table"/>
            </w:pPr>
            <w:r w:rsidRPr="00895B89">
              <w:t>Striated caracara</w:t>
            </w:r>
          </w:p>
        </w:tc>
        <w:tc>
          <w:tcPr>
            <w:tcW w:w="794" w:type="dxa"/>
            <w:shd w:val="clear" w:color="auto" w:fill="auto"/>
            <w:noWrap/>
            <w:vAlign w:val="center"/>
            <w:hideMark/>
          </w:tcPr>
          <w:p w14:paraId="5E3C8D16" w14:textId="3B2465DB" w:rsidR="00AB2F07" w:rsidRPr="008D32AB" w:rsidRDefault="00AB2F07" w:rsidP="00AB2F07">
            <w:pPr>
              <w:pStyle w:val="Table"/>
              <w:jc w:val="right"/>
            </w:pPr>
            <w:r w:rsidRPr="00895B89">
              <w:t>43</w:t>
            </w:r>
          </w:p>
        </w:tc>
        <w:tc>
          <w:tcPr>
            <w:tcW w:w="2041" w:type="dxa"/>
            <w:shd w:val="clear" w:color="auto" w:fill="auto"/>
            <w:noWrap/>
            <w:vAlign w:val="center"/>
            <w:hideMark/>
          </w:tcPr>
          <w:p w14:paraId="53FD5DA2" w14:textId="677F31A9" w:rsidR="00AB2F07" w:rsidRPr="008D32AB" w:rsidRDefault="00AB2F07" w:rsidP="00AB2F07">
            <w:pPr>
              <w:pStyle w:val="Table"/>
              <w:jc w:val="right"/>
            </w:pPr>
            <w:r w:rsidRPr="00895B89">
              <w:t>4.65 [0.57, 15.81]</w:t>
            </w:r>
          </w:p>
        </w:tc>
        <w:tc>
          <w:tcPr>
            <w:tcW w:w="2041" w:type="dxa"/>
            <w:shd w:val="clear" w:color="auto" w:fill="auto"/>
            <w:noWrap/>
            <w:vAlign w:val="center"/>
            <w:hideMark/>
          </w:tcPr>
          <w:p w14:paraId="39FDE51F" w14:textId="5F727603" w:rsidR="00AB2F07" w:rsidRPr="008D32AB" w:rsidRDefault="00AB2F07" w:rsidP="00AB2F07">
            <w:pPr>
              <w:pStyle w:val="Table"/>
              <w:jc w:val="right"/>
            </w:pPr>
            <w:r w:rsidRPr="00895B89">
              <w:t>0.00 [0.00, 8.22]</w:t>
            </w:r>
          </w:p>
        </w:tc>
      </w:tr>
      <w:tr w:rsidR="00AB2F07" w:rsidRPr="008D32AB" w14:paraId="09E6F37B" w14:textId="77777777" w:rsidTr="00AB2F07">
        <w:trPr>
          <w:trHeight w:val="290"/>
        </w:trPr>
        <w:tc>
          <w:tcPr>
            <w:tcW w:w="1077" w:type="dxa"/>
            <w:shd w:val="clear" w:color="auto" w:fill="auto"/>
            <w:noWrap/>
            <w:vAlign w:val="center"/>
            <w:hideMark/>
          </w:tcPr>
          <w:p w14:paraId="5D007A84" w14:textId="696E42E6" w:rsidR="00AB2F07" w:rsidRPr="008D32AB" w:rsidRDefault="00AB2F07" w:rsidP="00AB2F07">
            <w:pPr>
              <w:pStyle w:val="Table"/>
            </w:pPr>
            <w:r w:rsidRPr="00895B89">
              <w:t>2022/2023</w:t>
            </w:r>
          </w:p>
        </w:tc>
        <w:tc>
          <w:tcPr>
            <w:tcW w:w="1361" w:type="dxa"/>
            <w:shd w:val="clear" w:color="auto" w:fill="auto"/>
            <w:noWrap/>
            <w:vAlign w:val="center"/>
            <w:hideMark/>
          </w:tcPr>
          <w:p w14:paraId="7668F7AF" w14:textId="72277F1D" w:rsidR="00AB2F07" w:rsidRPr="008D32AB" w:rsidRDefault="00AB2F07" w:rsidP="00AB2F07">
            <w:pPr>
              <w:pStyle w:val="Table"/>
            </w:pPr>
            <w:r w:rsidRPr="00895B89">
              <w:t>New Island</w:t>
            </w:r>
          </w:p>
        </w:tc>
        <w:tc>
          <w:tcPr>
            <w:tcW w:w="1928" w:type="dxa"/>
            <w:shd w:val="clear" w:color="auto" w:fill="auto"/>
            <w:noWrap/>
            <w:vAlign w:val="center"/>
            <w:hideMark/>
          </w:tcPr>
          <w:p w14:paraId="33F2FDB2" w14:textId="0BF02E92" w:rsidR="00AB2F07" w:rsidRPr="008D32AB" w:rsidRDefault="00AB2F07" w:rsidP="00AB2F07">
            <w:pPr>
              <w:pStyle w:val="Table"/>
            </w:pPr>
            <w:r w:rsidRPr="00895B89">
              <w:t>Skua</w:t>
            </w:r>
          </w:p>
        </w:tc>
        <w:tc>
          <w:tcPr>
            <w:tcW w:w="794" w:type="dxa"/>
            <w:shd w:val="clear" w:color="auto" w:fill="auto"/>
            <w:noWrap/>
            <w:vAlign w:val="center"/>
            <w:hideMark/>
          </w:tcPr>
          <w:p w14:paraId="0BFB58BA" w14:textId="1AA5CD79" w:rsidR="00AB2F07" w:rsidRPr="008D32AB" w:rsidRDefault="00AB2F07" w:rsidP="00AB2F07">
            <w:pPr>
              <w:pStyle w:val="Table"/>
              <w:jc w:val="right"/>
            </w:pPr>
            <w:r w:rsidRPr="00895B89">
              <w:t>46</w:t>
            </w:r>
          </w:p>
        </w:tc>
        <w:tc>
          <w:tcPr>
            <w:tcW w:w="2041" w:type="dxa"/>
            <w:shd w:val="clear" w:color="auto" w:fill="auto"/>
            <w:noWrap/>
            <w:vAlign w:val="center"/>
            <w:hideMark/>
          </w:tcPr>
          <w:p w14:paraId="4487A0DA" w14:textId="55219432" w:rsidR="00AB2F07" w:rsidRPr="008D32AB" w:rsidRDefault="00AB2F07" w:rsidP="00AB2F07">
            <w:pPr>
              <w:pStyle w:val="Table"/>
              <w:jc w:val="right"/>
            </w:pPr>
            <w:r w:rsidRPr="00895B89">
              <w:t>6.52 [1.37, 17.90]</w:t>
            </w:r>
          </w:p>
        </w:tc>
        <w:tc>
          <w:tcPr>
            <w:tcW w:w="2041" w:type="dxa"/>
            <w:shd w:val="clear" w:color="auto" w:fill="auto"/>
            <w:noWrap/>
            <w:vAlign w:val="center"/>
            <w:hideMark/>
          </w:tcPr>
          <w:p w14:paraId="22329766" w14:textId="05DCD01F" w:rsidR="00AB2F07" w:rsidRPr="008D32AB" w:rsidRDefault="00AB2F07" w:rsidP="00AB2F07">
            <w:pPr>
              <w:pStyle w:val="Table"/>
              <w:jc w:val="right"/>
            </w:pPr>
            <w:r w:rsidRPr="00895B89">
              <w:t>0.00 [0.00, 7.71]</w:t>
            </w:r>
          </w:p>
        </w:tc>
      </w:tr>
      <w:tr w:rsidR="00AB2F07" w:rsidRPr="008D32AB" w14:paraId="5D7B769E" w14:textId="77777777" w:rsidTr="00AB2F07">
        <w:trPr>
          <w:trHeight w:val="290"/>
        </w:trPr>
        <w:tc>
          <w:tcPr>
            <w:tcW w:w="1077" w:type="dxa"/>
            <w:shd w:val="clear" w:color="auto" w:fill="auto"/>
            <w:noWrap/>
            <w:vAlign w:val="center"/>
            <w:hideMark/>
          </w:tcPr>
          <w:p w14:paraId="7C177DD6" w14:textId="5604CED8" w:rsidR="00AB2F07" w:rsidRPr="008D32AB" w:rsidRDefault="00AB2F07" w:rsidP="00AB2F07">
            <w:pPr>
              <w:pStyle w:val="Table"/>
            </w:pPr>
            <w:r w:rsidRPr="00895B89">
              <w:t>2022/2023</w:t>
            </w:r>
          </w:p>
        </w:tc>
        <w:tc>
          <w:tcPr>
            <w:tcW w:w="1361" w:type="dxa"/>
            <w:shd w:val="clear" w:color="auto" w:fill="auto"/>
            <w:noWrap/>
            <w:vAlign w:val="center"/>
            <w:hideMark/>
          </w:tcPr>
          <w:p w14:paraId="2C4377E0" w14:textId="7B8BF486" w:rsidR="00AB2F07" w:rsidRPr="008D32AB" w:rsidRDefault="00AB2F07" w:rsidP="00AB2F07">
            <w:pPr>
              <w:pStyle w:val="Table"/>
            </w:pPr>
            <w:r w:rsidRPr="00895B89">
              <w:t>Steeple Jason</w:t>
            </w:r>
          </w:p>
        </w:tc>
        <w:tc>
          <w:tcPr>
            <w:tcW w:w="1928" w:type="dxa"/>
            <w:shd w:val="clear" w:color="auto" w:fill="auto"/>
            <w:noWrap/>
            <w:vAlign w:val="center"/>
            <w:hideMark/>
          </w:tcPr>
          <w:p w14:paraId="335A8D0A" w14:textId="3C20CB3B" w:rsidR="00AB2F07" w:rsidRPr="008D32AB" w:rsidRDefault="00AB2F07" w:rsidP="00AB2F07">
            <w:pPr>
              <w:pStyle w:val="Table"/>
            </w:pPr>
            <w:r w:rsidRPr="00895B89">
              <w:t>Albatross</w:t>
            </w:r>
          </w:p>
        </w:tc>
        <w:tc>
          <w:tcPr>
            <w:tcW w:w="794" w:type="dxa"/>
            <w:shd w:val="clear" w:color="auto" w:fill="auto"/>
            <w:noWrap/>
            <w:vAlign w:val="center"/>
            <w:hideMark/>
          </w:tcPr>
          <w:p w14:paraId="33E1891B" w14:textId="0902B472" w:rsidR="00AB2F07" w:rsidRPr="008D32AB" w:rsidRDefault="00AB2F07" w:rsidP="00AB2F07">
            <w:pPr>
              <w:pStyle w:val="Table"/>
              <w:jc w:val="right"/>
            </w:pPr>
            <w:r w:rsidRPr="00895B89">
              <w:t>25</w:t>
            </w:r>
          </w:p>
        </w:tc>
        <w:tc>
          <w:tcPr>
            <w:tcW w:w="2041" w:type="dxa"/>
            <w:shd w:val="clear" w:color="auto" w:fill="auto"/>
            <w:noWrap/>
            <w:vAlign w:val="center"/>
            <w:hideMark/>
          </w:tcPr>
          <w:p w14:paraId="6E55ADCB" w14:textId="3D0D6B83" w:rsidR="00AB2F07" w:rsidRPr="008D32AB" w:rsidRDefault="00AB2F07" w:rsidP="00AB2F07">
            <w:pPr>
              <w:pStyle w:val="Table"/>
              <w:jc w:val="right"/>
            </w:pPr>
            <w:r w:rsidRPr="00895B89">
              <w:t>4.00 [0.10, 20.35]</w:t>
            </w:r>
          </w:p>
        </w:tc>
        <w:tc>
          <w:tcPr>
            <w:tcW w:w="2041" w:type="dxa"/>
            <w:shd w:val="clear" w:color="auto" w:fill="auto"/>
            <w:noWrap/>
            <w:vAlign w:val="center"/>
            <w:hideMark/>
          </w:tcPr>
          <w:p w14:paraId="67F92E8B" w14:textId="736F2E3E" w:rsidR="00AB2F07" w:rsidRPr="008D32AB" w:rsidRDefault="00AB2F07" w:rsidP="00AB2F07">
            <w:pPr>
              <w:pStyle w:val="Table"/>
              <w:jc w:val="right"/>
            </w:pPr>
            <w:r w:rsidRPr="00895B89">
              <w:t>0.00 [0.00, 13.72]</w:t>
            </w:r>
          </w:p>
        </w:tc>
      </w:tr>
      <w:tr w:rsidR="00AB2F07" w:rsidRPr="008D32AB" w14:paraId="033D2D98" w14:textId="77777777" w:rsidTr="00AB2F07">
        <w:trPr>
          <w:trHeight w:val="290"/>
        </w:trPr>
        <w:tc>
          <w:tcPr>
            <w:tcW w:w="1077" w:type="dxa"/>
            <w:shd w:val="clear" w:color="auto" w:fill="auto"/>
            <w:noWrap/>
            <w:vAlign w:val="center"/>
            <w:hideMark/>
          </w:tcPr>
          <w:p w14:paraId="6482695B" w14:textId="4B3988D6" w:rsidR="00AB2F07" w:rsidRPr="008D32AB" w:rsidRDefault="00AB2F07" w:rsidP="00AB2F07">
            <w:pPr>
              <w:pStyle w:val="Table"/>
            </w:pPr>
            <w:r w:rsidRPr="00895B89">
              <w:t>2022/2023</w:t>
            </w:r>
          </w:p>
        </w:tc>
        <w:tc>
          <w:tcPr>
            <w:tcW w:w="1361" w:type="dxa"/>
            <w:shd w:val="clear" w:color="auto" w:fill="auto"/>
            <w:noWrap/>
            <w:vAlign w:val="center"/>
            <w:hideMark/>
          </w:tcPr>
          <w:p w14:paraId="7A10BFB7" w14:textId="26F2EC6A" w:rsidR="00AB2F07" w:rsidRPr="008D32AB" w:rsidRDefault="00AB2F07" w:rsidP="00AB2F07">
            <w:pPr>
              <w:pStyle w:val="Table"/>
            </w:pPr>
            <w:r w:rsidRPr="00895B89">
              <w:t>Steeple Jason</w:t>
            </w:r>
          </w:p>
        </w:tc>
        <w:tc>
          <w:tcPr>
            <w:tcW w:w="1928" w:type="dxa"/>
            <w:shd w:val="clear" w:color="auto" w:fill="auto"/>
            <w:noWrap/>
            <w:vAlign w:val="center"/>
            <w:hideMark/>
          </w:tcPr>
          <w:p w14:paraId="6F97D2C1" w14:textId="378115FD" w:rsidR="00AB2F07" w:rsidRPr="008D32AB" w:rsidRDefault="00AB2F07" w:rsidP="00AB2F07">
            <w:pPr>
              <w:pStyle w:val="Table"/>
            </w:pPr>
            <w:r w:rsidRPr="00895B89">
              <w:t>Shag</w:t>
            </w:r>
          </w:p>
        </w:tc>
        <w:tc>
          <w:tcPr>
            <w:tcW w:w="794" w:type="dxa"/>
            <w:shd w:val="clear" w:color="auto" w:fill="auto"/>
            <w:noWrap/>
            <w:vAlign w:val="center"/>
            <w:hideMark/>
          </w:tcPr>
          <w:p w14:paraId="2E7D18F2" w14:textId="12D6DADF" w:rsidR="00AB2F07" w:rsidRPr="008D32AB" w:rsidRDefault="00AB2F07" w:rsidP="00AB2F07">
            <w:pPr>
              <w:pStyle w:val="Table"/>
              <w:jc w:val="right"/>
            </w:pPr>
            <w:r w:rsidRPr="00895B89">
              <w:t>11</w:t>
            </w:r>
          </w:p>
        </w:tc>
        <w:tc>
          <w:tcPr>
            <w:tcW w:w="2041" w:type="dxa"/>
            <w:shd w:val="clear" w:color="auto" w:fill="auto"/>
            <w:noWrap/>
            <w:vAlign w:val="center"/>
            <w:hideMark/>
          </w:tcPr>
          <w:p w14:paraId="1032C5DF" w14:textId="645C0D0B" w:rsidR="00AB2F07" w:rsidRPr="008D32AB" w:rsidRDefault="00AB2F07" w:rsidP="00AB2F07">
            <w:pPr>
              <w:pStyle w:val="Table"/>
              <w:jc w:val="right"/>
            </w:pPr>
            <w:r w:rsidRPr="00895B89">
              <w:t>0.00 [0.00, 28.49]</w:t>
            </w:r>
          </w:p>
        </w:tc>
        <w:tc>
          <w:tcPr>
            <w:tcW w:w="2041" w:type="dxa"/>
            <w:shd w:val="clear" w:color="auto" w:fill="auto"/>
            <w:noWrap/>
            <w:vAlign w:val="center"/>
            <w:hideMark/>
          </w:tcPr>
          <w:p w14:paraId="06DDBA35" w14:textId="0F014F30" w:rsidR="00AB2F07" w:rsidRPr="008D32AB" w:rsidRDefault="00AB2F07" w:rsidP="00AB2F07">
            <w:pPr>
              <w:pStyle w:val="Table"/>
              <w:jc w:val="right"/>
            </w:pPr>
            <w:r w:rsidRPr="00895B89">
              <w:t>0.00 [0.00, 28.49]</w:t>
            </w:r>
          </w:p>
        </w:tc>
      </w:tr>
      <w:tr w:rsidR="00AB2F07" w:rsidRPr="008D32AB" w14:paraId="1F000B6F" w14:textId="77777777" w:rsidTr="00AB2F07">
        <w:trPr>
          <w:trHeight w:val="290"/>
        </w:trPr>
        <w:tc>
          <w:tcPr>
            <w:tcW w:w="1077" w:type="dxa"/>
            <w:shd w:val="clear" w:color="auto" w:fill="auto"/>
            <w:noWrap/>
            <w:vAlign w:val="center"/>
            <w:hideMark/>
          </w:tcPr>
          <w:p w14:paraId="5D0AC562" w14:textId="170BAD21" w:rsidR="00AB2F07" w:rsidRPr="008D32AB" w:rsidRDefault="00AB2F07" w:rsidP="00AB2F07">
            <w:pPr>
              <w:pStyle w:val="Table"/>
            </w:pPr>
            <w:r w:rsidRPr="00895B89">
              <w:t>2022/2023</w:t>
            </w:r>
          </w:p>
        </w:tc>
        <w:tc>
          <w:tcPr>
            <w:tcW w:w="1361" w:type="dxa"/>
            <w:shd w:val="clear" w:color="auto" w:fill="auto"/>
            <w:noWrap/>
            <w:vAlign w:val="center"/>
            <w:hideMark/>
          </w:tcPr>
          <w:p w14:paraId="01431E0B" w14:textId="5A481D20" w:rsidR="00AB2F07" w:rsidRPr="008D32AB" w:rsidRDefault="00AB2F07" w:rsidP="00AB2F07">
            <w:pPr>
              <w:pStyle w:val="Table"/>
            </w:pPr>
            <w:r w:rsidRPr="00895B89">
              <w:t>Steeple Jason</w:t>
            </w:r>
          </w:p>
        </w:tc>
        <w:tc>
          <w:tcPr>
            <w:tcW w:w="1928" w:type="dxa"/>
            <w:shd w:val="clear" w:color="auto" w:fill="auto"/>
            <w:noWrap/>
            <w:vAlign w:val="center"/>
            <w:hideMark/>
          </w:tcPr>
          <w:p w14:paraId="06E44386" w14:textId="5160E4A9" w:rsidR="00AB2F07" w:rsidRPr="008D32AB" w:rsidRDefault="00AB2F07" w:rsidP="00AB2F07">
            <w:pPr>
              <w:pStyle w:val="Table"/>
            </w:pPr>
            <w:r w:rsidRPr="00895B89">
              <w:t>Rockhopper penguin</w:t>
            </w:r>
          </w:p>
        </w:tc>
        <w:tc>
          <w:tcPr>
            <w:tcW w:w="794" w:type="dxa"/>
            <w:shd w:val="clear" w:color="auto" w:fill="auto"/>
            <w:noWrap/>
            <w:vAlign w:val="center"/>
            <w:hideMark/>
          </w:tcPr>
          <w:p w14:paraId="7DFF0FA5" w14:textId="2E874FC2" w:rsidR="00AB2F07" w:rsidRPr="008D32AB" w:rsidRDefault="00AB2F07" w:rsidP="00AB2F07">
            <w:pPr>
              <w:pStyle w:val="Table"/>
              <w:jc w:val="right"/>
            </w:pPr>
            <w:r w:rsidRPr="00895B89">
              <w:t>20</w:t>
            </w:r>
          </w:p>
        </w:tc>
        <w:tc>
          <w:tcPr>
            <w:tcW w:w="2041" w:type="dxa"/>
            <w:shd w:val="clear" w:color="auto" w:fill="auto"/>
            <w:noWrap/>
            <w:vAlign w:val="center"/>
            <w:hideMark/>
          </w:tcPr>
          <w:p w14:paraId="3D08197A" w14:textId="11BAAECA" w:rsidR="00AB2F07" w:rsidRPr="008D32AB" w:rsidRDefault="00AB2F07" w:rsidP="00AB2F07">
            <w:pPr>
              <w:pStyle w:val="Table"/>
              <w:jc w:val="right"/>
            </w:pPr>
            <w:r w:rsidRPr="00895B89">
              <w:t>10.00 [1.23, 31.70]</w:t>
            </w:r>
          </w:p>
        </w:tc>
        <w:tc>
          <w:tcPr>
            <w:tcW w:w="2041" w:type="dxa"/>
            <w:shd w:val="clear" w:color="auto" w:fill="auto"/>
            <w:noWrap/>
            <w:vAlign w:val="center"/>
            <w:hideMark/>
          </w:tcPr>
          <w:p w14:paraId="7AC6282C" w14:textId="6C182EC7" w:rsidR="00AB2F07" w:rsidRPr="008D32AB" w:rsidRDefault="00AB2F07" w:rsidP="00AB2F07">
            <w:pPr>
              <w:pStyle w:val="Table"/>
              <w:jc w:val="right"/>
            </w:pPr>
            <w:r w:rsidRPr="00895B89">
              <w:t>5.00 [0.13, 24.87]</w:t>
            </w:r>
          </w:p>
        </w:tc>
      </w:tr>
      <w:tr w:rsidR="00AB2F07" w:rsidRPr="008D32AB" w14:paraId="7517E5E5" w14:textId="77777777" w:rsidTr="00AB2F07">
        <w:trPr>
          <w:trHeight w:val="290"/>
        </w:trPr>
        <w:tc>
          <w:tcPr>
            <w:tcW w:w="1077" w:type="dxa"/>
            <w:shd w:val="clear" w:color="auto" w:fill="auto"/>
            <w:noWrap/>
            <w:vAlign w:val="center"/>
            <w:hideMark/>
          </w:tcPr>
          <w:p w14:paraId="5FC36715" w14:textId="5FEEC054" w:rsidR="00AB2F07" w:rsidRPr="008D32AB" w:rsidRDefault="00AB2F07" w:rsidP="00AB2F07">
            <w:pPr>
              <w:pStyle w:val="Table"/>
            </w:pPr>
            <w:r w:rsidRPr="00895B89">
              <w:t>2022/2023</w:t>
            </w:r>
          </w:p>
        </w:tc>
        <w:tc>
          <w:tcPr>
            <w:tcW w:w="1361" w:type="dxa"/>
            <w:shd w:val="clear" w:color="auto" w:fill="auto"/>
            <w:noWrap/>
            <w:vAlign w:val="center"/>
            <w:hideMark/>
          </w:tcPr>
          <w:p w14:paraId="66566E96" w14:textId="15402A47" w:rsidR="00AB2F07" w:rsidRPr="008D32AB" w:rsidRDefault="00AB2F07" w:rsidP="00AB2F07">
            <w:pPr>
              <w:pStyle w:val="Table"/>
            </w:pPr>
            <w:r w:rsidRPr="00895B89">
              <w:t>Steeple Jason</w:t>
            </w:r>
          </w:p>
        </w:tc>
        <w:tc>
          <w:tcPr>
            <w:tcW w:w="1928" w:type="dxa"/>
            <w:shd w:val="clear" w:color="auto" w:fill="auto"/>
            <w:noWrap/>
            <w:vAlign w:val="center"/>
            <w:hideMark/>
          </w:tcPr>
          <w:p w14:paraId="1CDD6828" w14:textId="505CE107" w:rsidR="00AB2F07" w:rsidRPr="008D32AB" w:rsidRDefault="00AB2F07" w:rsidP="00AB2F07">
            <w:pPr>
              <w:pStyle w:val="Table"/>
            </w:pPr>
            <w:r w:rsidRPr="00895B89">
              <w:t>Gentoo penguin</w:t>
            </w:r>
          </w:p>
        </w:tc>
        <w:tc>
          <w:tcPr>
            <w:tcW w:w="794" w:type="dxa"/>
            <w:shd w:val="clear" w:color="auto" w:fill="auto"/>
            <w:noWrap/>
            <w:vAlign w:val="center"/>
            <w:hideMark/>
          </w:tcPr>
          <w:p w14:paraId="74F17D13" w14:textId="0A24AEF7" w:rsidR="00AB2F07" w:rsidRPr="008D32AB" w:rsidRDefault="00AB2F07" w:rsidP="00AB2F07">
            <w:pPr>
              <w:pStyle w:val="Table"/>
              <w:jc w:val="right"/>
            </w:pPr>
            <w:r w:rsidRPr="00895B89">
              <w:t>25</w:t>
            </w:r>
          </w:p>
        </w:tc>
        <w:tc>
          <w:tcPr>
            <w:tcW w:w="2041" w:type="dxa"/>
            <w:shd w:val="clear" w:color="auto" w:fill="auto"/>
            <w:noWrap/>
            <w:vAlign w:val="center"/>
            <w:hideMark/>
          </w:tcPr>
          <w:p w14:paraId="6F584B18" w14:textId="3C068B1D" w:rsidR="00AB2F07" w:rsidRPr="008D32AB" w:rsidRDefault="00AB2F07" w:rsidP="00AB2F07">
            <w:pPr>
              <w:pStyle w:val="Table"/>
              <w:jc w:val="right"/>
            </w:pPr>
            <w:r w:rsidRPr="00895B89">
              <w:t>0.00 [0.00, 13.72]</w:t>
            </w:r>
          </w:p>
        </w:tc>
        <w:tc>
          <w:tcPr>
            <w:tcW w:w="2041" w:type="dxa"/>
            <w:shd w:val="clear" w:color="auto" w:fill="auto"/>
            <w:noWrap/>
            <w:vAlign w:val="center"/>
            <w:hideMark/>
          </w:tcPr>
          <w:p w14:paraId="2945C80A" w14:textId="28AAFFFF" w:rsidR="00AB2F07" w:rsidRPr="008D32AB" w:rsidRDefault="00AB2F07" w:rsidP="00AB2F07">
            <w:pPr>
              <w:pStyle w:val="Table"/>
              <w:jc w:val="right"/>
            </w:pPr>
            <w:r w:rsidRPr="00895B89">
              <w:t>0.00 [0.00, 13.72]</w:t>
            </w:r>
          </w:p>
        </w:tc>
      </w:tr>
      <w:tr w:rsidR="00AB2F07" w:rsidRPr="008D32AB" w14:paraId="2BBEF597" w14:textId="77777777" w:rsidTr="00AB2F07">
        <w:trPr>
          <w:trHeight w:val="290"/>
        </w:trPr>
        <w:tc>
          <w:tcPr>
            <w:tcW w:w="1077" w:type="dxa"/>
            <w:shd w:val="clear" w:color="auto" w:fill="auto"/>
            <w:noWrap/>
            <w:vAlign w:val="center"/>
            <w:hideMark/>
          </w:tcPr>
          <w:p w14:paraId="30DB8039" w14:textId="7CD674E8" w:rsidR="00AB2F07" w:rsidRPr="008D32AB" w:rsidRDefault="00AB2F07" w:rsidP="00AB2F07">
            <w:pPr>
              <w:pStyle w:val="Table"/>
            </w:pPr>
            <w:r w:rsidRPr="00895B89">
              <w:t>2022/2023</w:t>
            </w:r>
          </w:p>
        </w:tc>
        <w:tc>
          <w:tcPr>
            <w:tcW w:w="1361" w:type="dxa"/>
            <w:shd w:val="clear" w:color="auto" w:fill="auto"/>
            <w:noWrap/>
            <w:vAlign w:val="center"/>
            <w:hideMark/>
          </w:tcPr>
          <w:p w14:paraId="6FD2D243" w14:textId="73E4CDD4" w:rsidR="00AB2F07" w:rsidRPr="008D32AB" w:rsidRDefault="00AB2F07" w:rsidP="00AB2F07">
            <w:pPr>
              <w:pStyle w:val="Table"/>
            </w:pPr>
            <w:r w:rsidRPr="00895B89">
              <w:t>Steeple Jason</w:t>
            </w:r>
          </w:p>
        </w:tc>
        <w:tc>
          <w:tcPr>
            <w:tcW w:w="1928" w:type="dxa"/>
            <w:shd w:val="clear" w:color="auto" w:fill="auto"/>
            <w:noWrap/>
            <w:vAlign w:val="center"/>
            <w:hideMark/>
          </w:tcPr>
          <w:p w14:paraId="05D94017" w14:textId="7C4CDF65" w:rsidR="00AB2F07" w:rsidRPr="008D32AB" w:rsidRDefault="00AB2F07" w:rsidP="00AB2F07">
            <w:pPr>
              <w:pStyle w:val="Table"/>
            </w:pPr>
            <w:proofErr w:type="spellStart"/>
            <w:r w:rsidRPr="00895B89">
              <w:t>Magellanic</w:t>
            </w:r>
            <w:proofErr w:type="spellEnd"/>
            <w:r w:rsidRPr="00895B89">
              <w:t xml:space="preserve"> penguin</w:t>
            </w:r>
          </w:p>
        </w:tc>
        <w:tc>
          <w:tcPr>
            <w:tcW w:w="794" w:type="dxa"/>
            <w:shd w:val="clear" w:color="auto" w:fill="auto"/>
            <w:noWrap/>
            <w:vAlign w:val="center"/>
            <w:hideMark/>
          </w:tcPr>
          <w:p w14:paraId="7A7C6D9F" w14:textId="5BA8318E" w:rsidR="00AB2F07" w:rsidRPr="008D32AB" w:rsidRDefault="00AB2F07" w:rsidP="00AB2F07">
            <w:pPr>
              <w:pStyle w:val="Table"/>
              <w:jc w:val="right"/>
            </w:pPr>
            <w:r w:rsidRPr="00895B89">
              <w:t>20</w:t>
            </w:r>
          </w:p>
        </w:tc>
        <w:tc>
          <w:tcPr>
            <w:tcW w:w="2041" w:type="dxa"/>
            <w:shd w:val="clear" w:color="auto" w:fill="auto"/>
            <w:noWrap/>
            <w:vAlign w:val="center"/>
            <w:hideMark/>
          </w:tcPr>
          <w:p w14:paraId="1286609B" w14:textId="3B6DA8B5" w:rsidR="00AB2F07" w:rsidRPr="008D32AB" w:rsidRDefault="00AB2F07" w:rsidP="00AB2F07">
            <w:pPr>
              <w:pStyle w:val="Table"/>
              <w:jc w:val="right"/>
            </w:pPr>
            <w:r w:rsidRPr="00895B89">
              <w:t>15.00 [3.21, 37.89]</w:t>
            </w:r>
          </w:p>
        </w:tc>
        <w:tc>
          <w:tcPr>
            <w:tcW w:w="2041" w:type="dxa"/>
            <w:shd w:val="clear" w:color="auto" w:fill="auto"/>
            <w:noWrap/>
            <w:vAlign w:val="center"/>
            <w:hideMark/>
          </w:tcPr>
          <w:p w14:paraId="4834C6E4" w14:textId="5D38DBF8" w:rsidR="00AB2F07" w:rsidRPr="008D32AB" w:rsidRDefault="00AB2F07" w:rsidP="00AB2F07">
            <w:pPr>
              <w:pStyle w:val="Table"/>
              <w:jc w:val="right"/>
            </w:pPr>
            <w:r w:rsidRPr="00895B89">
              <w:t>0.00 [0.00, 16.84]</w:t>
            </w:r>
          </w:p>
        </w:tc>
      </w:tr>
      <w:tr w:rsidR="00AB2F07" w:rsidRPr="008D32AB" w14:paraId="05603270" w14:textId="77777777" w:rsidTr="00AB2F07">
        <w:trPr>
          <w:trHeight w:val="290"/>
        </w:trPr>
        <w:tc>
          <w:tcPr>
            <w:tcW w:w="1077" w:type="dxa"/>
            <w:shd w:val="clear" w:color="auto" w:fill="auto"/>
            <w:noWrap/>
            <w:vAlign w:val="center"/>
            <w:hideMark/>
          </w:tcPr>
          <w:p w14:paraId="57E076C0" w14:textId="795A29E8" w:rsidR="00AB2F07" w:rsidRPr="008D32AB" w:rsidRDefault="00AB2F07" w:rsidP="00AB2F07">
            <w:pPr>
              <w:pStyle w:val="Table"/>
            </w:pPr>
            <w:r w:rsidRPr="00895B89">
              <w:t>2022/2023</w:t>
            </w:r>
          </w:p>
        </w:tc>
        <w:tc>
          <w:tcPr>
            <w:tcW w:w="1361" w:type="dxa"/>
            <w:shd w:val="clear" w:color="auto" w:fill="auto"/>
            <w:noWrap/>
            <w:vAlign w:val="center"/>
            <w:hideMark/>
          </w:tcPr>
          <w:p w14:paraId="593875DF" w14:textId="00B51667" w:rsidR="00AB2F07" w:rsidRPr="008D32AB" w:rsidRDefault="00AB2F07" w:rsidP="00AB2F07">
            <w:pPr>
              <w:pStyle w:val="Table"/>
            </w:pPr>
            <w:r w:rsidRPr="00895B89">
              <w:t>Steeple Jason</w:t>
            </w:r>
          </w:p>
        </w:tc>
        <w:tc>
          <w:tcPr>
            <w:tcW w:w="1928" w:type="dxa"/>
            <w:shd w:val="clear" w:color="auto" w:fill="auto"/>
            <w:noWrap/>
            <w:vAlign w:val="center"/>
            <w:hideMark/>
          </w:tcPr>
          <w:p w14:paraId="660EC8D9" w14:textId="4AC02449" w:rsidR="00AB2F07" w:rsidRPr="008D32AB" w:rsidRDefault="00AB2F07" w:rsidP="00AB2F07">
            <w:pPr>
              <w:pStyle w:val="Table"/>
            </w:pPr>
            <w:r w:rsidRPr="00895B89">
              <w:t>Striated caracara</w:t>
            </w:r>
          </w:p>
        </w:tc>
        <w:tc>
          <w:tcPr>
            <w:tcW w:w="794" w:type="dxa"/>
            <w:shd w:val="clear" w:color="auto" w:fill="auto"/>
            <w:noWrap/>
            <w:vAlign w:val="center"/>
            <w:hideMark/>
          </w:tcPr>
          <w:p w14:paraId="603C08B1" w14:textId="64DD220E" w:rsidR="00AB2F07" w:rsidRPr="008D32AB" w:rsidRDefault="00AB2F07" w:rsidP="00AB2F07">
            <w:pPr>
              <w:pStyle w:val="Table"/>
              <w:jc w:val="right"/>
            </w:pPr>
            <w:r w:rsidRPr="00895B89">
              <w:t>8</w:t>
            </w:r>
          </w:p>
        </w:tc>
        <w:tc>
          <w:tcPr>
            <w:tcW w:w="2041" w:type="dxa"/>
            <w:shd w:val="clear" w:color="auto" w:fill="auto"/>
            <w:noWrap/>
            <w:vAlign w:val="center"/>
            <w:hideMark/>
          </w:tcPr>
          <w:p w14:paraId="7A2662A9" w14:textId="7A74A40F" w:rsidR="00AB2F07" w:rsidRPr="008D32AB" w:rsidRDefault="00AB2F07" w:rsidP="00AB2F07">
            <w:pPr>
              <w:pStyle w:val="Table"/>
              <w:jc w:val="right"/>
            </w:pPr>
            <w:r w:rsidRPr="00895B89">
              <w:t>0.00 [0.00, 36.94]</w:t>
            </w:r>
          </w:p>
        </w:tc>
        <w:tc>
          <w:tcPr>
            <w:tcW w:w="2041" w:type="dxa"/>
            <w:shd w:val="clear" w:color="auto" w:fill="auto"/>
            <w:noWrap/>
            <w:vAlign w:val="center"/>
            <w:hideMark/>
          </w:tcPr>
          <w:p w14:paraId="2DA3F0F8" w14:textId="4F6819CC" w:rsidR="00AB2F07" w:rsidRPr="008D32AB" w:rsidRDefault="00AB2F07" w:rsidP="00AB2F07">
            <w:pPr>
              <w:pStyle w:val="Table"/>
              <w:jc w:val="right"/>
            </w:pPr>
            <w:r w:rsidRPr="00895B89">
              <w:t>0.00 [0.00, 36.94]</w:t>
            </w:r>
          </w:p>
        </w:tc>
      </w:tr>
      <w:tr w:rsidR="00AB2F07" w:rsidRPr="008D32AB" w14:paraId="5C21AE8C" w14:textId="77777777" w:rsidTr="00AB2F07">
        <w:trPr>
          <w:trHeight w:val="290"/>
        </w:trPr>
        <w:tc>
          <w:tcPr>
            <w:tcW w:w="1077" w:type="dxa"/>
            <w:shd w:val="clear" w:color="auto" w:fill="auto"/>
            <w:noWrap/>
            <w:vAlign w:val="center"/>
            <w:hideMark/>
          </w:tcPr>
          <w:p w14:paraId="567BAC15" w14:textId="46855663" w:rsidR="00AB2F07" w:rsidRPr="008D32AB" w:rsidRDefault="00AB2F07" w:rsidP="00AB2F07">
            <w:pPr>
              <w:pStyle w:val="Table"/>
            </w:pPr>
            <w:r w:rsidRPr="00895B89">
              <w:t>2022/2023</w:t>
            </w:r>
          </w:p>
        </w:tc>
        <w:tc>
          <w:tcPr>
            <w:tcW w:w="1361" w:type="dxa"/>
            <w:shd w:val="clear" w:color="auto" w:fill="auto"/>
            <w:noWrap/>
            <w:vAlign w:val="center"/>
            <w:hideMark/>
          </w:tcPr>
          <w:p w14:paraId="618580B6" w14:textId="0B821112" w:rsidR="00AB2F07" w:rsidRPr="008D32AB" w:rsidRDefault="00AB2F07" w:rsidP="00AB2F07">
            <w:pPr>
              <w:pStyle w:val="Table"/>
            </w:pPr>
            <w:r w:rsidRPr="00895B89">
              <w:t>Steeple Jason</w:t>
            </w:r>
          </w:p>
        </w:tc>
        <w:tc>
          <w:tcPr>
            <w:tcW w:w="1928" w:type="dxa"/>
            <w:shd w:val="clear" w:color="auto" w:fill="auto"/>
            <w:noWrap/>
            <w:vAlign w:val="center"/>
            <w:hideMark/>
          </w:tcPr>
          <w:p w14:paraId="59A7B336" w14:textId="75A706F2" w:rsidR="00AB2F07" w:rsidRPr="008D32AB" w:rsidRDefault="00AB2F07" w:rsidP="00AB2F07">
            <w:pPr>
              <w:pStyle w:val="Table"/>
            </w:pPr>
            <w:r w:rsidRPr="00895B89">
              <w:t>Skua</w:t>
            </w:r>
          </w:p>
        </w:tc>
        <w:tc>
          <w:tcPr>
            <w:tcW w:w="794" w:type="dxa"/>
            <w:shd w:val="clear" w:color="auto" w:fill="auto"/>
            <w:noWrap/>
            <w:vAlign w:val="center"/>
            <w:hideMark/>
          </w:tcPr>
          <w:p w14:paraId="11930A71" w14:textId="7181CA08" w:rsidR="00AB2F07" w:rsidRPr="008D32AB" w:rsidRDefault="00AB2F07" w:rsidP="00AB2F07">
            <w:pPr>
              <w:pStyle w:val="Table"/>
              <w:jc w:val="right"/>
            </w:pPr>
            <w:r w:rsidRPr="00895B89">
              <w:t>21</w:t>
            </w:r>
          </w:p>
        </w:tc>
        <w:tc>
          <w:tcPr>
            <w:tcW w:w="2041" w:type="dxa"/>
            <w:shd w:val="clear" w:color="auto" w:fill="auto"/>
            <w:noWrap/>
            <w:vAlign w:val="center"/>
            <w:hideMark/>
          </w:tcPr>
          <w:p w14:paraId="51045323" w14:textId="2E73EBEC" w:rsidR="00AB2F07" w:rsidRPr="008D32AB" w:rsidRDefault="00AB2F07" w:rsidP="00AB2F07">
            <w:pPr>
              <w:pStyle w:val="Table"/>
              <w:jc w:val="right"/>
            </w:pPr>
            <w:r w:rsidRPr="00895B89">
              <w:t>38.10 [18.11, 61.56]</w:t>
            </w:r>
          </w:p>
        </w:tc>
        <w:tc>
          <w:tcPr>
            <w:tcW w:w="2041" w:type="dxa"/>
            <w:shd w:val="clear" w:color="auto" w:fill="auto"/>
            <w:noWrap/>
            <w:vAlign w:val="center"/>
            <w:hideMark/>
          </w:tcPr>
          <w:p w14:paraId="2DF6477F" w14:textId="04848BE6" w:rsidR="00AB2F07" w:rsidRPr="008D32AB" w:rsidRDefault="00AB2F07" w:rsidP="00AB2F07">
            <w:pPr>
              <w:pStyle w:val="Table"/>
              <w:jc w:val="right"/>
            </w:pPr>
            <w:r w:rsidRPr="00895B89">
              <w:t>0.00 [0.00, 16.11]</w:t>
            </w:r>
          </w:p>
        </w:tc>
      </w:tr>
      <w:tr w:rsidR="00AB2F07" w:rsidRPr="008D32AB" w14:paraId="7E1B3F40" w14:textId="77777777" w:rsidTr="00AB2F07">
        <w:trPr>
          <w:trHeight w:val="290"/>
        </w:trPr>
        <w:tc>
          <w:tcPr>
            <w:tcW w:w="1077" w:type="dxa"/>
            <w:shd w:val="clear" w:color="auto" w:fill="auto"/>
            <w:noWrap/>
            <w:vAlign w:val="center"/>
            <w:hideMark/>
          </w:tcPr>
          <w:p w14:paraId="133221C8" w14:textId="18E393D4" w:rsidR="00AB2F07" w:rsidRPr="008D32AB" w:rsidRDefault="00AB2F07" w:rsidP="00AB2F07">
            <w:pPr>
              <w:pStyle w:val="Table"/>
            </w:pPr>
            <w:r w:rsidRPr="00895B89">
              <w:t>2023/2024</w:t>
            </w:r>
          </w:p>
        </w:tc>
        <w:tc>
          <w:tcPr>
            <w:tcW w:w="1361" w:type="dxa"/>
            <w:shd w:val="clear" w:color="auto" w:fill="auto"/>
            <w:noWrap/>
            <w:vAlign w:val="center"/>
            <w:hideMark/>
          </w:tcPr>
          <w:p w14:paraId="05469EDF" w14:textId="51AE1B07" w:rsidR="00AB2F07" w:rsidRPr="008D32AB" w:rsidRDefault="00AB2F07" w:rsidP="00AB2F07">
            <w:pPr>
              <w:pStyle w:val="Table"/>
            </w:pPr>
            <w:r w:rsidRPr="00895B89">
              <w:t>Bleaker</w:t>
            </w:r>
          </w:p>
        </w:tc>
        <w:tc>
          <w:tcPr>
            <w:tcW w:w="1928" w:type="dxa"/>
            <w:shd w:val="clear" w:color="auto" w:fill="auto"/>
            <w:noWrap/>
            <w:vAlign w:val="center"/>
            <w:hideMark/>
          </w:tcPr>
          <w:p w14:paraId="014980BF" w14:textId="513033CA" w:rsidR="00AB2F07" w:rsidRPr="008D32AB" w:rsidRDefault="00AB2F07" w:rsidP="00AB2F07">
            <w:pPr>
              <w:pStyle w:val="Table"/>
            </w:pPr>
            <w:r w:rsidRPr="00895B89">
              <w:t>Shag</w:t>
            </w:r>
          </w:p>
        </w:tc>
        <w:tc>
          <w:tcPr>
            <w:tcW w:w="794" w:type="dxa"/>
            <w:shd w:val="clear" w:color="auto" w:fill="auto"/>
            <w:noWrap/>
            <w:vAlign w:val="center"/>
            <w:hideMark/>
          </w:tcPr>
          <w:p w14:paraId="7BDCC78C" w14:textId="41996D39" w:rsidR="00AB2F07" w:rsidRPr="008D32AB" w:rsidRDefault="00AB2F07" w:rsidP="00AB2F07">
            <w:pPr>
              <w:pStyle w:val="Table"/>
              <w:jc w:val="right"/>
            </w:pPr>
            <w:r w:rsidRPr="00895B89">
              <w:t>40</w:t>
            </w:r>
          </w:p>
        </w:tc>
        <w:tc>
          <w:tcPr>
            <w:tcW w:w="2041" w:type="dxa"/>
            <w:shd w:val="clear" w:color="auto" w:fill="auto"/>
            <w:noWrap/>
            <w:vAlign w:val="center"/>
            <w:hideMark/>
          </w:tcPr>
          <w:p w14:paraId="5FE02D7C" w14:textId="3AB41E41" w:rsidR="00AB2F07" w:rsidRPr="008D32AB" w:rsidRDefault="00AB2F07" w:rsidP="00AB2F07">
            <w:pPr>
              <w:pStyle w:val="Table"/>
              <w:jc w:val="right"/>
            </w:pPr>
            <w:r w:rsidRPr="00895B89">
              <w:t>5.00 [0.61, 16.92]</w:t>
            </w:r>
          </w:p>
        </w:tc>
        <w:tc>
          <w:tcPr>
            <w:tcW w:w="2041" w:type="dxa"/>
            <w:shd w:val="clear" w:color="auto" w:fill="auto"/>
            <w:noWrap/>
            <w:vAlign w:val="center"/>
            <w:hideMark/>
          </w:tcPr>
          <w:p w14:paraId="363DDB85" w14:textId="3E4EF3D5" w:rsidR="00AB2F07" w:rsidRPr="008D32AB" w:rsidRDefault="00AB2F07" w:rsidP="00AB2F07">
            <w:pPr>
              <w:pStyle w:val="Table"/>
              <w:jc w:val="right"/>
            </w:pPr>
            <w:r w:rsidRPr="00895B89">
              <w:t>0.00 [0.00, 8.81]</w:t>
            </w:r>
          </w:p>
        </w:tc>
      </w:tr>
      <w:tr w:rsidR="00AB2F07" w:rsidRPr="008D32AB" w14:paraId="67E45B6F" w14:textId="77777777" w:rsidTr="00AB2F07">
        <w:trPr>
          <w:trHeight w:val="290"/>
        </w:trPr>
        <w:tc>
          <w:tcPr>
            <w:tcW w:w="1077" w:type="dxa"/>
            <w:shd w:val="clear" w:color="auto" w:fill="auto"/>
            <w:noWrap/>
            <w:vAlign w:val="center"/>
            <w:hideMark/>
          </w:tcPr>
          <w:p w14:paraId="76567474" w14:textId="229B8AC7" w:rsidR="00AB2F07" w:rsidRPr="008D32AB" w:rsidRDefault="00AB2F07" w:rsidP="00AB2F07">
            <w:pPr>
              <w:pStyle w:val="Table"/>
            </w:pPr>
            <w:r w:rsidRPr="00895B89">
              <w:t>2023/2024</w:t>
            </w:r>
          </w:p>
        </w:tc>
        <w:tc>
          <w:tcPr>
            <w:tcW w:w="1361" w:type="dxa"/>
            <w:shd w:val="clear" w:color="auto" w:fill="auto"/>
            <w:noWrap/>
            <w:vAlign w:val="center"/>
            <w:hideMark/>
          </w:tcPr>
          <w:p w14:paraId="6DBE903B" w14:textId="403983CA" w:rsidR="00AB2F07" w:rsidRPr="008D32AB" w:rsidRDefault="00AB2F07" w:rsidP="00AB2F07">
            <w:pPr>
              <w:pStyle w:val="Table"/>
            </w:pPr>
            <w:r w:rsidRPr="00895B89">
              <w:t>Bleaker</w:t>
            </w:r>
          </w:p>
        </w:tc>
        <w:tc>
          <w:tcPr>
            <w:tcW w:w="1928" w:type="dxa"/>
            <w:shd w:val="clear" w:color="auto" w:fill="auto"/>
            <w:noWrap/>
            <w:vAlign w:val="center"/>
            <w:hideMark/>
          </w:tcPr>
          <w:p w14:paraId="42B01EA5" w14:textId="01D0A805" w:rsidR="00AB2F07" w:rsidRPr="008D32AB" w:rsidRDefault="00AB2F07" w:rsidP="00AB2F07">
            <w:pPr>
              <w:pStyle w:val="Table"/>
            </w:pPr>
            <w:r w:rsidRPr="00895B89">
              <w:t>Rockhopper penguin</w:t>
            </w:r>
          </w:p>
        </w:tc>
        <w:tc>
          <w:tcPr>
            <w:tcW w:w="794" w:type="dxa"/>
            <w:shd w:val="clear" w:color="auto" w:fill="auto"/>
            <w:noWrap/>
            <w:vAlign w:val="center"/>
            <w:hideMark/>
          </w:tcPr>
          <w:p w14:paraId="7994797A" w14:textId="3D61CF82" w:rsidR="00AB2F07" w:rsidRPr="008D32AB" w:rsidRDefault="00AB2F07" w:rsidP="00AB2F07">
            <w:pPr>
              <w:pStyle w:val="Table"/>
              <w:jc w:val="right"/>
            </w:pPr>
            <w:r w:rsidRPr="00895B89">
              <w:t>30</w:t>
            </w:r>
          </w:p>
        </w:tc>
        <w:tc>
          <w:tcPr>
            <w:tcW w:w="2041" w:type="dxa"/>
            <w:shd w:val="clear" w:color="auto" w:fill="auto"/>
            <w:noWrap/>
            <w:vAlign w:val="center"/>
            <w:hideMark/>
          </w:tcPr>
          <w:p w14:paraId="50053FD8" w14:textId="1C2D18CA" w:rsidR="00AB2F07" w:rsidRPr="008D32AB" w:rsidRDefault="00AB2F07" w:rsidP="00AB2F07">
            <w:pPr>
              <w:pStyle w:val="Table"/>
              <w:jc w:val="right"/>
            </w:pPr>
            <w:r w:rsidRPr="00895B89">
              <w:t>10.00 [2.11, 26.53]</w:t>
            </w:r>
          </w:p>
        </w:tc>
        <w:tc>
          <w:tcPr>
            <w:tcW w:w="2041" w:type="dxa"/>
            <w:shd w:val="clear" w:color="auto" w:fill="auto"/>
            <w:noWrap/>
            <w:vAlign w:val="center"/>
            <w:hideMark/>
          </w:tcPr>
          <w:p w14:paraId="746F2B7D" w14:textId="2D88B049" w:rsidR="00AB2F07" w:rsidRPr="008D32AB" w:rsidRDefault="00AB2F07" w:rsidP="00AB2F07">
            <w:pPr>
              <w:pStyle w:val="Table"/>
              <w:jc w:val="right"/>
            </w:pPr>
            <w:r w:rsidRPr="00895B89">
              <w:t>0.00 [0.00, 11.57]</w:t>
            </w:r>
          </w:p>
        </w:tc>
      </w:tr>
      <w:tr w:rsidR="00AB2F07" w:rsidRPr="008D32AB" w14:paraId="7AFADD9D" w14:textId="77777777" w:rsidTr="00AB2F07">
        <w:trPr>
          <w:trHeight w:val="290"/>
        </w:trPr>
        <w:tc>
          <w:tcPr>
            <w:tcW w:w="1077" w:type="dxa"/>
            <w:shd w:val="clear" w:color="auto" w:fill="auto"/>
            <w:noWrap/>
            <w:vAlign w:val="center"/>
            <w:hideMark/>
          </w:tcPr>
          <w:p w14:paraId="3E94A96F" w14:textId="70B31E7E" w:rsidR="00AB2F07" w:rsidRPr="008D32AB" w:rsidRDefault="00AB2F07" w:rsidP="00AB2F07">
            <w:pPr>
              <w:pStyle w:val="Table"/>
            </w:pPr>
            <w:r w:rsidRPr="00895B89">
              <w:t>2023/2024</w:t>
            </w:r>
          </w:p>
        </w:tc>
        <w:tc>
          <w:tcPr>
            <w:tcW w:w="1361" w:type="dxa"/>
            <w:shd w:val="clear" w:color="auto" w:fill="auto"/>
            <w:noWrap/>
            <w:vAlign w:val="center"/>
            <w:hideMark/>
          </w:tcPr>
          <w:p w14:paraId="6834E7AE" w14:textId="4D181204" w:rsidR="00AB2F07" w:rsidRPr="008D32AB" w:rsidRDefault="00AB2F07" w:rsidP="00AB2F07">
            <w:pPr>
              <w:pStyle w:val="Table"/>
            </w:pPr>
            <w:r w:rsidRPr="00895B89">
              <w:t>Bleaker</w:t>
            </w:r>
          </w:p>
        </w:tc>
        <w:tc>
          <w:tcPr>
            <w:tcW w:w="1928" w:type="dxa"/>
            <w:shd w:val="clear" w:color="auto" w:fill="auto"/>
            <w:noWrap/>
            <w:vAlign w:val="center"/>
            <w:hideMark/>
          </w:tcPr>
          <w:p w14:paraId="50A8EEAD" w14:textId="288D9FCF" w:rsidR="00AB2F07" w:rsidRPr="008D32AB" w:rsidRDefault="00AB2F07" w:rsidP="00AB2F07">
            <w:pPr>
              <w:pStyle w:val="Table"/>
            </w:pPr>
            <w:r w:rsidRPr="00895B89">
              <w:t>Gentoo penguin</w:t>
            </w:r>
          </w:p>
        </w:tc>
        <w:tc>
          <w:tcPr>
            <w:tcW w:w="794" w:type="dxa"/>
            <w:shd w:val="clear" w:color="auto" w:fill="auto"/>
            <w:noWrap/>
            <w:vAlign w:val="center"/>
            <w:hideMark/>
          </w:tcPr>
          <w:p w14:paraId="7BD95556" w14:textId="0109A9B3" w:rsidR="00AB2F07" w:rsidRPr="008D32AB" w:rsidRDefault="00AB2F07" w:rsidP="00AB2F07">
            <w:pPr>
              <w:pStyle w:val="Table"/>
              <w:jc w:val="right"/>
            </w:pPr>
            <w:r w:rsidRPr="00895B89">
              <w:t>10</w:t>
            </w:r>
          </w:p>
        </w:tc>
        <w:tc>
          <w:tcPr>
            <w:tcW w:w="2041" w:type="dxa"/>
            <w:shd w:val="clear" w:color="auto" w:fill="auto"/>
            <w:noWrap/>
            <w:vAlign w:val="center"/>
            <w:hideMark/>
          </w:tcPr>
          <w:p w14:paraId="5BABB30F" w14:textId="61109625" w:rsidR="00AB2F07" w:rsidRPr="008D32AB" w:rsidRDefault="00AB2F07" w:rsidP="00AB2F07">
            <w:pPr>
              <w:pStyle w:val="Table"/>
              <w:jc w:val="right"/>
            </w:pPr>
            <w:r w:rsidRPr="00895B89">
              <w:t>0.00 [0.00, 30.85]</w:t>
            </w:r>
          </w:p>
        </w:tc>
        <w:tc>
          <w:tcPr>
            <w:tcW w:w="2041" w:type="dxa"/>
            <w:shd w:val="clear" w:color="auto" w:fill="auto"/>
            <w:noWrap/>
            <w:vAlign w:val="center"/>
            <w:hideMark/>
          </w:tcPr>
          <w:p w14:paraId="6501392A" w14:textId="0D6DB177" w:rsidR="00AB2F07" w:rsidRPr="008D32AB" w:rsidRDefault="00AB2F07" w:rsidP="00AB2F07">
            <w:pPr>
              <w:pStyle w:val="Table"/>
              <w:jc w:val="right"/>
            </w:pPr>
            <w:r w:rsidRPr="00895B89">
              <w:t>0.00 [0.00, 30.85]</w:t>
            </w:r>
          </w:p>
        </w:tc>
      </w:tr>
      <w:tr w:rsidR="00AB2F07" w:rsidRPr="008D32AB" w14:paraId="7798CABF" w14:textId="77777777" w:rsidTr="00AB2F07">
        <w:trPr>
          <w:trHeight w:val="290"/>
        </w:trPr>
        <w:tc>
          <w:tcPr>
            <w:tcW w:w="1077" w:type="dxa"/>
            <w:shd w:val="clear" w:color="auto" w:fill="auto"/>
            <w:noWrap/>
            <w:vAlign w:val="center"/>
            <w:hideMark/>
          </w:tcPr>
          <w:p w14:paraId="0514DCAE" w14:textId="14CEC053" w:rsidR="00AB2F07" w:rsidRPr="008D32AB" w:rsidRDefault="00AB2F07" w:rsidP="00AB2F07">
            <w:pPr>
              <w:pStyle w:val="Table"/>
            </w:pPr>
            <w:r w:rsidRPr="00895B89">
              <w:t>2023/2024</w:t>
            </w:r>
          </w:p>
        </w:tc>
        <w:tc>
          <w:tcPr>
            <w:tcW w:w="1361" w:type="dxa"/>
            <w:shd w:val="clear" w:color="auto" w:fill="auto"/>
            <w:noWrap/>
            <w:vAlign w:val="center"/>
            <w:hideMark/>
          </w:tcPr>
          <w:p w14:paraId="0C62B071" w14:textId="6842AC85" w:rsidR="00AB2F07" w:rsidRPr="008D32AB" w:rsidRDefault="00AB2F07" w:rsidP="00AB2F07">
            <w:pPr>
              <w:pStyle w:val="Table"/>
            </w:pPr>
            <w:r w:rsidRPr="00895B89">
              <w:t>Bleaker</w:t>
            </w:r>
          </w:p>
        </w:tc>
        <w:tc>
          <w:tcPr>
            <w:tcW w:w="1928" w:type="dxa"/>
            <w:shd w:val="clear" w:color="auto" w:fill="auto"/>
            <w:noWrap/>
            <w:vAlign w:val="center"/>
            <w:hideMark/>
          </w:tcPr>
          <w:p w14:paraId="41179F7D" w14:textId="417E5079" w:rsidR="00AB2F07" w:rsidRPr="008D32AB" w:rsidRDefault="00AB2F07" w:rsidP="00AB2F07">
            <w:pPr>
              <w:pStyle w:val="Table"/>
            </w:pPr>
            <w:proofErr w:type="spellStart"/>
            <w:r w:rsidRPr="00895B89">
              <w:t>Magellanic</w:t>
            </w:r>
            <w:proofErr w:type="spellEnd"/>
            <w:r w:rsidRPr="00895B89">
              <w:t xml:space="preserve"> penguin</w:t>
            </w:r>
          </w:p>
        </w:tc>
        <w:tc>
          <w:tcPr>
            <w:tcW w:w="794" w:type="dxa"/>
            <w:shd w:val="clear" w:color="auto" w:fill="auto"/>
            <w:noWrap/>
            <w:vAlign w:val="center"/>
            <w:hideMark/>
          </w:tcPr>
          <w:p w14:paraId="424E6057" w14:textId="6C08217C" w:rsidR="00AB2F07" w:rsidRPr="008D32AB" w:rsidRDefault="00AB2F07" w:rsidP="00AB2F07">
            <w:pPr>
              <w:pStyle w:val="Table"/>
              <w:jc w:val="right"/>
            </w:pPr>
            <w:r w:rsidRPr="00895B89">
              <w:t>10</w:t>
            </w:r>
          </w:p>
        </w:tc>
        <w:tc>
          <w:tcPr>
            <w:tcW w:w="2041" w:type="dxa"/>
            <w:shd w:val="clear" w:color="auto" w:fill="auto"/>
            <w:noWrap/>
            <w:vAlign w:val="center"/>
            <w:hideMark/>
          </w:tcPr>
          <w:p w14:paraId="53D2D2F4" w14:textId="16EDF8B1" w:rsidR="00AB2F07" w:rsidRPr="008D32AB" w:rsidRDefault="00AB2F07" w:rsidP="00AB2F07">
            <w:pPr>
              <w:pStyle w:val="Table"/>
              <w:jc w:val="right"/>
            </w:pPr>
            <w:r w:rsidRPr="00895B89">
              <w:t>0.00 [0.00, 30.85]</w:t>
            </w:r>
          </w:p>
        </w:tc>
        <w:tc>
          <w:tcPr>
            <w:tcW w:w="2041" w:type="dxa"/>
            <w:shd w:val="clear" w:color="auto" w:fill="auto"/>
            <w:noWrap/>
            <w:vAlign w:val="center"/>
            <w:hideMark/>
          </w:tcPr>
          <w:p w14:paraId="59F3C350" w14:textId="0337B7D3" w:rsidR="00AB2F07" w:rsidRPr="008D32AB" w:rsidRDefault="00AB2F07" w:rsidP="00AB2F07">
            <w:pPr>
              <w:pStyle w:val="Table"/>
              <w:jc w:val="right"/>
            </w:pPr>
            <w:r w:rsidRPr="00895B89">
              <w:t>0.00 [0.00, 30.85]</w:t>
            </w:r>
          </w:p>
        </w:tc>
      </w:tr>
      <w:tr w:rsidR="00AB2F07" w:rsidRPr="008D32AB" w14:paraId="649A0CBB" w14:textId="77777777" w:rsidTr="00AB2F07">
        <w:trPr>
          <w:trHeight w:val="290"/>
        </w:trPr>
        <w:tc>
          <w:tcPr>
            <w:tcW w:w="1077" w:type="dxa"/>
            <w:shd w:val="clear" w:color="auto" w:fill="auto"/>
            <w:noWrap/>
            <w:vAlign w:val="center"/>
            <w:hideMark/>
          </w:tcPr>
          <w:p w14:paraId="3BA6F6CD" w14:textId="3E5CB1BE" w:rsidR="00AB2F07" w:rsidRPr="008D32AB" w:rsidRDefault="00AB2F07" w:rsidP="00AB2F07">
            <w:pPr>
              <w:pStyle w:val="Table"/>
            </w:pPr>
            <w:r w:rsidRPr="00895B89">
              <w:t>2023/2024</w:t>
            </w:r>
          </w:p>
        </w:tc>
        <w:tc>
          <w:tcPr>
            <w:tcW w:w="1361" w:type="dxa"/>
            <w:shd w:val="clear" w:color="auto" w:fill="auto"/>
            <w:noWrap/>
            <w:vAlign w:val="center"/>
            <w:hideMark/>
          </w:tcPr>
          <w:p w14:paraId="0F56E23A" w14:textId="1060107B" w:rsidR="00AB2F07" w:rsidRPr="008D32AB" w:rsidRDefault="00AB2F07" w:rsidP="00AB2F07">
            <w:pPr>
              <w:pStyle w:val="Table"/>
            </w:pPr>
            <w:r w:rsidRPr="00895B89">
              <w:t>Bleaker</w:t>
            </w:r>
          </w:p>
        </w:tc>
        <w:tc>
          <w:tcPr>
            <w:tcW w:w="1928" w:type="dxa"/>
            <w:shd w:val="clear" w:color="auto" w:fill="auto"/>
            <w:noWrap/>
            <w:vAlign w:val="center"/>
            <w:hideMark/>
          </w:tcPr>
          <w:p w14:paraId="1331970D" w14:textId="4EE6BB52" w:rsidR="00AB2F07" w:rsidRPr="008D32AB" w:rsidRDefault="00AB2F07" w:rsidP="00AB2F07">
            <w:pPr>
              <w:pStyle w:val="Table"/>
            </w:pPr>
            <w:r w:rsidRPr="00895B89">
              <w:t>Striated caracara</w:t>
            </w:r>
          </w:p>
        </w:tc>
        <w:tc>
          <w:tcPr>
            <w:tcW w:w="794" w:type="dxa"/>
            <w:shd w:val="clear" w:color="auto" w:fill="auto"/>
            <w:noWrap/>
            <w:vAlign w:val="center"/>
            <w:hideMark/>
          </w:tcPr>
          <w:p w14:paraId="707C883D" w14:textId="7EFB38CB" w:rsidR="00AB2F07" w:rsidRPr="008D32AB" w:rsidRDefault="00AB2F07" w:rsidP="00AB2F07">
            <w:pPr>
              <w:pStyle w:val="Table"/>
              <w:jc w:val="right"/>
            </w:pPr>
            <w:r w:rsidRPr="00895B89">
              <w:t>5</w:t>
            </w:r>
          </w:p>
        </w:tc>
        <w:tc>
          <w:tcPr>
            <w:tcW w:w="2041" w:type="dxa"/>
            <w:shd w:val="clear" w:color="auto" w:fill="auto"/>
            <w:noWrap/>
            <w:vAlign w:val="center"/>
            <w:hideMark/>
          </w:tcPr>
          <w:p w14:paraId="7483870A" w14:textId="608F8617" w:rsidR="00AB2F07" w:rsidRPr="008D32AB" w:rsidRDefault="00AB2F07" w:rsidP="00AB2F07">
            <w:pPr>
              <w:pStyle w:val="Table"/>
              <w:jc w:val="right"/>
            </w:pPr>
            <w:r w:rsidRPr="00895B89">
              <w:t>60.00 [14.66, 94.73]</w:t>
            </w:r>
          </w:p>
        </w:tc>
        <w:tc>
          <w:tcPr>
            <w:tcW w:w="2041" w:type="dxa"/>
            <w:shd w:val="clear" w:color="auto" w:fill="auto"/>
            <w:noWrap/>
            <w:vAlign w:val="center"/>
            <w:hideMark/>
          </w:tcPr>
          <w:p w14:paraId="74E086A3" w14:textId="1E5BA584" w:rsidR="00AB2F07" w:rsidRPr="008D32AB" w:rsidRDefault="00AB2F07" w:rsidP="00AB2F07">
            <w:pPr>
              <w:pStyle w:val="Table"/>
              <w:jc w:val="right"/>
            </w:pPr>
            <w:r w:rsidRPr="00895B89">
              <w:t>20.00 [0.51, 71.64]</w:t>
            </w:r>
          </w:p>
        </w:tc>
      </w:tr>
      <w:tr w:rsidR="00AB2F07" w:rsidRPr="008D32AB" w14:paraId="049ECD6A" w14:textId="77777777" w:rsidTr="00AB2F07">
        <w:trPr>
          <w:trHeight w:val="290"/>
        </w:trPr>
        <w:tc>
          <w:tcPr>
            <w:tcW w:w="1077" w:type="dxa"/>
            <w:shd w:val="clear" w:color="auto" w:fill="auto"/>
            <w:noWrap/>
            <w:vAlign w:val="center"/>
            <w:hideMark/>
          </w:tcPr>
          <w:p w14:paraId="04E742F8" w14:textId="649DAADA" w:rsidR="00AB2F07" w:rsidRPr="008D32AB" w:rsidRDefault="00AB2F07" w:rsidP="00AB2F07">
            <w:pPr>
              <w:pStyle w:val="Table"/>
            </w:pPr>
            <w:r w:rsidRPr="00895B89">
              <w:t>2023/2024</w:t>
            </w:r>
          </w:p>
        </w:tc>
        <w:tc>
          <w:tcPr>
            <w:tcW w:w="1361" w:type="dxa"/>
            <w:shd w:val="clear" w:color="auto" w:fill="auto"/>
            <w:noWrap/>
            <w:vAlign w:val="center"/>
            <w:hideMark/>
          </w:tcPr>
          <w:p w14:paraId="3700E030" w14:textId="7B0EDA01" w:rsidR="00AB2F07" w:rsidRPr="008D32AB" w:rsidRDefault="00AB2F07" w:rsidP="00AB2F07">
            <w:pPr>
              <w:pStyle w:val="Table"/>
            </w:pPr>
            <w:r w:rsidRPr="00895B89">
              <w:t>Bleaker</w:t>
            </w:r>
          </w:p>
        </w:tc>
        <w:tc>
          <w:tcPr>
            <w:tcW w:w="1928" w:type="dxa"/>
            <w:shd w:val="clear" w:color="auto" w:fill="auto"/>
            <w:noWrap/>
            <w:vAlign w:val="center"/>
            <w:hideMark/>
          </w:tcPr>
          <w:p w14:paraId="37A55ED7" w14:textId="1CEC52A7" w:rsidR="00AB2F07" w:rsidRPr="008D32AB" w:rsidRDefault="00AB2F07" w:rsidP="00AB2F07">
            <w:pPr>
              <w:pStyle w:val="Table"/>
            </w:pPr>
            <w:r w:rsidRPr="00895B89">
              <w:t>Skua</w:t>
            </w:r>
          </w:p>
        </w:tc>
        <w:tc>
          <w:tcPr>
            <w:tcW w:w="794" w:type="dxa"/>
            <w:shd w:val="clear" w:color="auto" w:fill="auto"/>
            <w:noWrap/>
            <w:vAlign w:val="center"/>
            <w:hideMark/>
          </w:tcPr>
          <w:p w14:paraId="5E3429EE" w14:textId="6D653204" w:rsidR="00AB2F07" w:rsidRPr="008D32AB" w:rsidRDefault="00AB2F07" w:rsidP="00AB2F07">
            <w:pPr>
              <w:pStyle w:val="Table"/>
              <w:jc w:val="right"/>
            </w:pPr>
            <w:r w:rsidRPr="00895B89">
              <w:t>40</w:t>
            </w:r>
          </w:p>
        </w:tc>
        <w:tc>
          <w:tcPr>
            <w:tcW w:w="2041" w:type="dxa"/>
            <w:shd w:val="clear" w:color="auto" w:fill="auto"/>
            <w:noWrap/>
            <w:vAlign w:val="center"/>
            <w:hideMark/>
          </w:tcPr>
          <w:p w14:paraId="123988C6" w14:textId="5AAC870D" w:rsidR="00AB2F07" w:rsidRPr="008D32AB" w:rsidRDefault="00AB2F07" w:rsidP="00AB2F07">
            <w:pPr>
              <w:pStyle w:val="Table"/>
              <w:jc w:val="right"/>
            </w:pPr>
            <w:r w:rsidRPr="00895B89">
              <w:t>17.50 [7.34, 32.78]</w:t>
            </w:r>
          </w:p>
        </w:tc>
        <w:tc>
          <w:tcPr>
            <w:tcW w:w="2041" w:type="dxa"/>
            <w:shd w:val="clear" w:color="auto" w:fill="auto"/>
            <w:noWrap/>
            <w:vAlign w:val="center"/>
            <w:hideMark/>
          </w:tcPr>
          <w:p w14:paraId="4440CA54" w14:textId="6F9776B1" w:rsidR="00AB2F07" w:rsidRPr="008D32AB" w:rsidRDefault="00AB2F07" w:rsidP="00AB2F07">
            <w:pPr>
              <w:pStyle w:val="Table"/>
              <w:jc w:val="right"/>
            </w:pPr>
            <w:r w:rsidRPr="00895B89">
              <w:t>5.00 [0.61, 16.92]</w:t>
            </w:r>
          </w:p>
        </w:tc>
      </w:tr>
      <w:tr w:rsidR="00AB2F07" w:rsidRPr="008D32AB" w14:paraId="62C7EB61" w14:textId="77777777" w:rsidTr="00AB2F07">
        <w:trPr>
          <w:trHeight w:val="290"/>
        </w:trPr>
        <w:tc>
          <w:tcPr>
            <w:tcW w:w="1077" w:type="dxa"/>
            <w:shd w:val="clear" w:color="auto" w:fill="auto"/>
            <w:noWrap/>
            <w:vAlign w:val="center"/>
            <w:hideMark/>
          </w:tcPr>
          <w:p w14:paraId="5B3B0744" w14:textId="4F9D63B7" w:rsidR="00AB2F07" w:rsidRPr="008D32AB" w:rsidRDefault="00AB2F07" w:rsidP="00AB2F07">
            <w:pPr>
              <w:pStyle w:val="Table"/>
            </w:pPr>
            <w:r w:rsidRPr="00895B89">
              <w:t>2023/2024</w:t>
            </w:r>
          </w:p>
        </w:tc>
        <w:tc>
          <w:tcPr>
            <w:tcW w:w="1361" w:type="dxa"/>
            <w:shd w:val="clear" w:color="auto" w:fill="auto"/>
            <w:noWrap/>
            <w:vAlign w:val="center"/>
            <w:hideMark/>
          </w:tcPr>
          <w:p w14:paraId="0292988B" w14:textId="0851BBBA" w:rsidR="00AB2F07" w:rsidRPr="008D32AB" w:rsidRDefault="00AB2F07" w:rsidP="00AB2F07">
            <w:pPr>
              <w:pStyle w:val="Table"/>
            </w:pPr>
            <w:r w:rsidRPr="00895B89">
              <w:t>Bleaker</w:t>
            </w:r>
          </w:p>
        </w:tc>
        <w:tc>
          <w:tcPr>
            <w:tcW w:w="1928" w:type="dxa"/>
            <w:shd w:val="clear" w:color="auto" w:fill="auto"/>
            <w:noWrap/>
            <w:vAlign w:val="center"/>
            <w:hideMark/>
          </w:tcPr>
          <w:p w14:paraId="4CF2C1FF" w14:textId="63B62E12" w:rsidR="00AB2F07" w:rsidRPr="008D32AB" w:rsidRDefault="00AB2F07" w:rsidP="00AB2F07">
            <w:pPr>
              <w:pStyle w:val="Table"/>
            </w:pPr>
            <w:r w:rsidRPr="00895B89">
              <w:t>Steamer duck</w:t>
            </w:r>
          </w:p>
        </w:tc>
        <w:tc>
          <w:tcPr>
            <w:tcW w:w="794" w:type="dxa"/>
            <w:shd w:val="clear" w:color="auto" w:fill="auto"/>
            <w:noWrap/>
            <w:vAlign w:val="center"/>
            <w:hideMark/>
          </w:tcPr>
          <w:p w14:paraId="180921A4" w14:textId="5EA84572" w:rsidR="00AB2F07" w:rsidRPr="008D32AB" w:rsidRDefault="00AB2F07" w:rsidP="00AB2F07">
            <w:pPr>
              <w:pStyle w:val="Table"/>
              <w:jc w:val="right"/>
            </w:pPr>
            <w:r w:rsidRPr="00895B89">
              <w:t>17</w:t>
            </w:r>
          </w:p>
        </w:tc>
        <w:tc>
          <w:tcPr>
            <w:tcW w:w="2041" w:type="dxa"/>
            <w:shd w:val="clear" w:color="auto" w:fill="auto"/>
            <w:noWrap/>
            <w:vAlign w:val="center"/>
            <w:hideMark/>
          </w:tcPr>
          <w:p w14:paraId="315C5E6E" w14:textId="71BE49E8" w:rsidR="00AB2F07" w:rsidRPr="008D32AB" w:rsidRDefault="00AB2F07" w:rsidP="00AB2F07">
            <w:pPr>
              <w:pStyle w:val="Table"/>
              <w:jc w:val="right"/>
            </w:pPr>
            <w:r w:rsidRPr="00895B89">
              <w:t>100.00 [80.49, 100.00]</w:t>
            </w:r>
          </w:p>
        </w:tc>
        <w:tc>
          <w:tcPr>
            <w:tcW w:w="2041" w:type="dxa"/>
            <w:shd w:val="clear" w:color="auto" w:fill="auto"/>
            <w:noWrap/>
            <w:vAlign w:val="center"/>
            <w:hideMark/>
          </w:tcPr>
          <w:p w14:paraId="3F9F713C" w14:textId="538D6F6A" w:rsidR="00AB2F07" w:rsidRPr="008D32AB" w:rsidRDefault="00AB2F07" w:rsidP="00AB2F07">
            <w:pPr>
              <w:pStyle w:val="Table"/>
              <w:jc w:val="right"/>
            </w:pPr>
            <w:r w:rsidRPr="00895B89">
              <w:t>88.24 [63.56, 98.54]</w:t>
            </w:r>
          </w:p>
        </w:tc>
      </w:tr>
      <w:tr w:rsidR="00AB2F07" w:rsidRPr="008D32AB" w14:paraId="3258034A" w14:textId="77777777" w:rsidTr="00AB2F07">
        <w:trPr>
          <w:trHeight w:val="290"/>
        </w:trPr>
        <w:tc>
          <w:tcPr>
            <w:tcW w:w="1077" w:type="dxa"/>
            <w:shd w:val="clear" w:color="auto" w:fill="auto"/>
            <w:noWrap/>
            <w:vAlign w:val="center"/>
            <w:hideMark/>
          </w:tcPr>
          <w:p w14:paraId="2A9DC740" w14:textId="0F772F3D" w:rsidR="00AB2F07" w:rsidRPr="008D32AB" w:rsidRDefault="00AB2F07" w:rsidP="00AB2F07">
            <w:pPr>
              <w:pStyle w:val="Table"/>
            </w:pPr>
            <w:r w:rsidRPr="00895B89">
              <w:t>2023/2024</w:t>
            </w:r>
          </w:p>
        </w:tc>
        <w:tc>
          <w:tcPr>
            <w:tcW w:w="1361" w:type="dxa"/>
            <w:shd w:val="clear" w:color="auto" w:fill="auto"/>
            <w:noWrap/>
            <w:vAlign w:val="center"/>
            <w:hideMark/>
          </w:tcPr>
          <w:p w14:paraId="01F1A205" w14:textId="648172A9" w:rsidR="00AB2F07" w:rsidRPr="008D32AB" w:rsidRDefault="00AB2F07" w:rsidP="00AB2F07">
            <w:pPr>
              <w:pStyle w:val="Table"/>
            </w:pPr>
            <w:r w:rsidRPr="00895B89">
              <w:t>West Falkland</w:t>
            </w:r>
          </w:p>
        </w:tc>
        <w:tc>
          <w:tcPr>
            <w:tcW w:w="1928" w:type="dxa"/>
            <w:shd w:val="clear" w:color="auto" w:fill="auto"/>
            <w:noWrap/>
            <w:vAlign w:val="center"/>
            <w:hideMark/>
          </w:tcPr>
          <w:p w14:paraId="2DE13D09" w14:textId="2C6B9F17" w:rsidR="00AB2F07" w:rsidRPr="008D32AB" w:rsidRDefault="00AB2F07" w:rsidP="00AB2F07">
            <w:pPr>
              <w:pStyle w:val="Table"/>
            </w:pPr>
            <w:r w:rsidRPr="00895B89">
              <w:t>Albatross</w:t>
            </w:r>
          </w:p>
        </w:tc>
        <w:tc>
          <w:tcPr>
            <w:tcW w:w="794" w:type="dxa"/>
            <w:shd w:val="clear" w:color="auto" w:fill="auto"/>
            <w:noWrap/>
            <w:vAlign w:val="center"/>
            <w:hideMark/>
          </w:tcPr>
          <w:p w14:paraId="34EF43FC" w14:textId="4E7EA19D" w:rsidR="00AB2F07" w:rsidRPr="008D32AB" w:rsidRDefault="00AB2F07" w:rsidP="00AB2F07">
            <w:pPr>
              <w:pStyle w:val="Table"/>
              <w:jc w:val="right"/>
            </w:pPr>
            <w:r w:rsidRPr="00895B89">
              <w:t>11</w:t>
            </w:r>
          </w:p>
        </w:tc>
        <w:tc>
          <w:tcPr>
            <w:tcW w:w="2041" w:type="dxa"/>
            <w:shd w:val="clear" w:color="auto" w:fill="auto"/>
            <w:noWrap/>
            <w:vAlign w:val="center"/>
            <w:hideMark/>
          </w:tcPr>
          <w:p w14:paraId="5A0FF07D" w14:textId="1E1F0752" w:rsidR="00AB2F07" w:rsidRPr="008D32AB" w:rsidRDefault="00AB2F07" w:rsidP="00AB2F07">
            <w:pPr>
              <w:pStyle w:val="Table"/>
              <w:jc w:val="right"/>
            </w:pPr>
            <w:r w:rsidRPr="00895B89">
              <w:t>0.00 [0.00, 28.49]</w:t>
            </w:r>
          </w:p>
        </w:tc>
        <w:tc>
          <w:tcPr>
            <w:tcW w:w="2041" w:type="dxa"/>
            <w:shd w:val="clear" w:color="auto" w:fill="auto"/>
            <w:noWrap/>
            <w:vAlign w:val="center"/>
            <w:hideMark/>
          </w:tcPr>
          <w:p w14:paraId="3089D25D" w14:textId="73094A4D" w:rsidR="00AB2F07" w:rsidRPr="008D32AB" w:rsidRDefault="00AB2F07" w:rsidP="00AB2F07">
            <w:pPr>
              <w:pStyle w:val="Table"/>
              <w:jc w:val="right"/>
            </w:pPr>
            <w:r w:rsidRPr="00895B89">
              <w:t>0.00 [0.00, 28.49]</w:t>
            </w:r>
          </w:p>
        </w:tc>
      </w:tr>
      <w:tr w:rsidR="00AB2F07" w:rsidRPr="008D32AB" w14:paraId="110C9373" w14:textId="77777777" w:rsidTr="00AB2F07">
        <w:trPr>
          <w:trHeight w:val="290"/>
        </w:trPr>
        <w:tc>
          <w:tcPr>
            <w:tcW w:w="1077" w:type="dxa"/>
            <w:shd w:val="clear" w:color="auto" w:fill="auto"/>
            <w:noWrap/>
            <w:vAlign w:val="center"/>
            <w:hideMark/>
          </w:tcPr>
          <w:p w14:paraId="75830EFD" w14:textId="77A6B749" w:rsidR="00AB2F07" w:rsidRPr="008D32AB" w:rsidRDefault="00AB2F07" w:rsidP="00AB2F07">
            <w:pPr>
              <w:pStyle w:val="Table"/>
            </w:pPr>
            <w:r w:rsidRPr="00895B89">
              <w:t>2023/2024</w:t>
            </w:r>
          </w:p>
        </w:tc>
        <w:tc>
          <w:tcPr>
            <w:tcW w:w="1361" w:type="dxa"/>
            <w:shd w:val="clear" w:color="auto" w:fill="auto"/>
            <w:noWrap/>
            <w:vAlign w:val="center"/>
            <w:hideMark/>
          </w:tcPr>
          <w:p w14:paraId="3FE2E956" w14:textId="10C346A6" w:rsidR="00AB2F07" w:rsidRPr="008D32AB" w:rsidRDefault="00AB2F07" w:rsidP="00AB2F07">
            <w:pPr>
              <w:pStyle w:val="Table"/>
            </w:pPr>
            <w:r w:rsidRPr="00895B89">
              <w:t>West Falkland</w:t>
            </w:r>
          </w:p>
        </w:tc>
        <w:tc>
          <w:tcPr>
            <w:tcW w:w="1928" w:type="dxa"/>
            <w:shd w:val="clear" w:color="auto" w:fill="auto"/>
            <w:noWrap/>
            <w:vAlign w:val="center"/>
            <w:hideMark/>
          </w:tcPr>
          <w:p w14:paraId="7F1E5198" w14:textId="1B60B349" w:rsidR="00AB2F07" w:rsidRPr="008D32AB" w:rsidRDefault="00AB2F07" w:rsidP="00AB2F07">
            <w:pPr>
              <w:pStyle w:val="Table"/>
            </w:pPr>
            <w:r w:rsidRPr="00895B89">
              <w:t>Shag</w:t>
            </w:r>
          </w:p>
        </w:tc>
        <w:tc>
          <w:tcPr>
            <w:tcW w:w="794" w:type="dxa"/>
            <w:shd w:val="clear" w:color="auto" w:fill="auto"/>
            <w:noWrap/>
            <w:vAlign w:val="center"/>
            <w:hideMark/>
          </w:tcPr>
          <w:p w14:paraId="492D2DC1" w14:textId="670013EF" w:rsidR="00AB2F07" w:rsidRPr="008D32AB" w:rsidRDefault="00AB2F07" w:rsidP="00AB2F07">
            <w:pPr>
              <w:pStyle w:val="Table"/>
              <w:jc w:val="right"/>
            </w:pPr>
            <w:r w:rsidRPr="00895B89">
              <w:t>14</w:t>
            </w:r>
          </w:p>
        </w:tc>
        <w:tc>
          <w:tcPr>
            <w:tcW w:w="2041" w:type="dxa"/>
            <w:shd w:val="clear" w:color="auto" w:fill="auto"/>
            <w:noWrap/>
            <w:vAlign w:val="center"/>
            <w:hideMark/>
          </w:tcPr>
          <w:p w14:paraId="65411090" w14:textId="5178FDA9" w:rsidR="00AB2F07" w:rsidRPr="008D32AB" w:rsidRDefault="00AB2F07" w:rsidP="00AB2F07">
            <w:pPr>
              <w:pStyle w:val="Table"/>
              <w:jc w:val="right"/>
            </w:pPr>
            <w:r w:rsidRPr="00895B89">
              <w:t>0.00 [0.00, 23.16]</w:t>
            </w:r>
          </w:p>
        </w:tc>
        <w:tc>
          <w:tcPr>
            <w:tcW w:w="2041" w:type="dxa"/>
            <w:shd w:val="clear" w:color="auto" w:fill="auto"/>
            <w:noWrap/>
            <w:vAlign w:val="center"/>
            <w:hideMark/>
          </w:tcPr>
          <w:p w14:paraId="0C256126" w14:textId="2EFCBDE5" w:rsidR="00AB2F07" w:rsidRPr="008D32AB" w:rsidRDefault="00AB2F07" w:rsidP="00AB2F07">
            <w:pPr>
              <w:pStyle w:val="Table"/>
              <w:jc w:val="right"/>
            </w:pPr>
            <w:r w:rsidRPr="00895B89">
              <w:t>0.00 [0.00, 23.16]</w:t>
            </w:r>
          </w:p>
        </w:tc>
      </w:tr>
      <w:tr w:rsidR="00AB2F07" w:rsidRPr="008D32AB" w14:paraId="43EDF68A" w14:textId="77777777" w:rsidTr="00AB2F07">
        <w:trPr>
          <w:trHeight w:val="290"/>
        </w:trPr>
        <w:tc>
          <w:tcPr>
            <w:tcW w:w="1077" w:type="dxa"/>
            <w:shd w:val="clear" w:color="auto" w:fill="auto"/>
            <w:noWrap/>
            <w:vAlign w:val="center"/>
            <w:hideMark/>
          </w:tcPr>
          <w:p w14:paraId="2A814F70" w14:textId="786CC104" w:rsidR="00AB2F07" w:rsidRPr="008D32AB" w:rsidRDefault="00AB2F07" w:rsidP="00AB2F07">
            <w:pPr>
              <w:pStyle w:val="Table"/>
            </w:pPr>
            <w:r w:rsidRPr="00895B89">
              <w:t>2023/2024</w:t>
            </w:r>
          </w:p>
        </w:tc>
        <w:tc>
          <w:tcPr>
            <w:tcW w:w="1361" w:type="dxa"/>
            <w:shd w:val="clear" w:color="auto" w:fill="auto"/>
            <w:noWrap/>
            <w:vAlign w:val="center"/>
            <w:hideMark/>
          </w:tcPr>
          <w:p w14:paraId="3DD1390E" w14:textId="4C59696F" w:rsidR="00AB2F07" w:rsidRPr="008D32AB" w:rsidRDefault="00AB2F07" w:rsidP="00AB2F07">
            <w:pPr>
              <w:pStyle w:val="Table"/>
            </w:pPr>
            <w:r w:rsidRPr="00895B89">
              <w:t>West Falkland</w:t>
            </w:r>
          </w:p>
        </w:tc>
        <w:tc>
          <w:tcPr>
            <w:tcW w:w="1928" w:type="dxa"/>
            <w:shd w:val="clear" w:color="auto" w:fill="auto"/>
            <w:noWrap/>
            <w:vAlign w:val="center"/>
            <w:hideMark/>
          </w:tcPr>
          <w:p w14:paraId="1E869EDC" w14:textId="20D29AF7" w:rsidR="00AB2F07" w:rsidRPr="008D32AB" w:rsidRDefault="00AB2F07" w:rsidP="00AB2F07">
            <w:pPr>
              <w:pStyle w:val="Table"/>
            </w:pPr>
            <w:r w:rsidRPr="00895B89">
              <w:t>Rockhopper penguin</w:t>
            </w:r>
          </w:p>
        </w:tc>
        <w:tc>
          <w:tcPr>
            <w:tcW w:w="794" w:type="dxa"/>
            <w:shd w:val="clear" w:color="auto" w:fill="auto"/>
            <w:noWrap/>
            <w:vAlign w:val="center"/>
            <w:hideMark/>
          </w:tcPr>
          <w:p w14:paraId="2D89306B" w14:textId="093AAFCD" w:rsidR="00AB2F07" w:rsidRPr="008D32AB" w:rsidRDefault="00AB2F07" w:rsidP="00AB2F07">
            <w:pPr>
              <w:pStyle w:val="Table"/>
              <w:jc w:val="right"/>
            </w:pPr>
            <w:r w:rsidRPr="00895B89">
              <w:t>15</w:t>
            </w:r>
          </w:p>
        </w:tc>
        <w:tc>
          <w:tcPr>
            <w:tcW w:w="2041" w:type="dxa"/>
            <w:shd w:val="clear" w:color="auto" w:fill="auto"/>
            <w:noWrap/>
            <w:vAlign w:val="center"/>
            <w:hideMark/>
          </w:tcPr>
          <w:p w14:paraId="03135231" w14:textId="113BE9A4" w:rsidR="00AB2F07" w:rsidRPr="008D32AB" w:rsidRDefault="00AB2F07" w:rsidP="00AB2F07">
            <w:pPr>
              <w:pStyle w:val="Table"/>
              <w:jc w:val="right"/>
            </w:pPr>
            <w:r w:rsidRPr="00895B89">
              <w:t>6.67 [0.17, 31.95]</w:t>
            </w:r>
          </w:p>
        </w:tc>
        <w:tc>
          <w:tcPr>
            <w:tcW w:w="2041" w:type="dxa"/>
            <w:shd w:val="clear" w:color="auto" w:fill="auto"/>
            <w:noWrap/>
            <w:vAlign w:val="center"/>
            <w:hideMark/>
          </w:tcPr>
          <w:p w14:paraId="1744C2B2" w14:textId="1901F478" w:rsidR="00AB2F07" w:rsidRPr="008D32AB" w:rsidRDefault="00AB2F07" w:rsidP="00AB2F07">
            <w:pPr>
              <w:pStyle w:val="Table"/>
              <w:jc w:val="right"/>
            </w:pPr>
            <w:r w:rsidRPr="00895B89">
              <w:t>0.00 [0.00, 21.80]</w:t>
            </w:r>
          </w:p>
        </w:tc>
      </w:tr>
      <w:tr w:rsidR="00AB2F07" w:rsidRPr="008D32AB" w14:paraId="7C1A2822" w14:textId="77777777" w:rsidTr="00AB2F07">
        <w:trPr>
          <w:trHeight w:val="290"/>
        </w:trPr>
        <w:tc>
          <w:tcPr>
            <w:tcW w:w="1077" w:type="dxa"/>
            <w:shd w:val="clear" w:color="auto" w:fill="auto"/>
            <w:noWrap/>
            <w:vAlign w:val="center"/>
            <w:hideMark/>
          </w:tcPr>
          <w:p w14:paraId="1B17EEBE" w14:textId="25039262" w:rsidR="00AB2F07" w:rsidRPr="008D32AB" w:rsidRDefault="00AB2F07" w:rsidP="00AB2F07">
            <w:pPr>
              <w:pStyle w:val="Table"/>
            </w:pPr>
            <w:r w:rsidRPr="00895B89">
              <w:t>2023/2024</w:t>
            </w:r>
          </w:p>
        </w:tc>
        <w:tc>
          <w:tcPr>
            <w:tcW w:w="1361" w:type="dxa"/>
            <w:shd w:val="clear" w:color="auto" w:fill="auto"/>
            <w:noWrap/>
            <w:vAlign w:val="center"/>
            <w:hideMark/>
          </w:tcPr>
          <w:p w14:paraId="002EA401" w14:textId="2768D1A0" w:rsidR="00AB2F07" w:rsidRPr="008D32AB" w:rsidRDefault="00AB2F07" w:rsidP="00AB2F07">
            <w:pPr>
              <w:pStyle w:val="Table"/>
            </w:pPr>
            <w:r w:rsidRPr="00895B89">
              <w:t>West Falkland</w:t>
            </w:r>
          </w:p>
        </w:tc>
        <w:tc>
          <w:tcPr>
            <w:tcW w:w="1928" w:type="dxa"/>
            <w:shd w:val="clear" w:color="auto" w:fill="auto"/>
            <w:noWrap/>
            <w:vAlign w:val="center"/>
            <w:hideMark/>
          </w:tcPr>
          <w:p w14:paraId="18565797" w14:textId="304CE31D" w:rsidR="00AB2F07" w:rsidRPr="008D32AB" w:rsidRDefault="00AB2F07" w:rsidP="00AB2F07">
            <w:pPr>
              <w:pStyle w:val="Table"/>
            </w:pPr>
            <w:r w:rsidRPr="00895B89">
              <w:t>Gentoo penguin</w:t>
            </w:r>
          </w:p>
        </w:tc>
        <w:tc>
          <w:tcPr>
            <w:tcW w:w="794" w:type="dxa"/>
            <w:shd w:val="clear" w:color="auto" w:fill="auto"/>
            <w:noWrap/>
            <w:vAlign w:val="center"/>
            <w:hideMark/>
          </w:tcPr>
          <w:p w14:paraId="436AE930" w14:textId="0723C2EF" w:rsidR="00AB2F07" w:rsidRPr="008D32AB" w:rsidRDefault="00AB2F07" w:rsidP="00AB2F07">
            <w:pPr>
              <w:pStyle w:val="Table"/>
              <w:jc w:val="right"/>
            </w:pPr>
            <w:r w:rsidRPr="00895B89">
              <w:t>40</w:t>
            </w:r>
          </w:p>
        </w:tc>
        <w:tc>
          <w:tcPr>
            <w:tcW w:w="2041" w:type="dxa"/>
            <w:shd w:val="clear" w:color="auto" w:fill="auto"/>
            <w:noWrap/>
            <w:vAlign w:val="center"/>
            <w:hideMark/>
          </w:tcPr>
          <w:p w14:paraId="7780BA85" w14:textId="70B44996" w:rsidR="00AB2F07" w:rsidRPr="008D32AB" w:rsidRDefault="00AB2F07" w:rsidP="00AB2F07">
            <w:pPr>
              <w:pStyle w:val="Table"/>
              <w:jc w:val="right"/>
            </w:pPr>
            <w:r w:rsidRPr="00895B89">
              <w:t>5.00 [0.61, 16.92]</w:t>
            </w:r>
          </w:p>
        </w:tc>
        <w:tc>
          <w:tcPr>
            <w:tcW w:w="2041" w:type="dxa"/>
            <w:shd w:val="clear" w:color="auto" w:fill="auto"/>
            <w:noWrap/>
            <w:vAlign w:val="center"/>
            <w:hideMark/>
          </w:tcPr>
          <w:p w14:paraId="20807BCD" w14:textId="49A4B7D2" w:rsidR="00AB2F07" w:rsidRPr="008D32AB" w:rsidRDefault="00AB2F07" w:rsidP="00AB2F07">
            <w:pPr>
              <w:pStyle w:val="Table"/>
              <w:jc w:val="right"/>
            </w:pPr>
            <w:r w:rsidRPr="00895B89">
              <w:t>0.00 [0.00, 8.81]</w:t>
            </w:r>
          </w:p>
        </w:tc>
      </w:tr>
      <w:tr w:rsidR="00AB2F07" w:rsidRPr="008D32AB" w14:paraId="2678C89F" w14:textId="77777777" w:rsidTr="00AB2F07">
        <w:trPr>
          <w:trHeight w:val="290"/>
        </w:trPr>
        <w:tc>
          <w:tcPr>
            <w:tcW w:w="1077" w:type="dxa"/>
            <w:shd w:val="clear" w:color="auto" w:fill="auto"/>
            <w:noWrap/>
            <w:vAlign w:val="center"/>
            <w:hideMark/>
          </w:tcPr>
          <w:p w14:paraId="12829731" w14:textId="06A08753" w:rsidR="00AB2F07" w:rsidRPr="008D32AB" w:rsidRDefault="00AB2F07" w:rsidP="00AB2F07">
            <w:pPr>
              <w:pStyle w:val="Table"/>
            </w:pPr>
            <w:r w:rsidRPr="00895B89">
              <w:t>2023/2024</w:t>
            </w:r>
          </w:p>
        </w:tc>
        <w:tc>
          <w:tcPr>
            <w:tcW w:w="1361" w:type="dxa"/>
            <w:shd w:val="clear" w:color="auto" w:fill="auto"/>
            <w:noWrap/>
            <w:vAlign w:val="center"/>
            <w:hideMark/>
          </w:tcPr>
          <w:p w14:paraId="36EEE993" w14:textId="20B1B6B4" w:rsidR="00AB2F07" w:rsidRPr="008D32AB" w:rsidRDefault="00AB2F07" w:rsidP="00AB2F07">
            <w:pPr>
              <w:pStyle w:val="Table"/>
            </w:pPr>
            <w:r w:rsidRPr="00895B89">
              <w:t>West Falkland</w:t>
            </w:r>
          </w:p>
        </w:tc>
        <w:tc>
          <w:tcPr>
            <w:tcW w:w="1928" w:type="dxa"/>
            <w:shd w:val="clear" w:color="auto" w:fill="auto"/>
            <w:noWrap/>
            <w:vAlign w:val="center"/>
            <w:hideMark/>
          </w:tcPr>
          <w:p w14:paraId="06837DC7" w14:textId="07D1381F" w:rsidR="00AB2F07" w:rsidRPr="008D32AB" w:rsidRDefault="00AB2F07" w:rsidP="00AB2F07">
            <w:pPr>
              <w:pStyle w:val="Table"/>
            </w:pPr>
            <w:r w:rsidRPr="00895B89">
              <w:t>Striated caracara</w:t>
            </w:r>
          </w:p>
        </w:tc>
        <w:tc>
          <w:tcPr>
            <w:tcW w:w="794" w:type="dxa"/>
            <w:shd w:val="clear" w:color="auto" w:fill="auto"/>
            <w:noWrap/>
            <w:vAlign w:val="center"/>
            <w:hideMark/>
          </w:tcPr>
          <w:p w14:paraId="7D7CF8CE" w14:textId="6684A46C" w:rsidR="00AB2F07" w:rsidRPr="008D32AB" w:rsidRDefault="00AB2F07" w:rsidP="00AB2F07">
            <w:pPr>
              <w:pStyle w:val="Table"/>
              <w:jc w:val="right"/>
            </w:pPr>
            <w:r w:rsidRPr="00895B89">
              <w:t>11</w:t>
            </w:r>
          </w:p>
        </w:tc>
        <w:tc>
          <w:tcPr>
            <w:tcW w:w="2041" w:type="dxa"/>
            <w:shd w:val="clear" w:color="auto" w:fill="auto"/>
            <w:noWrap/>
            <w:vAlign w:val="center"/>
            <w:hideMark/>
          </w:tcPr>
          <w:p w14:paraId="3E61FBE9" w14:textId="0F9FEE9F" w:rsidR="00AB2F07" w:rsidRPr="008D32AB" w:rsidRDefault="00AB2F07" w:rsidP="00AB2F07">
            <w:pPr>
              <w:pStyle w:val="Table"/>
              <w:jc w:val="right"/>
            </w:pPr>
            <w:r w:rsidRPr="00895B89">
              <w:t>100.00 [71.51, 100.00]</w:t>
            </w:r>
          </w:p>
        </w:tc>
        <w:tc>
          <w:tcPr>
            <w:tcW w:w="2041" w:type="dxa"/>
            <w:shd w:val="clear" w:color="auto" w:fill="auto"/>
            <w:noWrap/>
            <w:vAlign w:val="center"/>
            <w:hideMark/>
          </w:tcPr>
          <w:p w14:paraId="5009E3E6" w14:textId="4DEBF07A" w:rsidR="00AB2F07" w:rsidRPr="008D32AB" w:rsidRDefault="00AB2F07" w:rsidP="00AB2F07">
            <w:pPr>
              <w:pStyle w:val="Table"/>
              <w:jc w:val="right"/>
            </w:pPr>
            <w:r w:rsidRPr="00895B89">
              <w:t>72.73 [39.03, 93.98]</w:t>
            </w:r>
          </w:p>
        </w:tc>
      </w:tr>
      <w:tr w:rsidR="00AB2F07" w:rsidRPr="008D32AB" w14:paraId="7CE2FDB5" w14:textId="77777777" w:rsidTr="00AB2F07">
        <w:trPr>
          <w:trHeight w:val="290"/>
        </w:trPr>
        <w:tc>
          <w:tcPr>
            <w:tcW w:w="1077" w:type="dxa"/>
            <w:shd w:val="clear" w:color="auto" w:fill="auto"/>
            <w:noWrap/>
            <w:vAlign w:val="center"/>
            <w:hideMark/>
          </w:tcPr>
          <w:p w14:paraId="02B53BFB" w14:textId="033C9C4D" w:rsidR="00AB2F07" w:rsidRPr="008D32AB" w:rsidRDefault="00AB2F07" w:rsidP="00AB2F07">
            <w:pPr>
              <w:pStyle w:val="Table"/>
            </w:pPr>
            <w:r w:rsidRPr="00895B89">
              <w:t>2023/2024</w:t>
            </w:r>
          </w:p>
        </w:tc>
        <w:tc>
          <w:tcPr>
            <w:tcW w:w="1361" w:type="dxa"/>
            <w:shd w:val="clear" w:color="auto" w:fill="auto"/>
            <w:noWrap/>
            <w:vAlign w:val="center"/>
            <w:hideMark/>
          </w:tcPr>
          <w:p w14:paraId="7DCAB2D8" w14:textId="3C4C14F7" w:rsidR="00AB2F07" w:rsidRPr="008D32AB" w:rsidRDefault="00AB2F07" w:rsidP="00AB2F07">
            <w:pPr>
              <w:pStyle w:val="Table"/>
            </w:pPr>
            <w:r w:rsidRPr="00895B89">
              <w:t>West Falkland</w:t>
            </w:r>
          </w:p>
        </w:tc>
        <w:tc>
          <w:tcPr>
            <w:tcW w:w="1928" w:type="dxa"/>
            <w:shd w:val="clear" w:color="auto" w:fill="auto"/>
            <w:noWrap/>
            <w:vAlign w:val="center"/>
            <w:hideMark/>
          </w:tcPr>
          <w:p w14:paraId="643BFE2E" w14:textId="521A8960" w:rsidR="00AB2F07" w:rsidRPr="008D32AB" w:rsidRDefault="00AB2F07" w:rsidP="00AB2F07">
            <w:pPr>
              <w:pStyle w:val="Table"/>
            </w:pPr>
            <w:r w:rsidRPr="00895B89">
              <w:t>Skua</w:t>
            </w:r>
          </w:p>
        </w:tc>
        <w:tc>
          <w:tcPr>
            <w:tcW w:w="794" w:type="dxa"/>
            <w:shd w:val="clear" w:color="auto" w:fill="auto"/>
            <w:noWrap/>
            <w:vAlign w:val="center"/>
            <w:hideMark/>
          </w:tcPr>
          <w:p w14:paraId="6C932943" w14:textId="425A4D63" w:rsidR="00AB2F07" w:rsidRPr="008D32AB" w:rsidRDefault="00AB2F07" w:rsidP="00AB2F07">
            <w:pPr>
              <w:pStyle w:val="Table"/>
              <w:jc w:val="right"/>
            </w:pPr>
            <w:r w:rsidRPr="00895B89">
              <w:t>2</w:t>
            </w:r>
          </w:p>
        </w:tc>
        <w:tc>
          <w:tcPr>
            <w:tcW w:w="2041" w:type="dxa"/>
            <w:shd w:val="clear" w:color="auto" w:fill="auto"/>
            <w:noWrap/>
            <w:vAlign w:val="center"/>
            <w:hideMark/>
          </w:tcPr>
          <w:p w14:paraId="64A2E786" w14:textId="47BA0F96" w:rsidR="00AB2F07" w:rsidRPr="008D32AB" w:rsidRDefault="00AB2F07" w:rsidP="00AB2F07">
            <w:pPr>
              <w:pStyle w:val="Table"/>
              <w:jc w:val="right"/>
            </w:pPr>
            <w:r w:rsidRPr="00895B89">
              <w:t>0.00 [0.00, 84.19]</w:t>
            </w:r>
          </w:p>
        </w:tc>
        <w:tc>
          <w:tcPr>
            <w:tcW w:w="2041" w:type="dxa"/>
            <w:shd w:val="clear" w:color="auto" w:fill="auto"/>
            <w:noWrap/>
            <w:vAlign w:val="center"/>
            <w:hideMark/>
          </w:tcPr>
          <w:p w14:paraId="5898E701" w14:textId="1220159E" w:rsidR="00AB2F07" w:rsidRPr="008D32AB" w:rsidRDefault="00AB2F07" w:rsidP="00AB2F07">
            <w:pPr>
              <w:pStyle w:val="Table"/>
              <w:jc w:val="right"/>
            </w:pPr>
            <w:r w:rsidRPr="00895B89">
              <w:t>0.00 [0.00, 84.19]</w:t>
            </w:r>
          </w:p>
        </w:tc>
      </w:tr>
      <w:tr w:rsidR="00AB2F07" w:rsidRPr="008D32AB" w14:paraId="41A89F96" w14:textId="77777777" w:rsidTr="00AB2F07">
        <w:trPr>
          <w:trHeight w:val="290"/>
        </w:trPr>
        <w:tc>
          <w:tcPr>
            <w:tcW w:w="1077" w:type="dxa"/>
            <w:shd w:val="clear" w:color="auto" w:fill="auto"/>
            <w:noWrap/>
            <w:vAlign w:val="center"/>
            <w:hideMark/>
          </w:tcPr>
          <w:p w14:paraId="2B2BFB9F" w14:textId="750E8C42" w:rsidR="00AB2F07" w:rsidRPr="008D32AB" w:rsidRDefault="00AB2F07" w:rsidP="00AB2F07">
            <w:pPr>
              <w:pStyle w:val="Table"/>
            </w:pPr>
            <w:r w:rsidRPr="00895B89">
              <w:t>2023/2024</w:t>
            </w:r>
          </w:p>
        </w:tc>
        <w:tc>
          <w:tcPr>
            <w:tcW w:w="1361" w:type="dxa"/>
            <w:shd w:val="clear" w:color="auto" w:fill="auto"/>
            <w:noWrap/>
            <w:vAlign w:val="center"/>
            <w:hideMark/>
          </w:tcPr>
          <w:p w14:paraId="5160C7C5" w14:textId="6F7513F1" w:rsidR="00AB2F07" w:rsidRPr="008D32AB" w:rsidRDefault="00AB2F07" w:rsidP="00AB2F07">
            <w:pPr>
              <w:pStyle w:val="Table"/>
            </w:pPr>
            <w:r w:rsidRPr="00895B89">
              <w:t>West Falkland</w:t>
            </w:r>
          </w:p>
        </w:tc>
        <w:tc>
          <w:tcPr>
            <w:tcW w:w="1928" w:type="dxa"/>
            <w:shd w:val="clear" w:color="auto" w:fill="auto"/>
            <w:noWrap/>
            <w:vAlign w:val="center"/>
            <w:hideMark/>
          </w:tcPr>
          <w:p w14:paraId="08DCB593" w14:textId="6350E84E" w:rsidR="00AB2F07" w:rsidRPr="008D32AB" w:rsidRDefault="00AB2F07" w:rsidP="00AB2F07">
            <w:pPr>
              <w:pStyle w:val="Table"/>
            </w:pPr>
            <w:r w:rsidRPr="00895B89">
              <w:t>Dolphin gull</w:t>
            </w:r>
          </w:p>
        </w:tc>
        <w:tc>
          <w:tcPr>
            <w:tcW w:w="794" w:type="dxa"/>
            <w:shd w:val="clear" w:color="auto" w:fill="auto"/>
            <w:noWrap/>
            <w:vAlign w:val="center"/>
            <w:hideMark/>
          </w:tcPr>
          <w:p w14:paraId="162E7630" w14:textId="6AAB9BF1" w:rsidR="00AB2F07" w:rsidRPr="008D32AB" w:rsidRDefault="00AB2F07" w:rsidP="00AB2F07">
            <w:pPr>
              <w:pStyle w:val="Table"/>
              <w:jc w:val="right"/>
            </w:pPr>
            <w:r w:rsidRPr="00895B89">
              <w:t>8</w:t>
            </w:r>
          </w:p>
        </w:tc>
        <w:tc>
          <w:tcPr>
            <w:tcW w:w="2041" w:type="dxa"/>
            <w:shd w:val="clear" w:color="auto" w:fill="auto"/>
            <w:noWrap/>
            <w:vAlign w:val="center"/>
            <w:hideMark/>
          </w:tcPr>
          <w:p w14:paraId="0F78C23E" w14:textId="5A2DDFCE" w:rsidR="00AB2F07" w:rsidRPr="008D32AB" w:rsidRDefault="00AB2F07" w:rsidP="00AB2F07">
            <w:pPr>
              <w:pStyle w:val="Table"/>
              <w:jc w:val="right"/>
            </w:pPr>
            <w:r w:rsidRPr="00895B89">
              <w:t>100.00 [63.06, 100.00]</w:t>
            </w:r>
          </w:p>
        </w:tc>
        <w:tc>
          <w:tcPr>
            <w:tcW w:w="2041" w:type="dxa"/>
            <w:shd w:val="clear" w:color="auto" w:fill="auto"/>
            <w:noWrap/>
            <w:vAlign w:val="center"/>
            <w:hideMark/>
          </w:tcPr>
          <w:p w14:paraId="26C07DD8" w14:textId="074707C3" w:rsidR="00AB2F07" w:rsidRPr="008D32AB" w:rsidRDefault="00AB2F07" w:rsidP="00AB2F07">
            <w:pPr>
              <w:pStyle w:val="Table"/>
              <w:jc w:val="right"/>
            </w:pPr>
            <w:r w:rsidRPr="00895B89">
              <w:t>37.50 [8.52, 75.51]</w:t>
            </w:r>
          </w:p>
        </w:tc>
      </w:tr>
      <w:tr w:rsidR="00AB2F07" w:rsidRPr="008D32AB" w14:paraId="63E5EF64" w14:textId="77777777" w:rsidTr="00AB2F07">
        <w:trPr>
          <w:trHeight w:val="290"/>
        </w:trPr>
        <w:tc>
          <w:tcPr>
            <w:tcW w:w="1077" w:type="dxa"/>
            <w:shd w:val="clear" w:color="auto" w:fill="auto"/>
            <w:noWrap/>
            <w:vAlign w:val="center"/>
            <w:hideMark/>
          </w:tcPr>
          <w:p w14:paraId="7CFF0858" w14:textId="101D8931" w:rsidR="00AB2F07" w:rsidRPr="008D32AB" w:rsidRDefault="00AB2F07" w:rsidP="00AB2F07">
            <w:pPr>
              <w:pStyle w:val="Table"/>
            </w:pPr>
            <w:r w:rsidRPr="00895B89">
              <w:t>2023/2024</w:t>
            </w:r>
          </w:p>
        </w:tc>
        <w:tc>
          <w:tcPr>
            <w:tcW w:w="1361" w:type="dxa"/>
            <w:shd w:val="clear" w:color="auto" w:fill="auto"/>
            <w:noWrap/>
            <w:vAlign w:val="center"/>
            <w:hideMark/>
          </w:tcPr>
          <w:p w14:paraId="5EF0036A" w14:textId="165A10D9" w:rsidR="00AB2F07" w:rsidRPr="008D32AB" w:rsidRDefault="00AB2F07" w:rsidP="00AB2F07">
            <w:pPr>
              <w:pStyle w:val="Table"/>
            </w:pPr>
            <w:r w:rsidRPr="00895B89">
              <w:t>West Falkland</w:t>
            </w:r>
          </w:p>
        </w:tc>
        <w:tc>
          <w:tcPr>
            <w:tcW w:w="1928" w:type="dxa"/>
            <w:shd w:val="clear" w:color="auto" w:fill="auto"/>
            <w:noWrap/>
            <w:vAlign w:val="center"/>
            <w:hideMark/>
          </w:tcPr>
          <w:p w14:paraId="38BFE5A1" w14:textId="2DE63325" w:rsidR="00AB2F07" w:rsidRPr="008D32AB" w:rsidRDefault="00AB2F07" w:rsidP="00AB2F07">
            <w:pPr>
              <w:pStyle w:val="Table"/>
            </w:pPr>
            <w:r w:rsidRPr="00895B89">
              <w:t>Upland goose</w:t>
            </w:r>
          </w:p>
        </w:tc>
        <w:tc>
          <w:tcPr>
            <w:tcW w:w="794" w:type="dxa"/>
            <w:shd w:val="clear" w:color="auto" w:fill="auto"/>
            <w:noWrap/>
            <w:vAlign w:val="center"/>
            <w:hideMark/>
          </w:tcPr>
          <w:p w14:paraId="34D92F73" w14:textId="347FEAF8" w:rsidR="00AB2F07" w:rsidRPr="008D32AB" w:rsidRDefault="00AB2F07" w:rsidP="00AB2F07">
            <w:pPr>
              <w:pStyle w:val="Table"/>
              <w:jc w:val="right"/>
            </w:pPr>
            <w:r w:rsidRPr="00895B89">
              <w:t>4</w:t>
            </w:r>
          </w:p>
        </w:tc>
        <w:tc>
          <w:tcPr>
            <w:tcW w:w="2041" w:type="dxa"/>
            <w:shd w:val="clear" w:color="auto" w:fill="auto"/>
            <w:noWrap/>
            <w:vAlign w:val="center"/>
            <w:hideMark/>
          </w:tcPr>
          <w:p w14:paraId="0AFE2014" w14:textId="265D7ABD" w:rsidR="00AB2F07" w:rsidRPr="008D32AB" w:rsidRDefault="00AB2F07" w:rsidP="00AB2F07">
            <w:pPr>
              <w:pStyle w:val="Table"/>
              <w:jc w:val="right"/>
            </w:pPr>
            <w:r w:rsidRPr="00895B89">
              <w:t>0.00 [0.00, 60.24]</w:t>
            </w:r>
          </w:p>
        </w:tc>
        <w:tc>
          <w:tcPr>
            <w:tcW w:w="2041" w:type="dxa"/>
            <w:shd w:val="clear" w:color="auto" w:fill="auto"/>
            <w:noWrap/>
            <w:vAlign w:val="center"/>
            <w:hideMark/>
          </w:tcPr>
          <w:p w14:paraId="522155D0" w14:textId="3E1985EA" w:rsidR="00AB2F07" w:rsidRPr="008D32AB" w:rsidRDefault="00AB2F07" w:rsidP="00AB2F07">
            <w:pPr>
              <w:pStyle w:val="Table"/>
              <w:jc w:val="right"/>
            </w:pPr>
            <w:r w:rsidRPr="00895B89">
              <w:t>0.00 [0.00, 60.24]</w:t>
            </w:r>
          </w:p>
        </w:tc>
      </w:tr>
      <w:tr w:rsidR="00AB2F07" w:rsidRPr="008D32AB" w14:paraId="5FC4AB5E" w14:textId="77777777" w:rsidTr="00AB2F07">
        <w:trPr>
          <w:trHeight w:val="290"/>
        </w:trPr>
        <w:tc>
          <w:tcPr>
            <w:tcW w:w="1077" w:type="dxa"/>
            <w:shd w:val="clear" w:color="auto" w:fill="auto"/>
            <w:noWrap/>
            <w:vAlign w:val="center"/>
            <w:hideMark/>
          </w:tcPr>
          <w:p w14:paraId="071DBF93" w14:textId="6B3E5481" w:rsidR="00AB2F07" w:rsidRPr="008D32AB" w:rsidRDefault="00AB2F07" w:rsidP="00AB2F07">
            <w:pPr>
              <w:pStyle w:val="Table"/>
            </w:pPr>
            <w:r w:rsidRPr="00895B89">
              <w:t>2023/2024</w:t>
            </w:r>
          </w:p>
        </w:tc>
        <w:tc>
          <w:tcPr>
            <w:tcW w:w="1361" w:type="dxa"/>
            <w:shd w:val="clear" w:color="auto" w:fill="auto"/>
            <w:noWrap/>
            <w:vAlign w:val="center"/>
            <w:hideMark/>
          </w:tcPr>
          <w:p w14:paraId="1B4B21A1" w14:textId="233B5723" w:rsidR="00AB2F07" w:rsidRPr="008D32AB" w:rsidRDefault="00AB2F07" w:rsidP="00AB2F07">
            <w:pPr>
              <w:pStyle w:val="Table"/>
            </w:pPr>
            <w:r w:rsidRPr="00895B89">
              <w:t>Hummock</w:t>
            </w:r>
          </w:p>
        </w:tc>
        <w:tc>
          <w:tcPr>
            <w:tcW w:w="1928" w:type="dxa"/>
            <w:shd w:val="clear" w:color="auto" w:fill="auto"/>
            <w:noWrap/>
            <w:vAlign w:val="center"/>
            <w:hideMark/>
          </w:tcPr>
          <w:p w14:paraId="2C55CBF2" w14:textId="7DC4720B" w:rsidR="00AB2F07" w:rsidRPr="008D32AB" w:rsidRDefault="00AB2F07" w:rsidP="00AB2F07">
            <w:pPr>
              <w:pStyle w:val="Table"/>
            </w:pPr>
            <w:r w:rsidRPr="00895B89">
              <w:t>Shag</w:t>
            </w:r>
          </w:p>
        </w:tc>
        <w:tc>
          <w:tcPr>
            <w:tcW w:w="794" w:type="dxa"/>
            <w:shd w:val="clear" w:color="auto" w:fill="auto"/>
            <w:noWrap/>
            <w:vAlign w:val="center"/>
            <w:hideMark/>
          </w:tcPr>
          <w:p w14:paraId="727DCE10" w14:textId="736F0F4E" w:rsidR="00AB2F07" w:rsidRPr="008D32AB" w:rsidRDefault="00AB2F07" w:rsidP="00AB2F07">
            <w:pPr>
              <w:pStyle w:val="Table"/>
              <w:jc w:val="right"/>
            </w:pPr>
            <w:r w:rsidRPr="00895B89">
              <w:t>59</w:t>
            </w:r>
          </w:p>
        </w:tc>
        <w:tc>
          <w:tcPr>
            <w:tcW w:w="2041" w:type="dxa"/>
            <w:shd w:val="clear" w:color="auto" w:fill="auto"/>
            <w:noWrap/>
            <w:vAlign w:val="center"/>
            <w:hideMark/>
          </w:tcPr>
          <w:p w14:paraId="5F574322" w14:textId="6E5CB86E" w:rsidR="00AB2F07" w:rsidRPr="008D32AB" w:rsidRDefault="00AB2F07" w:rsidP="00AB2F07">
            <w:pPr>
              <w:pStyle w:val="Table"/>
              <w:jc w:val="right"/>
            </w:pPr>
            <w:r w:rsidRPr="00895B89">
              <w:t>6.78 [1.88, 16.46]</w:t>
            </w:r>
          </w:p>
        </w:tc>
        <w:tc>
          <w:tcPr>
            <w:tcW w:w="2041" w:type="dxa"/>
            <w:shd w:val="clear" w:color="auto" w:fill="auto"/>
            <w:noWrap/>
            <w:vAlign w:val="center"/>
            <w:hideMark/>
          </w:tcPr>
          <w:p w14:paraId="31B74AFD" w14:textId="34B964E7" w:rsidR="00AB2F07" w:rsidRPr="008D32AB" w:rsidRDefault="00AB2F07" w:rsidP="00AB2F07">
            <w:pPr>
              <w:pStyle w:val="Table"/>
              <w:jc w:val="right"/>
            </w:pPr>
            <w:r w:rsidRPr="00895B89">
              <w:t>0.00 [0.00, 6.06]</w:t>
            </w:r>
          </w:p>
        </w:tc>
      </w:tr>
      <w:tr w:rsidR="00AB2F07" w:rsidRPr="008D32AB" w14:paraId="7365495A" w14:textId="77777777" w:rsidTr="00AB2F07">
        <w:trPr>
          <w:trHeight w:val="290"/>
        </w:trPr>
        <w:tc>
          <w:tcPr>
            <w:tcW w:w="1077" w:type="dxa"/>
            <w:shd w:val="clear" w:color="auto" w:fill="auto"/>
            <w:noWrap/>
            <w:vAlign w:val="center"/>
            <w:hideMark/>
          </w:tcPr>
          <w:p w14:paraId="16EF1EBA" w14:textId="68169BE7" w:rsidR="00AB2F07" w:rsidRPr="008D32AB" w:rsidRDefault="00AB2F07" w:rsidP="00AB2F07">
            <w:pPr>
              <w:pStyle w:val="Table"/>
            </w:pPr>
            <w:r w:rsidRPr="00895B89">
              <w:t>2023/2024</w:t>
            </w:r>
          </w:p>
        </w:tc>
        <w:tc>
          <w:tcPr>
            <w:tcW w:w="1361" w:type="dxa"/>
            <w:shd w:val="clear" w:color="auto" w:fill="auto"/>
            <w:noWrap/>
            <w:vAlign w:val="center"/>
            <w:hideMark/>
          </w:tcPr>
          <w:p w14:paraId="6E7A766C" w14:textId="1BD851BF" w:rsidR="00AB2F07" w:rsidRPr="008D32AB" w:rsidRDefault="00AB2F07" w:rsidP="00AB2F07">
            <w:pPr>
              <w:pStyle w:val="Table"/>
            </w:pPr>
            <w:r w:rsidRPr="00895B89">
              <w:t>Hummock</w:t>
            </w:r>
          </w:p>
        </w:tc>
        <w:tc>
          <w:tcPr>
            <w:tcW w:w="1928" w:type="dxa"/>
            <w:shd w:val="clear" w:color="auto" w:fill="auto"/>
            <w:noWrap/>
            <w:vAlign w:val="center"/>
            <w:hideMark/>
          </w:tcPr>
          <w:p w14:paraId="6B1DF78E" w14:textId="1DD5B25F" w:rsidR="00AB2F07" w:rsidRPr="008D32AB" w:rsidRDefault="00AB2F07" w:rsidP="00AB2F07">
            <w:pPr>
              <w:pStyle w:val="Table"/>
            </w:pPr>
            <w:r w:rsidRPr="00895B89">
              <w:t>Rockhopper penguin</w:t>
            </w:r>
          </w:p>
        </w:tc>
        <w:tc>
          <w:tcPr>
            <w:tcW w:w="794" w:type="dxa"/>
            <w:shd w:val="clear" w:color="auto" w:fill="auto"/>
            <w:noWrap/>
            <w:vAlign w:val="center"/>
            <w:hideMark/>
          </w:tcPr>
          <w:p w14:paraId="77AEF932" w14:textId="722F9603" w:rsidR="00AB2F07" w:rsidRPr="008D32AB" w:rsidRDefault="00AB2F07" w:rsidP="00AB2F07">
            <w:pPr>
              <w:pStyle w:val="Table"/>
              <w:jc w:val="right"/>
            </w:pPr>
            <w:r w:rsidRPr="00895B89">
              <w:t>50</w:t>
            </w:r>
          </w:p>
        </w:tc>
        <w:tc>
          <w:tcPr>
            <w:tcW w:w="2041" w:type="dxa"/>
            <w:shd w:val="clear" w:color="auto" w:fill="auto"/>
            <w:noWrap/>
            <w:vAlign w:val="center"/>
            <w:hideMark/>
          </w:tcPr>
          <w:p w14:paraId="0E9AE1B0" w14:textId="1E47BD1A" w:rsidR="00AB2F07" w:rsidRPr="008D32AB" w:rsidRDefault="00AB2F07" w:rsidP="00AB2F07">
            <w:pPr>
              <w:pStyle w:val="Table"/>
              <w:jc w:val="right"/>
            </w:pPr>
            <w:r w:rsidRPr="00895B89">
              <w:t>22.00 [11.53, 35.96]</w:t>
            </w:r>
          </w:p>
        </w:tc>
        <w:tc>
          <w:tcPr>
            <w:tcW w:w="2041" w:type="dxa"/>
            <w:shd w:val="clear" w:color="auto" w:fill="auto"/>
            <w:noWrap/>
            <w:vAlign w:val="center"/>
            <w:hideMark/>
          </w:tcPr>
          <w:p w14:paraId="66D0CD6A" w14:textId="2A7DC00D" w:rsidR="00AB2F07" w:rsidRPr="008D32AB" w:rsidRDefault="00AB2F07" w:rsidP="00AB2F07">
            <w:pPr>
              <w:pStyle w:val="Table"/>
              <w:jc w:val="right"/>
            </w:pPr>
            <w:r w:rsidRPr="00895B89">
              <w:t>6.00 [1.25, 16.55]</w:t>
            </w:r>
          </w:p>
        </w:tc>
      </w:tr>
      <w:tr w:rsidR="00AB2F07" w:rsidRPr="008D32AB" w14:paraId="0BF3A216" w14:textId="77777777" w:rsidTr="00AB2F07">
        <w:trPr>
          <w:trHeight w:val="290"/>
        </w:trPr>
        <w:tc>
          <w:tcPr>
            <w:tcW w:w="1077" w:type="dxa"/>
            <w:shd w:val="clear" w:color="auto" w:fill="auto"/>
            <w:noWrap/>
            <w:vAlign w:val="center"/>
            <w:hideMark/>
          </w:tcPr>
          <w:p w14:paraId="0FBBE67A" w14:textId="10585AC3" w:rsidR="00AB2F07" w:rsidRPr="008D32AB" w:rsidRDefault="00AB2F07" w:rsidP="00AB2F07">
            <w:pPr>
              <w:pStyle w:val="Table"/>
            </w:pPr>
            <w:r w:rsidRPr="00895B89">
              <w:t>2023/2024</w:t>
            </w:r>
          </w:p>
        </w:tc>
        <w:tc>
          <w:tcPr>
            <w:tcW w:w="1361" w:type="dxa"/>
            <w:shd w:val="clear" w:color="auto" w:fill="auto"/>
            <w:noWrap/>
            <w:vAlign w:val="center"/>
            <w:hideMark/>
          </w:tcPr>
          <w:p w14:paraId="368595A3" w14:textId="6903F165" w:rsidR="00AB2F07" w:rsidRPr="008D32AB" w:rsidRDefault="00AB2F07" w:rsidP="00AB2F07">
            <w:pPr>
              <w:pStyle w:val="Table"/>
            </w:pPr>
            <w:r w:rsidRPr="00895B89">
              <w:t>Hummock</w:t>
            </w:r>
          </w:p>
        </w:tc>
        <w:tc>
          <w:tcPr>
            <w:tcW w:w="1928" w:type="dxa"/>
            <w:shd w:val="clear" w:color="auto" w:fill="auto"/>
            <w:noWrap/>
            <w:vAlign w:val="center"/>
            <w:hideMark/>
          </w:tcPr>
          <w:p w14:paraId="3DCA5459" w14:textId="4D141A64" w:rsidR="00AB2F07" w:rsidRPr="008D32AB" w:rsidRDefault="00AB2F07" w:rsidP="00AB2F07">
            <w:pPr>
              <w:pStyle w:val="Table"/>
            </w:pPr>
            <w:proofErr w:type="spellStart"/>
            <w:r w:rsidRPr="00895B89">
              <w:t>Magellanic</w:t>
            </w:r>
            <w:proofErr w:type="spellEnd"/>
            <w:r w:rsidRPr="00895B89">
              <w:t xml:space="preserve"> penguin</w:t>
            </w:r>
          </w:p>
        </w:tc>
        <w:tc>
          <w:tcPr>
            <w:tcW w:w="794" w:type="dxa"/>
            <w:shd w:val="clear" w:color="auto" w:fill="auto"/>
            <w:noWrap/>
            <w:vAlign w:val="center"/>
            <w:hideMark/>
          </w:tcPr>
          <w:p w14:paraId="1612B4C6" w14:textId="567B9BFA" w:rsidR="00AB2F07" w:rsidRPr="008D32AB" w:rsidRDefault="00AB2F07" w:rsidP="00AB2F07">
            <w:pPr>
              <w:pStyle w:val="Table"/>
              <w:jc w:val="right"/>
            </w:pPr>
            <w:r w:rsidRPr="00895B89">
              <w:t>9</w:t>
            </w:r>
          </w:p>
        </w:tc>
        <w:tc>
          <w:tcPr>
            <w:tcW w:w="2041" w:type="dxa"/>
            <w:shd w:val="clear" w:color="auto" w:fill="auto"/>
            <w:noWrap/>
            <w:vAlign w:val="center"/>
            <w:hideMark/>
          </w:tcPr>
          <w:p w14:paraId="66ADCC9F" w14:textId="40E5D249" w:rsidR="00AB2F07" w:rsidRPr="008D32AB" w:rsidRDefault="00AB2F07" w:rsidP="00AB2F07">
            <w:pPr>
              <w:pStyle w:val="Table"/>
              <w:jc w:val="right"/>
            </w:pPr>
            <w:r w:rsidRPr="00895B89">
              <w:t>0.00 [0.00, 33.63]</w:t>
            </w:r>
          </w:p>
        </w:tc>
        <w:tc>
          <w:tcPr>
            <w:tcW w:w="2041" w:type="dxa"/>
            <w:shd w:val="clear" w:color="auto" w:fill="auto"/>
            <w:noWrap/>
            <w:vAlign w:val="center"/>
            <w:hideMark/>
          </w:tcPr>
          <w:p w14:paraId="348FCE8C" w14:textId="4631A1E2" w:rsidR="00AB2F07" w:rsidRPr="008D32AB" w:rsidRDefault="00AB2F07" w:rsidP="00AB2F07">
            <w:pPr>
              <w:pStyle w:val="Table"/>
              <w:jc w:val="right"/>
            </w:pPr>
            <w:r w:rsidRPr="00895B89">
              <w:t>0.00 [0.00, 33.63]</w:t>
            </w:r>
          </w:p>
        </w:tc>
      </w:tr>
      <w:tr w:rsidR="00AB2F07" w:rsidRPr="008D32AB" w14:paraId="565C0D22" w14:textId="77777777" w:rsidTr="00AB2F07">
        <w:trPr>
          <w:trHeight w:val="290"/>
        </w:trPr>
        <w:tc>
          <w:tcPr>
            <w:tcW w:w="1077" w:type="dxa"/>
            <w:shd w:val="clear" w:color="auto" w:fill="auto"/>
            <w:noWrap/>
            <w:vAlign w:val="center"/>
            <w:hideMark/>
          </w:tcPr>
          <w:p w14:paraId="1C9DD593" w14:textId="497E3ADA" w:rsidR="00AB2F07" w:rsidRPr="008D32AB" w:rsidRDefault="00AB2F07" w:rsidP="00AB2F07">
            <w:pPr>
              <w:pStyle w:val="Table"/>
            </w:pPr>
            <w:r w:rsidRPr="00895B89">
              <w:t>2023/2024</w:t>
            </w:r>
          </w:p>
        </w:tc>
        <w:tc>
          <w:tcPr>
            <w:tcW w:w="1361" w:type="dxa"/>
            <w:shd w:val="clear" w:color="auto" w:fill="auto"/>
            <w:noWrap/>
            <w:vAlign w:val="center"/>
            <w:hideMark/>
          </w:tcPr>
          <w:p w14:paraId="6E1728FD" w14:textId="6925F036" w:rsidR="00AB2F07" w:rsidRPr="008D32AB" w:rsidRDefault="00AB2F07" w:rsidP="00AB2F07">
            <w:pPr>
              <w:pStyle w:val="Table"/>
            </w:pPr>
            <w:r w:rsidRPr="00895B89">
              <w:t>Hummock</w:t>
            </w:r>
          </w:p>
        </w:tc>
        <w:tc>
          <w:tcPr>
            <w:tcW w:w="1928" w:type="dxa"/>
            <w:shd w:val="clear" w:color="auto" w:fill="auto"/>
            <w:noWrap/>
            <w:vAlign w:val="center"/>
            <w:hideMark/>
          </w:tcPr>
          <w:p w14:paraId="098C61C8" w14:textId="33E2D8D7" w:rsidR="00AB2F07" w:rsidRPr="008D32AB" w:rsidRDefault="00AB2F07" w:rsidP="00AB2F07">
            <w:pPr>
              <w:pStyle w:val="Table"/>
            </w:pPr>
            <w:r w:rsidRPr="00895B89">
              <w:t>Striated caracara</w:t>
            </w:r>
          </w:p>
        </w:tc>
        <w:tc>
          <w:tcPr>
            <w:tcW w:w="794" w:type="dxa"/>
            <w:shd w:val="clear" w:color="auto" w:fill="auto"/>
            <w:noWrap/>
            <w:vAlign w:val="center"/>
            <w:hideMark/>
          </w:tcPr>
          <w:p w14:paraId="698FF079" w14:textId="0AE04C9F" w:rsidR="00AB2F07" w:rsidRPr="008D32AB" w:rsidRDefault="00AB2F07" w:rsidP="00AB2F07">
            <w:pPr>
              <w:pStyle w:val="Table"/>
              <w:jc w:val="right"/>
            </w:pPr>
            <w:r w:rsidRPr="00895B89">
              <w:t>4</w:t>
            </w:r>
          </w:p>
        </w:tc>
        <w:tc>
          <w:tcPr>
            <w:tcW w:w="2041" w:type="dxa"/>
            <w:shd w:val="clear" w:color="auto" w:fill="auto"/>
            <w:noWrap/>
            <w:vAlign w:val="center"/>
            <w:hideMark/>
          </w:tcPr>
          <w:p w14:paraId="52094259" w14:textId="3BD5D33A" w:rsidR="00AB2F07" w:rsidRPr="008D32AB" w:rsidRDefault="00AB2F07" w:rsidP="00AB2F07">
            <w:pPr>
              <w:pStyle w:val="Table"/>
              <w:jc w:val="right"/>
            </w:pPr>
            <w:r w:rsidRPr="00895B89">
              <w:t>25.00 [0.63, 80.59]</w:t>
            </w:r>
          </w:p>
        </w:tc>
        <w:tc>
          <w:tcPr>
            <w:tcW w:w="2041" w:type="dxa"/>
            <w:shd w:val="clear" w:color="auto" w:fill="auto"/>
            <w:noWrap/>
            <w:vAlign w:val="center"/>
            <w:hideMark/>
          </w:tcPr>
          <w:p w14:paraId="48433BDB" w14:textId="678A9BF0" w:rsidR="00AB2F07" w:rsidRPr="008D32AB" w:rsidRDefault="00AB2F07" w:rsidP="00AB2F07">
            <w:pPr>
              <w:pStyle w:val="Table"/>
              <w:jc w:val="right"/>
            </w:pPr>
            <w:r w:rsidRPr="00895B89">
              <w:t>25.00 [0.63, 80.59]</w:t>
            </w:r>
          </w:p>
        </w:tc>
      </w:tr>
      <w:tr w:rsidR="00AB2F07" w:rsidRPr="008D32AB" w14:paraId="7ECD4261" w14:textId="77777777" w:rsidTr="00AB2F07">
        <w:trPr>
          <w:trHeight w:val="290"/>
        </w:trPr>
        <w:tc>
          <w:tcPr>
            <w:tcW w:w="1077" w:type="dxa"/>
            <w:shd w:val="clear" w:color="auto" w:fill="auto"/>
            <w:noWrap/>
            <w:vAlign w:val="center"/>
            <w:hideMark/>
          </w:tcPr>
          <w:p w14:paraId="2470C39F" w14:textId="02B31FF5" w:rsidR="00AB2F07" w:rsidRPr="008D32AB" w:rsidRDefault="00AB2F07" w:rsidP="00AB2F07">
            <w:pPr>
              <w:pStyle w:val="Table"/>
            </w:pPr>
            <w:r w:rsidRPr="00895B89">
              <w:t>2023/2024</w:t>
            </w:r>
          </w:p>
        </w:tc>
        <w:tc>
          <w:tcPr>
            <w:tcW w:w="1361" w:type="dxa"/>
            <w:shd w:val="clear" w:color="auto" w:fill="auto"/>
            <w:noWrap/>
            <w:vAlign w:val="center"/>
            <w:hideMark/>
          </w:tcPr>
          <w:p w14:paraId="150D5E51" w14:textId="4E7AA330" w:rsidR="00AB2F07" w:rsidRPr="008D32AB" w:rsidRDefault="00AB2F07" w:rsidP="00AB2F07">
            <w:pPr>
              <w:pStyle w:val="Table"/>
            </w:pPr>
            <w:r w:rsidRPr="00895B89">
              <w:t>Hummock</w:t>
            </w:r>
          </w:p>
        </w:tc>
        <w:tc>
          <w:tcPr>
            <w:tcW w:w="1928" w:type="dxa"/>
            <w:shd w:val="clear" w:color="auto" w:fill="auto"/>
            <w:noWrap/>
            <w:vAlign w:val="center"/>
            <w:hideMark/>
          </w:tcPr>
          <w:p w14:paraId="3CE7FBB4" w14:textId="2F355FE4" w:rsidR="00AB2F07" w:rsidRPr="008D32AB" w:rsidRDefault="00AB2F07" w:rsidP="00AB2F07">
            <w:pPr>
              <w:pStyle w:val="Table"/>
            </w:pPr>
            <w:r w:rsidRPr="00895B89">
              <w:t>Skua</w:t>
            </w:r>
          </w:p>
        </w:tc>
        <w:tc>
          <w:tcPr>
            <w:tcW w:w="794" w:type="dxa"/>
            <w:shd w:val="clear" w:color="auto" w:fill="auto"/>
            <w:noWrap/>
            <w:vAlign w:val="center"/>
            <w:hideMark/>
          </w:tcPr>
          <w:p w14:paraId="2AAFFDA9" w14:textId="4CBE353C" w:rsidR="00AB2F07" w:rsidRPr="008D32AB" w:rsidRDefault="00AB2F07" w:rsidP="00AB2F07">
            <w:pPr>
              <w:pStyle w:val="Table"/>
              <w:jc w:val="right"/>
            </w:pPr>
            <w:r w:rsidRPr="00895B89">
              <w:t>4</w:t>
            </w:r>
          </w:p>
        </w:tc>
        <w:tc>
          <w:tcPr>
            <w:tcW w:w="2041" w:type="dxa"/>
            <w:shd w:val="clear" w:color="auto" w:fill="auto"/>
            <w:noWrap/>
            <w:vAlign w:val="center"/>
            <w:hideMark/>
          </w:tcPr>
          <w:p w14:paraId="3CA30AFF" w14:textId="6B23439D" w:rsidR="00AB2F07" w:rsidRPr="008D32AB" w:rsidRDefault="00AB2F07" w:rsidP="00AB2F07">
            <w:pPr>
              <w:pStyle w:val="Table"/>
              <w:jc w:val="right"/>
            </w:pPr>
            <w:r w:rsidRPr="00895B89">
              <w:t>0.00 [0.00, 60.24]</w:t>
            </w:r>
          </w:p>
        </w:tc>
        <w:tc>
          <w:tcPr>
            <w:tcW w:w="2041" w:type="dxa"/>
            <w:shd w:val="clear" w:color="auto" w:fill="auto"/>
            <w:noWrap/>
            <w:vAlign w:val="center"/>
            <w:hideMark/>
          </w:tcPr>
          <w:p w14:paraId="55E9A0DE" w14:textId="0771BD26" w:rsidR="00AB2F07" w:rsidRPr="008D32AB" w:rsidRDefault="00AB2F07" w:rsidP="00AB2F07">
            <w:pPr>
              <w:pStyle w:val="Table"/>
              <w:jc w:val="right"/>
            </w:pPr>
            <w:r w:rsidRPr="00895B89">
              <w:t>0.00 [0.00, 60.24]</w:t>
            </w:r>
          </w:p>
        </w:tc>
      </w:tr>
      <w:tr w:rsidR="00AB2F07" w:rsidRPr="008D32AB" w14:paraId="2A8A868D" w14:textId="77777777" w:rsidTr="00AB2F07">
        <w:trPr>
          <w:trHeight w:val="290"/>
        </w:trPr>
        <w:tc>
          <w:tcPr>
            <w:tcW w:w="1077" w:type="dxa"/>
            <w:shd w:val="clear" w:color="auto" w:fill="auto"/>
            <w:noWrap/>
            <w:vAlign w:val="center"/>
            <w:hideMark/>
          </w:tcPr>
          <w:p w14:paraId="23788C5C" w14:textId="016F3CC1" w:rsidR="00AB2F07" w:rsidRPr="008D32AB" w:rsidRDefault="00AB2F07" w:rsidP="00AB2F07">
            <w:pPr>
              <w:pStyle w:val="Table"/>
            </w:pPr>
            <w:r w:rsidRPr="00895B89">
              <w:t>2023/2024</w:t>
            </w:r>
          </w:p>
        </w:tc>
        <w:tc>
          <w:tcPr>
            <w:tcW w:w="1361" w:type="dxa"/>
            <w:shd w:val="clear" w:color="auto" w:fill="auto"/>
            <w:noWrap/>
            <w:vAlign w:val="center"/>
            <w:hideMark/>
          </w:tcPr>
          <w:p w14:paraId="62AD687B" w14:textId="277ED40F" w:rsidR="00AB2F07" w:rsidRPr="008D32AB" w:rsidRDefault="00AB2F07" w:rsidP="00AB2F07">
            <w:pPr>
              <w:pStyle w:val="Table"/>
            </w:pPr>
            <w:r w:rsidRPr="00895B89">
              <w:t>West Point</w:t>
            </w:r>
          </w:p>
        </w:tc>
        <w:tc>
          <w:tcPr>
            <w:tcW w:w="1928" w:type="dxa"/>
            <w:shd w:val="clear" w:color="auto" w:fill="auto"/>
            <w:noWrap/>
            <w:vAlign w:val="center"/>
            <w:hideMark/>
          </w:tcPr>
          <w:p w14:paraId="318E2654" w14:textId="7E35E38E" w:rsidR="00AB2F07" w:rsidRPr="008D32AB" w:rsidRDefault="00AB2F07" w:rsidP="00AB2F07">
            <w:pPr>
              <w:pStyle w:val="Table"/>
            </w:pPr>
            <w:r w:rsidRPr="00895B89">
              <w:t>Albatross</w:t>
            </w:r>
          </w:p>
        </w:tc>
        <w:tc>
          <w:tcPr>
            <w:tcW w:w="794" w:type="dxa"/>
            <w:shd w:val="clear" w:color="auto" w:fill="auto"/>
            <w:noWrap/>
            <w:vAlign w:val="center"/>
            <w:hideMark/>
          </w:tcPr>
          <w:p w14:paraId="356130B8" w14:textId="4BF232FD" w:rsidR="00AB2F07" w:rsidRPr="008D32AB" w:rsidRDefault="00AB2F07" w:rsidP="00AB2F07">
            <w:pPr>
              <w:pStyle w:val="Table"/>
              <w:jc w:val="right"/>
            </w:pPr>
            <w:r w:rsidRPr="00895B89">
              <w:t>45</w:t>
            </w:r>
          </w:p>
        </w:tc>
        <w:tc>
          <w:tcPr>
            <w:tcW w:w="2041" w:type="dxa"/>
            <w:shd w:val="clear" w:color="auto" w:fill="auto"/>
            <w:noWrap/>
            <w:vAlign w:val="center"/>
            <w:hideMark/>
          </w:tcPr>
          <w:p w14:paraId="6C96D244" w14:textId="42DC3937" w:rsidR="00AB2F07" w:rsidRPr="008D32AB" w:rsidRDefault="00AB2F07" w:rsidP="00AB2F07">
            <w:pPr>
              <w:pStyle w:val="Table"/>
              <w:jc w:val="right"/>
            </w:pPr>
            <w:r w:rsidRPr="00895B89">
              <w:t>0.00 [0.00, 7.87]</w:t>
            </w:r>
          </w:p>
        </w:tc>
        <w:tc>
          <w:tcPr>
            <w:tcW w:w="2041" w:type="dxa"/>
            <w:shd w:val="clear" w:color="auto" w:fill="auto"/>
            <w:noWrap/>
            <w:vAlign w:val="center"/>
            <w:hideMark/>
          </w:tcPr>
          <w:p w14:paraId="710D6938" w14:textId="30EC9290" w:rsidR="00AB2F07" w:rsidRPr="008D32AB" w:rsidRDefault="00AB2F07" w:rsidP="00AB2F07">
            <w:pPr>
              <w:pStyle w:val="Table"/>
              <w:jc w:val="right"/>
            </w:pPr>
            <w:r w:rsidRPr="00895B89">
              <w:t>0.00 [0.00, 7.87]</w:t>
            </w:r>
          </w:p>
        </w:tc>
      </w:tr>
      <w:tr w:rsidR="00AB2F07" w:rsidRPr="008D32AB" w14:paraId="0A616520" w14:textId="77777777" w:rsidTr="00AB2F07">
        <w:trPr>
          <w:trHeight w:val="290"/>
        </w:trPr>
        <w:tc>
          <w:tcPr>
            <w:tcW w:w="1077" w:type="dxa"/>
            <w:shd w:val="clear" w:color="auto" w:fill="auto"/>
            <w:noWrap/>
            <w:vAlign w:val="center"/>
            <w:hideMark/>
          </w:tcPr>
          <w:p w14:paraId="1F5896C8" w14:textId="11B94A1F" w:rsidR="00AB2F07" w:rsidRPr="008D32AB" w:rsidRDefault="00AB2F07" w:rsidP="00AB2F07">
            <w:pPr>
              <w:pStyle w:val="Table"/>
            </w:pPr>
            <w:r w:rsidRPr="00895B89">
              <w:t>2023/2024</w:t>
            </w:r>
          </w:p>
        </w:tc>
        <w:tc>
          <w:tcPr>
            <w:tcW w:w="1361" w:type="dxa"/>
            <w:shd w:val="clear" w:color="auto" w:fill="auto"/>
            <w:noWrap/>
            <w:vAlign w:val="center"/>
            <w:hideMark/>
          </w:tcPr>
          <w:p w14:paraId="249D3C0B" w14:textId="6EDFBF20" w:rsidR="00AB2F07" w:rsidRPr="008D32AB" w:rsidRDefault="00AB2F07" w:rsidP="00AB2F07">
            <w:pPr>
              <w:pStyle w:val="Table"/>
            </w:pPr>
            <w:r w:rsidRPr="00895B89">
              <w:t>West Point</w:t>
            </w:r>
          </w:p>
        </w:tc>
        <w:tc>
          <w:tcPr>
            <w:tcW w:w="1928" w:type="dxa"/>
            <w:shd w:val="clear" w:color="auto" w:fill="auto"/>
            <w:noWrap/>
            <w:vAlign w:val="center"/>
            <w:hideMark/>
          </w:tcPr>
          <w:p w14:paraId="3F152D1D" w14:textId="4F64BB94" w:rsidR="00AB2F07" w:rsidRPr="008D32AB" w:rsidRDefault="00AB2F07" w:rsidP="00AB2F07">
            <w:pPr>
              <w:pStyle w:val="Table"/>
            </w:pPr>
            <w:r w:rsidRPr="00895B89">
              <w:t>Rockhopper penguin</w:t>
            </w:r>
          </w:p>
        </w:tc>
        <w:tc>
          <w:tcPr>
            <w:tcW w:w="794" w:type="dxa"/>
            <w:shd w:val="clear" w:color="auto" w:fill="auto"/>
            <w:noWrap/>
            <w:vAlign w:val="center"/>
            <w:hideMark/>
          </w:tcPr>
          <w:p w14:paraId="2A709770" w14:textId="6360C63A" w:rsidR="00AB2F07" w:rsidRPr="008D32AB" w:rsidRDefault="00AB2F07" w:rsidP="00AB2F07">
            <w:pPr>
              <w:pStyle w:val="Table"/>
              <w:jc w:val="right"/>
            </w:pPr>
            <w:r w:rsidRPr="00895B89">
              <w:t>35</w:t>
            </w:r>
          </w:p>
        </w:tc>
        <w:tc>
          <w:tcPr>
            <w:tcW w:w="2041" w:type="dxa"/>
            <w:shd w:val="clear" w:color="auto" w:fill="auto"/>
            <w:noWrap/>
            <w:vAlign w:val="center"/>
            <w:hideMark/>
          </w:tcPr>
          <w:p w14:paraId="3C6E7EBA" w14:textId="5CAD3A82" w:rsidR="00AB2F07" w:rsidRPr="008D32AB" w:rsidRDefault="00AB2F07" w:rsidP="00AB2F07">
            <w:pPr>
              <w:pStyle w:val="Table"/>
              <w:jc w:val="right"/>
            </w:pPr>
            <w:r w:rsidRPr="00895B89">
              <w:t>14.29 [4.81, 30.26]</w:t>
            </w:r>
          </w:p>
        </w:tc>
        <w:tc>
          <w:tcPr>
            <w:tcW w:w="2041" w:type="dxa"/>
            <w:shd w:val="clear" w:color="auto" w:fill="auto"/>
            <w:noWrap/>
            <w:vAlign w:val="center"/>
            <w:hideMark/>
          </w:tcPr>
          <w:p w14:paraId="760073A5" w14:textId="3015AACA" w:rsidR="00AB2F07" w:rsidRPr="008D32AB" w:rsidRDefault="00AB2F07" w:rsidP="00AB2F07">
            <w:pPr>
              <w:pStyle w:val="Table"/>
              <w:jc w:val="right"/>
            </w:pPr>
            <w:r w:rsidRPr="00895B89">
              <w:t>2.86 [0.07, 14.92]</w:t>
            </w:r>
          </w:p>
        </w:tc>
      </w:tr>
      <w:tr w:rsidR="00AB2F07" w:rsidRPr="008D32AB" w14:paraId="217C6BC6" w14:textId="77777777" w:rsidTr="00AB2F07">
        <w:trPr>
          <w:trHeight w:val="290"/>
        </w:trPr>
        <w:tc>
          <w:tcPr>
            <w:tcW w:w="1077" w:type="dxa"/>
            <w:shd w:val="clear" w:color="auto" w:fill="auto"/>
            <w:noWrap/>
            <w:vAlign w:val="center"/>
            <w:hideMark/>
          </w:tcPr>
          <w:p w14:paraId="55712A8E" w14:textId="7393B3C2" w:rsidR="00AB2F07" w:rsidRPr="008D32AB" w:rsidRDefault="00AB2F07" w:rsidP="00AB2F07">
            <w:pPr>
              <w:pStyle w:val="Table"/>
            </w:pPr>
            <w:r w:rsidRPr="00895B89">
              <w:t>2023/2024</w:t>
            </w:r>
          </w:p>
        </w:tc>
        <w:tc>
          <w:tcPr>
            <w:tcW w:w="1361" w:type="dxa"/>
            <w:shd w:val="clear" w:color="auto" w:fill="auto"/>
            <w:noWrap/>
            <w:vAlign w:val="center"/>
            <w:hideMark/>
          </w:tcPr>
          <w:p w14:paraId="717A70AF" w14:textId="0EAA406D" w:rsidR="00AB2F07" w:rsidRPr="008D32AB" w:rsidRDefault="00AB2F07" w:rsidP="00AB2F07">
            <w:pPr>
              <w:pStyle w:val="Table"/>
            </w:pPr>
            <w:r w:rsidRPr="00895B89">
              <w:t>West Point</w:t>
            </w:r>
          </w:p>
        </w:tc>
        <w:tc>
          <w:tcPr>
            <w:tcW w:w="1928" w:type="dxa"/>
            <w:shd w:val="clear" w:color="auto" w:fill="auto"/>
            <w:noWrap/>
            <w:vAlign w:val="center"/>
            <w:hideMark/>
          </w:tcPr>
          <w:p w14:paraId="0141E762" w14:textId="3BFA6BC0" w:rsidR="00AB2F07" w:rsidRPr="008D32AB" w:rsidRDefault="00AB2F07" w:rsidP="00AB2F07">
            <w:pPr>
              <w:pStyle w:val="Table"/>
            </w:pPr>
            <w:proofErr w:type="spellStart"/>
            <w:r w:rsidRPr="00895B89">
              <w:t>Magellanic</w:t>
            </w:r>
            <w:proofErr w:type="spellEnd"/>
            <w:r w:rsidRPr="00895B89">
              <w:t xml:space="preserve"> penguin</w:t>
            </w:r>
          </w:p>
        </w:tc>
        <w:tc>
          <w:tcPr>
            <w:tcW w:w="794" w:type="dxa"/>
            <w:shd w:val="clear" w:color="auto" w:fill="auto"/>
            <w:noWrap/>
            <w:vAlign w:val="center"/>
            <w:hideMark/>
          </w:tcPr>
          <w:p w14:paraId="58564D2D" w14:textId="75CF4922" w:rsidR="00AB2F07" w:rsidRPr="008D32AB" w:rsidRDefault="00AB2F07" w:rsidP="00AB2F07">
            <w:pPr>
              <w:pStyle w:val="Table"/>
              <w:jc w:val="right"/>
            </w:pPr>
            <w:r w:rsidRPr="00895B89">
              <w:t>10</w:t>
            </w:r>
          </w:p>
        </w:tc>
        <w:tc>
          <w:tcPr>
            <w:tcW w:w="2041" w:type="dxa"/>
            <w:shd w:val="clear" w:color="auto" w:fill="auto"/>
            <w:noWrap/>
            <w:vAlign w:val="center"/>
            <w:hideMark/>
          </w:tcPr>
          <w:p w14:paraId="01DBA87F" w14:textId="2117F4AE" w:rsidR="00AB2F07" w:rsidRPr="008D32AB" w:rsidRDefault="00AB2F07" w:rsidP="00AB2F07">
            <w:pPr>
              <w:pStyle w:val="Table"/>
              <w:jc w:val="right"/>
            </w:pPr>
            <w:r w:rsidRPr="00895B89">
              <w:t>10.00 [0.25, 44.50]</w:t>
            </w:r>
          </w:p>
        </w:tc>
        <w:tc>
          <w:tcPr>
            <w:tcW w:w="2041" w:type="dxa"/>
            <w:shd w:val="clear" w:color="auto" w:fill="auto"/>
            <w:noWrap/>
            <w:vAlign w:val="center"/>
            <w:hideMark/>
          </w:tcPr>
          <w:p w14:paraId="62DBB35A" w14:textId="74A724A9" w:rsidR="00AB2F07" w:rsidRPr="008D32AB" w:rsidRDefault="00AB2F07" w:rsidP="00AB2F07">
            <w:pPr>
              <w:pStyle w:val="Table"/>
              <w:jc w:val="right"/>
            </w:pPr>
            <w:r w:rsidRPr="00895B89">
              <w:t>0.00 [0.00, 30.85]</w:t>
            </w:r>
          </w:p>
        </w:tc>
      </w:tr>
      <w:tr w:rsidR="00AB2F07" w:rsidRPr="008D32AB" w14:paraId="7F05E773" w14:textId="77777777" w:rsidTr="00AB2F07">
        <w:trPr>
          <w:trHeight w:val="290"/>
        </w:trPr>
        <w:tc>
          <w:tcPr>
            <w:tcW w:w="1077" w:type="dxa"/>
            <w:shd w:val="clear" w:color="auto" w:fill="auto"/>
            <w:noWrap/>
            <w:vAlign w:val="center"/>
            <w:hideMark/>
          </w:tcPr>
          <w:p w14:paraId="3D3F60DF" w14:textId="01288AA5" w:rsidR="00AB2F07" w:rsidRPr="008D32AB" w:rsidRDefault="00AB2F07" w:rsidP="00AB2F07">
            <w:pPr>
              <w:pStyle w:val="Table"/>
            </w:pPr>
            <w:r w:rsidRPr="00895B89">
              <w:t>2023/2024</w:t>
            </w:r>
          </w:p>
        </w:tc>
        <w:tc>
          <w:tcPr>
            <w:tcW w:w="1361" w:type="dxa"/>
            <w:shd w:val="clear" w:color="auto" w:fill="auto"/>
            <w:noWrap/>
            <w:vAlign w:val="center"/>
            <w:hideMark/>
          </w:tcPr>
          <w:p w14:paraId="437431F7" w14:textId="5462D8FB" w:rsidR="00AB2F07" w:rsidRPr="008D32AB" w:rsidRDefault="00AB2F07" w:rsidP="00AB2F07">
            <w:pPr>
              <w:pStyle w:val="Table"/>
            </w:pPr>
            <w:r w:rsidRPr="00895B89">
              <w:t>East Falkland</w:t>
            </w:r>
          </w:p>
        </w:tc>
        <w:tc>
          <w:tcPr>
            <w:tcW w:w="1928" w:type="dxa"/>
            <w:shd w:val="clear" w:color="auto" w:fill="auto"/>
            <w:noWrap/>
            <w:vAlign w:val="center"/>
            <w:hideMark/>
          </w:tcPr>
          <w:p w14:paraId="5BAD9A3C" w14:textId="5E52AD0A" w:rsidR="00AB2F07" w:rsidRPr="008D32AB" w:rsidRDefault="00AB2F07" w:rsidP="00AB2F07">
            <w:pPr>
              <w:pStyle w:val="Table"/>
            </w:pPr>
            <w:r w:rsidRPr="00895B89">
              <w:t>Steamer duck</w:t>
            </w:r>
          </w:p>
        </w:tc>
        <w:tc>
          <w:tcPr>
            <w:tcW w:w="794" w:type="dxa"/>
            <w:shd w:val="clear" w:color="auto" w:fill="auto"/>
            <w:noWrap/>
            <w:vAlign w:val="center"/>
            <w:hideMark/>
          </w:tcPr>
          <w:p w14:paraId="2E02D0E8" w14:textId="3ED47F1C" w:rsidR="00AB2F07" w:rsidRPr="008D32AB" w:rsidRDefault="00AB2F07" w:rsidP="00AB2F07">
            <w:pPr>
              <w:pStyle w:val="Table"/>
              <w:jc w:val="right"/>
            </w:pPr>
            <w:r w:rsidRPr="00895B89">
              <w:t>6</w:t>
            </w:r>
          </w:p>
        </w:tc>
        <w:tc>
          <w:tcPr>
            <w:tcW w:w="2041" w:type="dxa"/>
            <w:shd w:val="clear" w:color="auto" w:fill="auto"/>
            <w:noWrap/>
            <w:vAlign w:val="center"/>
            <w:hideMark/>
          </w:tcPr>
          <w:p w14:paraId="3D151758" w14:textId="6D8AAFD0" w:rsidR="00AB2F07" w:rsidRPr="008D32AB" w:rsidRDefault="00AB2F07" w:rsidP="00AB2F07">
            <w:pPr>
              <w:pStyle w:val="Table"/>
              <w:jc w:val="right"/>
            </w:pPr>
            <w:r w:rsidRPr="00895B89">
              <w:t>100.00 [54.07, 100.00]</w:t>
            </w:r>
          </w:p>
        </w:tc>
        <w:tc>
          <w:tcPr>
            <w:tcW w:w="2041" w:type="dxa"/>
            <w:shd w:val="clear" w:color="auto" w:fill="auto"/>
            <w:noWrap/>
            <w:vAlign w:val="center"/>
            <w:hideMark/>
          </w:tcPr>
          <w:p w14:paraId="6D2D543F" w14:textId="7E803904" w:rsidR="00AB2F07" w:rsidRPr="008D32AB" w:rsidRDefault="00AB2F07" w:rsidP="00AB2F07">
            <w:pPr>
              <w:pStyle w:val="Table"/>
              <w:jc w:val="right"/>
            </w:pPr>
            <w:r w:rsidRPr="00895B89">
              <w:t>83.33 [35.88, 99.58]</w:t>
            </w:r>
          </w:p>
        </w:tc>
      </w:tr>
      <w:tr w:rsidR="00AB2F07" w:rsidRPr="008D32AB" w14:paraId="3CE57459" w14:textId="77777777" w:rsidTr="00AB2F07">
        <w:trPr>
          <w:trHeight w:val="290"/>
        </w:trPr>
        <w:tc>
          <w:tcPr>
            <w:tcW w:w="1077" w:type="dxa"/>
            <w:shd w:val="clear" w:color="auto" w:fill="auto"/>
            <w:noWrap/>
            <w:vAlign w:val="center"/>
            <w:hideMark/>
          </w:tcPr>
          <w:p w14:paraId="208D1CA4" w14:textId="76ED5C04" w:rsidR="00AB2F07" w:rsidRPr="008D32AB" w:rsidRDefault="00AB2F07" w:rsidP="00AB2F07">
            <w:pPr>
              <w:pStyle w:val="Table"/>
            </w:pPr>
            <w:r w:rsidRPr="00895B89">
              <w:t>2023/2024</w:t>
            </w:r>
          </w:p>
        </w:tc>
        <w:tc>
          <w:tcPr>
            <w:tcW w:w="1361" w:type="dxa"/>
            <w:shd w:val="clear" w:color="auto" w:fill="auto"/>
            <w:noWrap/>
            <w:vAlign w:val="center"/>
            <w:hideMark/>
          </w:tcPr>
          <w:p w14:paraId="60908EC7" w14:textId="3626E391" w:rsidR="00AB2F07" w:rsidRPr="008D32AB" w:rsidRDefault="00AB2F07" w:rsidP="00AB2F07">
            <w:pPr>
              <w:pStyle w:val="Table"/>
            </w:pPr>
            <w:r w:rsidRPr="00895B89">
              <w:t>Pebble</w:t>
            </w:r>
          </w:p>
        </w:tc>
        <w:tc>
          <w:tcPr>
            <w:tcW w:w="1928" w:type="dxa"/>
            <w:shd w:val="clear" w:color="auto" w:fill="auto"/>
            <w:noWrap/>
            <w:vAlign w:val="center"/>
            <w:hideMark/>
          </w:tcPr>
          <w:p w14:paraId="24C241E9" w14:textId="309F2EED" w:rsidR="00AB2F07" w:rsidRPr="008D32AB" w:rsidRDefault="00AB2F07" w:rsidP="00AB2F07">
            <w:pPr>
              <w:pStyle w:val="Table"/>
            </w:pPr>
            <w:r w:rsidRPr="00895B89">
              <w:t>Shag</w:t>
            </w:r>
          </w:p>
        </w:tc>
        <w:tc>
          <w:tcPr>
            <w:tcW w:w="794" w:type="dxa"/>
            <w:shd w:val="clear" w:color="auto" w:fill="auto"/>
            <w:noWrap/>
            <w:vAlign w:val="center"/>
            <w:hideMark/>
          </w:tcPr>
          <w:p w14:paraId="4B674469" w14:textId="2D1D1463" w:rsidR="00AB2F07" w:rsidRPr="008D32AB" w:rsidRDefault="00AB2F07" w:rsidP="00AB2F07">
            <w:pPr>
              <w:pStyle w:val="Table"/>
              <w:jc w:val="right"/>
            </w:pPr>
            <w:r w:rsidRPr="00895B89">
              <w:t>23</w:t>
            </w:r>
          </w:p>
        </w:tc>
        <w:tc>
          <w:tcPr>
            <w:tcW w:w="2041" w:type="dxa"/>
            <w:shd w:val="clear" w:color="auto" w:fill="auto"/>
            <w:noWrap/>
            <w:vAlign w:val="center"/>
            <w:hideMark/>
          </w:tcPr>
          <w:p w14:paraId="53B855E5" w14:textId="5E5A2830" w:rsidR="00AB2F07" w:rsidRPr="008D32AB" w:rsidRDefault="00AB2F07" w:rsidP="00AB2F07">
            <w:pPr>
              <w:pStyle w:val="Table"/>
              <w:jc w:val="right"/>
            </w:pPr>
            <w:r w:rsidRPr="00895B89">
              <w:t>0.00 [0.00, 14.82]</w:t>
            </w:r>
          </w:p>
        </w:tc>
        <w:tc>
          <w:tcPr>
            <w:tcW w:w="2041" w:type="dxa"/>
            <w:shd w:val="clear" w:color="auto" w:fill="auto"/>
            <w:noWrap/>
            <w:vAlign w:val="center"/>
            <w:hideMark/>
          </w:tcPr>
          <w:p w14:paraId="61C425A7" w14:textId="6C2F8477" w:rsidR="00AB2F07" w:rsidRPr="008D32AB" w:rsidRDefault="00AB2F07" w:rsidP="00AB2F07">
            <w:pPr>
              <w:pStyle w:val="Table"/>
              <w:jc w:val="right"/>
            </w:pPr>
            <w:r w:rsidRPr="00895B89">
              <w:t>0.00 [0.00, 14.82]</w:t>
            </w:r>
          </w:p>
        </w:tc>
      </w:tr>
      <w:tr w:rsidR="00AB2F07" w:rsidRPr="008D32AB" w14:paraId="07601451" w14:textId="77777777" w:rsidTr="00AB2F07">
        <w:trPr>
          <w:trHeight w:val="290"/>
        </w:trPr>
        <w:tc>
          <w:tcPr>
            <w:tcW w:w="1077" w:type="dxa"/>
            <w:shd w:val="clear" w:color="auto" w:fill="auto"/>
            <w:noWrap/>
            <w:vAlign w:val="center"/>
            <w:hideMark/>
          </w:tcPr>
          <w:p w14:paraId="49AD5DC3" w14:textId="07AC3BF0" w:rsidR="00AB2F07" w:rsidRPr="008D32AB" w:rsidRDefault="00AB2F07" w:rsidP="00AB2F07">
            <w:pPr>
              <w:pStyle w:val="Table"/>
            </w:pPr>
            <w:r w:rsidRPr="00895B89">
              <w:t>2023/2024</w:t>
            </w:r>
          </w:p>
        </w:tc>
        <w:tc>
          <w:tcPr>
            <w:tcW w:w="1361" w:type="dxa"/>
            <w:shd w:val="clear" w:color="auto" w:fill="auto"/>
            <w:noWrap/>
            <w:vAlign w:val="center"/>
            <w:hideMark/>
          </w:tcPr>
          <w:p w14:paraId="1AF2DD1B" w14:textId="69494FE0" w:rsidR="00AB2F07" w:rsidRPr="008D32AB" w:rsidRDefault="00AB2F07" w:rsidP="00AB2F07">
            <w:pPr>
              <w:pStyle w:val="Table"/>
            </w:pPr>
            <w:r w:rsidRPr="00895B89">
              <w:t>Pebble</w:t>
            </w:r>
          </w:p>
        </w:tc>
        <w:tc>
          <w:tcPr>
            <w:tcW w:w="1928" w:type="dxa"/>
            <w:shd w:val="clear" w:color="auto" w:fill="auto"/>
            <w:noWrap/>
            <w:vAlign w:val="center"/>
            <w:hideMark/>
          </w:tcPr>
          <w:p w14:paraId="7219116C" w14:textId="1B1A659E" w:rsidR="00AB2F07" w:rsidRPr="008D32AB" w:rsidRDefault="00AB2F07" w:rsidP="00AB2F07">
            <w:pPr>
              <w:pStyle w:val="Table"/>
            </w:pPr>
            <w:r w:rsidRPr="00895B89">
              <w:t>Rockhopper penguin</w:t>
            </w:r>
          </w:p>
        </w:tc>
        <w:tc>
          <w:tcPr>
            <w:tcW w:w="794" w:type="dxa"/>
            <w:shd w:val="clear" w:color="auto" w:fill="auto"/>
            <w:noWrap/>
            <w:vAlign w:val="center"/>
            <w:hideMark/>
          </w:tcPr>
          <w:p w14:paraId="46BE5A6A" w14:textId="00C6A3D2" w:rsidR="00AB2F07" w:rsidRPr="008D32AB" w:rsidRDefault="00AB2F07" w:rsidP="00AB2F07">
            <w:pPr>
              <w:pStyle w:val="Table"/>
              <w:jc w:val="right"/>
            </w:pPr>
            <w:r w:rsidRPr="00895B89">
              <w:t>30</w:t>
            </w:r>
          </w:p>
        </w:tc>
        <w:tc>
          <w:tcPr>
            <w:tcW w:w="2041" w:type="dxa"/>
            <w:shd w:val="clear" w:color="auto" w:fill="auto"/>
            <w:noWrap/>
            <w:vAlign w:val="center"/>
            <w:hideMark/>
          </w:tcPr>
          <w:p w14:paraId="0F9F69DB" w14:textId="6954BA52" w:rsidR="00AB2F07" w:rsidRPr="008D32AB" w:rsidRDefault="00AB2F07" w:rsidP="00AB2F07">
            <w:pPr>
              <w:pStyle w:val="Table"/>
              <w:jc w:val="right"/>
            </w:pPr>
            <w:r w:rsidRPr="00895B89">
              <w:t>23.33 [9.93, 42.28]</w:t>
            </w:r>
          </w:p>
        </w:tc>
        <w:tc>
          <w:tcPr>
            <w:tcW w:w="2041" w:type="dxa"/>
            <w:shd w:val="clear" w:color="auto" w:fill="auto"/>
            <w:noWrap/>
            <w:vAlign w:val="center"/>
            <w:hideMark/>
          </w:tcPr>
          <w:p w14:paraId="71ACA5C3" w14:textId="38672F99" w:rsidR="00AB2F07" w:rsidRPr="008D32AB" w:rsidRDefault="00AB2F07" w:rsidP="00AB2F07">
            <w:pPr>
              <w:pStyle w:val="Table"/>
              <w:jc w:val="right"/>
            </w:pPr>
            <w:r w:rsidRPr="00895B89">
              <w:t>3.33 [0.08, 17.22]</w:t>
            </w:r>
          </w:p>
        </w:tc>
      </w:tr>
      <w:tr w:rsidR="00AB2F07" w:rsidRPr="008D32AB" w14:paraId="3A2CB58B" w14:textId="77777777" w:rsidTr="00AB2F07">
        <w:trPr>
          <w:trHeight w:val="290"/>
        </w:trPr>
        <w:tc>
          <w:tcPr>
            <w:tcW w:w="1077" w:type="dxa"/>
            <w:shd w:val="clear" w:color="auto" w:fill="auto"/>
            <w:noWrap/>
            <w:vAlign w:val="center"/>
            <w:hideMark/>
          </w:tcPr>
          <w:p w14:paraId="0BF81F40" w14:textId="4B329760" w:rsidR="00AB2F07" w:rsidRPr="008D32AB" w:rsidRDefault="00AB2F07" w:rsidP="00AB2F07">
            <w:pPr>
              <w:pStyle w:val="Table"/>
            </w:pPr>
            <w:r w:rsidRPr="00895B89">
              <w:t>2023/2024</w:t>
            </w:r>
          </w:p>
        </w:tc>
        <w:tc>
          <w:tcPr>
            <w:tcW w:w="1361" w:type="dxa"/>
            <w:shd w:val="clear" w:color="auto" w:fill="auto"/>
            <w:noWrap/>
            <w:vAlign w:val="center"/>
            <w:hideMark/>
          </w:tcPr>
          <w:p w14:paraId="48D39A17" w14:textId="0DC68688" w:rsidR="00AB2F07" w:rsidRPr="008D32AB" w:rsidRDefault="00AB2F07" w:rsidP="00AB2F07">
            <w:pPr>
              <w:pStyle w:val="Table"/>
            </w:pPr>
            <w:r w:rsidRPr="00895B89">
              <w:t>Pebble</w:t>
            </w:r>
          </w:p>
        </w:tc>
        <w:tc>
          <w:tcPr>
            <w:tcW w:w="1928" w:type="dxa"/>
            <w:shd w:val="clear" w:color="auto" w:fill="auto"/>
            <w:noWrap/>
            <w:vAlign w:val="center"/>
            <w:hideMark/>
          </w:tcPr>
          <w:p w14:paraId="78CB34E6" w14:textId="3DFA871D" w:rsidR="00AB2F07" w:rsidRPr="008D32AB" w:rsidRDefault="00AB2F07" w:rsidP="00AB2F07">
            <w:pPr>
              <w:pStyle w:val="Table"/>
            </w:pPr>
            <w:r w:rsidRPr="00895B89">
              <w:t>Gentoo penguin</w:t>
            </w:r>
          </w:p>
        </w:tc>
        <w:tc>
          <w:tcPr>
            <w:tcW w:w="794" w:type="dxa"/>
            <w:shd w:val="clear" w:color="auto" w:fill="auto"/>
            <w:noWrap/>
            <w:vAlign w:val="center"/>
            <w:hideMark/>
          </w:tcPr>
          <w:p w14:paraId="26B965E0" w14:textId="574A905B" w:rsidR="00AB2F07" w:rsidRPr="008D32AB" w:rsidRDefault="00AB2F07" w:rsidP="00AB2F07">
            <w:pPr>
              <w:pStyle w:val="Table"/>
              <w:jc w:val="right"/>
            </w:pPr>
            <w:r w:rsidRPr="00895B89">
              <w:t>29</w:t>
            </w:r>
          </w:p>
        </w:tc>
        <w:tc>
          <w:tcPr>
            <w:tcW w:w="2041" w:type="dxa"/>
            <w:shd w:val="clear" w:color="auto" w:fill="auto"/>
            <w:noWrap/>
            <w:vAlign w:val="center"/>
            <w:hideMark/>
          </w:tcPr>
          <w:p w14:paraId="318601D7" w14:textId="683F6328" w:rsidR="00AB2F07" w:rsidRPr="008D32AB" w:rsidRDefault="00AB2F07" w:rsidP="00AB2F07">
            <w:pPr>
              <w:pStyle w:val="Table"/>
              <w:jc w:val="right"/>
            </w:pPr>
            <w:r w:rsidRPr="00895B89">
              <w:t>3.45 [0.09, 17.76]</w:t>
            </w:r>
          </w:p>
        </w:tc>
        <w:tc>
          <w:tcPr>
            <w:tcW w:w="2041" w:type="dxa"/>
            <w:shd w:val="clear" w:color="auto" w:fill="auto"/>
            <w:noWrap/>
            <w:vAlign w:val="center"/>
            <w:hideMark/>
          </w:tcPr>
          <w:p w14:paraId="7D01692C" w14:textId="416BEF56" w:rsidR="00AB2F07" w:rsidRPr="008D32AB" w:rsidRDefault="00AB2F07" w:rsidP="00AB2F07">
            <w:pPr>
              <w:pStyle w:val="Table"/>
              <w:jc w:val="right"/>
            </w:pPr>
            <w:r w:rsidRPr="00895B89">
              <w:t>0.00 [0.00, 11.94]</w:t>
            </w:r>
          </w:p>
        </w:tc>
      </w:tr>
      <w:tr w:rsidR="00AB2F07" w:rsidRPr="008D32AB" w14:paraId="48D35C57" w14:textId="77777777" w:rsidTr="00AB2F07">
        <w:trPr>
          <w:trHeight w:val="290"/>
        </w:trPr>
        <w:tc>
          <w:tcPr>
            <w:tcW w:w="1077" w:type="dxa"/>
            <w:shd w:val="clear" w:color="auto" w:fill="auto"/>
            <w:noWrap/>
            <w:vAlign w:val="center"/>
            <w:hideMark/>
          </w:tcPr>
          <w:p w14:paraId="603D7960" w14:textId="249ABC70" w:rsidR="00AB2F07" w:rsidRPr="008D32AB" w:rsidRDefault="00AB2F07" w:rsidP="00AB2F07">
            <w:pPr>
              <w:pStyle w:val="Table"/>
            </w:pPr>
            <w:r w:rsidRPr="00895B89">
              <w:t>2023/2024</w:t>
            </w:r>
          </w:p>
        </w:tc>
        <w:tc>
          <w:tcPr>
            <w:tcW w:w="1361" w:type="dxa"/>
            <w:shd w:val="clear" w:color="auto" w:fill="auto"/>
            <w:noWrap/>
            <w:vAlign w:val="center"/>
            <w:hideMark/>
          </w:tcPr>
          <w:p w14:paraId="31663696" w14:textId="1906C50C" w:rsidR="00AB2F07" w:rsidRPr="008D32AB" w:rsidRDefault="00AB2F07" w:rsidP="00AB2F07">
            <w:pPr>
              <w:pStyle w:val="Table"/>
            </w:pPr>
            <w:r w:rsidRPr="00895B89">
              <w:t>Pebble</w:t>
            </w:r>
          </w:p>
        </w:tc>
        <w:tc>
          <w:tcPr>
            <w:tcW w:w="1928" w:type="dxa"/>
            <w:shd w:val="clear" w:color="auto" w:fill="auto"/>
            <w:noWrap/>
            <w:vAlign w:val="center"/>
            <w:hideMark/>
          </w:tcPr>
          <w:p w14:paraId="3948E2BF" w14:textId="3699B897" w:rsidR="00AB2F07" w:rsidRPr="008D32AB" w:rsidRDefault="00AB2F07" w:rsidP="00AB2F07">
            <w:pPr>
              <w:pStyle w:val="Table"/>
            </w:pPr>
            <w:proofErr w:type="spellStart"/>
            <w:r w:rsidRPr="00895B89">
              <w:t>Magellanic</w:t>
            </w:r>
            <w:proofErr w:type="spellEnd"/>
            <w:r w:rsidRPr="00895B89">
              <w:t xml:space="preserve"> penguin</w:t>
            </w:r>
          </w:p>
        </w:tc>
        <w:tc>
          <w:tcPr>
            <w:tcW w:w="794" w:type="dxa"/>
            <w:shd w:val="clear" w:color="auto" w:fill="auto"/>
            <w:noWrap/>
            <w:vAlign w:val="center"/>
            <w:hideMark/>
          </w:tcPr>
          <w:p w14:paraId="3C2F9373" w14:textId="5A9437AB" w:rsidR="00AB2F07" w:rsidRPr="008D32AB" w:rsidRDefault="00AB2F07" w:rsidP="00AB2F07">
            <w:pPr>
              <w:pStyle w:val="Table"/>
              <w:jc w:val="right"/>
            </w:pPr>
            <w:r w:rsidRPr="00895B89">
              <w:t>12</w:t>
            </w:r>
          </w:p>
        </w:tc>
        <w:tc>
          <w:tcPr>
            <w:tcW w:w="2041" w:type="dxa"/>
            <w:shd w:val="clear" w:color="auto" w:fill="auto"/>
            <w:noWrap/>
            <w:vAlign w:val="center"/>
            <w:hideMark/>
          </w:tcPr>
          <w:p w14:paraId="0838895C" w14:textId="43DC3EDD" w:rsidR="00AB2F07" w:rsidRPr="008D32AB" w:rsidRDefault="00AB2F07" w:rsidP="00AB2F07">
            <w:pPr>
              <w:pStyle w:val="Table"/>
              <w:jc w:val="right"/>
            </w:pPr>
            <w:r w:rsidRPr="00895B89">
              <w:t>8.33 [0.21, 38.48]</w:t>
            </w:r>
          </w:p>
        </w:tc>
        <w:tc>
          <w:tcPr>
            <w:tcW w:w="2041" w:type="dxa"/>
            <w:shd w:val="clear" w:color="auto" w:fill="auto"/>
            <w:noWrap/>
            <w:vAlign w:val="center"/>
            <w:hideMark/>
          </w:tcPr>
          <w:p w14:paraId="7BFA3515" w14:textId="729AAB09" w:rsidR="00AB2F07" w:rsidRPr="008D32AB" w:rsidRDefault="00AB2F07" w:rsidP="00AB2F07">
            <w:pPr>
              <w:pStyle w:val="Table"/>
              <w:jc w:val="right"/>
            </w:pPr>
            <w:r w:rsidRPr="00895B89">
              <w:t>0.00 [0.00, 26.46]</w:t>
            </w:r>
          </w:p>
        </w:tc>
      </w:tr>
      <w:tr w:rsidR="00AB2F07" w:rsidRPr="008D32AB" w14:paraId="1347358A" w14:textId="77777777" w:rsidTr="00AB2F07">
        <w:trPr>
          <w:trHeight w:val="290"/>
        </w:trPr>
        <w:tc>
          <w:tcPr>
            <w:tcW w:w="1077" w:type="dxa"/>
            <w:shd w:val="clear" w:color="auto" w:fill="auto"/>
            <w:noWrap/>
            <w:vAlign w:val="center"/>
            <w:hideMark/>
          </w:tcPr>
          <w:p w14:paraId="6F8A5D3B" w14:textId="51AD8688" w:rsidR="00AB2F07" w:rsidRPr="008D32AB" w:rsidRDefault="00AB2F07" w:rsidP="00AB2F07">
            <w:pPr>
              <w:pStyle w:val="Table"/>
            </w:pPr>
            <w:r w:rsidRPr="00895B89">
              <w:lastRenderedPageBreak/>
              <w:t>2023/2024</w:t>
            </w:r>
          </w:p>
        </w:tc>
        <w:tc>
          <w:tcPr>
            <w:tcW w:w="1361" w:type="dxa"/>
            <w:shd w:val="clear" w:color="auto" w:fill="auto"/>
            <w:noWrap/>
            <w:vAlign w:val="center"/>
            <w:hideMark/>
          </w:tcPr>
          <w:p w14:paraId="2A27824B" w14:textId="1B5C0FF8" w:rsidR="00AB2F07" w:rsidRPr="008D32AB" w:rsidRDefault="00AB2F07" w:rsidP="00AB2F07">
            <w:pPr>
              <w:pStyle w:val="Table"/>
            </w:pPr>
            <w:r w:rsidRPr="00895B89">
              <w:t>Pebble</w:t>
            </w:r>
          </w:p>
        </w:tc>
        <w:tc>
          <w:tcPr>
            <w:tcW w:w="1928" w:type="dxa"/>
            <w:shd w:val="clear" w:color="auto" w:fill="auto"/>
            <w:noWrap/>
            <w:vAlign w:val="center"/>
            <w:hideMark/>
          </w:tcPr>
          <w:p w14:paraId="48BE336A" w14:textId="063DA4A8" w:rsidR="00AB2F07" w:rsidRPr="008D32AB" w:rsidRDefault="00AB2F07" w:rsidP="00AB2F07">
            <w:pPr>
              <w:pStyle w:val="Table"/>
            </w:pPr>
            <w:r w:rsidRPr="00895B89">
              <w:t>Striated caracara</w:t>
            </w:r>
          </w:p>
        </w:tc>
        <w:tc>
          <w:tcPr>
            <w:tcW w:w="794" w:type="dxa"/>
            <w:shd w:val="clear" w:color="auto" w:fill="auto"/>
            <w:noWrap/>
            <w:vAlign w:val="center"/>
            <w:hideMark/>
          </w:tcPr>
          <w:p w14:paraId="43C73DE1" w14:textId="594F2B69" w:rsidR="00AB2F07" w:rsidRPr="008D32AB" w:rsidRDefault="00AB2F07" w:rsidP="00AB2F07">
            <w:pPr>
              <w:pStyle w:val="Table"/>
              <w:jc w:val="right"/>
            </w:pPr>
            <w:r w:rsidRPr="00895B89">
              <w:t>6</w:t>
            </w:r>
          </w:p>
        </w:tc>
        <w:tc>
          <w:tcPr>
            <w:tcW w:w="2041" w:type="dxa"/>
            <w:shd w:val="clear" w:color="auto" w:fill="auto"/>
            <w:noWrap/>
            <w:vAlign w:val="center"/>
            <w:hideMark/>
          </w:tcPr>
          <w:p w14:paraId="4D9DA872" w14:textId="59A8D892" w:rsidR="00AB2F07" w:rsidRPr="008D32AB" w:rsidRDefault="00AB2F07" w:rsidP="00AB2F07">
            <w:pPr>
              <w:pStyle w:val="Table"/>
              <w:jc w:val="right"/>
            </w:pPr>
            <w:r w:rsidRPr="00895B89">
              <w:t>66.67 [22.28, 95.67]</w:t>
            </w:r>
          </w:p>
        </w:tc>
        <w:tc>
          <w:tcPr>
            <w:tcW w:w="2041" w:type="dxa"/>
            <w:shd w:val="clear" w:color="auto" w:fill="auto"/>
            <w:noWrap/>
            <w:vAlign w:val="center"/>
            <w:hideMark/>
          </w:tcPr>
          <w:p w14:paraId="3453F0BC" w14:textId="5609B589" w:rsidR="00AB2F07" w:rsidRPr="008D32AB" w:rsidRDefault="00AB2F07" w:rsidP="00AB2F07">
            <w:pPr>
              <w:pStyle w:val="Table"/>
              <w:jc w:val="right"/>
            </w:pPr>
            <w:r w:rsidRPr="00895B89">
              <w:t>66.67 [22.28, 95.67]</w:t>
            </w:r>
          </w:p>
        </w:tc>
      </w:tr>
      <w:tr w:rsidR="00AB2F07" w:rsidRPr="008D32AB" w14:paraId="3E39B00D" w14:textId="77777777" w:rsidTr="00AB2F07">
        <w:trPr>
          <w:trHeight w:val="290"/>
        </w:trPr>
        <w:tc>
          <w:tcPr>
            <w:tcW w:w="1077" w:type="dxa"/>
            <w:shd w:val="clear" w:color="auto" w:fill="auto"/>
            <w:noWrap/>
            <w:vAlign w:val="center"/>
            <w:hideMark/>
          </w:tcPr>
          <w:p w14:paraId="2DDDAF6C" w14:textId="2EEA60D6" w:rsidR="00AB2F07" w:rsidRPr="008D32AB" w:rsidRDefault="00AB2F07" w:rsidP="00AB2F07">
            <w:pPr>
              <w:pStyle w:val="Table"/>
            </w:pPr>
            <w:r w:rsidRPr="00895B89">
              <w:t>2023/2024</w:t>
            </w:r>
          </w:p>
        </w:tc>
        <w:tc>
          <w:tcPr>
            <w:tcW w:w="1361" w:type="dxa"/>
            <w:shd w:val="clear" w:color="auto" w:fill="auto"/>
            <w:noWrap/>
            <w:vAlign w:val="center"/>
            <w:hideMark/>
          </w:tcPr>
          <w:p w14:paraId="2C9F963B" w14:textId="20F1AAB2" w:rsidR="00AB2F07" w:rsidRPr="008D32AB" w:rsidRDefault="00AB2F07" w:rsidP="00AB2F07">
            <w:pPr>
              <w:pStyle w:val="Table"/>
            </w:pPr>
            <w:r w:rsidRPr="00895B89">
              <w:t>Pebble</w:t>
            </w:r>
          </w:p>
        </w:tc>
        <w:tc>
          <w:tcPr>
            <w:tcW w:w="1928" w:type="dxa"/>
            <w:shd w:val="clear" w:color="auto" w:fill="auto"/>
            <w:noWrap/>
            <w:vAlign w:val="center"/>
            <w:hideMark/>
          </w:tcPr>
          <w:p w14:paraId="015320AA" w14:textId="718CB1F8" w:rsidR="00AB2F07" w:rsidRPr="008D32AB" w:rsidRDefault="00AB2F07" w:rsidP="00AB2F07">
            <w:pPr>
              <w:pStyle w:val="Table"/>
            </w:pPr>
            <w:r w:rsidRPr="00895B89">
              <w:t>Skua</w:t>
            </w:r>
          </w:p>
        </w:tc>
        <w:tc>
          <w:tcPr>
            <w:tcW w:w="794" w:type="dxa"/>
            <w:shd w:val="clear" w:color="auto" w:fill="auto"/>
            <w:noWrap/>
            <w:vAlign w:val="center"/>
            <w:hideMark/>
          </w:tcPr>
          <w:p w14:paraId="6D18DB51" w14:textId="005E96A4" w:rsidR="00AB2F07" w:rsidRPr="008D32AB" w:rsidRDefault="00AB2F07" w:rsidP="00AB2F07">
            <w:pPr>
              <w:pStyle w:val="Table"/>
              <w:jc w:val="right"/>
            </w:pPr>
            <w:r w:rsidRPr="00895B89">
              <w:t>6</w:t>
            </w:r>
          </w:p>
        </w:tc>
        <w:tc>
          <w:tcPr>
            <w:tcW w:w="2041" w:type="dxa"/>
            <w:shd w:val="clear" w:color="auto" w:fill="auto"/>
            <w:noWrap/>
            <w:vAlign w:val="center"/>
            <w:hideMark/>
          </w:tcPr>
          <w:p w14:paraId="6DA2B027" w14:textId="08F49DF6" w:rsidR="00AB2F07" w:rsidRPr="008D32AB" w:rsidRDefault="00AB2F07" w:rsidP="00AB2F07">
            <w:pPr>
              <w:pStyle w:val="Table"/>
              <w:jc w:val="right"/>
            </w:pPr>
            <w:r w:rsidRPr="00895B89">
              <w:t>16.67 [0.42, 64.12]</w:t>
            </w:r>
          </w:p>
        </w:tc>
        <w:tc>
          <w:tcPr>
            <w:tcW w:w="2041" w:type="dxa"/>
            <w:shd w:val="clear" w:color="auto" w:fill="auto"/>
            <w:noWrap/>
            <w:vAlign w:val="center"/>
            <w:hideMark/>
          </w:tcPr>
          <w:p w14:paraId="154CCBF8" w14:textId="1B9D9899" w:rsidR="00AB2F07" w:rsidRPr="008D32AB" w:rsidRDefault="00AB2F07" w:rsidP="00AB2F07">
            <w:pPr>
              <w:pStyle w:val="Table"/>
              <w:jc w:val="right"/>
            </w:pPr>
            <w:r w:rsidRPr="00895B89">
              <w:t>0.00 [0.00, 45.93]</w:t>
            </w:r>
          </w:p>
        </w:tc>
      </w:tr>
      <w:tr w:rsidR="00AB2F07" w:rsidRPr="008D32AB" w14:paraId="22E6B364" w14:textId="77777777" w:rsidTr="00AB2F07">
        <w:trPr>
          <w:trHeight w:val="290"/>
        </w:trPr>
        <w:tc>
          <w:tcPr>
            <w:tcW w:w="1077" w:type="dxa"/>
            <w:shd w:val="clear" w:color="auto" w:fill="auto"/>
            <w:noWrap/>
            <w:vAlign w:val="center"/>
            <w:hideMark/>
          </w:tcPr>
          <w:p w14:paraId="4623BD16" w14:textId="341F607D" w:rsidR="00AB2F07" w:rsidRPr="008D32AB" w:rsidRDefault="00AB2F07" w:rsidP="00AB2F07">
            <w:pPr>
              <w:pStyle w:val="Table"/>
            </w:pPr>
            <w:r w:rsidRPr="00895B89">
              <w:t>2023/2024</w:t>
            </w:r>
          </w:p>
        </w:tc>
        <w:tc>
          <w:tcPr>
            <w:tcW w:w="1361" w:type="dxa"/>
            <w:shd w:val="clear" w:color="auto" w:fill="auto"/>
            <w:noWrap/>
            <w:vAlign w:val="center"/>
            <w:hideMark/>
          </w:tcPr>
          <w:p w14:paraId="6419D114" w14:textId="5AA05BE6" w:rsidR="00AB2F07" w:rsidRPr="008D32AB" w:rsidRDefault="00AB2F07" w:rsidP="00AB2F07">
            <w:pPr>
              <w:pStyle w:val="Table"/>
            </w:pPr>
            <w:r w:rsidRPr="00895B89">
              <w:t>Pebble</w:t>
            </w:r>
          </w:p>
        </w:tc>
        <w:tc>
          <w:tcPr>
            <w:tcW w:w="1928" w:type="dxa"/>
            <w:shd w:val="clear" w:color="auto" w:fill="auto"/>
            <w:noWrap/>
            <w:vAlign w:val="center"/>
            <w:hideMark/>
          </w:tcPr>
          <w:p w14:paraId="4D76CF2C" w14:textId="70F2F9AA" w:rsidR="00AB2F07" w:rsidRPr="008D32AB" w:rsidRDefault="00AB2F07" w:rsidP="00AB2F07">
            <w:pPr>
              <w:pStyle w:val="Table"/>
            </w:pPr>
            <w:r w:rsidRPr="00895B89">
              <w:t>Dolphin gull</w:t>
            </w:r>
          </w:p>
        </w:tc>
        <w:tc>
          <w:tcPr>
            <w:tcW w:w="794" w:type="dxa"/>
            <w:shd w:val="clear" w:color="auto" w:fill="auto"/>
            <w:noWrap/>
            <w:vAlign w:val="center"/>
            <w:hideMark/>
          </w:tcPr>
          <w:p w14:paraId="61F69BD5" w14:textId="023E2D43" w:rsidR="00AB2F07" w:rsidRPr="008D32AB" w:rsidRDefault="00AB2F07" w:rsidP="00AB2F07">
            <w:pPr>
              <w:pStyle w:val="Table"/>
              <w:jc w:val="right"/>
            </w:pPr>
            <w:r w:rsidRPr="00895B89">
              <w:t>7</w:t>
            </w:r>
          </w:p>
        </w:tc>
        <w:tc>
          <w:tcPr>
            <w:tcW w:w="2041" w:type="dxa"/>
            <w:shd w:val="clear" w:color="auto" w:fill="auto"/>
            <w:noWrap/>
            <w:vAlign w:val="center"/>
            <w:hideMark/>
          </w:tcPr>
          <w:p w14:paraId="4CC513D8" w14:textId="11CEA75A" w:rsidR="00AB2F07" w:rsidRPr="008D32AB" w:rsidRDefault="00AB2F07" w:rsidP="00AB2F07">
            <w:pPr>
              <w:pStyle w:val="Table"/>
              <w:jc w:val="right"/>
            </w:pPr>
            <w:r w:rsidRPr="00895B89">
              <w:t>71.43 [29.04, 96.33]</w:t>
            </w:r>
          </w:p>
        </w:tc>
        <w:tc>
          <w:tcPr>
            <w:tcW w:w="2041" w:type="dxa"/>
            <w:shd w:val="clear" w:color="auto" w:fill="auto"/>
            <w:noWrap/>
            <w:vAlign w:val="center"/>
            <w:hideMark/>
          </w:tcPr>
          <w:p w14:paraId="3F971AAA" w14:textId="7B010723" w:rsidR="00AB2F07" w:rsidRPr="008D32AB" w:rsidRDefault="00AB2F07" w:rsidP="00AB2F07">
            <w:pPr>
              <w:pStyle w:val="Table"/>
              <w:jc w:val="right"/>
            </w:pPr>
            <w:r w:rsidRPr="00895B89">
              <w:t>28.57 [3.67, 70.96]</w:t>
            </w:r>
          </w:p>
        </w:tc>
      </w:tr>
      <w:tr w:rsidR="00AB2F07" w:rsidRPr="008D32AB" w14:paraId="7B7775A4" w14:textId="77777777" w:rsidTr="00AB2F07">
        <w:trPr>
          <w:trHeight w:val="290"/>
        </w:trPr>
        <w:tc>
          <w:tcPr>
            <w:tcW w:w="1077" w:type="dxa"/>
            <w:shd w:val="clear" w:color="auto" w:fill="auto"/>
            <w:noWrap/>
            <w:vAlign w:val="center"/>
            <w:hideMark/>
          </w:tcPr>
          <w:p w14:paraId="077CCFAF" w14:textId="351ACCD3" w:rsidR="00AB2F07" w:rsidRPr="008D32AB" w:rsidRDefault="00AB2F07" w:rsidP="00AB2F07">
            <w:pPr>
              <w:pStyle w:val="Table"/>
            </w:pPr>
            <w:r w:rsidRPr="00895B89">
              <w:t>2023/2024</w:t>
            </w:r>
          </w:p>
        </w:tc>
        <w:tc>
          <w:tcPr>
            <w:tcW w:w="1361" w:type="dxa"/>
            <w:shd w:val="clear" w:color="auto" w:fill="auto"/>
            <w:noWrap/>
            <w:vAlign w:val="center"/>
            <w:hideMark/>
          </w:tcPr>
          <w:p w14:paraId="5A382392" w14:textId="434D30FB" w:rsidR="00AB2F07" w:rsidRPr="008D32AB" w:rsidRDefault="00AB2F07" w:rsidP="00AB2F07">
            <w:pPr>
              <w:pStyle w:val="Table"/>
            </w:pPr>
            <w:r w:rsidRPr="00895B89">
              <w:t>Pebble</w:t>
            </w:r>
          </w:p>
        </w:tc>
        <w:tc>
          <w:tcPr>
            <w:tcW w:w="1928" w:type="dxa"/>
            <w:shd w:val="clear" w:color="auto" w:fill="auto"/>
            <w:noWrap/>
            <w:vAlign w:val="center"/>
            <w:hideMark/>
          </w:tcPr>
          <w:p w14:paraId="36B97E51" w14:textId="1BE43C34" w:rsidR="00AB2F07" w:rsidRPr="008D32AB" w:rsidRDefault="00AB2F07" w:rsidP="00AB2F07">
            <w:pPr>
              <w:pStyle w:val="Table"/>
            </w:pPr>
            <w:r w:rsidRPr="00895B89">
              <w:t>Sheathbill</w:t>
            </w:r>
          </w:p>
        </w:tc>
        <w:tc>
          <w:tcPr>
            <w:tcW w:w="794" w:type="dxa"/>
            <w:shd w:val="clear" w:color="auto" w:fill="auto"/>
            <w:noWrap/>
            <w:vAlign w:val="center"/>
            <w:hideMark/>
          </w:tcPr>
          <w:p w14:paraId="052FC0F2" w14:textId="26FF06FA" w:rsidR="00AB2F07" w:rsidRPr="008D32AB" w:rsidRDefault="00AB2F07" w:rsidP="00AB2F07">
            <w:pPr>
              <w:pStyle w:val="Table"/>
              <w:jc w:val="right"/>
            </w:pPr>
            <w:r w:rsidRPr="00895B89">
              <w:t>5</w:t>
            </w:r>
          </w:p>
        </w:tc>
        <w:tc>
          <w:tcPr>
            <w:tcW w:w="2041" w:type="dxa"/>
            <w:shd w:val="clear" w:color="auto" w:fill="auto"/>
            <w:noWrap/>
            <w:vAlign w:val="center"/>
            <w:hideMark/>
          </w:tcPr>
          <w:p w14:paraId="1409BD63" w14:textId="51CF03E5" w:rsidR="00AB2F07" w:rsidRPr="008D32AB" w:rsidRDefault="00AB2F07" w:rsidP="00AB2F07">
            <w:pPr>
              <w:pStyle w:val="Table"/>
              <w:jc w:val="right"/>
            </w:pPr>
            <w:r w:rsidRPr="00895B89">
              <w:t>20.00 [0.51, 71.64]</w:t>
            </w:r>
          </w:p>
        </w:tc>
        <w:tc>
          <w:tcPr>
            <w:tcW w:w="2041" w:type="dxa"/>
            <w:shd w:val="clear" w:color="auto" w:fill="auto"/>
            <w:noWrap/>
            <w:vAlign w:val="center"/>
            <w:hideMark/>
          </w:tcPr>
          <w:p w14:paraId="54B33EA7" w14:textId="4CD995F8" w:rsidR="00AB2F07" w:rsidRPr="008D32AB" w:rsidRDefault="00AB2F07" w:rsidP="00AB2F07">
            <w:pPr>
              <w:pStyle w:val="Table"/>
              <w:jc w:val="right"/>
            </w:pPr>
            <w:r w:rsidRPr="00895B89">
              <w:t>0.00 [0.00, 52.18]</w:t>
            </w:r>
          </w:p>
        </w:tc>
      </w:tr>
      <w:tr w:rsidR="00AB2F07" w:rsidRPr="008D32AB" w14:paraId="275A86AF" w14:textId="77777777" w:rsidTr="00AB2F07">
        <w:trPr>
          <w:trHeight w:val="290"/>
        </w:trPr>
        <w:tc>
          <w:tcPr>
            <w:tcW w:w="1077" w:type="dxa"/>
            <w:shd w:val="clear" w:color="auto" w:fill="auto"/>
            <w:noWrap/>
            <w:vAlign w:val="center"/>
            <w:hideMark/>
          </w:tcPr>
          <w:p w14:paraId="30E900C7" w14:textId="0F20256E" w:rsidR="00AB2F07" w:rsidRPr="008D32AB" w:rsidRDefault="00AB2F07" w:rsidP="00AB2F07">
            <w:pPr>
              <w:pStyle w:val="Table"/>
            </w:pPr>
            <w:r w:rsidRPr="00895B89">
              <w:t>2023/2024</w:t>
            </w:r>
          </w:p>
        </w:tc>
        <w:tc>
          <w:tcPr>
            <w:tcW w:w="1361" w:type="dxa"/>
            <w:shd w:val="clear" w:color="auto" w:fill="auto"/>
            <w:noWrap/>
            <w:vAlign w:val="center"/>
            <w:hideMark/>
          </w:tcPr>
          <w:p w14:paraId="75CF90DB" w14:textId="7F260708" w:rsidR="00AB2F07" w:rsidRPr="008D32AB" w:rsidRDefault="00AB2F07" w:rsidP="00AB2F07">
            <w:pPr>
              <w:pStyle w:val="Table"/>
            </w:pPr>
            <w:r w:rsidRPr="00895B89">
              <w:t>Saunders</w:t>
            </w:r>
          </w:p>
        </w:tc>
        <w:tc>
          <w:tcPr>
            <w:tcW w:w="1928" w:type="dxa"/>
            <w:shd w:val="clear" w:color="auto" w:fill="auto"/>
            <w:noWrap/>
            <w:vAlign w:val="center"/>
            <w:hideMark/>
          </w:tcPr>
          <w:p w14:paraId="36F51519" w14:textId="290929FE" w:rsidR="00AB2F07" w:rsidRPr="008D32AB" w:rsidRDefault="00AB2F07" w:rsidP="00AB2F07">
            <w:pPr>
              <w:pStyle w:val="Table"/>
            </w:pPr>
            <w:r w:rsidRPr="00895B89">
              <w:t>Albatross</w:t>
            </w:r>
          </w:p>
        </w:tc>
        <w:tc>
          <w:tcPr>
            <w:tcW w:w="794" w:type="dxa"/>
            <w:shd w:val="clear" w:color="auto" w:fill="auto"/>
            <w:noWrap/>
            <w:vAlign w:val="center"/>
            <w:hideMark/>
          </w:tcPr>
          <w:p w14:paraId="73373D84" w14:textId="1CAE69A0" w:rsidR="00AB2F07" w:rsidRPr="008D32AB" w:rsidRDefault="00AB2F07" w:rsidP="00AB2F07">
            <w:pPr>
              <w:pStyle w:val="Table"/>
              <w:jc w:val="right"/>
            </w:pPr>
            <w:r w:rsidRPr="00895B89">
              <w:t>40</w:t>
            </w:r>
          </w:p>
        </w:tc>
        <w:tc>
          <w:tcPr>
            <w:tcW w:w="2041" w:type="dxa"/>
            <w:shd w:val="clear" w:color="auto" w:fill="auto"/>
            <w:noWrap/>
            <w:vAlign w:val="center"/>
            <w:hideMark/>
          </w:tcPr>
          <w:p w14:paraId="293FDE33" w14:textId="0A54DBB4" w:rsidR="00AB2F07" w:rsidRPr="008D32AB" w:rsidRDefault="00AB2F07" w:rsidP="00AB2F07">
            <w:pPr>
              <w:pStyle w:val="Table"/>
              <w:jc w:val="right"/>
            </w:pPr>
            <w:r w:rsidRPr="00895B89">
              <w:t>0.00 [0.00, 8.81]</w:t>
            </w:r>
          </w:p>
        </w:tc>
        <w:tc>
          <w:tcPr>
            <w:tcW w:w="2041" w:type="dxa"/>
            <w:shd w:val="clear" w:color="auto" w:fill="auto"/>
            <w:noWrap/>
            <w:vAlign w:val="center"/>
            <w:hideMark/>
          </w:tcPr>
          <w:p w14:paraId="123C1E13" w14:textId="05FDE7D6" w:rsidR="00AB2F07" w:rsidRPr="008D32AB" w:rsidRDefault="00AB2F07" w:rsidP="00AB2F07">
            <w:pPr>
              <w:pStyle w:val="Table"/>
              <w:jc w:val="right"/>
            </w:pPr>
            <w:r w:rsidRPr="00895B89">
              <w:t>0.00 [0.00, 8.81]</w:t>
            </w:r>
          </w:p>
        </w:tc>
      </w:tr>
      <w:tr w:rsidR="00AB2F07" w:rsidRPr="008D32AB" w14:paraId="300BDCBA" w14:textId="77777777" w:rsidTr="00AB2F07">
        <w:trPr>
          <w:trHeight w:val="290"/>
        </w:trPr>
        <w:tc>
          <w:tcPr>
            <w:tcW w:w="1077" w:type="dxa"/>
            <w:shd w:val="clear" w:color="auto" w:fill="auto"/>
            <w:noWrap/>
            <w:vAlign w:val="center"/>
            <w:hideMark/>
          </w:tcPr>
          <w:p w14:paraId="56EDC1DD" w14:textId="235C04E9" w:rsidR="00AB2F07" w:rsidRPr="008D32AB" w:rsidRDefault="00AB2F07" w:rsidP="00AB2F07">
            <w:pPr>
              <w:pStyle w:val="Table"/>
            </w:pPr>
            <w:r w:rsidRPr="00895B89">
              <w:t>2023/2024</w:t>
            </w:r>
          </w:p>
        </w:tc>
        <w:tc>
          <w:tcPr>
            <w:tcW w:w="1361" w:type="dxa"/>
            <w:shd w:val="clear" w:color="auto" w:fill="auto"/>
            <w:noWrap/>
            <w:vAlign w:val="center"/>
            <w:hideMark/>
          </w:tcPr>
          <w:p w14:paraId="7A331067" w14:textId="3DD96058" w:rsidR="00AB2F07" w:rsidRPr="008D32AB" w:rsidRDefault="00AB2F07" w:rsidP="00AB2F07">
            <w:pPr>
              <w:pStyle w:val="Table"/>
            </w:pPr>
            <w:r w:rsidRPr="00895B89">
              <w:t>Saunders</w:t>
            </w:r>
          </w:p>
        </w:tc>
        <w:tc>
          <w:tcPr>
            <w:tcW w:w="1928" w:type="dxa"/>
            <w:shd w:val="clear" w:color="auto" w:fill="auto"/>
            <w:noWrap/>
            <w:vAlign w:val="center"/>
            <w:hideMark/>
          </w:tcPr>
          <w:p w14:paraId="14092673" w14:textId="7C0AC14D" w:rsidR="00AB2F07" w:rsidRPr="008D32AB" w:rsidRDefault="00AB2F07" w:rsidP="00AB2F07">
            <w:pPr>
              <w:pStyle w:val="Table"/>
            </w:pPr>
            <w:r w:rsidRPr="00895B89">
              <w:t>Shag</w:t>
            </w:r>
          </w:p>
        </w:tc>
        <w:tc>
          <w:tcPr>
            <w:tcW w:w="794" w:type="dxa"/>
            <w:shd w:val="clear" w:color="auto" w:fill="auto"/>
            <w:noWrap/>
            <w:vAlign w:val="center"/>
            <w:hideMark/>
          </w:tcPr>
          <w:p w14:paraId="3E14B3F6" w14:textId="68885C33" w:rsidR="00AB2F07" w:rsidRPr="008D32AB" w:rsidRDefault="00AB2F07" w:rsidP="00AB2F07">
            <w:pPr>
              <w:pStyle w:val="Table"/>
              <w:jc w:val="right"/>
            </w:pPr>
            <w:r w:rsidRPr="00895B89">
              <w:t>29</w:t>
            </w:r>
          </w:p>
        </w:tc>
        <w:tc>
          <w:tcPr>
            <w:tcW w:w="2041" w:type="dxa"/>
            <w:shd w:val="clear" w:color="auto" w:fill="auto"/>
            <w:noWrap/>
            <w:vAlign w:val="center"/>
            <w:hideMark/>
          </w:tcPr>
          <w:p w14:paraId="3B48C852" w14:textId="6316DD76" w:rsidR="00AB2F07" w:rsidRPr="008D32AB" w:rsidRDefault="00AB2F07" w:rsidP="00AB2F07">
            <w:pPr>
              <w:pStyle w:val="Table"/>
              <w:jc w:val="right"/>
            </w:pPr>
            <w:r w:rsidRPr="00895B89">
              <w:t>3.45 [0.09, 17.76]</w:t>
            </w:r>
          </w:p>
        </w:tc>
        <w:tc>
          <w:tcPr>
            <w:tcW w:w="2041" w:type="dxa"/>
            <w:shd w:val="clear" w:color="auto" w:fill="auto"/>
            <w:noWrap/>
            <w:vAlign w:val="center"/>
            <w:hideMark/>
          </w:tcPr>
          <w:p w14:paraId="7239D777" w14:textId="0F5DB4FD" w:rsidR="00AB2F07" w:rsidRPr="008D32AB" w:rsidRDefault="00AB2F07" w:rsidP="00AB2F07">
            <w:pPr>
              <w:pStyle w:val="Table"/>
              <w:jc w:val="right"/>
            </w:pPr>
            <w:r w:rsidRPr="00895B89">
              <w:t>0.00 [0.00, 11.94]</w:t>
            </w:r>
          </w:p>
        </w:tc>
      </w:tr>
      <w:tr w:rsidR="00AB2F07" w:rsidRPr="008D32AB" w14:paraId="5B8280BC" w14:textId="77777777" w:rsidTr="00AB2F07">
        <w:trPr>
          <w:trHeight w:val="290"/>
        </w:trPr>
        <w:tc>
          <w:tcPr>
            <w:tcW w:w="1077" w:type="dxa"/>
            <w:shd w:val="clear" w:color="auto" w:fill="auto"/>
            <w:noWrap/>
            <w:vAlign w:val="center"/>
            <w:hideMark/>
          </w:tcPr>
          <w:p w14:paraId="521FA602" w14:textId="0B1D7AD0" w:rsidR="00AB2F07" w:rsidRPr="008D32AB" w:rsidRDefault="00AB2F07" w:rsidP="00AB2F07">
            <w:pPr>
              <w:pStyle w:val="Table"/>
            </w:pPr>
            <w:r w:rsidRPr="00895B89">
              <w:t>2023/2024</w:t>
            </w:r>
          </w:p>
        </w:tc>
        <w:tc>
          <w:tcPr>
            <w:tcW w:w="1361" w:type="dxa"/>
            <w:shd w:val="clear" w:color="auto" w:fill="auto"/>
            <w:noWrap/>
            <w:vAlign w:val="center"/>
            <w:hideMark/>
          </w:tcPr>
          <w:p w14:paraId="23307DC9" w14:textId="7F4C69F1" w:rsidR="00AB2F07" w:rsidRPr="008D32AB" w:rsidRDefault="00AB2F07" w:rsidP="00AB2F07">
            <w:pPr>
              <w:pStyle w:val="Table"/>
            </w:pPr>
            <w:r w:rsidRPr="00895B89">
              <w:t>Saunders</w:t>
            </w:r>
          </w:p>
        </w:tc>
        <w:tc>
          <w:tcPr>
            <w:tcW w:w="1928" w:type="dxa"/>
            <w:shd w:val="clear" w:color="auto" w:fill="auto"/>
            <w:noWrap/>
            <w:vAlign w:val="center"/>
            <w:hideMark/>
          </w:tcPr>
          <w:p w14:paraId="16564072" w14:textId="77D8CE9E" w:rsidR="00AB2F07" w:rsidRPr="008D32AB" w:rsidRDefault="00AB2F07" w:rsidP="00AB2F07">
            <w:pPr>
              <w:pStyle w:val="Table"/>
            </w:pPr>
            <w:r w:rsidRPr="00895B89">
              <w:t>Rockhopper penguin</w:t>
            </w:r>
          </w:p>
        </w:tc>
        <w:tc>
          <w:tcPr>
            <w:tcW w:w="794" w:type="dxa"/>
            <w:shd w:val="clear" w:color="auto" w:fill="auto"/>
            <w:noWrap/>
            <w:vAlign w:val="center"/>
            <w:hideMark/>
          </w:tcPr>
          <w:p w14:paraId="05F30047" w14:textId="44E497B9" w:rsidR="00AB2F07" w:rsidRPr="008D32AB" w:rsidRDefault="00AB2F07" w:rsidP="00AB2F07">
            <w:pPr>
              <w:pStyle w:val="Table"/>
              <w:jc w:val="right"/>
            </w:pPr>
            <w:r w:rsidRPr="00895B89">
              <w:t>29</w:t>
            </w:r>
          </w:p>
        </w:tc>
        <w:tc>
          <w:tcPr>
            <w:tcW w:w="2041" w:type="dxa"/>
            <w:shd w:val="clear" w:color="auto" w:fill="auto"/>
            <w:noWrap/>
            <w:vAlign w:val="center"/>
            <w:hideMark/>
          </w:tcPr>
          <w:p w14:paraId="565E535F" w14:textId="0382294D" w:rsidR="00AB2F07" w:rsidRPr="008D32AB" w:rsidRDefault="00AB2F07" w:rsidP="00AB2F07">
            <w:pPr>
              <w:pStyle w:val="Table"/>
              <w:jc w:val="right"/>
            </w:pPr>
            <w:r w:rsidRPr="00895B89">
              <w:t>24.14 [10.30, 43.54]</w:t>
            </w:r>
          </w:p>
        </w:tc>
        <w:tc>
          <w:tcPr>
            <w:tcW w:w="2041" w:type="dxa"/>
            <w:shd w:val="clear" w:color="auto" w:fill="auto"/>
            <w:noWrap/>
            <w:vAlign w:val="center"/>
            <w:hideMark/>
          </w:tcPr>
          <w:p w14:paraId="7BB14A76" w14:textId="7CDBC2A9" w:rsidR="00AB2F07" w:rsidRPr="008D32AB" w:rsidRDefault="00AB2F07" w:rsidP="00AB2F07">
            <w:pPr>
              <w:pStyle w:val="Table"/>
              <w:jc w:val="right"/>
            </w:pPr>
            <w:r w:rsidRPr="00895B89">
              <w:t>0.00 [0.00, 11.94]</w:t>
            </w:r>
          </w:p>
        </w:tc>
      </w:tr>
      <w:tr w:rsidR="00AB2F07" w:rsidRPr="008D32AB" w14:paraId="212620CD" w14:textId="77777777" w:rsidTr="00AB2F07">
        <w:trPr>
          <w:trHeight w:val="290"/>
        </w:trPr>
        <w:tc>
          <w:tcPr>
            <w:tcW w:w="1077" w:type="dxa"/>
            <w:shd w:val="clear" w:color="auto" w:fill="auto"/>
            <w:noWrap/>
            <w:vAlign w:val="center"/>
            <w:hideMark/>
          </w:tcPr>
          <w:p w14:paraId="38918D7B" w14:textId="2D3B5780" w:rsidR="00AB2F07" w:rsidRPr="008D32AB" w:rsidRDefault="00AB2F07" w:rsidP="00AB2F07">
            <w:pPr>
              <w:pStyle w:val="Table"/>
            </w:pPr>
            <w:r w:rsidRPr="00895B89">
              <w:t>2023/2024</w:t>
            </w:r>
          </w:p>
        </w:tc>
        <w:tc>
          <w:tcPr>
            <w:tcW w:w="1361" w:type="dxa"/>
            <w:shd w:val="clear" w:color="auto" w:fill="auto"/>
            <w:noWrap/>
            <w:vAlign w:val="center"/>
            <w:hideMark/>
          </w:tcPr>
          <w:p w14:paraId="42ED71B7" w14:textId="7071CCC9" w:rsidR="00AB2F07" w:rsidRPr="008D32AB" w:rsidRDefault="00AB2F07" w:rsidP="00AB2F07">
            <w:pPr>
              <w:pStyle w:val="Table"/>
            </w:pPr>
            <w:r w:rsidRPr="00895B89">
              <w:t>Saunders</w:t>
            </w:r>
          </w:p>
        </w:tc>
        <w:tc>
          <w:tcPr>
            <w:tcW w:w="1928" w:type="dxa"/>
            <w:shd w:val="clear" w:color="auto" w:fill="auto"/>
            <w:noWrap/>
            <w:vAlign w:val="center"/>
            <w:hideMark/>
          </w:tcPr>
          <w:p w14:paraId="2A303EA4" w14:textId="615D2ABB" w:rsidR="00AB2F07" w:rsidRPr="008D32AB" w:rsidRDefault="00AB2F07" w:rsidP="00AB2F07">
            <w:pPr>
              <w:pStyle w:val="Table"/>
            </w:pPr>
            <w:r w:rsidRPr="00895B89">
              <w:t>Gentoo penguin</w:t>
            </w:r>
          </w:p>
        </w:tc>
        <w:tc>
          <w:tcPr>
            <w:tcW w:w="794" w:type="dxa"/>
            <w:shd w:val="clear" w:color="auto" w:fill="auto"/>
            <w:noWrap/>
            <w:vAlign w:val="center"/>
            <w:hideMark/>
          </w:tcPr>
          <w:p w14:paraId="17DFE628" w14:textId="1CDD7CBB" w:rsidR="00AB2F07" w:rsidRPr="008D32AB" w:rsidRDefault="00AB2F07" w:rsidP="00AB2F07">
            <w:pPr>
              <w:pStyle w:val="Table"/>
              <w:jc w:val="right"/>
            </w:pPr>
            <w:r w:rsidRPr="00895B89">
              <w:t>15</w:t>
            </w:r>
          </w:p>
        </w:tc>
        <w:tc>
          <w:tcPr>
            <w:tcW w:w="2041" w:type="dxa"/>
            <w:shd w:val="clear" w:color="auto" w:fill="auto"/>
            <w:noWrap/>
            <w:vAlign w:val="center"/>
            <w:hideMark/>
          </w:tcPr>
          <w:p w14:paraId="038D5870" w14:textId="37CFF34F" w:rsidR="00AB2F07" w:rsidRPr="008D32AB" w:rsidRDefault="00AB2F07" w:rsidP="00AB2F07">
            <w:pPr>
              <w:pStyle w:val="Table"/>
              <w:jc w:val="right"/>
            </w:pPr>
            <w:r w:rsidRPr="00895B89">
              <w:t>0.00 [0.00, 21.80]</w:t>
            </w:r>
          </w:p>
        </w:tc>
        <w:tc>
          <w:tcPr>
            <w:tcW w:w="2041" w:type="dxa"/>
            <w:shd w:val="clear" w:color="auto" w:fill="auto"/>
            <w:noWrap/>
            <w:vAlign w:val="center"/>
            <w:hideMark/>
          </w:tcPr>
          <w:p w14:paraId="6086743D" w14:textId="3F9EE091" w:rsidR="00AB2F07" w:rsidRPr="008D32AB" w:rsidRDefault="00AB2F07" w:rsidP="00AB2F07">
            <w:pPr>
              <w:pStyle w:val="Table"/>
              <w:jc w:val="right"/>
            </w:pPr>
            <w:r w:rsidRPr="00895B89">
              <w:t>0.00 [0.00, 21.80]</w:t>
            </w:r>
          </w:p>
        </w:tc>
      </w:tr>
      <w:tr w:rsidR="00AB2F07" w:rsidRPr="008D32AB" w14:paraId="259428A3" w14:textId="77777777" w:rsidTr="00AB2F07">
        <w:trPr>
          <w:trHeight w:val="290"/>
        </w:trPr>
        <w:tc>
          <w:tcPr>
            <w:tcW w:w="1077" w:type="dxa"/>
            <w:shd w:val="clear" w:color="auto" w:fill="auto"/>
            <w:noWrap/>
            <w:vAlign w:val="center"/>
            <w:hideMark/>
          </w:tcPr>
          <w:p w14:paraId="4EC52DBE" w14:textId="79D16616" w:rsidR="00AB2F07" w:rsidRPr="008D32AB" w:rsidRDefault="00AB2F07" w:rsidP="00AB2F07">
            <w:pPr>
              <w:pStyle w:val="Table"/>
            </w:pPr>
            <w:r w:rsidRPr="00895B89">
              <w:t>2023/2024</w:t>
            </w:r>
          </w:p>
        </w:tc>
        <w:tc>
          <w:tcPr>
            <w:tcW w:w="1361" w:type="dxa"/>
            <w:shd w:val="clear" w:color="auto" w:fill="auto"/>
            <w:noWrap/>
            <w:vAlign w:val="center"/>
            <w:hideMark/>
          </w:tcPr>
          <w:p w14:paraId="7D78A09F" w14:textId="2FC32728" w:rsidR="00AB2F07" w:rsidRPr="008D32AB" w:rsidRDefault="00AB2F07" w:rsidP="00AB2F07">
            <w:pPr>
              <w:pStyle w:val="Table"/>
            </w:pPr>
            <w:r w:rsidRPr="00895B89">
              <w:t>Saunders</w:t>
            </w:r>
          </w:p>
        </w:tc>
        <w:tc>
          <w:tcPr>
            <w:tcW w:w="1928" w:type="dxa"/>
            <w:shd w:val="clear" w:color="auto" w:fill="auto"/>
            <w:noWrap/>
            <w:vAlign w:val="center"/>
            <w:hideMark/>
          </w:tcPr>
          <w:p w14:paraId="17B6E25C" w14:textId="6AA91DF0" w:rsidR="00AB2F07" w:rsidRPr="008D32AB" w:rsidRDefault="00AB2F07" w:rsidP="00AB2F07">
            <w:pPr>
              <w:pStyle w:val="Table"/>
            </w:pPr>
            <w:proofErr w:type="spellStart"/>
            <w:r w:rsidRPr="00895B89">
              <w:t>Magellanic</w:t>
            </w:r>
            <w:proofErr w:type="spellEnd"/>
            <w:r w:rsidRPr="00895B89">
              <w:t xml:space="preserve"> penguin</w:t>
            </w:r>
          </w:p>
        </w:tc>
        <w:tc>
          <w:tcPr>
            <w:tcW w:w="794" w:type="dxa"/>
            <w:shd w:val="clear" w:color="auto" w:fill="auto"/>
            <w:noWrap/>
            <w:vAlign w:val="center"/>
            <w:hideMark/>
          </w:tcPr>
          <w:p w14:paraId="5E169ACB" w14:textId="7C9DCF8C" w:rsidR="00AB2F07" w:rsidRPr="008D32AB" w:rsidRDefault="00AB2F07" w:rsidP="00AB2F07">
            <w:pPr>
              <w:pStyle w:val="Table"/>
              <w:jc w:val="right"/>
            </w:pPr>
            <w:r w:rsidRPr="00895B89">
              <w:t>5</w:t>
            </w:r>
          </w:p>
        </w:tc>
        <w:tc>
          <w:tcPr>
            <w:tcW w:w="2041" w:type="dxa"/>
            <w:shd w:val="clear" w:color="auto" w:fill="auto"/>
            <w:noWrap/>
            <w:vAlign w:val="center"/>
            <w:hideMark/>
          </w:tcPr>
          <w:p w14:paraId="243D4081" w14:textId="4E01DAF0" w:rsidR="00AB2F07" w:rsidRPr="008D32AB" w:rsidRDefault="00AB2F07" w:rsidP="00AB2F07">
            <w:pPr>
              <w:pStyle w:val="Table"/>
              <w:jc w:val="right"/>
            </w:pPr>
            <w:r w:rsidRPr="00895B89">
              <w:t>20.00 [0.51, 71.64]</w:t>
            </w:r>
          </w:p>
        </w:tc>
        <w:tc>
          <w:tcPr>
            <w:tcW w:w="2041" w:type="dxa"/>
            <w:shd w:val="clear" w:color="auto" w:fill="auto"/>
            <w:noWrap/>
            <w:vAlign w:val="center"/>
            <w:hideMark/>
          </w:tcPr>
          <w:p w14:paraId="5CE057C6" w14:textId="7C7E2900" w:rsidR="00AB2F07" w:rsidRPr="008D32AB" w:rsidRDefault="00AB2F07" w:rsidP="00AB2F07">
            <w:pPr>
              <w:pStyle w:val="Table"/>
              <w:jc w:val="right"/>
            </w:pPr>
            <w:r w:rsidRPr="00895B89">
              <w:t>0.00 [0.00, 52.18]</w:t>
            </w:r>
          </w:p>
        </w:tc>
      </w:tr>
      <w:tr w:rsidR="00AB2F07" w:rsidRPr="008D32AB" w14:paraId="5E2195A4" w14:textId="77777777" w:rsidTr="00AB2F07">
        <w:trPr>
          <w:trHeight w:val="290"/>
        </w:trPr>
        <w:tc>
          <w:tcPr>
            <w:tcW w:w="1077" w:type="dxa"/>
            <w:shd w:val="clear" w:color="auto" w:fill="auto"/>
            <w:noWrap/>
            <w:vAlign w:val="center"/>
            <w:hideMark/>
          </w:tcPr>
          <w:p w14:paraId="3FE7C9A9" w14:textId="53D0D3B6" w:rsidR="00AB2F07" w:rsidRPr="008D32AB" w:rsidRDefault="00AB2F07" w:rsidP="00AB2F07">
            <w:pPr>
              <w:pStyle w:val="Table"/>
            </w:pPr>
            <w:r w:rsidRPr="00895B89">
              <w:t>2023/2024</w:t>
            </w:r>
          </w:p>
        </w:tc>
        <w:tc>
          <w:tcPr>
            <w:tcW w:w="1361" w:type="dxa"/>
            <w:shd w:val="clear" w:color="auto" w:fill="auto"/>
            <w:noWrap/>
            <w:vAlign w:val="center"/>
            <w:hideMark/>
          </w:tcPr>
          <w:p w14:paraId="3A302712" w14:textId="5900E9CC" w:rsidR="00AB2F07" w:rsidRPr="008D32AB" w:rsidRDefault="00AB2F07" w:rsidP="00AB2F07">
            <w:pPr>
              <w:pStyle w:val="Table"/>
            </w:pPr>
            <w:r w:rsidRPr="00895B89">
              <w:t>Saunders</w:t>
            </w:r>
          </w:p>
        </w:tc>
        <w:tc>
          <w:tcPr>
            <w:tcW w:w="1928" w:type="dxa"/>
            <w:shd w:val="clear" w:color="auto" w:fill="auto"/>
            <w:noWrap/>
            <w:vAlign w:val="center"/>
            <w:hideMark/>
          </w:tcPr>
          <w:p w14:paraId="6457ACBD" w14:textId="54AE3CBF" w:rsidR="00AB2F07" w:rsidRPr="008D32AB" w:rsidRDefault="00AB2F07" w:rsidP="00AB2F07">
            <w:pPr>
              <w:pStyle w:val="Table"/>
            </w:pPr>
            <w:r w:rsidRPr="00895B89">
              <w:t>Striated caracara</w:t>
            </w:r>
          </w:p>
        </w:tc>
        <w:tc>
          <w:tcPr>
            <w:tcW w:w="794" w:type="dxa"/>
            <w:shd w:val="clear" w:color="auto" w:fill="auto"/>
            <w:noWrap/>
            <w:vAlign w:val="center"/>
            <w:hideMark/>
          </w:tcPr>
          <w:p w14:paraId="128AA847" w14:textId="02F0C25C" w:rsidR="00AB2F07" w:rsidRPr="008D32AB" w:rsidRDefault="00AB2F07" w:rsidP="00AB2F07">
            <w:pPr>
              <w:pStyle w:val="Table"/>
              <w:jc w:val="right"/>
            </w:pPr>
            <w:r w:rsidRPr="00895B89">
              <w:t>11</w:t>
            </w:r>
          </w:p>
        </w:tc>
        <w:tc>
          <w:tcPr>
            <w:tcW w:w="2041" w:type="dxa"/>
            <w:shd w:val="clear" w:color="auto" w:fill="auto"/>
            <w:noWrap/>
            <w:vAlign w:val="center"/>
            <w:hideMark/>
          </w:tcPr>
          <w:p w14:paraId="6C66688F" w14:textId="2F337ED3" w:rsidR="00AB2F07" w:rsidRPr="008D32AB" w:rsidRDefault="00AB2F07" w:rsidP="00AB2F07">
            <w:pPr>
              <w:pStyle w:val="Table"/>
              <w:jc w:val="right"/>
            </w:pPr>
            <w:r w:rsidRPr="00895B89">
              <w:t>54.55 [23.38, 83.25]</w:t>
            </w:r>
          </w:p>
        </w:tc>
        <w:tc>
          <w:tcPr>
            <w:tcW w:w="2041" w:type="dxa"/>
            <w:shd w:val="clear" w:color="auto" w:fill="auto"/>
            <w:noWrap/>
            <w:vAlign w:val="center"/>
            <w:hideMark/>
          </w:tcPr>
          <w:p w14:paraId="2FC61BB4" w14:textId="27469392" w:rsidR="00AB2F07" w:rsidRPr="008D32AB" w:rsidRDefault="00AB2F07" w:rsidP="00AB2F07">
            <w:pPr>
              <w:pStyle w:val="Table"/>
              <w:jc w:val="right"/>
            </w:pPr>
            <w:r w:rsidRPr="00895B89">
              <w:t>18.18 [2.28, 51.78]</w:t>
            </w:r>
          </w:p>
        </w:tc>
      </w:tr>
      <w:tr w:rsidR="00AB2F07" w:rsidRPr="008D32AB" w14:paraId="41F9363D" w14:textId="77777777" w:rsidTr="00AB2F07">
        <w:trPr>
          <w:trHeight w:val="290"/>
        </w:trPr>
        <w:tc>
          <w:tcPr>
            <w:tcW w:w="1077" w:type="dxa"/>
            <w:shd w:val="clear" w:color="auto" w:fill="auto"/>
            <w:noWrap/>
            <w:vAlign w:val="center"/>
            <w:hideMark/>
          </w:tcPr>
          <w:p w14:paraId="497698D5" w14:textId="3A8C9B1A" w:rsidR="00AB2F07" w:rsidRPr="008D32AB" w:rsidRDefault="00AB2F07" w:rsidP="00AB2F07">
            <w:pPr>
              <w:pStyle w:val="Table"/>
            </w:pPr>
            <w:r w:rsidRPr="00895B89">
              <w:t>2023/2024</w:t>
            </w:r>
          </w:p>
        </w:tc>
        <w:tc>
          <w:tcPr>
            <w:tcW w:w="1361" w:type="dxa"/>
            <w:shd w:val="clear" w:color="auto" w:fill="auto"/>
            <w:noWrap/>
            <w:vAlign w:val="center"/>
            <w:hideMark/>
          </w:tcPr>
          <w:p w14:paraId="65D1FE91" w14:textId="595E8C8D" w:rsidR="00AB2F07" w:rsidRPr="008D32AB" w:rsidRDefault="00AB2F07" w:rsidP="00AB2F07">
            <w:pPr>
              <w:pStyle w:val="Table"/>
            </w:pPr>
            <w:r w:rsidRPr="00895B89">
              <w:t>Saunders</w:t>
            </w:r>
          </w:p>
        </w:tc>
        <w:tc>
          <w:tcPr>
            <w:tcW w:w="1928" w:type="dxa"/>
            <w:shd w:val="clear" w:color="auto" w:fill="auto"/>
            <w:noWrap/>
            <w:vAlign w:val="center"/>
            <w:hideMark/>
          </w:tcPr>
          <w:p w14:paraId="441FDCB0" w14:textId="7018BD46" w:rsidR="00AB2F07" w:rsidRPr="008D32AB" w:rsidRDefault="00AB2F07" w:rsidP="00AB2F07">
            <w:pPr>
              <w:pStyle w:val="Table"/>
            </w:pPr>
            <w:r w:rsidRPr="00895B89">
              <w:t>Giant petrel</w:t>
            </w:r>
          </w:p>
        </w:tc>
        <w:tc>
          <w:tcPr>
            <w:tcW w:w="794" w:type="dxa"/>
            <w:shd w:val="clear" w:color="auto" w:fill="auto"/>
            <w:noWrap/>
            <w:vAlign w:val="center"/>
            <w:hideMark/>
          </w:tcPr>
          <w:p w14:paraId="156227E1" w14:textId="3593503E" w:rsidR="00AB2F07" w:rsidRPr="008D32AB" w:rsidRDefault="00AB2F07" w:rsidP="00AB2F07">
            <w:pPr>
              <w:pStyle w:val="Table"/>
              <w:jc w:val="right"/>
            </w:pPr>
            <w:r w:rsidRPr="00895B89">
              <w:t>4</w:t>
            </w:r>
          </w:p>
        </w:tc>
        <w:tc>
          <w:tcPr>
            <w:tcW w:w="2041" w:type="dxa"/>
            <w:shd w:val="clear" w:color="auto" w:fill="auto"/>
            <w:noWrap/>
            <w:vAlign w:val="center"/>
            <w:hideMark/>
          </w:tcPr>
          <w:p w14:paraId="71A09157" w14:textId="3CD623C0" w:rsidR="00AB2F07" w:rsidRPr="008D32AB" w:rsidRDefault="00AB2F07" w:rsidP="00AB2F07">
            <w:pPr>
              <w:pStyle w:val="Table"/>
              <w:jc w:val="right"/>
            </w:pPr>
            <w:r w:rsidRPr="00895B89">
              <w:t>75.00 [19.41, 99.37]</w:t>
            </w:r>
          </w:p>
        </w:tc>
        <w:tc>
          <w:tcPr>
            <w:tcW w:w="2041" w:type="dxa"/>
            <w:shd w:val="clear" w:color="auto" w:fill="auto"/>
            <w:noWrap/>
            <w:vAlign w:val="center"/>
            <w:hideMark/>
          </w:tcPr>
          <w:p w14:paraId="37F4B60F" w14:textId="2047AB5B" w:rsidR="00AB2F07" w:rsidRPr="008D32AB" w:rsidRDefault="00AB2F07" w:rsidP="00AB2F07">
            <w:pPr>
              <w:pStyle w:val="Table"/>
              <w:jc w:val="right"/>
            </w:pPr>
            <w:r w:rsidRPr="00895B89">
              <w:t>75.00 [19.41, 99.37]</w:t>
            </w:r>
          </w:p>
        </w:tc>
      </w:tr>
      <w:tr w:rsidR="00AB2F07" w:rsidRPr="008D32AB" w14:paraId="0F96178E" w14:textId="77777777" w:rsidTr="00AB2F07">
        <w:trPr>
          <w:trHeight w:val="290"/>
        </w:trPr>
        <w:tc>
          <w:tcPr>
            <w:tcW w:w="1077" w:type="dxa"/>
            <w:shd w:val="clear" w:color="auto" w:fill="auto"/>
            <w:noWrap/>
            <w:vAlign w:val="center"/>
            <w:hideMark/>
          </w:tcPr>
          <w:p w14:paraId="10A2A55E" w14:textId="36FA2C67" w:rsidR="00AB2F07" w:rsidRPr="008D32AB" w:rsidRDefault="00AB2F07" w:rsidP="00AB2F07">
            <w:pPr>
              <w:pStyle w:val="Table"/>
            </w:pPr>
            <w:r w:rsidRPr="00895B89">
              <w:t>2023/2024</w:t>
            </w:r>
          </w:p>
        </w:tc>
        <w:tc>
          <w:tcPr>
            <w:tcW w:w="1361" w:type="dxa"/>
            <w:shd w:val="clear" w:color="auto" w:fill="auto"/>
            <w:noWrap/>
            <w:vAlign w:val="center"/>
            <w:hideMark/>
          </w:tcPr>
          <w:p w14:paraId="4AAECD81" w14:textId="56ABD733" w:rsidR="00AB2F07" w:rsidRPr="008D32AB" w:rsidRDefault="00AB2F07" w:rsidP="00AB2F07">
            <w:pPr>
              <w:pStyle w:val="Table"/>
            </w:pPr>
            <w:r w:rsidRPr="00895B89">
              <w:t>Saunders</w:t>
            </w:r>
          </w:p>
        </w:tc>
        <w:tc>
          <w:tcPr>
            <w:tcW w:w="1928" w:type="dxa"/>
            <w:shd w:val="clear" w:color="auto" w:fill="auto"/>
            <w:noWrap/>
            <w:vAlign w:val="center"/>
            <w:hideMark/>
          </w:tcPr>
          <w:p w14:paraId="2F0EBD35" w14:textId="54260BEF" w:rsidR="00AB2F07" w:rsidRPr="008D32AB" w:rsidRDefault="00AB2F07" w:rsidP="00AB2F07">
            <w:pPr>
              <w:pStyle w:val="Table"/>
            </w:pPr>
            <w:r w:rsidRPr="00895B89">
              <w:t>Skua</w:t>
            </w:r>
          </w:p>
        </w:tc>
        <w:tc>
          <w:tcPr>
            <w:tcW w:w="794" w:type="dxa"/>
            <w:shd w:val="clear" w:color="auto" w:fill="auto"/>
            <w:noWrap/>
            <w:vAlign w:val="center"/>
            <w:hideMark/>
          </w:tcPr>
          <w:p w14:paraId="637D70F2" w14:textId="14411716" w:rsidR="00AB2F07" w:rsidRPr="008D32AB" w:rsidRDefault="00AB2F07" w:rsidP="00AB2F07">
            <w:pPr>
              <w:pStyle w:val="Table"/>
              <w:jc w:val="right"/>
            </w:pPr>
            <w:r w:rsidRPr="00895B89">
              <w:t>24</w:t>
            </w:r>
          </w:p>
        </w:tc>
        <w:tc>
          <w:tcPr>
            <w:tcW w:w="2041" w:type="dxa"/>
            <w:shd w:val="clear" w:color="auto" w:fill="auto"/>
            <w:noWrap/>
            <w:vAlign w:val="center"/>
            <w:hideMark/>
          </w:tcPr>
          <w:p w14:paraId="5E62D3D2" w14:textId="6D7CC3A9" w:rsidR="00AB2F07" w:rsidRPr="008D32AB" w:rsidRDefault="00AB2F07" w:rsidP="00AB2F07">
            <w:pPr>
              <w:pStyle w:val="Table"/>
              <w:jc w:val="right"/>
            </w:pPr>
            <w:r w:rsidRPr="00895B89">
              <w:t>33.33 [15.63, 55.32]</w:t>
            </w:r>
          </w:p>
        </w:tc>
        <w:tc>
          <w:tcPr>
            <w:tcW w:w="2041" w:type="dxa"/>
            <w:shd w:val="clear" w:color="auto" w:fill="auto"/>
            <w:noWrap/>
            <w:vAlign w:val="center"/>
            <w:hideMark/>
          </w:tcPr>
          <w:p w14:paraId="10650C50" w14:textId="363D1920" w:rsidR="00AB2F07" w:rsidRPr="008D32AB" w:rsidRDefault="00AB2F07" w:rsidP="00AB2F07">
            <w:pPr>
              <w:pStyle w:val="Table"/>
              <w:jc w:val="right"/>
            </w:pPr>
            <w:r w:rsidRPr="00895B89">
              <w:t>4.17 [0.11, 21.12]</w:t>
            </w:r>
          </w:p>
        </w:tc>
      </w:tr>
      <w:tr w:rsidR="00AB2F07" w:rsidRPr="008D32AB" w14:paraId="681E166C" w14:textId="77777777" w:rsidTr="00AB2F07">
        <w:trPr>
          <w:trHeight w:val="290"/>
        </w:trPr>
        <w:tc>
          <w:tcPr>
            <w:tcW w:w="1077" w:type="dxa"/>
            <w:shd w:val="clear" w:color="auto" w:fill="auto"/>
            <w:noWrap/>
            <w:vAlign w:val="center"/>
            <w:hideMark/>
          </w:tcPr>
          <w:p w14:paraId="0C1268CC" w14:textId="67145D2B" w:rsidR="00AB2F07" w:rsidRPr="008D32AB" w:rsidRDefault="00AB2F07" w:rsidP="00AB2F07">
            <w:pPr>
              <w:pStyle w:val="Table"/>
            </w:pPr>
            <w:r w:rsidRPr="00895B89">
              <w:t>2023/2024</w:t>
            </w:r>
          </w:p>
        </w:tc>
        <w:tc>
          <w:tcPr>
            <w:tcW w:w="1361" w:type="dxa"/>
            <w:shd w:val="clear" w:color="auto" w:fill="auto"/>
            <w:noWrap/>
            <w:vAlign w:val="center"/>
            <w:hideMark/>
          </w:tcPr>
          <w:p w14:paraId="394B1527" w14:textId="2BF9813C" w:rsidR="00AB2F07" w:rsidRPr="008D32AB" w:rsidRDefault="00AB2F07" w:rsidP="00AB2F07">
            <w:pPr>
              <w:pStyle w:val="Table"/>
            </w:pPr>
            <w:r w:rsidRPr="00895B89">
              <w:t>Saunders</w:t>
            </w:r>
          </w:p>
        </w:tc>
        <w:tc>
          <w:tcPr>
            <w:tcW w:w="1928" w:type="dxa"/>
            <w:shd w:val="clear" w:color="auto" w:fill="auto"/>
            <w:noWrap/>
            <w:vAlign w:val="center"/>
            <w:hideMark/>
          </w:tcPr>
          <w:p w14:paraId="1077581B" w14:textId="28305943" w:rsidR="00AB2F07" w:rsidRPr="008D32AB" w:rsidRDefault="00AB2F07" w:rsidP="00AB2F07">
            <w:pPr>
              <w:pStyle w:val="Table"/>
            </w:pPr>
            <w:r w:rsidRPr="00895B89">
              <w:t>Dolphin gull</w:t>
            </w:r>
          </w:p>
        </w:tc>
        <w:tc>
          <w:tcPr>
            <w:tcW w:w="794" w:type="dxa"/>
            <w:shd w:val="clear" w:color="auto" w:fill="auto"/>
            <w:noWrap/>
            <w:vAlign w:val="center"/>
            <w:hideMark/>
          </w:tcPr>
          <w:p w14:paraId="4D7BBC9B" w14:textId="7C71E7B4" w:rsidR="00AB2F07" w:rsidRPr="008D32AB" w:rsidRDefault="00AB2F07" w:rsidP="00AB2F07">
            <w:pPr>
              <w:pStyle w:val="Table"/>
              <w:jc w:val="right"/>
            </w:pPr>
            <w:r w:rsidRPr="00895B89">
              <w:t>8</w:t>
            </w:r>
          </w:p>
        </w:tc>
        <w:tc>
          <w:tcPr>
            <w:tcW w:w="2041" w:type="dxa"/>
            <w:shd w:val="clear" w:color="auto" w:fill="auto"/>
            <w:noWrap/>
            <w:vAlign w:val="center"/>
            <w:hideMark/>
          </w:tcPr>
          <w:p w14:paraId="1EFF5403" w14:textId="0ACCAD3F" w:rsidR="00AB2F07" w:rsidRPr="008D32AB" w:rsidRDefault="00AB2F07" w:rsidP="00AB2F07">
            <w:pPr>
              <w:pStyle w:val="Table"/>
              <w:jc w:val="right"/>
            </w:pPr>
            <w:r w:rsidRPr="00895B89">
              <w:t>87.50 [47.35, 99.68]</w:t>
            </w:r>
          </w:p>
        </w:tc>
        <w:tc>
          <w:tcPr>
            <w:tcW w:w="2041" w:type="dxa"/>
            <w:shd w:val="clear" w:color="auto" w:fill="auto"/>
            <w:noWrap/>
            <w:vAlign w:val="center"/>
            <w:hideMark/>
          </w:tcPr>
          <w:p w14:paraId="4446B86D" w14:textId="657D43DC" w:rsidR="00AB2F07" w:rsidRPr="008D32AB" w:rsidRDefault="00AB2F07" w:rsidP="00AB2F07">
            <w:pPr>
              <w:pStyle w:val="Table"/>
              <w:jc w:val="right"/>
            </w:pPr>
            <w:r w:rsidRPr="00895B89">
              <w:t>62.50 [24.49, 91.48]</w:t>
            </w:r>
          </w:p>
        </w:tc>
      </w:tr>
      <w:tr w:rsidR="00AB2F07" w:rsidRPr="008D32AB" w14:paraId="74F17236" w14:textId="77777777" w:rsidTr="00AB2F07">
        <w:trPr>
          <w:trHeight w:val="290"/>
        </w:trPr>
        <w:tc>
          <w:tcPr>
            <w:tcW w:w="1077" w:type="dxa"/>
            <w:shd w:val="clear" w:color="auto" w:fill="auto"/>
            <w:noWrap/>
            <w:vAlign w:val="center"/>
            <w:hideMark/>
          </w:tcPr>
          <w:p w14:paraId="654F0B7E" w14:textId="7193D0C1" w:rsidR="00AB2F07" w:rsidRPr="008D32AB" w:rsidRDefault="00AB2F07" w:rsidP="00AB2F07">
            <w:pPr>
              <w:pStyle w:val="Table"/>
            </w:pPr>
            <w:r w:rsidRPr="00895B89">
              <w:t>2023/2024</w:t>
            </w:r>
          </w:p>
        </w:tc>
        <w:tc>
          <w:tcPr>
            <w:tcW w:w="1361" w:type="dxa"/>
            <w:shd w:val="clear" w:color="auto" w:fill="auto"/>
            <w:noWrap/>
            <w:vAlign w:val="center"/>
            <w:hideMark/>
          </w:tcPr>
          <w:p w14:paraId="2478CDF2" w14:textId="2FB2247B" w:rsidR="00AB2F07" w:rsidRPr="008D32AB" w:rsidRDefault="00AB2F07" w:rsidP="00AB2F07">
            <w:pPr>
              <w:pStyle w:val="Table"/>
            </w:pPr>
            <w:r w:rsidRPr="00895B89">
              <w:t>New Island</w:t>
            </w:r>
          </w:p>
        </w:tc>
        <w:tc>
          <w:tcPr>
            <w:tcW w:w="1928" w:type="dxa"/>
            <w:shd w:val="clear" w:color="auto" w:fill="auto"/>
            <w:noWrap/>
            <w:vAlign w:val="center"/>
            <w:hideMark/>
          </w:tcPr>
          <w:p w14:paraId="49818957" w14:textId="6DD6EFE4" w:rsidR="00AB2F07" w:rsidRPr="008D32AB" w:rsidRDefault="00AB2F07" w:rsidP="00AB2F07">
            <w:pPr>
              <w:pStyle w:val="Table"/>
            </w:pPr>
            <w:r w:rsidRPr="00895B89">
              <w:t>Albatross</w:t>
            </w:r>
          </w:p>
        </w:tc>
        <w:tc>
          <w:tcPr>
            <w:tcW w:w="794" w:type="dxa"/>
            <w:shd w:val="clear" w:color="auto" w:fill="auto"/>
            <w:noWrap/>
            <w:vAlign w:val="center"/>
            <w:hideMark/>
          </w:tcPr>
          <w:p w14:paraId="097EB2F0" w14:textId="3879AE12" w:rsidR="00AB2F07" w:rsidRPr="008D32AB" w:rsidRDefault="00AB2F07" w:rsidP="00AB2F07">
            <w:pPr>
              <w:pStyle w:val="Table"/>
              <w:jc w:val="right"/>
            </w:pPr>
            <w:r w:rsidRPr="00895B89">
              <w:t>90</w:t>
            </w:r>
          </w:p>
        </w:tc>
        <w:tc>
          <w:tcPr>
            <w:tcW w:w="2041" w:type="dxa"/>
            <w:shd w:val="clear" w:color="auto" w:fill="auto"/>
            <w:noWrap/>
            <w:vAlign w:val="center"/>
            <w:hideMark/>
          </w:tcPr>
          <w:p w14:paraId="5CA35CFB" w14:textId="3CE4FC48" w:rsidR="00AB2F07" w:rsidRPr="008D32AB" w:rsidRDefault="00AB2F07" w:rsidP="00AB2F07">
            <w:pPr>
              <w:pStyle w:val="Table"/>
              <w:jc w:val="right"/>
            </w:pPr>
            <w:r w:rsidRPr="00895B89">
              <w:t>2.22 [0.27, 7.80]</w:t>
            </w:r>
          </w:p>
        </w:tc>
        <w:tc>
          <w:tcPr>
            <w:tcW w:w="2041" w:type="dxa"/>
            <w:shd w:val="clear" w:color="auto" w:fill="auto"/>
            <w:noWrap/>
            <w:vAlign w:val="center"/>
            <w:hideMark/>
          </w:tcPr>
          <w:p w14:paraId="0232E114" w14:textId="5774F3F0" w:rsidR="00AB2F07" w:rsidRPr="008D32AB" w:rsidRDefault="00AB2F07" w:rsidP="00AB2F07">
            <w:pPr>
              <w:pStyle w:val="Table"/>
              <w:jc w:val="right"/>
            </w:pPr>
            <w:r w:rsidRPr="00895B89">
              <w:t>0.00 [0.00, 4.02]</w:t>
            </w:r>
          </w:p>
        </w:tc>
      </w:tr>
      <w:tr w:rsidR="00AB2F07" w:rsidRPr="008D32AB" w14:paraId="468537F9" w14:textId="77777777" w:rsidTr="00AB2F07">
        <w:trPr>
          <w:trHeight w:val="290"/>
        </w:trPr>
        <w:tc>
          <w:tcPr>
            <w:tcW w:w="1077" w:type="dxa"/>
            <w:shd w:val="clear" w:color="auto" w:fill="auto"/>
            <w:noWrap/>
            <w:vAlign w:val="center"/>
            <w:hideMark/>
          </w:tcPr>
          <w:p w14:paraId="6DB7796D" w14:textId="09433F24" w:rsidR="00AB2F07" w:rsidRPr="008D32AB" w:rsidRDefault="00AB2F07" w:rsidP="00AB2F07">
            <w:pPr>
              <w:pStyle w:val="Table"/>
            </w:pPr>
            <w:r w:rsidRPr="00895B89">
              <w:t>2023/2024</w:t>
            </w:r>
          </w:p>
        </w:tc>
        <w:tc>
          <w:tcPr>
            <w:tcW w:w="1361" w:type="dxa"/>
            <w:shd w:val="clear" w:color="auto" w:fill="auto"/>
            <w:noWrap/>
            <w:vAlign w:val="center"/>
            <w:hideMark/>
          </w:tcPr>
          <w:p w14:paraId="32BA4C73" w14:textId="0EE18DC0" w:rsidR="00AB2F07" w:rsidRPr="008D32AB" w:rsidRDefault="00AB2F07" w:rsidP="00AB2F07">
            <w:pPr>
              <w:pStyle w:val="Table"/>
            </w:pPr>
            <w:r w:rsidRPr="00895B89">
              <w:t>New Island</w:t>
            </w:r>
          </w:p>
        </w:tc>
        <w:tc>
          <w:tcPr>
            <w:tcW w:w="1928" w:type="dxa"/>
            <w:shd w:val="clear" w:color="auto" w:fill="auto"/>
            <w:noWrap/>
            <w:vAlign w:val="center"/>
            <w:hideMark/>
          </w:tcPr>
          <w:p w14:paraId="3013A960" w14:textId="081F2ED1" w:rsidR="00AB2F07" w:rsidRPr="008D32AB" w:rsidRDefault="00AB2F07" w:rsidP="00AB2F07">
            <w:pPr>
              <w:pStyle w:val="Table"/>
            </w:pPr>
            <w:r w:rsidRPr="00895B89">
              <w:t>Prion</w:t>
            </w:r>
          </w:p>
        </w:tc>
        <w:tc>
          <w:tcPr>
            <w:tcW w:w="794" w:type="dxa"/>
            <w:shd w:val="clear" w:color="auto" w:fill="auto"/>
            <w:noWrap/>
            <w:vAlign w:val="center"/>
            <w:hideMark/>
          </w:tcPr>
          <w:p w14:paraId="7D559A4B" w14:textId="389FC33B" w:rsidR="00AB2F07" w:rsidRPr="008D32AB" w:rsidRDefault="00AB2F07" w:rsidP="00AB2F07">
            <w:pPr>
              <w:pStyle w:val="Table"/>
              <w:jc w:val="right"/>
            </w:pPr>
            <w:r w:rsidRPr="00895B89">
              <w:t>15</w:t>
            </w:r>
          </w:p>
        </w:tc>
        <w:tc>
          <w:tcPr>
            <w:tcW w:w="2041" w:type="dxa"/>
            <w:shd w:val="clear" w:color="auto" w:fill="auto"/>
            <w:noWrap/>
            <w:vAlign w:val="center"/>
            <w:hideMark/>
          </w:tcPr>
          <w:p w14:paraId="580D27F4" w14:textId="0EFEFE9B" w:rsidR="00AB2F07" w:rsidRPr="008D32AB" w:rsidRDefault="00AB2F07" w:rsidP="00AB2F07">
            <w:pPr>
              <w:pStyle w:val="Table"/>
              <w:jc w:val="right"/>
            </w:pPr>
            <w:r w:rsidRPr="00895B89">
              <w:t>0.00 [0.00, 21.80]</w:t>
            </w:r>
          </w:p>
        </w:tc>
        <w:tc>
          <w:tcPr>
            <w:tcW w:w="2041" w:type="dxa"/>
            <w:shd w:val="clear" w:color="auto" w:fill="auto"/>
            <w:noWrap/>
            <w:vAlign w:val="center"/>
            <w:hideMark/>
          </w:tcPr>
          <w:p w14:paraId="0BC2AD76" w14:textId="57636935" w:rsidR="00AB2F07" w:rsidRPr="008D32AB" w:rsidRDefault="00AB2F07" w:rsidP="00AB2F07">
            <w:pPr>
              <w:pStyle w:val="Table"/>
              <w:jc w:val="right"/>
            </w:pPr>
            <w:r w:rsidRPr="00895B89">
              <w:t>0.00 [0.00, 21.80]</w:t>
            </w:r>
          </w:p>
        </w:tc>
      </w:tr>
      <w:tr w:rsidR="00AB2F07" w:rsidRPr="008D32AB" w14:paraId="526FAE08" w14:textId="77777777" w:rsidTr="00AB2F07">
        <w:trPr>
          <w:trHeight w:val="290"/>
        </w:trPr>
        <w:tc>
          <w:tcPr>
            <w:tcW w:w="1077" w:type="dxa"/>
            <w:shd w:val="clear" w:color="auto" w:fill="auto"/>
            <w:noWrap/>
            <w:vAlign w:val="center"/>
            <w:hideMark/>
          </w:tcPr>
          <w:p w14:paraId="7FC11675" w14:textId="60135D3C" w:rsidR="00AB2F07" w:rsidRPr="008D32AB" w:rsidRDefault="00AB2F07" w:rsidP="00AB2F07">
            <w:pPr>
              <w:pStyle w:val="Table"/>
            </w:pPr>
            <w:r w:rsidRPr="00895B89">
              <w:t>2023/2024</w:t>
            </w:r>
          </w:p>
        </w:tc>
        <w:tc>
          <w:tcPr>
            <w:tcW w:w="1361" w:type="dxa"/>
            <w:shd w:val="clear" w:color="auto" w:fill="auto"/>
            <w:noWrap/>
            <w:vAlign w:val="center"/>
            <w:hideMark/>
          </w:tcPr>
          <w:p w14:paraId="2D877FE4" w14:textId="4FE0C79B" w:rsidR="00AB2F07" w:rsidRPr="008D32AB" w:rsidRDefault="00AB2F07" w:rsidP="00AB2F07">
            <w:pPr>
              <w:pStyle w:val="Table"/>
            </w:pPr>
            <w:r w:rsidRPr="00895B89">
              <w:t>New Island</w:t>
            </w:r>
          </w:p>
        </w:tc>
        <w:tc>
          <w:tcPr>
            <w:tcW w:w="1928" w:type="dxa"/>
            <w:shd w:val="clear" w:color="auto" w:fill="auto"/>
            <w:noWrap/>
            <w:vAlign w:val="center"/>
            <w:hideMark/>
          </w:tcPr>
          <w:p w14:paraId="42420B32" w14:textId="794D1B47" w:rsidR="00AB2F07" w:rsidRPr="008D32AB" w:rsidRDefault="00AB2F07" w:rsidP="00AB2F07">
            <w:pPr>
              <w:pStyle w:val="Table"/>
            </w:pPr>
            <w:r w:rsidRPr="00895B89">
              <w:t>Shag</w:t>
            </w:r>
          </w:p>
        </w:tc>
        <w:tc>
          <w:tcPr>
            <w:tcW w:w="794" w:type="dxa"/>
            <w:shd w:val="clear" w:color="auto" w:fill="auto"/>
            <w:noWrap/>
            <w:vAlign w:val="center"/>
            <w:hideMark/>
          </w:tcPr>
          <w:p w14:paraId="7AB44DEF" w14:textId="45156B24" w:rsidR="00AB2F07" w:rsidRPr="008D32AB" w:rsidRDefault="00AB2F07" w:rsidP="00AB2F07">
            <w:pPr>
              <w:pStyle w:val="Table"/>
              <w:jc w:val="right"/>
            </w:pPr>
            <w:r w:rsidRPr="00895B89">
              <w:t>55</w:t>
            </w:r>
          </w:p>
        </w:tc>
        <w:tc>
          <w:tcPr>
            <w:tcW w:w="2041" w:type="dxa"/>
            <w:shd w:val="clear" w:color="auto" w:fill="auto"/>
            <w:noWrap/>
            <w:vAlign w:val="center"/>
            <w:hideMark/>
          </w:tcPr>
          <w:p w14:paraId="721EC2AE" w14:textId="09B7A7D4" w:rsidR="00AB2F07" w:rsidRPr="008D32AB" w:rsidRDefault="00AB2F07" w:rsidP="00AB2F07">
            <w:pPr>
              <w:pStyle w:val="Table"/>
              <w:jc w:val="right"/>
            </w:pPr>
            <w:r w:rsidRPr="00895B89">
              <w:t>0.00 [0.00, 6.49]</w:t>
            </w:r>
          </w:p>
        </w:tc>
        <w:tc>
          <w:tcPr>
            <w:tcW w:w="2041" w:type="dxa"/>
            <w:shd w:val="clear" w:color="auto" w:fill="auto"/>
            <w:noWrap/>
            <w:vAlign w:val="center"/>
            <w:hideMark/>
          </w:tcPr>
          <w:p w14:paraId="211F8CF7" w14:textId="67772935" w:rsidR="00AB2F07" w:rsidRPr="008D32AB" w:rsidRDefault="00AB2F07" w:rsidP="00AB2F07">
            <w:pPr>
              <w:pStyle w:val="Table"/>
              <w:jc w:val="right"/>
            </w:pPr>
            <w:r w:rsidRPr="00895B89">
              <w:t>0.00 [0.00, 6.49]</w:t>
            </w:r>
          </w:p>
        </w:tc>
      </w:tr>
      <w:tr w:rsidR="00AB2F07" w:rsidRPr="008D32AB" w14:paraId="4B98F971" w14:textId="77777777" w:rsidTr="00AB2F07">
        <w:trPr>
          <w:trHeight w:val="290"/>
        </w:trPr>
        <w:tc>
          <w:tcPr>
            <w:tcW w:w="1077" w:type="dxa"/>
            <w:shd w:val="clear" w:color="auto" w:fill="auto"/>
            <w:noWrap/>
            <w:vAlign w:val="center"/>
            <w:hideMark/>
          </w:tcPr>
          <w:p w14:paraId="21743BA1" w14:textId="56C4E12C" w:rsidR="00AB2F07" w:rsidRPr="008D32AB" w:rsidRDefault="00AB2F07" w:rsidP="00AB2F07">
            <w:pPr>
              <w:pStyle w:val="Table"/>
            </w:pPr>
            <w:r w:rsidRPr="00895B89">
              <w:t>2023/2024</w:t>
            </w:r>
          </w:p>
        </w:tc>
        <w:tc>
          <w:tcPr>
            <w:tcW w:w="1361" w:type="dxa"/>
            <w:shd w:val="clear" w:color="auto" w:fill="auto"/>
            <w:noWrap/>
            <w:vAlign w:val="center"/>
            <w:hideMark/>
          </w:tcPr>
          <w:p w14:paraId="03205759" w14:textId="2DF0839C" w:rsidR="00AB2F07" w:rsidRPr="008D32AB" w:rsidRDefault="00AB2F07" w:rsidP="00AB2F07">
            <w:pPr>
              <w:pStyle w:val="Table"/>
            </w:pPr>
            <w:r w:rsidRPr="00895B89">
              <w:t>New Island</w:t>
            </w:r>
          </w:p>
        </w:tc>
        <w:tc>
          <w:tcPr>
            <w:tcW w:w="1928" w:type="dxa"/>
            <w:shd w:val="clear" w:color="auto" w:fill="auto"/>
            <w:noWrap/>
            <w:vAlign w:val="center"/>
            <w:hideMark/>
          </w:tcPr>
          <w:p w14:paraId="0AC3AC3B" w14:textId="35E991FB" w:rsidR="00AB2F07" w:rsidRPr="008D32AB" w:rsidRDefault="00AB2F07" w:rsidP="00AB2F07">
            <w:pPr>
              <w:pStyle w:val="Table"/>
            </w:pPr>
            <w:r w:rsidRPr="00895B89">
              <w:t>Rockhopper penguin</w:t>
            </w:r>
          </w:p>
        </w:tc>
        <w:tc>
          <w:tcPr>
            <w:tcW w:w="794" w:type="dxa"/>
            <w:shd w:val="clear" w:color="auto" w:fill="auto"/>
            <w:noWrap/>
            <w:vAlign w:val="center"/>
            <w:hideMark/>
          </w:tcPr>
          <w:p w14:paraId="0FB2FE13" w14:textId="6BCD9F40" w:rsidR="00AB2F07" w:rsidRPr="008D32AB" w:rsidRDefault="00AB2F07" w:rsidP="00AB2F07">
            <w:pPr>
              <w:pStyle w:val="Table"/>
              <w:jc w:val="right"/>
            </w:pPr>
            <w:r w:rsidRPr="00895B89">
              <w:t>113</w:t>
            </w:r>
          </w:p>
        </w:tc>
        <w:tc>
          <w:tcPr>
            <w:tcW w:w="2041" w:type="dxa"/>
            <w:shd w:val="clear" w:color="auto" w:fill="auto"/>
            <w:noWrap/>
            <w:vAlign w:val="center"/>
            <w:hideMark/>
          </w:tcPr>
          <w:p w14:paraId="60C9D092" w14:textId="5B67A160" w:rsidR="00AB2F07" w:rsidRPr="008D32AB" w:rsidRDefault="00AB2F07" w:rsidP="00AB2F07">
            <w:pPr>
              <w:pStyle w:val="Table"/>
              <w:jc w:val="right"/>
            </w:pPr>
            <w:r w:rsidRPr="00895B89">
              <w:t>7.08 [3.11, 13.47]</w:t>
            </w:r>
          </w:p>
        </w:tc>
        <w:tc>
          <w:tcPr>
            <w:tcW w:w="2041" w:type="dxa"/>
            <w:shd w:val="clear" w:color="auto" w:fill="auto"/>
            <w:noWrap/>
            <w:vAlign w:val="center"/>
            <w:hideMark/>
          </w:tcPr>
          <w:p w14:paraId="39534C0A" w14:textId="678AEC7B" w:rsidR="00AB2F07" w:rsidRPr="008D32AB" w:rsidRDefault="00AB2F07" w:rsidP="00AB2F07">
            <w:pPr>
              <w:pStyle w:val="Table"/>
              <w:jc w:val="right"/>
            </w:pPr>
            <w:r w:rsidRPr="00895B89">
              <w:t>0.00 [0.00, 3.21]</w:t>
            </w:r>
          </w:p>
        </w:tc>
      </w:tr>
      <w:tr w:rsidR="00AB2F07" w:rsidRPr="008D32AB" w14:paraId="5A8E2E59" w14:textId="77777777" w:rsidTr="00AB2F07">
        <w:trPr>
          <w:trHeight w:val="290"/>
        </w:trPr>
        <w:tc>
          <w:tcPr>
            <w:tcW w:w="1077" w:type="dxa"/>
            <w:shd w:val="clear" w:color="auto" w:fill="auto"/>
            <w:noWrap/>
            <w:vAlign w:val="center"/>
            <w:hideMark/>
          </w:tcPr>
          <w:p w14:paraId="46A64DC6" w14:textId="0F7C80CE" w:rsidR="00AB2F07" w:rsidRPr="008D32AB" w:rsidRDefault="00AB2F07" w:rsidP="00AB2F07">
            <w:pPr>
              <w:pStyle w:val="Table"/>
            </w:pPr>
            <w:r w:rsidRPr="00895B89">
              <w:t>2023/2024</w:t>
            </w:r>
          </w:p>
        </w:tc>
        <w:tc>
          <w:tcPr>
            <w:tcW w:w="1361" w:type="dxa"/>
            <w:shd w:val="clear" w:color="auto" w:fill="auto"/>
            <w:noWrap/>
            <w:vAlign w:val="center"/>
            <w:hideMark/>
          </w:tcPr>
          <w:p w14:paraId="75028A14" w14:textId="05EA6C74" w:rsidR="00AB2F07" w:rsidRPr="008D32AB" w:rsidRDefault="00AB2F07" w:rsidP="00AB2F07">
            <w:pPr>
              <w:pStyle w:val="Table"/>
            </w:pPr>
            <w:r w:rsidRPr="00895B89">
              <w:t>New Island</w:t>
            </w:r>
          </w:p>
        </w:tc>
        <w:tc>
          <w:tcPr>
            <w:tcW w:w="1928" w:type="dxa"/>
            <w:shd w:val="clear" w:color="auto" w:fill="auto"/>
            <w:noWrap/>
            <w:vAlign w:val="center"/>
            <w:hideMark/>
          </w:tcPr>
          <w:p w14:paraId="7D7829B5" w14:textId="35BBDA6D" w:rsidR="00AB2F07" w:rsidRPr="008D32AB" w:rsidRDefault="00AB2F07" w:rsidP="00AB2F07">
            <w:pPr>
              <w:pStyle w:val="Table"/>
            </w:pPr>
            <w:r w:rsidRPr="00895B89">
              <w:t>Gentoo penguin</w:t>
            </w:r>
          </w:p>
        </w:tc>
        <w:tc>
          <w:tcPr>
            <w:tcW w:w="794" w:type="dxa"/>
            <w:shd w:val="clear" w:color="auto" w:fill="auto"/>
            <w:noWrap/>
            <w:vAlign w:val="center"/>
            <w:hideMark/>
          </w:tcPr>
          <w:p w14:paraId="05E4FC1E" w14:textId="4FA07D2E" w:rsidR="00AB2F07" w:rsidRPr="008D32AB" w:rsidRDefault="00AB2F07" w:rsidP="00AB2F07">
            <w:pPr>
              <w:pStyle w:val="Table"/>
              <w:jc w:val="right"/>
            </w:pPr>
            <w:r w:rsidRPr="00895B89">
              <w:t>65</w:t>
            </w:r>
          </w:p>
        </w:tc>
        <w:tc>
          <w:tcPr>
            <w:tcW w:w="2041" w:type="dxa"/>
            <w:shd w:val="clear" w:color="auto" w:fill="auto"/>
            <w:noWrap/>
            <w:vAlign w:val="center"/>
            <w:hideMark/>
          </w:tcPr>
          <w:p w14:paraId="3CA8CC03" w14:textId="22C7A0AB" w:rsidR="00AB2F07" w:rsidRPr="008D32AB" w:rsidRDefault="00AB2F07" w:rsidP="00AB2F07">
            <w:pPr>
              <w:pStyle w:val="Table"/>
              <w:jc w:val="right"/>
            </w:pPr>
            <w:r w:rsidRPr="00895B89">
              <w:t>0.00 [0.00, 5.52]</w:t>
            </w:r>
          </w:p>
        </w:tc>
        <w:tc>
          <w:tcPr>
            <w:tcW w:w="2041" w:type="dxa"/>
            <w:shd w:val="clear" w:color="auto" w:fill="auto"/>
            <w:noWrap/>
            <w:vAlign w:val="center"/>
            <w:hideMark/>
          </w:tcPr>
          <w:p w14:paraId="32A76303" w14:textId="3B46A356" w:rsidR="00AB2F07" w:rsidRPr="008D32AB" w:rsidRDefault="00AB2F07" w:rsidP="00AB2F07">
            <w:pPr>
              <w:pStyle w:val="Table"/>
              <w:jc w:val="right"/>
            </w:pPr>
            <w:r w:rsidRPr="00895B89">
              <w:t>0.00 [0.00, 5.52]</w:t>
            </w:r>
          </w:p>
        </w:tc>
      </w:tr>
      <w:tr w:rsidR="00AB2F07" w:rsidRPr="008D32AB" w14:paraId="51EFA813" w14:textId="77777777" w:rsidTr="00AB2F07">
        <w:trPr>
          <w:trHeight w:val="290"/>
        </w:trPr>
        <w:tc>
          <w:tcPr>
            <w:tcW w:w="1077" w:type="dxa"/>
            <w:shd w:val="clear" w:color="auto" w:fill="auto"/>
            <w:noWrap/>
            <w:vAlign w:val="center"/>
            <w:hideMark/>
          </w:tcPr>
          <w:p w14:paraId="1B94F862" w14:textId="132D9C57" w:rsidR="00AB2F07" w:rsidRPr="008D32AB" w:rsidRDefault="00AB2F07" w:rsidP="00AB2F07">
            <w:pPr>
              <w:pStyle w:val="Table"/>
            </w:pPr>
            <w:r w:rsidRPr="00895B89">
              <w:t>2023/2024</w:t>
            </w:r>
          </w:p>
        </w:tc>
        <w:tc>
          <w:tcPr>
            <w:tcW w:w="1361" w:type="dxa"/>
            <w:shd w:val="clear" w:color="auto" w:fill="auto"/>
            <w:noWrap/>
            <w:vAlign w:val="center"/>
            <w:hideMark/>
          </w:tcPr>
          <w:p w14:paraId="3D09783B" w14:textId="6392E663" w:rsidR="00AB2F07" w:rsidRPr="008D32AB" w:rsidRDefault="00AB2F07" w:rsidP="00AB2F07">
            <w:pPr>
              <w:pStyle w:val="Table"/>
            </w:pPr>
            <w:r w:rsidRPr="00895B89">
              <w:t>New Island</w:t>
            </w:r>
          </w:p>
        </w:tc>
        <w:tc>
          <w:tcPr>
            <w:tcW w:w="1928" w:type="dxa"/>
            <w:shd w:val="clear" w:color="auto" w:fill="auto"/>
            <w:noWrap/>
            <w:vAlign w:val="center"/>
            <w:hideMark/>
          </w:tcPr>
          <w:p w14:paraId="2F5644DA" w14:textId="4E754132" w:rsidR="00AB2F07" w:rsidRPr="008D32AB" w:rsidRDefault="00AB2F07" w:rsidP="00AB2F07">
            <w:pPr>
              <w:pStyle w:val="Table"/>
            </w:pPr>
            <w:proofErr w:type="spellStart"/>
            <w:r w:rsidRPr="00895B89">
              <w:t>Magellanic</w:t>
            </w:r>
            <w:proofErr w:type="spellEnd"/>
            <w:r w:rsidRPr="00895B89">
              <w:t xml:space="preserve"> penguin</w:t>
            </w:r>
          </w:p>
        </w:tc>
        <w:tc>
          <w:tcPr>
            <w:tcW w:w="794" w:type="dxa"/>
            <w:shd w:val="clear" w:color="auto" w:fill="auto"/>
            <w:noWrap/>
            <w:vAlign w:val="center"/>
            <w:hideMark/>
          </w:tcPr>
          <w:p w14:paraId="1B9C3BBC" w14:textId="1F5D46BF" w:rsidR="00AB2F07" w:rsidRPr="008D32AB" w:rsidRDefault="00AB2F07" w:rsidP="00AB2F07">
            <w:pPr>
              <w:pStyle w:val="Table"/>
              <w:jc w:val="right"/>
            </w:pPr>
            <w:r w:rsidRPr="00895B89">
              <w:t>22</w:t>
            </w:r>
          </w:p>
        </w:tc>
        <w:tc>
          <w:tcPr>
            <w:tcW w:w="2041" w:type="dxa"/>
            <w:shd w:val="clear" w:color="auto" w:fill="auto"/>
            <w:noWrap/>
            <w:vAlign w:val="center"/>
            <w:hideMark/>
          </w:tcPr>
          <w:p w14:paraId="53AC5B49" w14:textId="546EAE21" w:rsidR="00AB2F07" w:rsidRPr="008D32AB" w:rsidRDefault="00AB2F07" w:rsidP="00AB2F07">
            <w:pPr>
              <w:pStyle w:val="Table"/>
              <w:jc w:val="right"/>
            </w:pPr>
            <w:r w:rsidRPr="00895B89">
              <w:t>0.00 [0.00, 15.44]</w:t>
            </w:r>
          </w:p>
        </w:tc>
        <w:tc>
          <w:tcPr>
            <w:tcW w:w="2041" w:type="dxa"/>
            <w:shd w:val="clear" w:color="auto" w:fill="auto"/>
            <w:noWrap/>
            <w:vAlign w:val="center"/>
            <w:hideMark/>
          </w:tcPr>
          <w:p w14:paraId="1636DE02" w14:textId="68DCCB47" w:rsidR="00AB2F07" w:rsidRPr="008D32AB" w:rsidRDefault="00AB2F07" w:rsidP="00AB2F07">
            <w:pPr>
              <w:pStyle w:val="Table"/>
              <w:jc w:val="right"/>
            </w:pPr>
            <w:r w:rsidRPr="00895B89">
              <w:t>0.00 [0.00, 15.44]</w:t>
            </w:r>
          </w:p>
        </w:tc>
      </w:tr>
      <w:tr w:rsidR="00AB2F07" w:rsidRPr="008D32AB" w14:paraId="56AC6D7C" w14:textId="77777777" w:rsidTr="00AB2F07">
        <w:trPr>
          <w:trHeight w:val="290"/>
        </w:trPr>
        <w:tc>
          <w:tcPr>
            <w:tcW w:w="1077" w:type="dxa"/>
            <w:shd w:val="clear" w:color="auto" w:fill="auto"/>
            <w:noWrap/>
            <w:vAlign w:val="center"/>
            <w:hideMark/>
          </w:tcPr>
          <w:p w14:paraId="720FC754" w14:textId="413E41EC" w:rsidR="00AB2F07" w:rsidRPr="008D32AB" w:rsidRDefault="00AB2F07" w:rsidP="00AB2F07">
            <w:pPr>
              <w:pStyle w:val="Table"/>
            </w:pPr>
            <w:r w:rsidRPr="00895B89">
              <w:t>2023/2024</w:t>
            </w:r>
          </w:p>
        </w:tc>
        <w:tc>
          <w:tcPr>
            <w:tcW w:w="1361" w:type="dxa"/>
            <w:shd w:val="clear" w:color="auto" w:fill="auto"/>
            <w:noWrap/>
            <w:vAlign w:val="center"/>
            <w:hideMark/>
          </w:tcPr>
          <w:p w14:paraId="625EC6F7" w14:textId="50C6330F" w:rsidR="00AB2F07" w:rsidRPr="008D32AB" w:rsidRDefault="00AB2F07" w:rsidP="00AB2F07">
            <w:pPr>
              <w:pStyle w:val="Table"/>
            </w:pPr>
            <w:r w:rsidRPr="00895B89">
              <w:t>New Island</w:t>
            </w:r>
          </w:p>
        </w:tc>
        <w:tc>
          <w:tcPr>
            <w:tcW w:w="1928" w:type="dxa"/>
            <w:shd w:val="clear" w:color="auto" w:fill="auto"/>
            <w:noWrap/>
            <w:vAlign w:val="center"/>
            <w:hideMark/>
          </w:tcPr>
          <w:p w14:paraId="6903EFD5" w14:textId="7AFEF7FF" w:rsidR="00AB2F07" w:rsidRPr="008D32AB" w:rsidRDefault="00AB2F07" w:rsidP="00AB2F07">
            <w:pPr>
              <w:pStyle w:val="Table"/>
            </w:pPr>
            <w:r w:rsidRPr="00895B89">
              <w:t>Striated caracara</w:t>
            </w:r>
          </w:p>
        </w:tc>
        <w:tc>
          <w:tcPr>
            <w:tcW w:w="794" w:type="dxa"/>
            <w:shd w:val="clear" w:color="auto" w:fill="auto"/>
            <w:noWrap/>
            <w:vAlign w:val="center"/>
            <w:hideMark/>
          </w:tcPr>
          <w:p w14:paraId="5714B31E" w14:textId="2FB54713" w:rsidR="00AB2F07" w:rsidRPr="008D32AB" w:rsidRDefault="00AB2F07" w:rsidP="00AB2F07">
            <w:pPr>
              <w:pStyle w:val="Table"/>
              <w:jc w:val="right"/>
            </w:pPr>
            <w:r w:rsidRPr="00895B89">
              <w:t>44</w:t>
            </w:r>
          </w:p>
        </w:tc>
        <w:tc>
          <w:tcPr>
            <w:tcW w:w="2041" w:type="dxa"/>
            <w:shd w:val="clear" w:color="auto" w:fill="auto"/>
            <w:noWrap/>
            <w:vAlign w:val="center"/>
            <w:hideMark/>
          </w:tcPr>
          <w:p w14:paraId="50285F96" w14:textId="08678F6E" w:rsidR="00AB2F07" w:rsidRPr="008D32AB" w:rsidRDefault="00AB2F07" w:rsidP="00AB2F07">
            <w:pPr>
              <w:pStyle w:val="Table"/>
              <w:jc w:val="right"/>
            </w:pPr>
            <w:r w:rsidRPr="00895B89">
              <w:t>22.73 [11.47, 37.84]</w:t>
            </w:r>
          </w:p>
        </w:tc>
        <w:tc>
          <w:tcPr>
            <w:tcW w:w="2041" w:type="dxa"/>
            <w:shd w:val="clear" w:color="auto" w:fill="auto"/>
            <w:noWrap/>
            <w:vAlign w:val="center"/>
            <w:hideMark/>
          </w:tcPr>
          <w:p w14:paraId="37E7E797" w14:textId="0B207702" w:rsidR="00AB2F07" w:rsidRPr="008D32AB" w:rsidRDefault="00AB2F07" w:rsidP="00AB2F07">
            <w:pPr>
              <w:pStyle w:val="Table"/>
              <w:jc w:val="right"/>
            </w:pPr>
            <w:r w:rsidRPr="00895B89">
              <w:t>18.18 [8.19, 32.71]</w:t>
            </w:r>
          </w:p>
        </w:tc>
      </w:tr>
      <w:tr w:rsidR="00AB2F07" w:rsidRPr="008D32AB" w14:paraId="02D4B317" w14:textId="77777777" w:rsidTr="00AB2F07">
        <w:trPr>
          <w:trHeight w:val="290"/>
        </w:trPr>
        <w:tc>
          <w:tcPr>
            <w:tcW w:w="1077" w:type="dxa"/>
            <w:shd w:val="clear" w:color="auto" w:fill="auto"/>
            <w:noWrap/>
            <w:vAlign w:val="center"/>
            <w:hideMark/>
          </w:tcPr>
          <w:p w14:paraId="2FF121E3" w14:textId="57DE85D1" w:rsidR="00AB2F07" w:rsidRPr="008D32AB" w:rsidRDefault="00AB2F07" w:rsidP="00AB2F07">
            <w:pPr>
              <w:pStyle w:val="Table"/>
            </w:pPr>
            <w:r w:rsidRPr="00895B89">
              <w:t>2023/2024</w:t>
            </w:r>
          </w:p>
        </w:tc>
        <w:tc>
          <w:tcPr>
            <w:tcW w:w="1361" w:type="dxa"/>
            <w:shd w:val="clear" w:color="auto" w:fill="auto"/>
            <w:noWrap/>
            <w:vAlign w:val="center"/>
            <w:hideMark/>
          </w:tcPr>
          <w:p w14:paraId="50ADD443" w14:textId="08544A54" w:rsidR="00AB2F07" w:rsidRPr="008D32AB" w:rsidRDefault="00AB2F07" w:rsidP="00AB2F07">
            <w:pPr>
              <w:pStyle w:val="Table"/>
            </w:pPr>
            <w:r w:rsidRPr="00895B89">
              <w:t>New Island</w:t>
            </w:r>
          </w:p>
        </w:tc>
        <w:tc>
          <w:tcPr>
            <w:tcW w:w="1928" w:type="dxa"/>
            <w:shd w:val="clear" w:color="auto" w:fill="auto"/>
            <w:noWrap/>
            <w:vAlign w:val="center"/>
            <w:hideMark/>
          </w:tcPr>
          <w:p w14:paraId="37B4DD2A" w14:textId="2FF43658" w:rsidR="00AB2F07" w:rsidRPr="008D32AB" w:rsidRDefault="00AB2F07" w:rsidP="00AB2F07">
            <w:pPr>
              <w:pStyle w:val="Table"/>
            </w:pPr>
            <w:r w:rsidRPr="00895B89">
              <w:t>Skua</w:t>
            </w:r>
          </w:p>
        </w:tc>
        <w:tc>
          <w:tcPr>
            <w:tcW w:w="794" w:type="dxa"/>
            <w:shd w:val="clear" w:color="auto" w:fill="auto"/>
            <w:noWrap/>
            <w:vAlign w:val="center"/>
            <w:hideMark/>
          </w:tcPr>
          <w:p w14:paraId="30957165" w14:textId="08DC3831" w:rsidR="00AB2F07" w:rsidRPr="008D32AB" w:rsidRDefault="00AB2F07" w:rsidP="00AB2F07">
            <w:pPr>
              <w:pStyle w:val="Table"/>
              <w:jc w:val="right"/>
            </w:pPr>
            <w:r w:rsidRPr="00895B89">
              <w:t>43</w:t>
            </w:r>
          </w:p>
        </w:tc>
        <w:tc>
          <w:tcPr>
            <w:tcW w:w="2041" w:type="dxa"/>
            <w:shd w:val="clear" w:color="auto" w:fill="auto"/>
            <w:noWrap/>
            <w:vAlign w:val="center"/>
            <w:hideMark/>
          </w:tcPr>
          <w:p w14:paraId="702C0110" w14:textId="3DDCA57B" w:rsidR="00AB2F07" w:rsidRPr="008D32AB" w:rsidRDefault="00AB2F07" w:rsidP="00AB2F07">
            <w:pPr>
              <w:pStyle w:val="Table"/>
              <w:jc w:val="right"/>
            </w:pPr>
            <w:r w:rsidRPr="00895B89">
              <w:t>41.86 [27.01, 57.87]</w:t>
            </w:r>
          </w:p>
        </w:tc>
        <w:tc>
          <w:tcPr>
            <w:tcW w:w="2041" w:type="dxa"/>
            <w:shd w:val="clear" w:color="auto" w:fill="auto"/>
            <w:noWrap/>
            <w:vAlign w:val="center"/>
            <w:hideMark/>
          </w:tcPr>
          <w:p w14:paraId="6331A6B1" w14:textId="2E508EF0" w:rsidR="00AB2F07" w:rsidRPr="008D32AB" w:rsidRDefault="00AB2F07" w:rsidP="00AB2F07">
            <w:pPr>
              <w:pStyle w:val="Table"/>
              <w:jc w:val="right"/>
            </w:pPr>
            <w:r w:rsidRPr="00895B89">
              <w:t>18.60 [8.39, 33.40]</w:t>
            </w:r>
          </w:p>
        </w:tc>
      </w:tr>
      <w:tr w:rsidR="00AB2F07" w:rsidRPr="008D32AB" w14:paraId="5A0F4D6F" w14:textId="77777777" w:rsidTr="00AB2F07">
        <w:trPr>
          <w:trHeight w:val="290"/>
        </w:trPr>
        <w:tc>
          <w:tcPr>
            <w:tcW w:w="1077" w:type="dxa"/>
            <w:shd w:val="clear" w:color="auto" w:fill="auto"/>
            <w:noWrap/>
            <w:vAlign w:val="center"/>
            <w:hideMark/>
          </w:tcPr>
          <w:p w14:paraId="34E72437" w14:textId="01081EB0" w:rsidR="00AB2F07" w:rsidRPr="008D32AB" w:rsidRDefault="00AB2F07" w:rsidP="00AB2F07">
            <w:pPr>
              <w:pStyle w:val="Table"/>
            </w:pPr>
            <w:r w:rsidRPr="00895B89">
              <w:t>2023/2024</w:t>
            </w:r>
          </w:p>
        </w:tc>
        <w:tc>
          <w:tcPr>
            <w:tcW w:w="1361" w:type="dxa"/>
            <w:shd w:val="clear" w:color="auto" w:fill="auto"/>
            <w:noWrap/>
            <w:vAlign w:val="center"/>
            <w:hideMark/>
          </w:tcPr>
          <w:p w14:paraId="226527ED" w14:textId="739DB513" w:rsidR="00AB2F07" w:rsidRPr="008D32AB" w:rsidRDefault="00AB2F07" w:rsidP="00AB2F07">
            <w:pPr>
              <w:pStyle w:val="Table"/>
            </w:pPr>
            <w:r w:rsidRPr="00895B89">
              <w:t>New Island</w:t>
            </w:r>
          </w:p>
        </w:tc>
        <w:tc>
          <w:tcPr>
            <w:tcW w:w="1928" w:type="dxa"/>
            <w:shd w:val="clear" w:color="auto" w:fill="auto"/>
            <w:noWrap/>
            <w:vAlign w:val="center"/>
            <w:hideMark/>
          </w:tcPr>
          <w:p w14:paraId="1DB986B1" w14:textId="0B785448" w:rsidR="00AB2F07" w:rsidRPr="008D32AB" w:rsidRDefault="00AB2F07" w:rsidP="00AB2F07">
            <w:pPr>
              <w:pStyle w:val="Table"/>
            </w:pPr>
            <w:r w:rsidRPr="00895B89">
              <w:t>Dolphin gull</w:t>
            </w:r>
          </w:p>
        </w:tc>
        <w:tc>
          <w:tcPr>
            <w:tcW w:w="794" w:type="dxa"/>
            <w:shd w:val="clear" w:color="auto" w:fill="auto"/>
            <w:noWrap/>
            <w:vAlign w:val="center"/>
            <w:hideMark/>
          </w:tcPr>
          <w:p w14:paraId="7170F4BD" w14:textId="71ED5EB4" w:rsidR="00AB2F07" w:rsidRPr="008D32AB" w:rsidRDefault="00AB2F07" w:rsidP="00AB2F07">
            <w:pPr>
              <w:pStyle w:val="Table"/>
              <w:jc w:val="right"/>
            </w:pPr>
            <w:r w:rsidRPr="00895B89">
              <w:t>22</w:t>
            </w:r>
          </w:p>
        </w:tc>
        <w:tc>
          <w:tcPr>
            <w:tcW w:w="2041" w:type="dxa"/>
            <w:shd w:val="clear" w:color="auto" w:fill="auto"/>
            <w:noWrap/>
            <w:vAlign w:val="center"/>
            <w:hideMark/>
          </w:tcPr>
          <w:p w14:paraId="1569D898" w14:textId="392D9585" w:rsidR="00AB2F07" w:rsidRPr="008D32AB" w:rsidRDefault="00AB2F07" w:rsidP="00AB2F07">
            <w:pPr>
              <w:pStyle w:val="Table"/>
              <w:jc w:val="right"/>
            </w:pPr>
            <w:r w:rsidRPr="00895B89">
              <w:t>95.45 [77.16, 99.88]</w:t>
            </w:r>
          </w:p>
        </w:tc>
        <w:tc>
          <w:tcPr>
            <w:tcW w:w="2041" w:type="dxa"/>
            <w:shd w:val="clear" w:color="auto" w:fill="auto"/>
            <w:noWrap/>
            <w:vAlign w:val="center"/>
            <w:hideMark/>
          </w:tcPr>
          <w:p w14:paraId="18A70248" w14:textId="07AAB569" w:rsidR="00AB2F07" w:rsidRPr="008D32AB" w:rsidRDefault="00AB2F07" w:rsidP="00AB2F07">
            <w:pPr>
              <w:pStyle w:val="Table"/>
              <w:jc w:val="right"/>
            </w:pPr>
            <w:r w:rsidRPr="00895B89">
              <w:t>9.09 [1.12, 29.16]</w:t>
            </w:r>
          </w:p>
        </w:tc>
      </w:tr>
      <w:tr w:rsidR="00AB2F07" w:rsidRPr="008D32AB" w14:paraId="052C4C52" w14:textId="77777777" w:rsidTr="00AB2F07">
        <w:trPr>
          <w:trHeight w:val="290"/>
        </w:trPr>
        <w:tc>
          <w:tcPr>
            <w:tcW w:w="1077" w:type="dxa"/>
            <w:shd w:val="clear" w:color="auto" w:fill="auto"/>
            <w:noWrap/>
            <w:vAlign w:val="center"/>
            <w:hideMark/>
          </w:tcPr>
          <w:p w14:paraId="181A8DE4" w14:textId="431806E5" w:rsidR="00AB2F07" w:rsidRPr="008D32AB" w:rsidRDefault="00AB2F07" w:rsidP="00AB2F07">
            <w:pPr>
              <w:pStyle w:val="Table"/>
            </w:pPr>
            <w:r w:rsidRPr="00895B89">
              <w:t>2023/2024</w:t>
            </w:r>
          </w:p>
        </w:tc>
        <w:tc>
          <w:tcPr>
            <w:tcW w:w="1361" w:type="dxa"/>
            <w:shd w:val="clear" w:color="auto" w:fill="auto"/>
            <w:noWrap/>
            <w:vAlign w:val="center"/>
            <w:hideMark/>
          </w:tcPr>
          <w:p w14:paraId="4DC23340" w14:textId="5CEF1B55" w:rsidR="00AB2F07" w:rsidRPr="008D32AB" w:rsidRDefault="00AB2F07" w:rsidP="00AB2F07">
            <w:pPr>
              <w:pStyle w:val="Table"/>
            </w:pPr>
            <w:r w:rsidRPr="00895B89">
              <w:t>New Island</w:t>
            </w:r>
          </w:p>
        </w:tc>
        <w:tc>
          <w:tcPr>
            <w:tcW w:w="1928" w:type="dxa"/>
            <w:shd w:val="clear" w:color="auto" w:fill="auto"/>
            <w:noWrap/>
            <w:vAlign w:val="center"/>
            <w:hideMark/>
          </w:tcPr>
          <w:p w14:paraId="2E350CC5" w14:textId="638873D5" w:rsidR="00AB2F07" w:rsidRPr="008D32AB" w:rsidRDefault="00AB2F07" w:rsidP="00AB2F07">
            <w:pPr>
              <w:pStyle w:val="Table"/>
            </w:pPr>
            <w:r w:rsidRPr="00895B89">
              <w:t>Sheathbill</w:t>
            </w:r>
          </w:p>
        </w:tc>
        <w:tc>
          <w:tcPr>
            <w:tcW w:w="794" w:type="dxa"/>
            <w:shd w:val="clear" w:color="auto" w:fill="auto"/>
            <w:noWrap/>
            <w:vAlign w:val="center"/>
            <w:hideMark/>
          </w:tcPr>
          <w:p w14:paraId="4437B855" w14:textId="53070AD4" w:rsidR="00AB2F07" w:rsidRPr="008D32AB" w:rsidRDefault="00AB2F07" w:rsidP="00AB2F07">
            <w:pPr>
              <w:pStyle w:val="Table"/>
              <w:jc w:val="right"/>
            </w:pPr>
            <w:r w:rsidRPr="00895B89">
              <w:t>4</w:t>
            </w:r>
          </w:p>
        </w:tc>
        <w:tc>
          <w:tcPr>
            <w:tcW w:w="2041" w:type="dxa"/>
            <w:shd w:val="clear" w:color="auto" w:fill="auto"/>
            <w:noWrap/>
            <w:vAlign w:val="center"/>
            <w:hideMark/>
          </w:tcPr>
          <w:p w14:paraId="28A77BC2" w14:textId="7546A621" w:rsidR="00AB2F07" w:rsidRPr="008D32AB" w:rsidRDefault="00AB2F07" w:rsidP="00AB2F07">
            <w:pPr>
              <w:pStyle w:val="Table"/>
              <w:jc w:val="right"/>
            </w:pPr>
            <w:r w:rsidRPr="00895B89">
              <w:t>25.00 [0.63, 80.59]</w:t>
            </w:r>
          </w:p>
        </w:tc>
        <w:tc>
          <w:tcPr>
            <w:tcW w:w="2041" w:type="dxa"/>
            <w:shd w:val="clear" w:color="auto" w:fill="auto"/>
            <w:noWrap/>
            <w:vAlign w:val="center"/>
            <w:hideMark/>
          </w:tcPr>
          <w:p w14:paraId="3C438403" w14:textId="308015A7" w:rsidR="00AB2F07" w:rsidRPr="008D32AB" w:rsidRDefault="00AB2F07" w:rsidP="00AB2F07">
            <w:pPr>
              <w:pStyle w:val="Table"/>
              <w:jc w:val="right"/>
            </w:pPr>
            <w:r w:rsidRPr="00895B89">
              <w:t>25.00 [0.63, 80.59]</w:t>
            </w:r>
          </w:p>
        </w:tc>
      </w:tr>
      <w:tr w:rsidR="00AB2F07" w:rsidRPr="008D32AB" w14:paraId="14EF5EFC" w14:textId="77777777" w:rsidTr="00AB2F07">
        <w:trPr>
          <w:trHeight w:val="290"/>
        </w:trPr>
        <w:tc>
          <w:tcPr>
            <w:tcW w:w="1077" w:type="dxa"/>
            <w:shd w:val="clear" w:color="auto" w:fill="auto"/>
            <w:noWrap/>
            <w:vAlign w:val="center"/>
            <w:hideMark/>
          </w:tcPr>
          <w:p w14:paraId="0F78A87B" w14:textId="626B757B" w:rsidR="00AB2F07" w:rsidRPr="008D32AB" w:rsidRDefault="00AB2F07" w:rsidP="00AB2F07">
            <w:pPr>
              <w:pStyle w:val="Table"/>
            </w:pPr>
            <w:r w:rsidRPr="00895B89">
              <w:t>2023/2024</w:t>
            </w:r>
          </w:p>
        </w:tc>
        <w:tc>
          <w:tcPr>
            <w:tcW w:w="1361" w:type="dxa"/>
            <w:shd w:val="clear" w:color="auto" w:fill="auto"/>
            <w:noWrap/>
            <w:vAlign w:val="center"/>
            <w:hideMark/>
          </w:tcPr>
          <w:p w14:paraId="22E41D20" w14:textId="0204BED0" w:rsidR="00AB2F07" w:rsidRPr="008D32AB" w:rsidRDefault="00AB2F07" w:rsidP="00AB2F07">
            <w:pPr>
              <w:pStyle w:val="Table"/>
            </w:pPr>
            <w:r w:rsidRPr="00895B89">
              <w:t>New Island</w:t>
            </w:r>
          </w:p>
        </w:tc>
        <w:tc>
          <w:tcPr>
            <w:tcW w:w="1928" w:type="dxa"/>
            <w:shd w:val="clear" w:color="auto" w:fill="auto"/>
            <w:noWrap/>
            <w:vAlign w:val="center"/>
            <w:hideMark/>
          </w:tcPr>
          <w:p w14:paraId="243E0F12" w14:textId="529C3EE3" w:rsidR="00AB2F07" w:rsidRPr="008D32AB" w:rsidRDefault="00AB2F07" w:rsidP="00AB2F07">
            <w:pPr>
              <w:pStyle w:val="Table"/>
            </w:pPr>
            <w:r w:rsidRPr="00895B89">
              <w:t>Steamer duck</w:t>
            </w:r>
          </w:p>
        </w:tc>
        <w:tc>
          <w:tcPr>
            <w:tcW w:w="794" w:type="dxa"/>
            <w:shd w:val="clear" w:color="auto" w:fill="auto"/>
            <w:noWrap/>
            <w:vAlign w:val="center"/>
            <w:hideMark/>
          </w:tcPr>
          <w:p w14:paraId="7BD4F316" w14:textId="6A686444" w:rsidR="00AB2F07" w:rsidRPr="008D32AB" w:rsidRDefault="00AB2F07" w:rsidP="00AB2F07">
            <w:pPr>
              <w:pStyle w:val="Table"/>
              <w:jc w:val="right"/>
            </w:pPr>
            <w:r w:rsidRPr="00895B89">
              <w:t>9</w:t>
            </w:r>
          </w:p>
        </w:tc>
        <w:tc>
          <w:tcPr>
            <w:tcW w:w="2041" w:type="dxa"/>
            <w:shd w:val="clear" w:color="auto" w:fill="auto"/>
            <w:noWrap/>
            <w:vAlign w:val="center"/>
            <w:hideMark/>
          </w:tcPr>
          <w:p w14:paraId="337E931F" w14:textId="1CDFD175" w:rsidR="00AB2F07" w:rsidRPr="008D32AB" w:rsidRDefault="00AB2F07" w:rsidP="00AB2F07">
            <w:pPr>
              <w:pStyle w:val="Table"/>
              <w:jc w:val="right"/>
            </w:pPr>
            <w:r w:rsidRPr="00895B89">
              <w:t>100.00 [66.37, 100.00]</w:t>
            </w:r>
          </w:p>
        </w:tc>
        <w:tc>
          <w:tcPr>
            <w:tcW w:w="2041" w:type="dxa"/>
            <w:shd w:val="clear" w:color="auto" w:fill="auto"/>
            <w:noWrap/>
            <w:vAlign w:val="center"/>
            <w:hideMark/>
          </w:tcPr>
          <w:p w14:paraId="19DED71E" w14:textId="4B39E85F" w:rsidR="00AB2F07" w:rsidRPr="008D32AB" w:rsidRDefault="00AB2F07" w:rsidP="00AB2F07">
            <w:pPr>
              <w:pStyle w:val="Table"/>
              <w:jc w:val="right"/>
            </w:pPr>
            <w:r w:rsidRPr="00895B89">
              <w:t>77.78 [39.99, 97.19]</w:t>
            </w:r>
          </w:p>
        </w:tc>
      </w:tr>
      <w:tr w:rsidR="00AB2F07" w:rsidRPr="008D32AB" w14:paraId="63936F2A" w14:textId="77777777" w:rsidTr="00AB2F07">
        <w:trPr>
          <w:trHeight w:val="290"/>
        </w:trPr>
        <w:tc>
          <w:tcPr>
            <w:tcW w:w="1077" w:type="dxa"/>
            <w:shd w:val="clear" w:color="auto" w:fill="auto"/>
            <w:noWrap/>
            <w:vAlign w:val="center"/>
            <w:hideMark/>
          </w:tcPr>
          <w:p w14:paraId="3E1BAF28" w14:textId="61B53736" w:rsidR="00AB2F07" w:rsidRPr="008D32AB" w:rsidRDefault="00AB2F07" w:rsidP="00AB2F07">
            <w:pPr>
              <w:pStyle w:val="Table"/>
            </w:pPr>
            <w:r w:rsidRPr="00895B89">
              <w:t>2023/2024</w:t>
            </w:r>
          </w:p>
        </w:tc>
        <w:tc>
          <w:tcPr>
            <w:tcW w:w="1361" w:type="dxa"/>
            <w:shd w:val="clear" w:color="auto" w:fill="auto"/>
            <w:noWrap/>
            <w:vAlign w:val="center"/>
            <w:hideMark/>
          </w:tcPr>
          <w:p w14:paraId="471B618E" w14:textId="19687EE6" w:rsidR="00AB2F07" w:rsidRPr="008D32AB" w:rsidRDefault="00AB2F07" w:rsidP="00AB2F07">
            <w:pPr>
              <w:pStyle w:val="Table"/>
            </w:pPr>
            <w:r w:rsidRPr="00895B89">
              <w:t>New Island</w:t>
            </w:r>
          </w:p>
        </w:tc>
        <w:tc>
          <w:tcPr>
            <w:tcW w:w="1928" w:type="dxa"/>
            <w:shd w:val="clear" w:color="auto" w:fill="auto"/>
            <w:noWrap/>
            <w:vAlign w:val="center"/>
            <w:hideMark/>
          </w:tcPr>
          <w:p w14:paraId="007A5E21" w14:textId="1963B40B" w:rsidR="00AB2F07" w:rsidRPr="008D32AB" w:rsidRDefault="00AB2F07" w:rsidP="00AB2F07">
            <w:pPr>
              <w:pStyle w:val="Table"/>
            </w:pPr>
            <w:r w:rsidRPr="00895B89">
              <w:t>Upland goose</w:t>
            </w:r>
          </w:p>
        </w:tc>
        <w:tc>
          <w:tcPr>
            <w:tcW w:w="794" w:type="dxa"/>
            <w:shd w:val="clear" w:color="auto" w:fill="auto"/>
            <w:noWrap/>
            <w:vAlign w:val="center"/>
            <w:hideMark/>
          </w:tcPr>
          <w:p w14:paraId="7179CDC9" w14:textId="6780FF15" w:rsidR="00AB2F07" w:rsidRPr="008D32AB" w:rsidRDefault="00AB2F07" w:rsidP="00AB2F07">
            <w:pPr>
              <w:pStyle w:val="Table"/>
              <w:jc w:val="right"/>
            </w:pPr>
            <w:r w:rsidRPr="00895B89">
              <w:t>18</w:t>
            </w:r>
          </w:p>
        </w:tc>
        <w:tc>
          <w:tcPr>
            <w:tcW w:w="2041" w:type="dxa"/>
            <w:shd w:val="clear" w:color="auto" w:fill="auto"/>
            <w:noWrap/>
            <w:vAlign w:val="center"/>
            <w:hideMark/>
          </w:tcPr>
          <w:p w14:paraId="68D881E4" w14:textId="173E831D" w:rsidR="00AB2F07" w:rsidRPr="008D32AB" w:rsidRDefault="00AB2F07" w:rsidP="00AB2F07">
            <w:pPr>
              <w:pStyle w:val="Table"/>
              <w:jc w:val="right"/>
            </w:pPr>
            <w:r w:rsidRPr="00895B89">
              <w:t>16.67 [3.58, 41.42]</w:t>
            </w:r>
          </w:p>
        </w:tc>
        <w:tc>
          <w:tcPr>
            <w:tcW w:w="2041" w:type="dxa"/>
            <w:shd w:val="clear" w:color="auto" w:fill="auto"/>
            <w:noWrap/>
            <w:vAlign w:val="center"/>
            <w:hideMark/>
          </w:tcPr>
          <w:p w14:paraId="54FC0688" w14:textId="1DFD42CE" w:rsidR="00AB2F07" w:rsidRPr="008D32AB" w:rsidRDefault="00AB2F07" w:rsidP="00AB2F07">
            <w:pPr>
              <w:pStyle w:val="Table"/>
              <w:jc w:val="right"/>
            </w:pPr>
            <w:r w:rsidRPr="00895B89">
              <w:t>0.00 [0.00, 18.53]</w:t>
            </w:r>
          </w:p>
        </w:tc>
      </w:tr>
      <w:tr w:rsidR="00AB2F07" w:rsidRPr="008D32AB" w14:paraId="62DB7D5E" w14:textId="77777777" w:rsidTr="00AB2F07">
        <w:trPr>
          <w:trHeight w:val="290"/>
        </w:trPr>
        <w:tc>
          <w:tcPr>
            <w:tcW w:w="1077" w:type="dxa"/>
            <w:shd w:val="clear" w:color="auto" w:fill="auto"/>
            <w:noWrap/>
            <w:vAlign w:val="center"/>
            <w:hideMark/>
          </w:tcPr>
          <w:p w14:paraId="2A1C7D58" w14:textId="36A439CB" w:rsidR="00AB2F07" w:rsidRPr="008D32AB" w:rsidRDefault="00AB2F07" w:rsidP="00AB2F07">
            <w:pPr>
              <w:pStyle w:val="Table"/>
            </w:pPr>
            <w:r w:rsidRPr="00895B89">
              <w:t>2023/2024</w:t>
            </w:r>
          </w:p>
        </w:tc>
        <w:tc>
          <w:tcPr>
            <w:tcW w:w="1361" w:type="dxa"/>
            <w:shd w:val="clear" w:color="auto" w:fill="auto"/>
            <w:noWrap/>
            <w:vAlign w:val="center"/>
            <w:hideMark/>
          </w:tcPr>
          <w:p w14:paraId="22015FB4" w14:textId="11A383BA" w:rsidR="00AB2F07" w:rsidRPr="008D32AB" w:rsidRDefault="00AB2F07" w:rsidP="00AB2F07">
            <w:pPr>
              <w:pStyle w:val="Table"/>
            </w:pPr>
            <w:r w:rsidRPr="00895B89">
              <w:t>Steeple Jason</w:t>
            </w:r>
          </w:p>
        </w:tc>
        <w:tc>
          <w:tcPr>
            <w:tcW w:w="1928" w:type="dxa"/>
            <w:shd w:val="clear" w:color="auto" w:fill="auto"/>
            <w:noWrap/>
            <w:vAlign w:val="center"/>
            <w:hideMark/>
          </w:tcPr>
          <w:p w14:paraId="29C141DA" w14:textId="5034D7CF" w:rsidR="00AB2F07" w:rsidRPr="008D32AB" w:rsidRDefault="00AB2F07" w:rsidP="00AB2F07">
            <w:pPr>
              <w:pStyle w:val="Table"/>
            </w:pPr>
            <w:r w:rsidRPr="00895B89">
              <w:t>Albatross</w:t>
            </w:r>
          </w:p>
        </w:tc>
        <w:tc>
          <w:tcPr>
            <w:tcW w:w="794" w:type="dxa"/>
            <w:shd w:val="clear" w:color="auto" w:fill="auto"/>
            <w:noWrap/>
            <w:vAlign w:val="center"/>
            <w:hideMark/>
          </w:tcPr>
          <w:p w14:paraId="76080A47" w14:textId="65A5DCE5" w:rsidR="00AB2F07" w:rsidRPr="008D32AB" w:rsidRDefault="00AB2F07" w:rsidP="00AB2F07">
            <w:pPr>
              <w:pStyle w:val="Table"/>
              <w:jc w:val="right"/>
            </w:pPr>
            <w:r w:rsidRPr="00895B89">
              <w:t>30</w:t>
            </w:r>
          </w:p>
        </w:tc>
        <w:tc>
          <w:tcPr>
            <w:tcW w:w="2041" w:type="dxa"/>
            <w:shd w:val="clear" w:color="auto" w:fill="auto"/>
            <w:noWrap/>
            <w:vAlign w:val="center"/>
            <w:hideMark/>
          </w:tcPr>
          <w:p w14:paraId="2D7F4DF0" w14:textId="62B3FA04" w:rsidR="00AB2F07" w:rsidRPr="008D32AB" w:rsidRDefault="00AB2F07" w:rsidP="00AB2F07">
            <w:pPr>
              <w:pStyle w:val="Table"/>
              <w:jc w:val="right"/>
            </w:pPr>
            <w:r w:rsidRPr="00895B89">
              <w:t>0.00 [0.00, 11.57]</w:t>
            </w:r>
          </w:p>
        </w:tc>
        <w:tc>
          <w:tcPr>
            <w:tcW w:w="2041" w:type="dxa"/>
            <w:shd w:val="clear" w:color="auto" w:fill="auto"/>
            <w:noWrap/>
            <w:vAlign w:val="center"/>
            <w:hideMark/>
          </w:tcPr>
          <w:p w14:paraId="07DDCBAE" w14:textId="550D6779" w:rsidR="00AB2F07" w:rsidRPr="008D32AB" w:rsidRDefault="00AB2F07" w:rsidP="00AB2F07">
            <w:pPr>
              <w:pStyle w:val="Table"/>
              <w:jc w:val="right"/>
            </w:pPr>
            <w:r w:rsidRPr="00895B89">
              <w:t>0.00 [0.00, 11.57]</w:t>
            </w:r>
          </w:p>
        </w:tc>
      </w:tr>
      <w:tr w:rsidR="00AB2F07" w:rsidRPr="008D32AB" w14:paraId="30677A61" w14:textId="77777777" w:rsidTr="00AB2F07">
        <w:trPr>
          <w:trHeight w:val="290"/>
        </w:trPr>
        <w:tc>
          <w:tcPr>
            <w:tcW w:w="1077" w:type="dxa"/>
            <w:shd w:val="clear" w:color="auto" w:fill="auto"/>
            <w:noWrap/>
            <w:vAlign w:val="center"/>
            <w:hideMark/>
          </w:tcPr>
          <w:p w14:paraId="196570F8" w14:textId="18306464" w:rsidR="00AB2F07" w:rsidRPr="008D32AB" w:rsidRDefault="00AB2F07" w:rsidP="00AB2F07">
            <w:pPr>
              <w:pStyle w:val="Table"/>
            </w:pPr>
            <w:r w:rsidRPr="00895B89">
              <w:t>2023/2024</w:t>
            </w:r>
          </w:p>
        </w:tc>
        <w:tc>
          <w:tcPr>
            <w:tcW w:w="1361" w:type="dxa"/>
            <w:shd w:val="clear" w:color="auto" w:fill="auto"/>
            <w:noWrap/>
            <w:vAlign w:val="center"/>
            <w:hideMark/>
          </w:tcPr>
          <w:p w14:paraId="63AB8A32" w14:textId="65AA74A0" w:rsidR="00AB2F07" w:rsidRPr="008D32AB" w:rsidRDefault="00AB2F07" w:rsidP="00AB2F07">
            <w:pPr>
              <w:pStyle w:val="Table"/>
            </w:pPr>
            <w:r w:rsidRPr="00895B89">
              <w:t>Steeple Jason</w:t>
            </w:r>
          </w:p>
        </w:tc>
        <w:tc>
          <w:tcPr>
            <w:tcW w:w="1928" w:type="dxa"/>
            <w:shd w:val="clear" w:color="auto" w:fill="auto"/>
            <w:noWrap/>
            <w:vAlign w:val="center"/>
            <w:hideMark/>
          </w:tcPr>
          <w:p w14:paraId="46E19188" w14:textId="271DFC3B" w:rsidR="00AB2F07" w:rsidRPr="008D32AB" w:rsidRDefault="00AB2F07" w:rsidP="00AB2F07">
            <w:pPr>
              <w:pStyle w:val="Table"/>
            </w:pPr>
            <w:r w:rsidRPr="00895B89">
              <w:t>Rockhopper penguin</w:t>
            </w:r>
          </w:p>
        </w:tc>
        <w:tc>
          <w:tcPr>
            <w:tcW w:w="794" w:type="dxa"/>
            <w:shd w:val="clear" w:color="auto" w:fill="auto"/>
            <w:noWrap/>
            <w:vAlign w:val="center"/>
            <w:hideMark/>
          </w:tcPr>
          <w:p w14:paraId="5698E16D" w14:textId="0368EB0F" w:rsidR="00AB2F07" w:rsidRPr="008D32AB" w:rsidRDefault="00AB2F07" w:rsidP="00AB2F07">
            <w:pPr>
              <w:pStyle w:val="Table"/>
              <w:jc w:val="right"/>
            </w:pPr>
            <w:r w:rsidRPr="00895B89">
              <w:t>15</w:t>
            </w:r>
          </w:p>
        </w:tc>
        <w:tc>
          <w:tcPr>
            <w:tcW w:w="2041" w:type="dxa"/>
            <w:shd w:val="clear" w:color="auto" w:fill="auto"/>
            <w:noWrap/>
            <w:vAlign w:val="center"/>
            <w:hideMark/>
          </w:tcPr>
          <w:p w14:paraId="420CF654" w14:textId="2135AE14" w:rsidR="00AB2F07" w:rsidRPr="008D32AB" w:rsidRDefault="00AB2F07" w:rsidP="00AB2F07">
            <w:pPr>
              <w:pStyle w:val="Table"/>
              <w:jc w:val="right"/>
            </w:pPr>
            <w:r w:rsidRPr="00895B89">
              <w:t>20.00 [4.33, 48.09]</w:t>
            </w:r>
          </w:p>
        </w:tc>
        <w:tc>
          <w:tcPr>
            <w:tcW w:w="2041" w:type="dxa"/>
            <w:shd w:val="clear" w:color="auto" w:fill="auto"/>
            <w:noWrap/>
            <w:vAlign w:val="center"/>
            <w:hideMark/>
          </w:tcPr>
          <w:p w14:paraId="0652C54B" w14:textId="4F84DD6A" w:rsidR="00AB2F07" w:rsidRPr="008D32AB" w:rsidRDefault="00AB2F07" w:rsidP="00AB2F07">
            <w:pPr>
              <w:pStyle w:val="Table"/>
              <w:jc w:val="right"/>
            </w:pPr>
            <w:r w:rsidRPr="00895B89">
              <w:t>6.67 [0.17, 31.95]</w:t>
            </w:r>
          </w:p>
        </w:tc>
      </w:tr>
      <w:tr w:rsidR="00AB2F07" w:rsidRPr="008D32AB" w14:paraId="79D4C069" w14:textId="77777777" w:rsidTr="00AB2F07">
        <w:trPr>
          <w:trHeight w:val="290"/>
        </w:trPr>
        <w:tc>
          <w:tcPr>
            <w:tcW w:w="1077" w:type="dxa"/>
            <w:shd w:val="clear" w:color="auto" w:fill="auto"/>
            <w:noWrap/>
            <w:vAlign w:val="center"/>
            <w:hideMark/>
          </w:tcPr>
          <w:p w14:paraId="0CCEB48E" w14:textId="20604ADA" w:rsidR="00AB2F07" w:rsidRPr="008D32AB" w:rsidRDefault="00AB2F07" w:rsidP="00AB2F07">
            <w:pPr>
              <w:pStyle w:val="Table"/>
            </w:pPr>
            <w:r w:rsidRPr="00895B89">
              <w:t>2023/2024</w:t>
            </w:r>
          </w:p>
        </w:tc>
        <w:tc>
          <w:tcPr>
            <w:tcW w:w="1361" w:type="dxa"/>
            <w:shd w:val="clear" w:color="auto" w:fill="auto"/>
            <w:noWrap/>
            <w:vAlign w:val="center"/>
            <w:hideMark/>
          </w:tcPr>
          <w:p w14:paraId="70F172D7" w14:textId="737DA25B" w:rsidR="00AB2F07" w:rsidRPr="008D32AB" w:rsidRDefault="00AB2F07" w:rsidP="00AB2F07">
            <w:pPr>
              <w:pStyle w:val="Table"/>
            </w:pPr>
            <w:r w:rsidRPr="00895B89">
              <w:t>Steeple Jason</w:t>
            </w:r>
          </w:p>
        </w:tc>
        <w:tc>
          <w:tcPr>
            <w:tcW w:w="1928" w:type="dxa"/>
            <w:shd w:val="clear" w:color="auto" w:fill="auto"/>
            <w:noWrap/>
            <w:vAlign w:val="center"/>
            <w:hideMark/>
          </w:tcPr>
          <w:p w14:paraId="79CF9857" w14:textId="302F3363" w:rsidR="00AB2F07" w:rsidRPr="008D32AB" w:rsidRDefault="00AB2F07" w:rsidP="00AB2F07">
            <w:pPr>
              <w:pStyle w:val="Table"/>
            </w:pPr>
            <w:r w:rsidRPr="00895B89">
              <w:t>Striated caracara</w:t>
            </w:r>
          </w:p>
        </w:tc>
        <w:tc>
          <w:tcPr>
            <w:tcW w:w="794" w:type="dxa"/>
            <w:shd w:val="clear" w:color="auto" w:fill="auto"/>
            <w:noWrap/>
            <w:vAlign w:val="center"/>
            <w:hideMark/>
          </w:tcPr>
          <w:p w14:paraId="2C1433B9" w14:textId="48C54735" w:rsidR="00AB2F07" w:rsidRPr="008D32AB" w:rsidRDefault="00AB2F07" w:rsidP="00AB2F07">
            <w:pPr>
              <w:pStyle w:val="Table"/>
              <w:jc w:val="right"/>
            </w:pPr>
            <w:r w:rsidRPr="00895B89">
              <w:t>16</w:t>
            </w:r>
          </w:p>
        </w:tc>
        <w:tc>
          <w:tcPr>
            <w:tcW w:w="2041" w:type="dxa"/>
            <w:shd w:val="clear" w:color="auto" w:fill="auto"/>
            <w:noWrap/>
            <w:vAlign w:val="center"/>
            <w:hideMark/>
          </w:tcPr>
          <w:p w14:paraId="1E110C43" w14:textId="4BF866E5" w:rsidR="00AB2F07" w:rsidRPr="008D32AB" w:rsidRDefault="00AB2F07" w:rsidP="00AB2F07">
            <w:pPr>
              <w:pStyle w:val="Table"/>
              <w:jc w:val="right"/>
            </w:pPr>
            <w:r w:rsidRPr="00895B89">
              <w:t>100.00 [79.41, 100.00]</w:t>
            </w:r>
          </w:p>
        </w:tc>
        <w:tc>
          <w:tcPr>
            <w:tcW w:w="2041" w:type="dxa"/>
            <w:shd w:val="clear" w:color="auto" w:fill="auto"/>
            <w:noWrap/>
            <w:vAlign w:val="center"/>
            <w:hideMark/>
          </w:tcPr>
          <w:p w14:paraId="0F1027D5" w14:textId="1FDD0E96" w:rsidR="00AB2F07" w:rsidRPr="008D32AB" w:rsidRDefault="00AB2F07" w:rsidP="00AB2F07">
            <w:pPr>
              <w:pStyle w:val="Table"/>
              <w:jc w:val="right"/>
            </w:pPr>
            <w:r w:rsidRPr="00895B89">
              <w:t>100.00 [79.41, 100.00]</w:t>
            </w:r>
          </w:p>
        </w:tc>
      </w:tr>
      <w:tr w:rsidR="00AB2F07" w:rsidRPr="008D32AB" w14:paraId="74A5E035" w14:textId="77777777" w:rsidTr="00AB2F07">
        <w:trPr>
          <w:trHeight w:val="290"/>
        </w:trPr>
        <w:tc>
          <w:tcPr>
            <w:tcW w:w="1077" w:type="dxa"/>
            <w:shd w:val="clear" w:color="auto" w:fill="auto"/>
            <w:noWrap/>
            <w:vAlign w:val="center"/>
            <w:hideMark/>
          </w:tcPr>
          <w:p w14:paraId="71E67886" w14:textId="5E7B39FD" w:rsidR="00AB2F07" w:rsidRPr="008D32AB" w:rsidRDefault="00AB2F07" w:rsidP="00AB2F07">
            <w:pPr>
              <w:pStyle w:val="Table"/>
            </w:pPr>
            <w:r w:rsidRPr="00895B89">
              <w:t>2023/2024</w:t>
            </w:r>
          </w:p>
        </w:tc>
        <w:tc>
          <w:tcPr>
            <w:tcW w:w="1361" w:type="dxa"/>
            <w:shd w:val="clear" w:color="auto" w:fill="auto"/>
            <w:noWrap/>
            <w:vAlign w:val="center"/>
            <w:hideMark/>
          </w:tcPr>
          <w:p w14:paraId="31AA9A9A" w14:textId="3929B854" w:rsidR="00AB2F07" w:rsidRPr="008D32AB" w:rsidRDefault="00AB2F07" w:rsidP="00AB2F07">
            <w:pPr>
              <w:pStyle w:val="Table"/>
            </w:pPr>
            <w:r w:rsidRPr="00895B89">
              <w:t>Steeple Jason</w:t>
            </w:r>
          </w:p>
        </w:tc>
        <w:tc>
          <w:tcPr>
            <w:tcW w:w="1928" w:type="dxa"/>
            <w:shd w:val="clear" w:color="auto" w:fill="auto"/>
            <w:noWrap/>
            <w:vAlign w:val="center"/>
            <w:hideMark/>
          </w:tcPr>
          <w:p w14:paraId="78F9CB67" w14:textId="31DF0DBB" w:rsidR="00AB2F07" w:rsidRPr="008D32AB" w:rsidRDefault="00AB2F07" w:rsidP="00AB2F07">
            <w:pPr>
              <w:pStyle w:val="Table"/>
            </w:pPr>
            <w:r w:rsidRPr="00895B89">
              <w:t>Skua</w:t>
            </w:r>
          </w:p>
        </w:tc>
        <w:tc>
          <w:tcPr>
            <w:tcW w:w="794" w:type="dxa"/>
            <w:shd w:val="clear" w:color="auto" w:fill="auto"/>
            <w:noWrap/>
            <w:vAlign w:val="center"/>
            <w:hideMark/>
          </w:tcPr>
          <w:p w14:paraId="21FD16DF" w14:textId="0F2014E7" w:rsidR="00AB2F07" w:rsidRPr="008D32AB" w:rsidRDefault="00AB2F07" w:rsidP="00AB2F07">
            <w:pPr>
              <w:pStyle w:val="Table"/>
              <w:jc w:val="right"/>
            </w:pPr>
            <w:r w:rsidRPr="00895B89">
              <w:t>20</w:t>
            </w:r>
          </w:p>
        </w:tc>
        <w:tc>
          <w:tcPr>
            <w:tcW w:w="2041" w:type="dxa"/>
            <w:shd w:val="clear" w:color="auto" w:fill="auto"/>
            <w:noWrap/>
            <w:vAlign w:val="center"/>
            <w:hideMark/>
          </w:tcPr>
          <w:p w14:paraId="05632495" w14:textId="7C2F1665" w:rsidR="00AB2F07" w:rsidRPr="008D32AB" w:rsidRDefault="00AB2F07" w:rsidP="00AB2F07">
            <w:pPr>
              <w:pStyle w:val="Table"/>
              <w:jc w:val="right"/>
            </w:pPr>
            <w:r w:rsidRPr="00895B89">
              <w:t>100.00 [83.16, 100.00]</w:t>
            </w:r>
          </w:p>
        </w:tc>
        <w:tc>
          <w:tcPr>
            <w:tcW w:w="2041" w:type="dxa"/>
            <w:shd w:val="clear" w:color="auto" w:fill="auto"/>
            <w:noWrap/>
            <w:vAlign w:val="center"/>
            <w:hideMark/>
          </w:tcPr>
          <w:p w14:paraId="477F2B1D" w14:textId="4EC98D06" w:rsidR="00AB2F07" w:rsidRPr="008D32AB" w:rsidRDefault="00AB2F07" w:rsidP="00AB2F07">
            <w:pPr>
              <w:pStyle w:val="Table"/>
              <w:jc w:val="right"/>
            </w:pPr>
            <w:r w:rsidRPr="00895B89">
              <w:t>95.00 [75.13, 99.87]</w:t>
            </w:r>
          </w:p>
        </w:tc>
      </w:tr>
      <w:tr w:rsidR="00AB2F07" w:rsidRPr="008D32AB" w14:paraId="3546B90E" w14:textId="77777777" w:rsidTr="00AB2F07">
        <w:trPr>
          <w:trHeight w:val="290"/>
        </w:trPr>
        <w:tc>
          <w:tcPr>
            <w:tcW w:w="1077" w:type="dxa"/>
            <w:shd w:val="clear" w:color="auto" w:fill="auto"/>
            <w:noWrap/>
            <w:vAlign w:val="center"/>
            <w:hideMark/>
          </w:tcPr>
          <w:p w14:paraId="1A9747F1" w14:textId="590CC225" w:rsidR="00AB2F07" w:rsidRPr="008D32AB" w:rsidRDefault="00AB2F07" w:rsidP="00AB2F07">
            <w:pPr>
              <w:pStyle w:val="Table"/>
            </w:pPr>
            <w:r w:rsidRPr="00895B89">
              <w:t>2023/2024</w:t>
            </w:r>
          </w:p>
        </w:tc>
        <w:tc>
          <w:tcPr>
            <w:tcW w:w="1361" w:type="dxa"/>
            <w:shd w:val="clear" w:color="auto" w:fill="auto"/>
            <w:noWrap/>
            <w:vAlign w:val="center"/>
            <w:hideMark/>
          </w:tcPr>
          <w:p w14:paraId="38AFB79A" w14:textId="44A009AD" w:rsidR="00AB2F07" w:rsidRPr="008D32AB" w:rsidRDefault="00AB2F07" w:rsidP="00AB2F07">
            <w:pPr>
              <w:pStyle w:val="Table"/>
            </w:pPr>
            <w:r w:rsidRPr="00895B89">
              <w:t>Sealion</w:t>
            </w:r>
          </w:p>
        </w:tc>
        <w:tc>
          <w:tcPr>
            <w:tcW w:w="1928" w:type="dxa"/>
            <w:shd w:val="clear" w:color="auto" w:fill="auto"/>
            <w:noWrap/>
            <w:vAlign w:val="center"/>
            <w:hideMark/>
          </w:tcPr>
          <w:p w14:paraId="48235A9F" w14:textId="77FE9B57" w:rsidR="00AB2F07" w:rsidRPr="008D32AB" w:rsidRDefault="00AB2F07" w:rsidP="00AB2F07">
            <w:pPr>
              <w:pStyle w:val="Table"/>
            </w:pPr>
            <w:r w:rsidRPr="00895B89">
              <w:t>Shag</w:t>
            </w:r>
          </w:p>
        </w:tc>
        <w:tc>
          <w:tcPr>
            <w:tcW w:w="794" w:type="dxa"/>
            <w:shd w:val="clear" w:color="auto" w:fill="auto"/>
            <w:noWrap/>
            <w:vAlign w:val="center"/>
            <w:hideMark/>
          </w:tcPr>
          <w:p w14:paraId="0F587123" w14:textId="24C0F55C" w:rsidR="00AB2F07" w:rsidRPr="008D32AB" w:rsidRDefault="00AB2F07" w:rsidP="00AB2F07">
            <w:pPr>
              <w:pStyle w:val="Table"/>
              <w:jc w:val="right"/>
            </w:pPr>
            <w:r w:rsidRPr="00895B89">
              <w:t>10</w:t>
            </w:r>
          </w:p>
        </w:tc>
        <w:tc>
          <w:tcPr>
            <w:tcW w:w="2041" w:type="dxa"/>
            <w:shd w:val="clear" w:color="auto" w:fill="auto"/>
            <w:noWrap/>
            <w:vAlign w:val="center"/>
            <w:hideMark/>
          </w:tcPr>
          <w:p w14:paraId="4EF90A5B" w14:textId="0124095D" w:rsidR="00AB2F07" w:rsidRPr="008D32AB" w:rsidRDefault="00AB2F07" w:rsidP="00AB2F07">
            <w:pPr>
              <w:pStyle w:val="Table"/>
              <w:jc w:val="right"/>
            </w:pPr>
            <w:r w:rsidRPr="00895B89">
              <w:t>0.00 [0.00, 30.85]</w:t>
            </w:r>
          </w:p>
        </w:tc>
        <w:tc>
          <w:tcPr>
            <w:tcW w:w="2041" w:type="dxa"/>
            <w:shd w:val="clear" w:color="auto" w:fill="auto"/>
            <w:noWrap/>
            <w:vAlign w:val="center"/>
            <w:hideMark/>
          </w:tcPr>
          <w:p w14:paraId="430F1934" w14:textId="1F25612C" w:rsidR="00AB2F07" w:rsidRPr="008D32AB" w:rsidRDefault="00AB2F07" w:rsidP="00AB2F07">
            <w:pPr>
              <w:pStyle w:val="Table"/>
              <w:jc w:val="right"/>
            </w:pPr>
            <w:r w:rsidRPr="00895B89">
              <w:t>0.00 [0.00, 30.85]</w:t>
            </w:r>
          </w:p>
        </w:tc>
      </w:tr>
      <w:tr w:rsidR="00AB2F07" w:rsidRPr="008D32AB" w14:paraId="3903EA4F" w14:textId="77777777" w:rsidTr="00AB2F07">
        <w:trPr>
          <w:trHeight w:val="290"/>
        </w:trPr>
        <w:tc>
          <w:tcPr>
            <w:tcW w:w="1077" w:type="dxa"/>
            <w:shd w:val="clear" w:color="auto" w:fill="auto"/>
            <w:noWrap/>
            <w:vAlign w:val="center"/>
            <w:hideMark/>
          </w:tcPr>
          <w:p w14:paraId="75362DC4" w14:textId="39C8CD95" w:rsidR="00AB2F07" w:rsidRPr="008D32AB" w:rsidRDefault="00AB2F07" w:rsidP="00AB2F07">
            <w:pPr>
              <w:pStyle w:val="Table"/>
            </w:pPr>
            <w:r w:rsidRPr="00895B89">
              <w:t>2023/2024</w:t>
            </w:r>
          </w:p>
        </w:tc>
        <w:tc>
          <w:tcPr>
            <w:tcW w:w="1361" w:type="dxa"/>
            <w:shd w:val="clear" w:color="auto" w:fill="auto"/>
            <w:noWrap/>
            <w:vAlign w:val="center"/>
            <w:hideMark/>
          </w:tcPr>
          <w:p w14:paraId="3A86B6AF" w14:textId="41B1BDDE" w:rsidR="00AB2F07" w:rsidRPr="008D32AB" w:rsidRDefault="00AB2F07" w:rsidP="00AB2F07">
            <w:pPr>
              <w:pStyle w:val="Table"/>
            </w:pPr>
            <w:r w:rsidRPr="00895B89">
              <w:t>Sealion</w:t>
            </w:r>
          </w:p>
        </w:tc>
        <w:tc>
          <w:tcPr>
            <w:tcW w:w="1928" w:type="dxa"/>
            <w:shd w:val="clear" w:color="auto" w:fill="auto"/>
            <w:noWrap/>
            <w:vAlign w:val="center"/>
            <w:hideMark/>
          </w:tcPr>
          <w:p w14:paraId="5D1B226D" w14:textId="2406111A" w:rsidR="00AB2F07" w:rsidRPr="008D32AB" w:rsidRDefault="00AB2F07" w:rsidP="00AB2F07">
            <w:pPr>
              <w:pStyle w:val="Table"/>
            </w:pPr>
            <w:r w:rsidRPr="00895B89">
              <w:t>Gentoo penguin</w:t>
            </w:r>
          </w:p>
        </w:tc>
        <w:tc>
          <w:tcPr>
            <w:tcW w:w="794" w:type="dxa"/>
            <w:shd w:val="clear" w:color="auto" w:fill="auto"/>
            <w:noWrap/>
            <w:vAlign w:val="center"/>
            <w:hideMark/>
          </w:tcPr>
          <w:p w14:paraId="75049B0B" w14:textId="5A2BB3FD" w:rsidR="00AB2F07" w:rsidRPr="008D32AB" w:rsidRDefault="00AB2F07" w:rsidP="00AB2F07">
            <w:pPr>
              <w:pStyle w:val="Table"/>
              <w:jc w:val="right"/>
            </w:pPr>
            <w:r w:rsidRPr="00895B89">
              <w:t>10</w:t>
            </w:r>
          </w:p>
        </w:tc>
        <w:tc>
          <w:tcPr>
            <w:tcW w:w="2041" w:type="dxa"/>
            <w:shd w:val="clear" w:color="auto" w:fill="auto"/>
            <w:noWrap/>
            <w:vAlign w:val="center"/>
            <w:hideMark/>
          </w:tcPr>
          <w:p w14:paraId="4CBCE0F8" w14:textId="25E58CAD" w:rsidR="00AB2F07" w:rsidRPr="008D32AB" w:rsidRDefault="00AB2F07" w:rsidP="00AB2F07">
            <w:pPr>
              <w:pStyle w:val="Table"/>
              <w:jc w:val="right"/>
            </w:pPr>
            <w:r w:rsidRPr="00895B89">
              <w:t>10.00 [0.25, 44.50]</w:t>
            </w:r>
          </w:p>
        </w:tc>
        <w:tc>
          <w:tcPr>
            <w:tcW w:w="2041" w:type="dxa"/>
            <w:shd w:val="clear" w:color="auto" w:fill="auto"/>
            <w:noWrap/>
            <w:vAlign w:val="center"/>
            <w:hideMark/>
          </w:tcPr>
          <w:p w14:paraId="050F5A32" w14:textId="662F9781" w:rsidR="00AB2F07" w:rsidRPr="008D32AB" w:rsidRDefault="00AB2F07" w:rsidP="00AB2F07">
            <w:pPr>
              <w:pStyle w:val="Table"/>
              <w:jc w:val="right"/>
            </w:pPr>
            <w:r w:rsidRPr="00895B89">
              <w:t>0.00 [0.00, 30.85]</w:t>
            </w:r>
          </w:p>
        </w:tc>
      </w:tr>
      <w:tr w:rsidR="00AB2F07" w:rsidRPr="008D32AB" w14:paraId="68F49403" w14:textId="77777777" w:rsidTr="00AB2F07">
        <w:trPr>
          <w:trHeight w:val="290"/>
        </w:trPr>
        <w:tc>
          <w:tcPr>
            <w:tcW w:w="1077" w:type="dxa"/>
            <w:shd w:val="clear" w:color="auto" w:fill="auto"/>
            <w:noWrap/>
            <w:vAlign w:val="center"/>
            <w:hideMark/>
          </w:tcPr>
          <w:p w14:paraId="6640B0BD" w14:textId="488CD620" w:rsidR="00AB2F07" w:rsidRPr="008D32AB" w:rsidRDefault="00AB2F07" w:rsidP="00AB2F07">
            <w:pPr>
              <w:pStyle w:val="Table"/>
            </w:pPr>
            <w:r w:rsidRPr="00895B89">
              <w:t>2023/2024</w:t>
            </w:r>
          </w:p>
        </w:tc>
        <w:tc>
          <w:tcPr>
            <w:tcW w:w="1361" w:type="dxa"/>
            <w:shd w:val="clear" w:color="auto" w:fill="auto"/>
            <w:noWrap/>
            <w:vAlign w:val="center"/>
            <w:hideMark/>
          </w:tcPr>
          <w:p w14:paraId="5AC92CE8" w14:textId="28CE66F5" w:rsidR="00AB2F07" w:rsidRPr="008D32AB" w:rsidRDefault="00AB2F07" w:rsidP="00AB2F07">
            <w:pPr>
              <w:pStyle w:val="Table"/>
            </w:pPr>
            <w:r w:rsidRPr="00895B89">
              <w:t>Sealion</w:t>
            </w:r>
          </w:p>
        </w:tc>
        <w:tc>
          <w:tcPr>
            <w:tcW w:w="1928" w:type="dxa"/>
            <w:shd w:val="clear" w:color="auto" w:fill="auto"/>
            <w:noWrap/>
            <w:vAlign w:val="center"/>
            <w:hideMark/>
          </w:tcPr>
          <w:p w14:paraId="72CCAFD9" w14:textId="5A1636BB" w:rsidR="00AB2F07" w:rsidRPr="008D32AB" w:rsidRDefault="00AB2F07" w:rsidP="00AB2F07">
            <w:pPr>
              <w:pStyle w:val="Table"/>
            </w:pPr>
            <w:proofErr w:type="spellStart"/>
            <w:r w:rsidRPr="00895B89">
              <w:t>Magellanic</w:t>
            </w:r>
            <w:proofErr w:type="spellEnd"/>
            <w:r w:rsidRPr="00895B89">
              <w:t xml:space="preserve"> penguin</w:t>
            </w:r>
          </w:p>
        </w:tc>
        <w:tc>
          <w:tcPr>
            <w:tcW w:w="794" w:type="dxa"/>
            <w:shd w:val="clear" w:color="auto" w:fill="auto"/>
            <w:noWrap/>
            <w:vAlign w:val="center"/>
            <w:hideMark/>
          </w:tcPr>
          <w:p w14:paraId="3183036E" w14:textId="75C222B8" w:rsidR="00AB2F07" w:rsidRPr="008D32AB" w:rsidRDefault="00AB2F07" w:rsidP="00AB2F07">
            <w:pPr>
              <w:pStyle w:val="Table"/>
              <w:jc w:val="right"/>
            </w:pPr>
            <w:r w:rsidRPr="00895B89">
              <w:t>9</w:t>
            </w:r>
          </w:p>
        </w:tc>
        <w:tc>
          <w:tcPr>
            <w:tcW w:w="2041" w:type="dxa"/>
            <w:shd w:val="clear" w:color="auto" w:fill="auto"/>
            <w:noWrap/>
            <w:vAlign w:val="center"/>
            <w:hideMark/>
          </w:tcPr>
          <w:p w14:paraId="0A276682" w14:textId="23CBC6A1" w:rsidR="00AB2F07" w:rsidRPr="008D32AB" w:rsidRDefault="00AB2F07" w:rsidP="00AB2F07">
            <w:pPr>
              <w:pStyle w:val="Table"/>
              <w:jc w:val="right"/>
            </w:pPr>
            <w:r w:rsidRPr="00895B89">
              <w:t>0.00 [0.00, 33.63]</w:t>
            </w:r>
          </w:p>
        </w:tc>
        <w:tc>
          <w:tcPr>
            <w:tcW w:w="2041" w:type="dxa"/>
            <w:shd w:val="clear" w:color="auto" w:fill="auto"/>
            <w:noWrap/>
            <w:vAlign w:val="center"/>
            <w:hideMark/>
          </w:tcPr>
          <w:p w14:paraId="24945103" w14:textId="356A0E65" w:rsidR="00AB2F07" w:rsidRPr="008D32AB" w:rsidRDefault="00AB2F07" w:rsidP="00AB2F07">
            <w:pPr>
              <w:pStyle w:val="Table"/>
              <w:jc w:val="right"/>
            </w:pPr>
            <w:r w:rsidRPr="00895B89">
              <w:t>0.00 [0.00, 33.63]</w:t>
            </w:r>
          </w:p>
        </w:tc>
      </w:tr>
      <w:tr w:rsidR="00AB2F07" w:rsidRPr="008D32AB" w14:paraId="21AE7EBB" w14:textId="77777777" w:rsidTr="00AB2F07">
        <w:trPr>
          <w:trHeight w:val="290"/>
        </w:trPr>
        <w:tc>
          <w:tcPr>
            <w:tcW w:w="1077" w:type="dxa"/>
            <w:shd w:val="clear" w:color="auto" w:fill="auto"/>
            <w:noWrap/>
            <w:vAlign w:val="center"/>
            <w:hideMark/>
          </w:tcPr>
          <w:p w14:paraId="09DF3293" w14:textId="4857B3B6" w:rsidR="00AB2F07" w:rsidRPr="008D32AB" w:rsidRDefault="00AB2F07" w:rsidP="00AB2F07">
            <w:pPr>
              <w:pStyle w:val="Table"/>
            </w:pPr>
            <w:r w:rsidRPr="00895B89">
              <w:t>2023/2024</w:t>
            </w:r>
          </w:p>
        </w:tc>
        <w:tc>
          <w:tcPr>
            <w:tcW w:w="1361" w:type="dxa"/>
            <w:shd w:val="clear" w:color="auto" w:fill="auto"/>
            <w:noWrap/>
            <w:vAlign w:val="center"/>
            <w:hideMark/>
          </w:tcPr>
          <w:p w14:paraId="52A3F211" w14:textId="052804C7" w:rsidR="00AB2F07" w:rsidRPr="008D32AB" w:rsidRDefault="00AB2F07" w:rsidP="00AB2F07">
            <w:pPr>
              <w:pStyle w:val="Table"/>
            </w:pPr>
            <w:r w:rsidRPr="00895B89">
              <w:t>Sealion</w:t>
            </w:r>
          </w:p>
        </w:tc>
        <w:tc>
          <w:tcPr>
            <w:tcW w:w="1928" w:type="dxa"/>
            <w:shd w:val="clear" w:color="auto" w:fill="auto"/>
            <w:noWrap/>
            <w:vAlign w:val="center"/>
            <w:hideMark/>
          </w:tcPr>
          <w:p w14:paraId="768A46A5" w14:textId="5AFC4048" w:rsidR="00AB2F07" w:rsidRPr="008D32AB" w:rsidRDefault="00AB2F07" w:rsidP="00AB2F07">
            <w:pPr>
              <w:pStyle w:val="Table"/>
            </w:pPr>
            <w:r w:rsidRPr="00895B89">
              <w:t>Striated caracara</w:t>
            </w:r>
          </w:p>
        </w:tc>
        <w:tc>
          <w:tcPr>
            <w:tcW w:w="794" w:type="dxa"/>
            <w:shd w:val="clear" w:color="auto" w:fill="auto"/>
            <w:noWrap/>
            <w:vAlign w:val="center"/>
            <w:hideMark/>
          </w:tcPr>
          <w:p w14:paraId="31C52B4B" w14:textId="63F854E3" w:rsidR="00AB2F07" w:rsidRPr="008D32AB" w:rsidRDefault="00AB2F07" w:rsidP="00AB2F07">
            <w:pPr>
              <w:pStyle w:val="Table"/>
              <w:jc w:val="right"/>
            </w:pPr>
            <w:r w:rsidRPr="00895B89">
              <w:t>9</w:t>
            </w:r>
          </w:p>
        </w:tc>
        <w:tc>
          <w:tcPr>
            <w:tcW w:w="2041" w:type="dxa"/>
            <w:shd w:val="clear" w:color="auto" w:fill="auto"/>
            <w:noWrap/>
            <w:vAlign w:val="center"/>
            <w:hideMark/>
          </w:tcPr>
          <w:p w14:paraId="741A9FC1" w14:textId="7466AA16" w:rsidR="00AB2F07" w:rsidRPr="008D32AB" w:rsidRDefault="00AB2F07" w:rsidP="00AB2F07">
            <w:pPr>
              <w:pStyle w:val="Table"/>
              <w:jc w:val="right"/>
            </w:pPr>
            <w:r w:rsidRPr="00895B89">
              <w:t>100.00 [66.37, 100.00]</w:t>
            </w:r>
          </w:p>
        </w:tc>
        <w:tc>
          <w:tcPr>
            <w:tcW w:w="2041" w:type="dxa"/>
            <w:shd w:val="clear" w:color="auto" w:fill="auto"/>
            <w:noWrap/>
            <w:vAlign w:val="center"/>
            <w:hideMark/>
          </w:tcPr>
          <w:p w14:paraId="3C6FA234" w14:textId="5EA80577" w:rsidR="00AB2F07" w:rsidRPr="008D32AB" w:rsidRDefault="00AB2F07" w:rsidP="00AB2F07">
            <w:pPr>
              <w:pStyle w:val="Table"/>
              <w:jc w:val="right"/>
            </w:pPr>
            <w:r w:rsidRPr="00895B89">
              <w:t>100.00 [66.37, 100.00]</w:t>
            </w:r>
          </w:p>
        </w:tc>
      </w:tr>
      <w:tr w:rsidR="00AB2F07" w:rsidRPr="008D32AB" w14:paraId="46DC47BF" w14:textId="77777777" w:rsidTr="00AB2F07">
        <w:trPr>
          <w:trHeight w:val="290"/>
        </w:trPr>
        <w:tc>
          <w:tcPr>
            <w:tcW w:w="1077" w:type="dxa"/>
            <w:shd w:val="clear" w:color="auto" w:fill="auto"/>
            <w:noWrap/>
            <w:vAlign w:val="center"/>
            <w:hideMark/>
          </w:tcPr>
          <w:p w14:paraId="3E409D9B" w14:textId="1DFC8AFF" w:rsidR="00AB2F07" w:rsidRPr="008D32AB" w:rsidRDefault="00AB2F07" w:rsidP="00AB2F07">
            <w:pPr>
              <w:pStyle w:val="Table"/>
            </w:pPr>
            <w:r w:rsidRPr="00895B89">
              <w:t>2023/2024</w:t>
            </w:r>
          </w:p>
        </w:tc>
        <w:tc>
          <w:tcPr>
            <w:tcW w:w="1361" w:type="dxa"/>
            <w:shd w:val="clear" w:color="auto" w:fill="auto"/>
            <w:noWrap/>
            <w:vAlign w:val="center"/>
            <w:hideMark/>
          </w:tcPr>
          <w:p w14:paraId="4FEB1CB3" w14:textId="7EB5C35C" w:rsidR="00AB2F07" w:rsidRPr="008D32AB" w:rsidRDefault="00AB2F07" w:rsidP="00AB2F07">
            <w:pPr>
              <w:pStyle w:val="Table"/>
            </w:pPr>
            <w:r w:rsidRPr="00895B89">
              <w:t>Sealion</w:t>
            </w:r>
          </w:p>
        </w:tc>
        <w:tc>
          <w:tcPr>
            <w:tcW w:w="1928" w:type="dxa"/>
            <w:shd w:val="clear" w:color="auto" w:fill="auto"/>
            <w:noWrap/>
            <w:vAlign w:val="center"/>
            <w:hideMark/>
          </w:tcPr>
          <w:p w14:paraId="09B8CD42" w14:textId="163B04B5" w:rsidR="00AB2F07" w:rsidRPr="008D32AB" w:rsidRDefault="00AB2F07" w:rsidP="00AB2F07">
            <w:pPr>
              <w:pStyle w:val="Table"/>
            </w:pPr>
            <w:r w:rsidRPr="00895B89">
              <w:t>Giant petrel</w:t>
            </w:r>
          </w:p>
        </w:tc>
        <w:tc>
          <w:tcPr>
            <w:tcW w:w="794" w:type="dxa"/>
            <w:shd w:val="clear" w:color="auto" w:fill="auto"/>
            <w:noWrap/>
            <w:vAlign w:val="center"/>
            <w:hideMark/>
          </w:tcPr>
          <w:p w14:paraId="11A7025E" w14:textId="62FBA1AF" w:rsidR="00AB2F07" w:rsidRPr="008D32AB" w:rsidRDefault="00AB2F07" w:rsidP="00AB2F07">
            <w:pPr>
              <w:pStyle w:val="Table"/>
              <w:jc w:val="right"/>
            </w:pPr>
            <w:r w:rsidRPr="00895B89">
              <w:t>5</w:t>
            </w:r>
          </w:p>
        </w:tc>
        <w:tc>
          <w:tcPr>
            <w:tcW w:w="2041" w:type="dxa"/>
            <w:shd w:val="clear" w:color="auto" w:fill="auto"/>
            <w:noWrap/>
            <w:vAlign w:val="center"/>
            <w:hideMark/>
          </w:tcPr>
          <w:p w14:paraId="4F129C20" w14:textId="631BB255" w:rsidR="00AB2F07" w:rsidRPr="008D32AB" w:rsidRDefault="00AB2F07" w:rsidP="00AB2F07">
            <w:pPr>
              <w:pStyle w:val="Table"/>
              <w:jc w:val="right"/>
            </w:pPr>
            <w:r w:rsidRPr="00895B89">
              <w:t>100.00 [47.82, 100.00]</w:t>
            </w:r>
          </w:p>
        </w:tc>
        <w:tc>
          <w:tcPr>
            <w:tcW w:w="2041" w:type="dxa"/>
            <w:shd w:val="clear" w:color="auto" w:fill="auto"/>
            <w:noWrap/>
            <w:vAlign w:val="center"/>
            <w:hideMark/>
          </w:tcPr>
          <w:p w14:paraId="17FC5883" w14:textId="51D219A7" w:rsidR="00AB2F07" w:rsidRPr="008D32AB" w:rsidRDefault="00AB2F07" w:rsidP="00AB2F07">
            <w:pPr>
              <w:pStyle w:val="Table"/>
              <w:jc w:val="right"/>
            </w:pPr>
            <w:r w:rsidRPr="00895B89">
              <w:t>20.00 [0.51, 71.64]</w:t>
            </w:r>
          </w:p>
        </w:tc>
      </w:tr>
      <w:tr w:rsidR="00AB2F07" w:rsidRPr="008D32AB" w14:paraId="15F1C943" w14:textId="77777777" w:rsidTr="00AB2F07">
        <w:trPr>
          <w:trHeight w:val="290"/>
        </w:trPr>
        <w:tc>
          <w:tcPr>
            <w:tcW w:w="1077" w:type="dxa"/>
            <w:shd w:val="clear" w:color="auto" w:fill="auto"/>
            <w:noWrap/>
            <w:vAlign w:val="center"/>
            <w:hideMark/>
          </w:tcPr>
          <w:p w14:paraId="0BB94009" w14:textId="1859903B" w:rsidR="00AB2F07" w:rsidRPr="008D32AB" w:rsidRDefault="00AB2F07" w:rsidP="00AB2F07">
            <w:pPr>
              <w:pStyle w:val="Table"/>
            </w:pPr>
            <w:r w:rsidRPr="00895B89">
              <w:t>2023/2024</w:t>
            </w:r>
          </w:p>
        </w:tc>
        <w:tc>
          <w:tcPr>
            <w:tcW w:w="1361" w:type="dxa"/>
            <w:shd w:val="clear" w:color="auto" w:fill="auto"/>
            <w:noWrap/>
            <w:vAlign w:val="center"/>
            <w:hideMark/>
          </w:tcPr>
          <w:p w14:paraId="5CDA3DFC" w14:textId="51ADF37D" w:rsidR="00AB2F07" w:rsidRPr="008D32AB" w:rsidRDefault="00AB2F07" w:rsidP="00AB2F07">
            <w:pPr>
              <w:pStyle w:val="Table"/>
            </w:pPr>
            <w:r w:rsidRPr="00895B89">
              <w:t>Sealion</w:t>
            </w:r>
          </w:p>
        </w:tc>
        <w:tc>
          <w:tcPr>
            <w:tcW w:w="1928" w:type="dxa"/>
            <w:shd w:val="clear" w:color="auto" w:fill="auto"/>
            <w:noWrap/>
            <w:vAlign w:val="center"/>
            <w:hideMark/>
          </w:tcPr>
          <w:p w14:paraId="3B88C689" w14:textId="024C020B" w:rsidR="00AB2F07" w:rsidRPr="008D32AB" w:rsidRDefault="00AB2F07" w:rsidP="00AB2F07">
            <w:pPr>
              <w:pStyle w:val="Table"/>
            </w:pPr>
            <w:r w:rsidRPr="00895B89">
              <w:t>Skua</w:t>
            </w:r>
          </w:p>
        </w:tc>
        <w:tc>
          <w:tcPr>
            <w:tcW w:w="794" w:type="dxa"/>
            <w:shd w:val="clear" w:color="auto" w:fill="auto"/>
            <w:noWrap/>
            <w:vAlign w:val="center"/>
            <w:hideMark/>
          </w:tcPr>
          <w:p w14:paraId="09355562" w14:textId="7B734674" w:rsidR="00AB2F07" w:rsidRPr="008D32AB" w:rsidRDefault="00AB2F07" w:rsidP="00AB2F07">
            <w:pPr>
              <w:pStyle w:val="Table"/>
              <w:jc w:val="right"/>
            </w:pPr>
            <w:r w:rsidRPr="00895B89">
              <w:t>14</w:t>
            </w:r>
          </w:p>
        </w:tc>
        <w:tc>
          <w:tcPr>
            <w:tcW w:w="2041" w:type="dxa"/>
            <w:shd w:val="clear" w:color="auto" w:fill="auto"/>
            <w:noWrap/>
            <w:vAlign w:val="center"/>
            <w:hideMark/>
          </w:tcPr>
          <w:p w14:paraId="5E193B62" w14:textId="38E57CE5" w:rsidR="00AB2F07" w:rsidRPr="008D32AB" w:rsidRDefault="00AB2F07" w:rsidP="00AB2F07">
            <w:pPr>
              <w:pStyle w:val="Table"/>
              <w:jc w:val="right"/>
            </w:pPr>
            <w:r w:rsidRPr="00895B89">
              <w:t>64.29 [35.14, 87.24]</w:t>
            </w:r>
          </w:p>
        </w:tc>
        <w:tc>
          <w:tcPr>
            <w:tcW w:w="2041" w:type="dxa"/>
            <w:shd w:val="clear" w:color="auto" w:fill="auto"/>
            <w:noWrap/>
            <w:vAlign w:val="center"/>
            <w:hideMark/>
          </w:tcPr>
          <w:p w14:paraId="090813F1" w14:textId="1478CBAE" w:rsidR="00AB2F07" w:rsidRPr="008D32AB" w:rsidRDefault="00AB2F07" w:rsidP="00AB2F07">
            <w:pPr>
              <w:pStyle w:val="Table"/>
              <w:jc w:val="right"/>
            </w:pPr>
            <w:r w:rsidRPr="00895B89">
              <w:t>42.86 [17.66, 71.14]</w:t>
            </w:r>
          </w:p>
        </w:tc>
      </w:tr>
      <w:tr w:rsidR="00AB2F07" w:rsidRPr="008D32AB" w14:paraId="57C78288" w14:textId="77777777" w:rsidTr="00AB2F07">
        <w:trPr>
          <w:trHeight w:val="290"/>
        </w:trPr>
        <w:tc>
          <w:tcPr>
            <w:tcW w:w="1077" w:type="dxa"/>
            <w:shd w:val="clear" w:color="auto" w:fill="auto"/>
            <w:noWrap/>
            <w:vAlign w:val="center"/>
            <w:hideMark/>
          </w:tcPr>
          <w:p w14:paraId="77C2D877" w14:textId="72E6B99C" w:rsidR="00AB2F07" w:rsidRPr="008D32AB" w:rsidRDefault="00AB2F07" w:rsidP="00AB2F07">
            <w:pPr>
              <w:pStyle w:val="Table"/>
            </w:pPr>
            <w:r w:rsidRPr="00895B89">
              <w:t>2023/2024</w:t>
            </w:r>
          </w:p>
        </w:tc>
        <w:tc>
          <w:tcPr>
            <w:tcW w:w="1361" w:type="dxa"/>
            <w:shd w:val="clear" w:color="auto" w:fill="auto"/>
            <w:noWrap/>
            <w:vAlign w:val="center"/>
            <w:hideMark/>
          </w:tcPr>
          <w:p w14:paraId="08F7583A" w14:textId="72058842" w:rsidR="00AB2F07" w:rsidRPr="008D32AB" w:rsidRDefault="00AB2F07" w:rsidP="00AB2F07">
            <w:pPr>
              <w:pStyle w:val="Table"/>
            </w:pPr>
            <w:r w:rsidRPr="00895B89">
              <w:t>Sealion</w:t>
            </w:r>
          </w:p>
        </w:tc>
        <w:tc>
          <w:tcPr>
            <w:tcW w:w="1928" w:type="dxa"/>
            <w:shd w:val="clear" w:color="auto" w:fill="auto"/>
            <w:noWrap/>
            <w:vAlign w:val="center"/>
            <w:hideMark/>
          </w:tcPr>
          <w:p w14:paraId="14005A73" w14:textId="69BA8C86" w:rsidR="00AB2F07" w:rsidRPr="008D32AB" w:rsidRDefault="00AB2F07" w:rsidP="00AB2F07">
            <w:pPr>
              <w:pStyle w:val="Table"/>
            </w:pPr>
            <w:r w:rsidRPr="00895B89">
              <w:t>Kelp gull</w:t>
            </w:r>
          </w:p>
        </w:tc>
        <w:tc>
          <w:tcPr>
            <w:tcW w:w="794" w:type="dxa"/>
            <w:shd w:val="clear" w:color="auto" w:fill="auto"/>
            <w:noWrap/>
            <w:vAlign w:val="center"/>
            <w:hideMark/>
          </w:tcPr>
          <w:p w14:paraId="6C9ABC26" w14:textId="0FAB8387" w:rsidR="00AB2F07" w:rsidRPr="008D32AB" w:rsidRDefault="00AB2F07" w:rsidP="00AB2F07">
            <w:pPr>
              <w:pStyle w:val="Table"/>
              <w:jc w:val="right"/>
            </w:pPr>
            <w:r w:rsidRPr="00895B89">
              <w:t>3</w:t>
            </w:r>
          </w:p>
        </w:tc>
        <w:tc>
          <w:tcPr>
            <w:tcW w:w="2041" w:type="dxa"/>
            <w:shd w:val="clear" w:color="auto" w:fill="auto"/>
            <w:noWrap/>
            <w:vAlign w:val="center"/>
            <w:hideMark/>
          </w:tcPr>
          <w:p w14:paraId="0730FDDC" w14:textId="04646A23" w:rsidR="00AB2F07" w:rsidRPr="008D32AB" w:rsidRDefault="00AB2F07" w:rsidP="00AB2F07">
            <w:pPr>
              <w:pStyle w:val="Table"/>
              <w:jc w:val="right"/>
            </w:pPr>
            <w:r w:rsidRPr="00895B89">
              <w:t>100.00 [29.24, 100.00]</w:t>
            </w:r>
          </w:p>
        </w:tc>
        <w:tc>
          <w:tcPr>
            <w:tcW w:w="2041" w:type="dxa"/>
            <w:shd w:val="clear" w:color="auto" w:fill="auto"/>
            <w:noWrap/>
            <w:vAlign w:val="center"/>
            <w:hideMark/>
          </w:tcPr>
          <w:p w14:paraId="7D87A4BB" w14:textId="475059F2" w:rsidR="00AB2F07" w:rsidRPr="008D32AB" w:rsidRDefault="00AB2F07" w:rsidP="00AB2F07">
            <w:pPr>
              <w:pStyle w:val="Table"/>
              <w:jc w:val="right"/>
            </w:pPr>
            <w:r w:rsidRPr="00895B89">
              <w:t>66.67 [9.43, 99.16]</w:t>
            </w:r>
          </w:p>
        </w:tc>
      </w:tr>
      <w:tr w:rsidR="00AB2F07" w:rsidRPr="008D32AB" w14:paraId="7616D87F" w14:textId="77777777" w:rsidTr="00AB2F07">
        <w:trPr>
          <w:trHeight w:val="290"/>
        </w:trPr>
        <w:tc>
          <w:tcPr>
            <w:tcW w:w="1077" w:type="dxa"/>
            <w:shd w:val="clear" w:color="auto" w:fill="auto"/>
            <w:noWrap/>
            <w:vAlign w:val="center"/>
            <w:hideMark/>
          </w:tcPr>
          <w:p w14:paraId="1BE78B20" w14:textId="7BC4172C" w:rsidR="00AB2F07" w:rsidRPr="008D32AB" w:rsidRDefault="00AB2F07" w:rsidP="00AB2F07">
            <w:pPr>
              <w:pStyle w:val="Table"/>
            </w:pPr>
            <w:r w:rsidRPr="00895B89">
              <w:t>2023/2024</w:t>
            </w:r>
          </w:p>
        </w:tc>
        <w:tc>
          <w:tcPr>
            <w:tcW w:w="1361" w:type="dxa"/>
            <w:shd w:val="clear" w:color="auto" w:fill="auto"/>
            <w:noWrap/>
            <w:vAlign w:val="center"/>
            <w:hideMark/>
          </w:tcPr>
          <w:p w14:paraId="1CD11DCC" w14:textId="7365D92F" w:rsidR="00AB2F07" w:rsidRPr="008D32AB" w:rsidRDefault="00AB2F07" w:rsidP="00AB2F07">
            <w:pPr>
              <w:pStyle w:val="Table"/>
            </w:pPr>
            <w:r w:rsidRPr="00895B89">
              <w:t>Sealion</w:t>
            </w:r>
          </w:p>
        </w:tc>
        <w:tc>
          <w:tcPr>
            <w:tcW w:w="1928" w:type="dxa"/>
            <w:shd w:val="clear" w:color="auto" w:fill="auto"/>
            <w:noWrap/>
            <w:vAlign w:val="center"/>
            <w:hideMark/>
          </w:tcPr>
          <w:p w14:paraId="1D70E66A" w14:textId="1C0E8E0F" w:rsidR="00AB2F07" w:rsidRPr="008D32AB" w:rsidRDefault="00AB2F07" w:rsidP="00AB2F07">
            <w:pPr>
              <w:pStyle w:val="Table"/>
            </w:pPr>
            <w:r w:rsidRPr="00895B89">
              <w:t>Dolphin gull</w:t>
            </w:r>
          </w:p>
        </w:tc>
        <w:tc>
          <w:tcPr>
            <w:tcW w:w="794" w:type="dxa"/>
            <w:shd w:val="clear" w:color="auto" w:fill="auto"/>
            <w:noWrap/>
            <w:vAlign w:val="center"/>
            <w:hideMark/>
          </w:tcPr>
          <w:p w14:paraId="0F44390B" w14:textId="6390B272" w:rsidR="00AB2F07" w:rsidRPr="008D32AB" w:rsidRDefault="00AB2F07" w:rsidP="00AB2F07">
            <w:pPr>
              <w:pStyle w:val="Table"/>
              <w:jc w:val="right"/>
            </w:pPr>
            <w:r w:rsidRPr="00895B89">
              <w:t>11</w:t>
            </w:r>
          </w:p>
        </w:tc>
        <w:tc>
          <w:tcPr>
            <w:tcW w:w="2041" w:type="dxa"/>
            <w:shd w:val="clear" w:color="auto" w:fill="auto"/>
            <w:noWrap/>
            <w:vAlign w:val="center"/>
            <w:hideMark/>
          </w:tcPr>
          <w:p w14:paraId="474D07E1" w14:textId="347BE407" w:rsidR="00AB2F07" w:rsidRPr="008D32AB" w:rsidRDefault="00AB2F07" w:rsidP="00AB2F07">
            <w:pPr>
              <w:pStyle w:val="Table"/>
              <w:jc w:val="right"/>
            </w:pPr>
            <w:r w:rsidRPr="00895B89">
              <w:t>81.82 [48.22, 97.72]</w:t>
            </w:r>
          </w:p>
        </w:tc>
        <w:tc>
          <w:tcPr>
            <w:tcW w:w="2041" w:type="dxa"/>
            <w:shd w:val="clear" w:color="auto" w:fill="auto"/>
            <w:noWrap/>
            <w:vAlign w:val="center"/>
            <w:hideMark/>
          </w:tcPr>
          <w:p w14:paraId="71341502" w14:textId="4698A246" w:rsidR="00AB2F07" w:rsidRPr="008D32AB" w:rsidRDefault="00AB2F07" w:rsidP="00AB2F07">
            <w:pPr>
              <w:pStyle w:val="Table"/>
              <w:jc w:val="right"/>
            </w:pPr>
            <w:r w:rsidRPr="00895B89">
              <w:t>36.36 [10.93, 69.21]</w:t>
            </w:r>
          </w:p>
        </w:tc>
      </w:tr>
      <w:tr w:rsidR="00AB2F07" w:rsidRPr="008D32AB" w14:paraId="1A35F6FC" w14:textId="77777777" w:rsidTr="00AB2F07">
        <w:trPr>
          <w:trHeight w:val="290"/>
        </w:trPr>
        <w:tc>
          <w:tcPr>
            <w:tcW w:w="1077" w:type="dxa"/>
            <w:shd w:val="clear" w:color="auto" w:fill="auto"/>
            <w:noWrap/>
            <w:vAlign w:val="center"/>
            <w:hideMark/>
          </w:tcPr>
          <w:p w14:paraId="657C7A31" w14:textId="678217FE" w:rsidR="00AB2F07" w:rsidRPr="008D32AB" w:rsidRDefault="00AB2F07" w:rsidP="00AB2F07">
            <w:pPr>
              <w:pStyle w:val="Table"/>
            </w:pPr>
            <w:r w:rsidRPr="00895B89">
              <w:t>2023/2024</w:t>
            </w:r>
          </w:p>
        </w:tc>
        <w:tc>
          <w:tcPr>
            <w:tcW w:w="1361" w:type="dxa"/>
            <w:shd w:val="clear" w:color="auto" w:fill="auto"/>
            <w:noWrap/>
            <w:vAlign w:val="center"/>
            <w:hideMark/>
          </w:tcPr>
          <w:p w14:paraId="7368A5F4" w14:textId="06092897" w:rsidR="00AB2F07" w:rsidRPr="008D32AB" w:rsidRDefault="00AB2F07" w:rsidP="00AB2F07">
            <w:pPr>
              <w:pStyle w:val="Table"/>
            </w:pPr>
            <w:r w:rsidRPr="00895B89">
              <w:t>Sealion</w:t>
            </w:r>
          </w:p>
        </w:tc>
        <w:tc>
          <w:tcPr>
            <w:tcW w:w="1928" w:type="dxa"/>
            <w:shd w:val="clear" w:color="auto" w:fill="auto"/>
            <w:noWrap/>
            <w:vAlign w:val="center"/>
            <w:hideMark/>
          </w:tcPr>
          <w:p w14:paraId="10B38106" w14:textId="0A5C5A5E" w:rsidR="00AB2F07" w:rsidRPr="008D32AB" w:rsidRDefault="00AB2F07" w:rsidP="00AB2F07">
            <w:pPr>
              <w:pStyle w:val="Table"/>
            </w:pPr>
            <w:r w:rsidRPr="00895B89">
              <w:t>Sheathbill</w:t>
            </w:r>
          </w:p>
        </w:tc>
        <w:tc>
          <w:tcPr>
            <w:tcW w:w="794" w:type="dxa"/>
            <w:shd w:val="clear" w:color="auto" w:fill="auto"/>
            <w:noWrap/>
            <w:vAlign w:val="center"/>
            <w:hideMark/>
          </w:tcPr>
          <w:p w14:paraId="51696E90" w14:textId="670BDF61" w:rsidR="00AB2F07" w:rsidRPr="008D32AB" w:rsidRDefault="00AB2F07" w:rsidP="00AB2F07">
            <w:pPr>
              <w:pStyle w:val="Table"/>
              <w:jc w:val="right"/>
            </w:pPr>
            <w:r w:rsidRPr="00895B89">
              <w:t>4</w:t>
            </w:r>
          </w:p>
        </w:tc>
        <w:tc>
          <w:tcPr>
            <w:tcW w:w="2041" w:type="dxa"/>
            <w:shd w:val="clear" w:color="auto" w:fill="auto"/>
            <w:noWrap/>
            <w:vAlign w:val="center"/>
            <w:hideMark/>
          </w:tcPr>
          <w:p w14:paraId="54C36AAB" w14:textId="12E610B7" w:rsidR="00AB2F07" w:rsidRPr="008D32AB" w:rsidRDefault="00AB2F07" w:rsidP="00AB2F07">
            <w:pPr>
              <w:pStyle w:val="Table"/>
              <w:jc w:val="right"/>
            </w:pPr>
            <w:r w:rsidRPr="00895B89">
              <w:t>75.00 [19.41, 99.37]</w:t>
            </w:r>
          </w:p>
        </w:tc>
        <w:tc>
          <w:tcPr>
            <w:tcW w:w="2041" w:type="dxa"/>
            <w:shd w:val="clear" w:color="auto" w:fill="auto"/>
            <w:noWrap/>
            <w:vAlign w:val="center"/>
            <w:hideMark/>
          </w:tcPr>
          <w:p w14:paraId="67E01296" w14:textId="0ECE504C" w:rsidR="00AB2F07" w:rsidRPr="008D32AB" w:rsidRDefault="00AB2F07" w:rsidP="00AB2F07">
            <w:pPr>
              <w:pStyle w:val="Table"/>
              <w:jc w:val="right"/>
            </w:pPr>
            <w:r w:rsidRPr="00895B89">
              <w:t>0.00 [0.00, 60.24]</w:t>
            </w:r>
          </w:p>
        </w:tc>
      </w:tr>
      <w:tr w:rsidR="00AB2F07" w:rsidRPr="008D32AB" w14:paraId="61E9315B" w14:textId="77777777" w:rsidTr="00AB2F07">
        <w:trPr>
          <w:trHeight w:val="290"/>
        </w:trPr>
        <w:tc>
          <w:tcPr>
            <w:tcW w:w="1077" w:type="dxa"/>
            <w:shd w:val="clear" w:color="auto" w:fill="auto"/>
            <w:noWrap/>
            <w:vAlign w:val="center"/>
            <w:hideMark/>
          </w:tcPr>
          <w:p w14:paraId="2350EA01" w14:textId="2A5AE53B" w:rsidR="00AB2F07" w:rsidRPr="008D32AB" w:rsidRDefault="00AB2F07" w:rsidP="00AB2F07">
            <w:pPr>
              <w:pStyle w:val="Table"/>
            </w:pPr>
            <w:r w:rsidRPr="00895B89">
              <w:t>2023/2024</w:t>
            </w:r>
          </w:p>
        </w:tc>
        <w:tc>
          <w:tcPr>
            <w:tcW w:w="1361" w:type="dxa"/>
            <w:shd w:val="clear" w:color="auto" w:fill="auto"/>
            <w:noWrap/>
            <w:vAlign w:val="center"/>
            <w:hideMark/>
          </w:tcPr>
          <w:p w14:paraId="722DF4A3" w14:textId="5F1E0696" w:rsidR="00AB2F07" w:rsidRPr="008D32AB" w:rsidRDefault="00AB2F07" w:rsidP="00AB2F07">
            <w:pPr>
              <w:pStyle w:val="Table"/>
            </w:pPr>
            <w:r w:rsidRPr="00895B89">
              <w:t>Sealion</w:t>
            </w:r>
          </w:p>
        </w:tc>
        <w:tc>
          <w:tcPr>
            <w:tcW w:w="1928" w:type="dxa"/>
            <w:shd w:val="clear" w:color="auto" w:fill="auto"/>
            <w:noWrap/>
            <w:vAlign w:val="center"/>
            <w:hideMark/>
          </w:tcPr>
          <w:p w14:paraId="680F0DF8" w14:textId="0B30A87B" w:rsidR="00AB2F07" w:rsidRPr="008D32AB" w:rsidRDefault="00AB2F07" w:rsidP="00AB2F07">
            <w:pPr>
              <w:pStyle w:val="Table"/>
            </w:pPr>
            <w:r w:rsidRPr="00895B89">
              <w:t>Steamer duck</w:t>
            </w:r>
          </w:p>
        </w:tc>
        <w:tc>
          <w:tcPr>
            <w:tcW w:w="794" w:type="dxa"/>
            <w:shd w:val="clear" w:color="auto" w:fill="auto"/>
            <w:noWrap/>
            <w:vAlign w:val="center"/>
            <w:hideMark/>
          </w:tcPr>
          <w:p w14:paraId="2497CD92" w14:textId="23A9E18C" w:rsidR="00AB2F07" w:rsidRPr="008D32AB" w:rsidRDefault="00AB2F07" w:rsidP="00AB2F07">
            <w:pPr>
              <w:pStyle w:val="Table"/>
              <w:jc w:val="right"/>
            </w:pPr>
            <w:r w:rsidRPr="00895B89">
              <w:t>5</w:t>
            </w:r>
          </w:p>
        </w:tc>
        <w:tc>
          <w:tcPr>
            <w:tcW w:w="2041" w:type="dxa"/>
            <w:shd w:val="clear" w:color="auto" w:fill="auto"/>
            <w:noWrap/>
            <w:vAlign w:val="center"/>
            <w:hideMark/>
          </w:tcPr>
          <w:p w14:paraId="6EB611C8" w14:textId="45A4DA7E" w:rsidR="00AB2F07" w:rsidRPr="008D32AB" w:rsidRDefault="00AB2F07" w:rsidP="00AB2F07">
            <w:pPr>
              <w:pStyle w:val="Table"/>
              <w:jc w:val="right"/>
            </w:pPr>
            <w:r w:rsidRPr="00895B89">
              <w:t>100.00 [47.82, 100.00]</w:t>
            </w:r>
          </w:p>
        </w:tc>
        <w:tc>
          <w:tcPr>
            <w:tcW w:w="2041" w:type="dxa"/>
            <w:shd w:val="clear" w:color="auto" w:fill="auto"/>
            <w:noWrap/>
            <w:vAlign w:val="center"/>
            <w:hideMark/>
          </w:tcPr>
          <w:p w14:paraId="59D52B41" w14:textId="367D9E4F" w:rsidR="00AB2F07" w:rsidRPr="008D32AB" w:rsidRDefault="00AB2F07" w:rsidP="00AB2F07">
            <w:pPr>
              <w:pStyle w:val="Table"/>
              <w:jc w:val="right"/>
            </w:pPr>
            <w:r w:rsidRPr="00895B89">
              <w:t>60.00 [14.66, 94.73]</w:t>
            </w:r>
          </w:p>
        </w:tc>
      </w:tr>
      <w:tr w:rsidR="00AB2F07" w:rsidRPr="008D32AB" w14:paraId="37B58227" w14:textId="77777777" w:rsidTr="00AB2F07">
        <w:trPr>
          <w:trHeight w:val="290"/>
        </w:trPr>
        <w:tc>
          <w:tcPr>
            <w:tcW w:w="1077" w:type="dxa"/>
            <w:shd w:val="clear" w:color="auto" w:fill="auto"/>
            <w:noWrap/>
            <w:vAlign w:val="center"/>
            <w:hideMark/>
          </w:tcPr>
          <w:p w14:paraId="4A175A9B" w14:textId="04C88616" w:rsidR="00AB2F07" w:rsidRPr="008D32AB" w:rsidRDefault="00AB2F07" w:rsidP="00AB2F07">
            <w:pPr>
              <w:pStyle w:val="Table"/>
            </w:pPr>
            <w:r w:rsidRPr="00895B89">
              <w:t>2023/2024</w:t>
            </w:r>
          </w:p>
        </w:tc>
        <w:tc>
          <w:tcPr>
            <w:tcW w:w="1361" w:type="dxa"/>
            <w:shd w:val="clear" w:color="auto" w:fill="auto"/>
            <w:noWrap/>
            <w:vAlign w:val="center"/>
            <w:hideMark/>
          </w:tcPr>
          <w:p w14:paraId="7CFBD162" w14:textId="155E6F52" w:rsidR="00AB2F07" w:rsidRPr="008D32AB" w:rsidRDefault="00AB2F07" w:rsidP="00AB2F07">
            <w:pPr>
              <w:pStyle w:val="Table"/>
            </w:pPr>
            <w:r w:rsidRPr="00895B89">
              <w:t>Sealion</w:t>
            </w:r>
          </w:p>
        </w:tc>
        <w:tc>
          <w:tcPr>
            <w:tcW w:w="1928" w:type="dxa"/>
            <w:shd w:val="clear" w:color="auto" w:fill="auto"/>
            <w:noWrap/>
            <w:vAlign w:val="center"/>
            <w:hideMark/>
          </w:tcPr>
          <w:p w14:paraId="639C9E13" w14:textId="7BBC70BF" w:rsidR="00AB2F07" w:rsidRPr="008D32AB" w:rsidRDefault="00AB2F07" w:rsidP="00AB2F07">
            <w:pPr>
              <w:pStyle w:val="Table"/>
            </w:pPr>
            <w:r w:rsidRPr="00895B89">
              <w:t>Upland goose</w:t>
            </w:r>
          </w:p>
        </w:tc>
        <w:tc>
          <w:tcPr>
            <w:tcW w:w="794" w:type="dxa"/>
            <w:shd w:val="clear" w:color="auto" w:fill="auto"/>
            <w:noWrap/>
            <w:vAlign w:val="center"/>
            <w:hideMark/>
          </w:tcPr>
          <w:p w14:paraId="0A693A50" w14:textId="7CD661B8" w:rsidR="00AB2F07" w:rsidRPr="008D32AB" w:rsidRDefault="00AB2F07" w:rsidP="00AB2F07">
            <w:pPr>
              <w:pStyle w:val="Table"/>
              <w:jc w:val="right"/>
            </w:pPr>
            <w:r w:rsidRPr="00895B89">
              <w:t>7</w:t>
            </w:r>
          </w:p>
        </w:tc>
        <w:tc>
          <w:tcPr>
            <w:tcW w:w="2041" w:type="dxa"/>
            <w:shd w:val="clear" w:color="auto" w:fill="auto"/>
            <w:noWrap/>
            <w:vAlign w:val="center"/>
            <w:hideMark/>
          </w:tcPr>
          <w:p w14:paraId="01EEC8C3" w14:textId="273F9186" w:rsidR="00AB2F07" w:rsidRPr="008D32AB" w:rsidRDefault="00AB2F07" w:rsidP="00AB2F07">
            <w:pPr>
              <w:pStyle w:val="Table"/>
              <w:jc w:val="right"/>
            </w:pPr>
            <w:r w:rsidRPr="00895B89">
              <w:t>0.00 [0.00, 40.96]</w:t>
            </w:r>
          </w:p>
        </w:tc>
        <w:tc>
          <w:tcPr>
            <w:tcW w:w="2041" w:type="dxa"/>
            <w:shd w:val="clear" w:color="auto" w:fill="auto"/>
            <w:noWrap/>
            <w:vAlign w:val="center"/>
            <w:hideMark/>
          </w:tcPr>
          <w:p w14:paraId="40988F12" w14:textId="46BD365C" w:rsidR="00AB2F07" w:rsidRPr="008D32AB" w:rsidRDefault="00AB2F07" w:rsidP="00AB2F07">
            <w:pPr>
              <w:pStyle w:val="Table"/>
              <w:jc w:val="right"/>
            </w:pPr>
            <w:r w:rsidRPr="00895B89">
              <w:t>0.00 [0.00, 40.96]</w:t>
            </w:r>
          </w:p>
        </w:tc>
      </w:tr>
      <w:tr w:rsidR="00AB2F07" w:rsidRPr="008D32AB" w14:paraId="090F66D5" w14:textId="77777777" w:rsidTr="00AB2F07">
        <w:trPr>
          <w:trHeight w:val="290"/>
        </w:trPr>
        <w:tc>
          <w:tcPr>
            <w:tcW w:w="1077" w:type="dxa"/>
            <w:shd w:val="clear" w:color="auto" w:fill="auto"/>
            <w:noWrap/>
            <w:vAlign w:val="center"/>
            <w:hideMark/>
          </w:tcPr>
          <w:p w14:paraId="494EF021" w14:textId="6E0751A3" w:rsidR="00AB2F07" w:rsidRPr="008D32AB" w:rsidRDefault="00AB2F07" w:rsidP="00AB2F07">
            <w:pPr>
              <w:pStyle w:val="Table"/>
            </w:pPr>
            <w:r w:rsidRPr="00895B89">
              <w:t>2023/2024</w:t>
            </w:r>
          </w:p>
        </w:tc>
        <w:tc>
          <w:tcPr>
            <w:tcW w:w="1361" w:type="dxa"/>
            <w:shd w:val="clear" w:color="auto" w:fill="auto"/>
            <w:noWrap/>
            <w:vAlign w:val="center"/>
            <w:hideMark/>
          </w:tcPr>
          <w:p w14:paraId="745EF348" w14:textId="3EA8B59E" w:rsidR="00AB2F07" w:rsidRPr="008D32AB" w:rsidRDefault="00AB2F07" w:rsidP="00AB2F07">
            <w:pPr>
              <w:pStyle w:val="Table"/>
            </w:pPr>
            <w:r w:rsidRPr="00895B89">
              <w:t>Carcass</w:t>
            </w:r>
          </w:p>
        </w:tc>
        <w:tc>
          <w:tcPr>
            <w:tcW w:w="1928" w:type="dxa"/>
            <w:shd w:val="clear" w:color="auto" w:fill="auto"/>
            <w:noWrap/>
            <w:vAlign w:val="center"/>
            <w:hideMark/>
          </w:tcPr>
          <w:p w14:paraId="79A8146D" w14:textId="2D204D7B" w:rsidR="00AB2F07" w:rsidRPr="008D32AB" w:rsidRDefault="00AB2F07" w:rsidP="00AB2F07">
            <w:pPr>
              <w:pStyle w:val="Table"/>
            </w:pPr>
            <w:r w:rsidRPr="00895B89">
              <w:t>Gentoo penguin</w:t>
            </w:r>
          </w:p>
        </w:tc>
        <w:tc>
          <w:tcPr>
            <w:tcW w:w="794" w:type="dxa"/>
            <w:shd w:val="clear" w:color="auto" w:fill="auto"/>
            <w:noWrap/>
            <w:vAlign w:val="center"/>
            <w:hideMark/>
          </w:tcPr>
          <w:p w14:paraId="4024A2CB" w14:textId="544F6442" w:rsidR="00AB2F07" w:rsidRPr="008D32AB" w:rsidRDefault="00AB2F07" w:rsidP="00AB2F07">
            <w:pPr>
              <w:pStyle w:val="Table"/>
              <w:jc w:val="right"/>
            </w:pPr>
            <w:r w:rsidRPr="00895B89">
              <w:t>2</w:t>
            </w:r>
          </w:p>
        </w:tc>
        <w:tc>
          <w:tcPr>
            <w:tcW w:w="2041" w:type="dxa"/>
            <w:shd w:val="clear" w:color="auto" w:fill="auto"/>
            <w:noWrap/>
            <w:vAlign w:val="center"/>
            <w:hideMark/>
          </w:tcPr>
          <w:p w14:paraId="58860FB3" w14:textId="3C2801CC" w:rsidR="00AB2F07" w:rsidRPr="008D32AB" w:rsidRDefault="00AB2F07" w:rsidP="00AB2F07">
            <w:pPr>
              <w:pStyle w:val="Table"/>
              <w:jc w:val="right"/>
            </w:pPr>
            <w:r w:rsidRPr="00895B89">
              <w:t>0.00 [0.00, 84.19]</w:t>
            </w:r>
          </w:p>
        </w:tc>
        <w:tc>
          <w:tcPr>
            <w:tcW w:w="2041" w:type="dxa"/>
            <w:shd w:val="clear" w:color="auto" w:fill="auto"/>
            <w:noWrap/>
            <w:vAlign w:val="center"/>
            <w:hideMark/>
          </w:tcPr>
          <w:p w14:paraId="2A152A95" w14:textId="709431B6" w:rsidR="00AB2F07" w:rsidRPr="008D32AB" w:rsidRDefault="00AB2F07" w:rsidP="00AB2F07">
            <w:pPr>
              <w:pStyle w:val="Table"/>
              <w:jc w:val="right"/>
            </w:pPr>
            <w:r w:rsidRPr="00895B89">
              <w:t>0.00 [0.00, 84.19]</w:t>
            </w:r>
          </w:p>
        </w:tc>
      </w:tr>
      <w:tr w:rsidR="00AB2F07" w:rsidRPr="008D32AB" w14:paraId="4A497C21" w14:textId="77777777" w:rsidTr="00AB2F07">
        <w:trPr>
          <w:trHeight w:val="290"/>
        </w:trPr>
        <w:tc>
          <w:tcPr>
            <w:tcW w:w="1077" w:type="dxa"/>
            <w:shd w:val="clear" w:color="auto" w:fill="auto"/>
            <w:noWrap/>
            <w:vAlign w:val="center"/>
            <w:hideMark/>
          </w:tcPr>
          <w:p w14:paraId="2EE89E8B" w14:textId="4DBD2D16" w:rsidR="00AB2F07" w:rsidRPr="008D32AB" w:rsidRDefault="00AB2F07" w:rsidP="00AB2F07">
            <w:pPr>
              <w:pStyle w:val="Table"/>
            </w:pPr>
            <w:r w:rsidRPr="00895B89">
              <w:t>2023/2024</w:t>
            </w:r>
          </w:p>
        </w:tc>
        <w:tc>
          <w:tcPr>
            <w:tcW w:w="1361" w:type="dxa"/>
            <w:shd w:val="clear" w:color="auto" w:fill="auto"/>
            <w:noWrap/>
            <w:vAlign w:val="center"/>
            <w:hideMark/>
          </w:tcPr>
          <w:p w14:paraId="2D1717EF" w14:textId="1C972DF3" w:rsidR="00AB2F07" w:rsidRPr="008D32AB" w:rsidRDefault="00AB2F07" w:rsidP="00AB2F07">
            <w:pPr>
              <w:pStyle w:val="Table"/>
            </w:pPr>
            <w:r w:rsidRPr="00895B89">
              <w:t>Carcass</w:t>
            </w:r>
          </w:p>
        </w:tc>
        <w:tc>
          <w:tcPr>
            <w:tcW w:w="1928" w:type="dxa"/>
            <w:shd w:val="clear" w:color="auto" w:fill="auto"/>
            <w:noWrap/>
            <w:vAlign w:val="center"/>
            <w:hideMark/>
          </w:tcPr>
          <w:p w14:paraId="69FDF2B4" w14:textId="6806DE1C" w:rsidR="00AB2F07" w:rsidRPr="008D32AB" w:rsidRDefault="00AB2F07" w:rsidP="00AB2F07">
            <w:pPr>
              <w:pStyle w:val="Table"/>
            </w:pPr>
            <w:r w:rsidRPr="00895B89">
              <w:t>Skua</w:t>
            </w:r>
          </w:p>
        </w:tc>
        <w:tc>
          <w:tcPr>
            <w:tcW w:w="794" w:type="dxa"/>
            <w:shd w:val="clear" w:color="auto" w:fill="auto"/>
            <w:noWrap/>
            <w:vAlign w:val="center"/>
            <w:hideMark/>
          </w:tcPr>
          <w:p w14:paraId="4E54DD26" w14:textId="5E9DB1B8" w:rsidR="00AB2F07" w:rsidRPr="008D32AB" w:rsidRDefault="00AB2F07" w:rsidP="00AB2F07">
            <w:pPr>
              <w:pStyle w:val="Table"/>
              <w:jc w:val="right"/>
            </w:pPr>
            <w:r w:rsidRPr="00895B89">
              <w:t>2</w:t>
            </w:r>
          </w:p>
        </w:tc>
        <w:tc>
          <w:tcPr>
            <w:tcW w:w="2041" w:type="dxa"/>
            <w:shd w:val="clear" w:color="auto" w:fill="auto"/>
            <w:noWrap/>
            <w:vAlign w:val="center"/>
            <w:hideMark/>
          </w:tcPr>
          <w:p w14:paraId="28B4DB04" w14:textId="3EFEED5D" w:rsidR="00AB2F07" w:rsidRPr="008D32AB" w:rsidRDefault="00AB2F07" w:rsidP="00AB2F07">
            <w:pPr>
              <w:pStyle w:val="Table"/>
              <w:jc w:val="right"/>
            </w:pPr>
            <w:r w:rsidRPr="00895B89">
              <w:t>100.00 [15.81, 100.00]</w:t>
            </w:r>
          </w:p>
        </w:tc>
        <w:tc>
          <w:tcPr>
            <w:tcW w:w="2041" w:type="dxa"/>
            <w:shd w:val="clear" w:color="auto" w:fill="auto"/>
            <w:noWrap/>
            <w:vAlign w:val="center"/>
            <w:hideMark/>
          </w:tcPr>
          <w:p w14:paraId="3D42E49F" w14:textId="6D97519F" w:rsidR="00AB2F07" w:rsidRPr="008D32AB" w:rsidRDefault="00AB2F07" w:rsidP="00AB2F07">
            <w:pPr>
              <w:pStyle w:val="Table"/>
              <w:jc w:val="right"/>
            </w:pPr>
            <w:r w:rsidRPr="00895B89">
              <w:t>0.00 [0.00, 84.19]</w:t>
            </w:r>
          </w:p>
        </w:tc>
      </w:tr>
    </w:tbl>
    <w:p w14:paraId="002BEC10" w14:textId="6FB77651" w:rsidR="0066317E" w:rsidRPr="00414D25" w:rsidRDefault="0066317E" w:rsidP="0066317E">
      <w:pPr>
        <w:pStyle w:val="Legenda"/>
      </w:pPr>
      <w:r w:rsidRPr="003F6C21">
        <w:rPr>
          <w:b/>
          <w:bCs/>
        </w:rPr>
        <w:lastRenderedPageBreak/>
        <w:t xml:space="preserve">Extended Data Table </w:t>
      </w:r>
      <w:r w:rsidRPr="003F6C21">
        <w:rPr>
          <w:b/>
          <w:bCs/>
        </w:rPr>
        <w:fldChar w:fldCharType="begin"/>
      </w:r>
      <w:r w:rsidRPr="003F6C21">
        <w:rPr>
          <w:b/>
          <w:bCs/>
        </w:rPr>
        <w:instrText xml:space="preserve"> SEQ Extended_Data_Table \* ARABIC </w:instrText>
      </w:r>
      <w:r w:rsidRPr="003F6C21">
        <w:rPr>
          <w:b/>
          <w:bCs/>
        </w:rPr>
        <w:fldChar w:fldCharType="separate"/>
      </w:r>
      <w:r w:rsidR="00DE3865">
        <w:rPr>
          <w:b/>
          <w:bCs/>
          <w:noProof/>
        </w:rPr>
        <w:t>2</w:t>
      </w:r>
      <w:r w:rsidRPr="003F6C21">
        <w:rPr>
          <w:b/>
          <w:bCs/>
        </w:rPr>
        <w:fldChar w:fldCharType="end"/>
      </w:r>
      <w:r w:rsidRPr="003F6C21">
        <w:rPr>
          <w:b/>
          <w:bCs/>
        </w:rPr>
        <w:t>.</w:t>
      </w:r>
      <w:r>
        <w:rPr>
          <w:b/>
          <w:bCs/>
        </w:rPr>
        <w:t xml:space="preserve"> AIV and</w:t>
      </w:r>
      <w:r>
        <w:t xml:space="preserve"> </w:t>
      </w:r>
      <w:r w:rsidRPr="0056045C">
        <w:rPr>
          <w:b/>
          <w:bCs/>
        </w:rPr>
        <w:t xml:space="preserve">H5 seroprevalences in </w:t>
      </w:r>
      <w:r>
        <w:rPr>
          <w:b/>
          <w:bCs/>
        </w:rPr>
        <w:t>chicks</w:t>
      </w:r>
      <w:r w:rsidRPr="0056045C">
        <w:rPr>
          <w:b/>
          <w:bCs/>
        </w:rPr>
        <w:t xml:space="preserve"> of the Falklands detailed per species, island and year</w:t>
      </w:r>
      <w:r>
        <w:rPr>
          <w:b/>
          <w:bCs/>
        </w:rPr>
        <w:t xml:space="preserve">. </w:t>
      </w:r>
      <w:r w:rsidRPr="009964C7">
        <w:t xml:space="preserve">Seroprevalences </w:t>
      </w:r>
      <w:r>
        <w:t>[</w:t>
      </w:r>
      <w:r w:rsidRPr="009964C7">
        <w:t>95% credible intervals</w:t>
      </w:r>
      <w:r>
        <w:t>]</w:t>
      </w:r>
      <w:r w:rsidRPr="009964C7">
        <w:t xml:space="preserve"> were calculated as the proportion of samples positive for antibodies within a given population based on observed (</w:t>
      </w:r>
      <w:r>
        <w:t>AIV seroprevalences</w:t>
      </w:r>
      <w:r w:rsidRPr="009964C7">
        <w:t>) or reconstructed (</w:t>
      </w:r>
      <w:r>
        <w:t>H5 seroprevalences</w:t>
      </w:r>
      <w:r w:rsidRPr="009964C7">
        <w:t>) data.</w:t>
      </w:r>
    </w:p>
    <w:tbl>
      <w:tblPr>
        <w:tblStyle w:val="TabelacomGrelha"/>
        <w:tblW w:w="9242" w:type="dxa"/>
        <w:tblBorders>
          <w:top w:val="none" w:sz="0" w:space="0" w:color="auto"/>
          <w:left w:val="none" w:sz="0" w:space="0" w:color="auto"/>
          <w:bottom w:val="none" w:sz="0" w:space="0" w:color="auto"/>
          <w:right w:val="none" w:sz="0" w:space="0" w:color="auto"/>
          <w:insideV w:val="none" w:sz="0" w:space="0" w:color="auto"/>
        </w:tblBorders>
        <w:tblCellMar>
          <w:left w:w="57" w:type="dxa"/>
          <w:right w:w="57" w:type="dxa"/>
        </w:tblCellMar>
        <w:tblLook w:val="04A0" w:firstRow="1" w:lastRow="0" w:firstColumn="1" w:lastColumn="0" w:noHBand="0" w:noVBand="1"/>
      </w:tblPr>
      <w:tblGrid>
        <w:gridCol w:w="1077"/>
        <w:gridCol w:w="1361"/>
        <w:gridCol w:w="1928"/>
        <w:gridCol w:w="794"/>
        <w:gridCol w:w="2041"/>
        <w:gridCol w:w="2041"/>
      </w:tblGrid>
      <w:tr w:rsidR="0066317E" w:rsidRPr="008D32AB" w14:paraId="664D35E1" w14:textId="77777777" w:rsidTr="00AF0BBF">
        <w:trPr>
          <w:trHeight w:val="290"/>
        </w:trPr>
        <w:tc>
          <w:tcPr>
            <w:tcW w:w="1077" w:type="dxa"/>
            <w:noWrap/>
            <w:vAlign w:val="center"/>
            <w:hideMark/>
          </w:tcPr>
          <w:p w14:paraId="300BCEC5" w14:textId="77777777" w:rsidR="0066317E" w:rsidRPr="008D32AB" w:rsidRDefault="0066317E" w:rsidP="00AF0BBF">
            <w:pPr>
              <w:pStyle w:val="Table"/>
              <w:rPr>
                <w:b/>
                <w:bCs/>
              </w:rPr>
            </w:pPr>
            <w:r w:rsidRPr="008D32AB">
              <w:rPr>
                <w:b/>
                <w:bCs/>
              </w:rPr>
              <w:t>Year</w:t>
            </w:r>
          </w:p>
        </w:tc>
        <w:tc>
          <w:tcPr>
            <w:tcW w:w="1361" w:type="dxa"/>
            <w:noWrap/>
            <w:vAlign w:val="center"/>
            <w:hideMark/>
          </w:tcPr>
          <w:p w14:paraId="500834CF" w14:textId="77777777" w:rsidR="0066317E" w:rsidRPr="008D32AB" w:rsidRDefault="0066317E" w:rsidP="00AF0BBF">
            <w:pPr>
              <w:pStyle w:val="Table"/>
              <w:rPr>
                <w:b/>
                <w:bCs/>
              </w:rPr>
            </w:pPr>
            <w:r w:rsidRPr="008D32AB">
              <w:rPr>
                <w:b/>
                <w:bCs/>
              </w:rPr>
              <w:t>Island</w:t>
            </w:r>
          </w:p>
        </w:tc>
        <w:tc>
          <w:tcPr>
            <w:tcW w:w="1928" w:type="dxa"/>
            <w:noWrap/>
            <w:vAlign w:val="center"/>
            <w:hideMark/>
          </w:tcPr>
          <w:p w14:paraId="65DEB7DF" w14:textId="77777777" w:rsidR="0066317E" w:rsidRPr="008D32AB" w:rsidRDefault="0066317E" w:rsidP="00AF0BBF">
            <w:pPr>
              <w:pStyle w:val="Table"/>
              <w:rPr>
                <w:b/>
                <w:bCs/>
              </w:rPr>
            </w:pPr>
            <w:r w:rsidRPr="008D32AB">
              <w:rPr>
                <w:b/>
                <w:bCs/>
              </w:rPr>
              <w:t>Species</w:t>
            </w:r>
          </w:p>
        </w:tc>
        <w:tc>
          <w:tcPr>
            <w:tcW w:w="794" w:type="dxa"/>
            <w:noWrap/>
            <w:vAlign w:val="center"/>
            <w:hideMark/>
          </w:tcPr>
          <w:p w14:paraId="2C40DB93" w14:textId="77777777" w:rsidR="0066317E" w:rsidRPr="008D32AB" w:rsidRDefault="0066317E" w:rsidP="00AF0BBF">
            <w:pPr>
              <w:pStyle w:val="Table"/>
              <w:jc w:val="center"/>
              <w:rPr>
                <w:b/>
                <w:bCs/>
              </w:rPr>
            </w:pPr>
            <w:r w:rsidRPr="008D32AB">
              <w:rPr>
                <w:b/>
                <w:bCs/>
              </w:rPr>
              <w:t>Sample size</w:t>
            </w:r>
          </w:p>
        </w:tc>
        <w:tc>
          <w:tcPr>
            <w:tcW w:w="2041" w:type="dxa"/>
            <w:noWrap/>
            <w:vAlign w:val="center"/>
            <w:hideMark/>
          </w:tcPr>
          <w:p w14:paraId="4F347004" w14:textId="77777777" w:rsidR="0066317E" w:rsidRPr="008D32AB" w:rsidRDefault="0066317E" w:rsidP="00AF0BBF">
            <w:pPr>
              <w:pStyle w:val="Table"/>
              <w:jc w:val="center"/>
              <w:rPr>
                <w:b/>
                <w:bCs/>
              </w:rPr>
            </w:pPr>
            <w:r w:rsidRPr="008D32AB">
              <w:rPr>
                <w:b/>
                <w:bCs/>
              </w:rPr>
              <w:t>AIV seroprevalence (%)</w:t>
            </w:r>
          </w:p>
        </w:tc>
        <w:tc>
          <w:tcPr>
            <w:tcW w:w="2041" w:type="dxa"/>
            <w:noWrap/>
            <w:vAlign w:val="center"/>
            <w:hideMark/>
          </w:tcPr>
          <w:p w14:paraId="29BA2C96" w14:textId="77777777" w:rsidR="0066317E" w:rsidRPr="008D32AB" w:rsidRDefault="0066317E" w:rsidP="00AF0BBF">
            <w:pPr>
              <w:pStyle w:val="Table"/>
              <w:jc w:val="center"/>
              <w:rPr>
                <w:b/>
                <w:bCs/>
              </w:rPr>
            </w:pPr>
            <w:r w:rsidRPr="008D32AB">
              <w:rPr>
                <w:b/>
                <w:bCs/>
              </w:rPr>
              <w:t>H5 seroprevalence (%)</w:t>
            </w:r>
          </w:p>
        </w:tc>
      </w:tr>
      <w:tr w:rsidR="00AB2F07" w:rsidRPr="008D32AB" w14:paraId="60F48D85" w14:textId="77777777" w:rsidTr="00AB2F07">
        <w:trPr>
          <w:trHeight w:val="290"/>
        </w:trPr>
        <w:tc>
          <w:tcPr>
            <w:tcW w:w="1077" w:type="dxa"/>
            <w:noWrap/>
            <w:vAlign w:val="center"/>
            <w:hideMark/>
          </w:tcPr>
          <w:p w14:paraId="3B18EC34" w14:textId="4D3067D5" w:rsidR="00AB2F07" w:rsidRPr="00AB2F07" w:rsidRDefault="00AB2F07" w:rsidP="00AB2F07">
            <w:pPr>
              <w:pStyle w:val="Table"/>
            </w:pPr>
            <w:r w:rsidRPr="00AB2F07">
              <w:t>2017/2018</w:t>
            </w:r>
          </w:p>
        </w:tc>
        <w:tc>
          <w:tcPr>
            <w:tcW w:w="1361" w:type="dxa"/>
            <w:noWrap/>
            <w:vAlign w:val="center"/>
            <w:hideMark/>
          </w:tcPr>
          <w:p w14:paraId="462A5D35" w14:textId="51D60CAB" w:rsidR="00AB2F07" w:rsidRPr="00AB2F07" w:rsidRDefault="00AB2F07" w:rsidP="00AB2F07">
            <w:pPr>
              <w:pStyle w:val="Table"/>
            </w:pPr>
            <w:r w:rsidRPr="00AB2F07">
              <w:t>New Island</w:t>
            </w:r>
          </w:p>
        </w:tc>
        <w:tc>
          <w:tcPr>
            <w:tcW w:w="1928" w:type="dxa"/>
            <w:noWrap/>
            <w:vAlign w:val="center"/>
            <w:hideMark/>
          </w:tcPr>
          <w:p w14:paraId="62469DAF" w14:textId="69AB546F" w:rsidR="00AB2F07" w:rsidRPr="00AB2F07" w:rsidRDefault="00AB2F07" w:rsidP="00AB2F07">
            <w:pPr>
              <w:pStyle w:val="Table"/>
            </w:pPr>
            <w:r w:rsidRPr="00AB2F07">
              <w:t>Shag</w:t>
            </w:r>
          </w:p>
        </w:tc>
        <w:tc>
          <w:tcPr>
            <w:tcW w:w="794" w:type="dxa"/>
            <w:noWrap/>
            <w:vAlign w:val="center"/>
            <w:hideMark/>
          </w:tcPr>
          <w:p w14:paraId="4A1C1DD6" w14:textId="7968F282" w:rsidR="00AB2F07" w:rsidRPr="00AB2F07" w:rsidRDefault="00AB2F07" w:rsidP="00AB2F07">
            <w:pPr>
              <w:pStyle w:val="Table"/>
              <w:jc w:val="right"/>
            </w:pPr>
            <w:r w:rsidRPr="00AB2F07">
              <w:t>5</w:t>
            </w:r>
          </w:p>
        </w:tc>
        <w:tc>
          <w:tcPr>
            <w:tcW w:w="2041" w:type="dxa"/>
            <w:noWrap/>
            <w:vAlign w:val="center"/>
            <w:hideMark/>
          </w:tcPr>
          <w:p w14:paraId="33B17DB9" w14:textId="22D78EBF" w:rsidR="00AB2F07" w:rsidRPr="00AB2F07" w:rsidRDefault="00AB2F07" w:rsidP="00AB2F07">
            <w:pPr>
              <w:pStyle w:val="Table"/>
              <w:jc w:val="right"/>
            </w:pPr>
            <w:r w:rsidRPr="00AB2F07">
              <w:t>0.00 [0.00, 52.18]</w:t>
            </w:r>
          </w:p>
        </w:tc>
        <w:tc>
          <w:tcPr>
            <w:tcW w:w="2041" w:type="dxa"/>
            <w:noWrap/>
            <w:vAlign w:val="center"/>
            <w:hideMark/>
          </w:tcPr>
          <w:p w14:paraId="3B30FA06" w14:textId="0F42B780" w:rsidR="00AB2F07" w:rsidRPr="00AB2F07" w:rsidRDefault="00AB2F07" w:rsidP="00AB2F07">
            <w:pPr>
              <w:pStyle w:val="Table"/>
              <w:jc w:val="right"/>
            </w:pPr>
            <w:r w:rsidRPr="00AB2F07">
              <w:t>0.00 [0.00, 52.18]</w:t>
            </w:r>
          </w:p>
        </w:tc>
      </w:tr>
      <w:tr w:rsidR="00AB2F07" w:rsidRPr="008D32AB" w14:paraId="7EE32B6D" w14:textId="77777777" w:rsidTr="00AB2F07">
        <w:trPr>
          <w:trHeight w:val="290"/>
        </w:trPr>
        <w:tc>
          <w:tcPr>
            <w:tcW w:w="1077" w:type="dxa"/>
            <w:noWrap/>
            <w:vAlign w:val="center"/>
            <w:hideMark/>
          </w:tcPr>
          <w:p w14:paraId="20E62340" w14:textId="76CF12CF" w:rsidR="00AB2F07" w:rsidRPr="00AB2F07" w:rsidRDefault="00AB2F07" w:rsidP="00AB2F07">
            <w:pPr>
              <w:pStyle w:val="Table"/>
            </w:pPr>
            <w:r w:rsidRPr="00AB2F07">
              <w:t>2017/2018</w:t>
            </w:r>
          </w:p>
        </w:tc>
        <w:tc>
          <w:tcPr>
            <w:tcW w:w="1361" w:type="dxa"/>
            <w:noWrap/>
            <w:vAlign w:val="center"/>
            <w:hideMark/>
          </w:tcPr>
          <w:p w14:paraId="37E3125C" w14:textId="175E6F46" w:rsidR="00AB2F07" w:rsidRPr="00AB2F07" w:rsidRDefault="00AB2F07" w:rsidP="00AB2F07">
            <w:pPr>
              <w:pStyle w:val="Table"/>
            </w:pPr>
            <w:r w:rsidRPr="00AB2F07">
              <w:t>New Island</w:t>
            </w:r>
          </w:p>
        </w:tc>
        <w:tc>
          <w:tcPr>
            <w:tcW w:w="1928" w:type="dxa"/>
            <w:noWrap/>
            <w:vAlign w:val="center"/>
            <w:hideMark/>
          </w:tcPr>
          <w:p w14:paraId="1D443189" w14:textId="44B1E584" w:rsidR="00AB2F07" w:rsidRPr="00AB2F07" w:rsidRDefault="00AB2F07" w:rsidP="00AB2F07">
            <w:pPr>
              <w:pStyle w:val="Table"/>
            </w:pPr>
            <w:r w:rsidRPr="00AB2F07">
              <w:t>Skua</w:t>
            </w:r>
          </w:p>
        </w:tc>
        <w:tc>
          <w:tcPr>
            <w:tcW w:w="794" w:type="dxa"/>
            <w:noWrap/>
            <w:vAlign w:val="center"/>
            <w:hideMark/>
          </w:tcPr>
          <w:p w14:paraId="5C2D0DA4" w14:textId="6FECE8D4" w:rsidR="00AB2F07" w:rsidRPr="00AB2F07" w:rsidRDefault="00AB2F07" w:rsidP="00AB2F07">
            <w:pPr>
              <w:pStyle w:val="Table"/>
              <w:jc w:val="right"/>
            </w:pPr>
            <w:r w:rsidRPr="00AB2F07">
              <w:t>5</w:t>
            </w:r>
          </w:p>
        </w:tc>
        <w:tc>
          <w:tcPr>
            <w:tcW w:w="2041" w:type="dxa"/>
            <w:noWrap/>
            <w:vAlign w:val="center"/>
            <w:hideMark/>
          </w:tcPr>
          <w:p w14:paraId="4771213F" w14:textId="7ECCFB81" w:rsidR="00AB2F07" w:rsidRPr="00AB2F07" w:rsidRDefault="00AB2F07" w:rsidP="00AB2F07">
            <w:pPr>
              <w:pStyle w:val="Table"/>
              <w:jc w:val="right"/>
            </w:pPr>
            <w:r w:rsidRPr="00AB2F07">
              <w:t>0.00 [0.00, 52.18]</w:t>
            </w:r>
          </w:p>
        </w:tc>
        <w:tc>
          <w:tcPr>
            <w:tcW w:w="2041" w:type="dxa"/>
            <w:noWrap/>
            <w:vAlign w:val="center"/>
            <w:hideMark/>
          </w:tcPr>
          <w:p w14:paraId="5A155177" w14:textId="68B57410" w:rsidR="00AB2F07" w:rsidRPr="00AB2F07" w:rsidRDefault="00AB2F07" w:rsidP="00AB2F07">
            <w:pPr>
              <w:pStyle w:val="Table"/>
              <w:jc w:val="right"/>
            </w:pPr>
            <w:r w:rsidRPr="00AB2F07">
              <w:t>0.00 [0.00, 52.18]</w:t>
            </w:r>
          </w:p>
        </w:tc>
      </w:tr>
      <w:tr w:rsidR="00AB2F07" w:rsidRPr="008D32AB" w14:paraId="2DCF9C65" w14:textId="77777777" w:rsidTr="00AB2F07">
        <w:trPr>
          <w:trHeight w:val="290"/>
        </w:trPr>
        <w:tc>
          <w:tcPr>
            <w:tcW w:w="1077" w:type="dxa"/>
            <w:noWrap/>
            <w:vAlign w:val="center"/>
            <w:hideMark/>
          </w:tcPr>
          <w:p w14:paraId="6C05F5B2" w14:textId="6F30CC4A" w:rsidR="00AB2F07" w:rsidRPr="00AB2F07" w:rsidRDefault="00AB2F07" w:rsidP="00AB2F07">
            <w:pPr>
              <w:pStyle w:val="Table"/>
            </w:pPr>
            <w:r w:rsidRPr="00AB2F07">
              <w:t>2022/2023</w:t>
            </w:r>
          </w:p>
        </w:tc>
        <w:tc>
          <w:tcPr>
            <w:tcW w:w="1361" w:type="dxa"/>
            <w:noWrap/>
            <w:vAlign w:val="center"/>
            <w:hideMark/>
          </w:tcPr>
          <w:p w14:paraId="3BAFACAB" w14:textId="0D718CD1" w:rsidR="00AB2F07" w:rsidRPr="00AB2F07" w:rsidRDefault="00AB2F07" w:rsidP="00AB2F07">
            <w:pPr>
              <w:pStyle w:val="Table"/>
            </w:pPr>
            <w:r w:rsidRPr="00AB2F07">
              <w:t>New Island</w:t>
            </w:r>
          </w:p>
        </w:tc>
        <w:tc>
          <w:tcPr>
            <w:tcW w:w="1928" w:type="dxa"/>
            <w:noWrap/>
            <w:vAlign w:val="center"/>
            <w:hideMark/>
          </w:tcPr>
          <w:p w14:paraId="5D7FF177" w14:textId="57F3AE41" w:rsidR="00AB2F07" w:rsidRPr="00AB2F07" w:rsidRDefault="00AB2F07" w:rsidP="00AB2F07">
            <w:pPr>
              <w:pStyle w:val="Table"/>
            </w:pPr>
            <w:r w:rsidRPr="00AB2F07">
              <w:t>Albatross</w:t>
            </w:r>
          </w:p>
        </w:tc>
        <w:tc>
          <w:tcPr>
            <w:tcW w:w="794" w:type="dxa"/>
            <w:noWrap/>
            <w:vAlign w:val="center"/>
            <w:hideMark/>
          </w:tcPr>
          <w:p w14:paraId="105F37CD" w14:textId="16EAF145" w:rsidR="00AB2F07" w:rsidRPr="00AB2F07" w:rsidRDefault="00AB2F07" w:rsidP="00AB2F07">
            <w:pPr>
              <w:pStyle w:val="Table"/>
              <w:jc w:val="right"/>
            </w:pPr>
            <w:r w:rsidRPr="00AB2F07">
              <w:t>6</w:t>
            </w:r>
          </w:p>
        </w:tc>
        <w:tc>
          <w:tcPr>
            <w:tcW w:w="2041" w:type="dxa"/>
            <w:noWrap/>
            <w:vAlign w:val="center"/>
            <w:hideMark/>
          </w:tcPr>
          <w:p w14:paraId="2FEC7795" w14:textId="1FFE9A0F" w:rsidR="00AB2F07" w:rsidRPr="00AB2F07" w:rsidRDefault="00AB2F07" w:rsidP="00AB2F07">
            <w:pPr>
              <w:pStyle w:val="Table"/>
              <w:jc w:val="right"/>
            </w:pPr>
            <w:r w:rsidRPr="00AB2F07">
              <w:t>0.00 [0.00, 45.93]</w:t>
            </w:r>
          </w:p>
        </w:tc>
        <w:tc>
          <w:tcPr>
            <w:tcW w:w="2041" w:type="dxa"/>
            <w:noWrap/>
            <w:vAlign w:val="center"/>
            <w:hideMark/>
          </w:tcPr>
          <w:p w14:paraId="1DB46D3E" w14:textId="24990478" w:rsidR="00AB2F07" w:rsidRPr="00AB2F07" w:rsidRDefault="00AB2F07" w:rsidP="00AB2F07">
            <w:pPr>
              <w:pStyle w:val="Table"/>
              <w:jc w:val="right"/>
            </w:pPr>
            <w:r w:rsidRPr="00AB2F07">
              <w:t>0.00 [0.00, 45.93]</w:t>
            </w:r>
          </w:p>
        </w:tc>
      </w:tr>
      <w:tr w:rsidR="00AB2F07" w:rsidRPr="008D32AB" w14:paraId="47F932DE" w14:textId="77777777" w:rsidTr="00AB2F07">
        <w:trPr>
          <w:trHeight w:val="290"/>
        </w:trPr>
        <w:tc>
          <w:tcPr>
            <w:tcW w:w="1077" w:type="dxa"/>
            <w:noWrap/>
            <w:vAlign w:val="center"/>
            <w:hideMark/>
          </w:tcPr>
          <w:p w14:paraId="10AFA35D" w14:textId="36A2B48B" w:rsidR="00AB2F07" w:rsidRPr="00AB2F07" w:rsidRDefault="00AB2F07" w:rsidP="00AB2F07">
            <w:pPr>
              <w:pStyle w:val="Table"/>
            </w:pPr>
            <w:r w:rsidRPr="00AB2F07">
              <w:t>2022/2023</w:t>
            </w:r>
          </w:p>
        </w:tc>
        <w:tc>
          <w:tcPr>
            <w:tcW w:w="1361" w:type="dxa"/>
            <w:noWrap/>
            <w:vAlign w:val="center"/>
            <w:hideMark/>
          </w:tcPr>
          <w:p w14:paraId="3D1AE401" w14:textId="460CA794" w:rsidR="00AB2F07" w:rsidRPr="00AB2F07" w:rsidRDefault="00AB2F07" w:rsidP="00AB2F07">
            <w:pPr>
              <w:pStyle w:val="Table"/>
            </w:pPr>
            <w:r w:rsidRPr="00AB2F07">
              <w:t>New Island</w:t>
            </w:r>
          </w:p>
        </w:tc>
        <w:tc>
          <w:tcPr>
            <w:tcW w:w="1928" w:type="dxa"/>
            <w:noWrap/>
            <w:vAlign w:val="center"/>
            <w:hideMark/>
          </w:tcPr>
          <w:p w14:paraId="4BA9BD33" w14:textId="1B32C9B2" w:rsidR="00AB2F07" w:rsidRPr="00AB2F07" w:rsidRDefault="00AB2F07" w:rsidP="00AB2F07">
            <w:pPr>
              <w:pStyle w:val="Table"/>
            </w:pPr>
            <w:r w:rsidRPr="00AB2F07">
              <w:t>Shag</w:t>
            </w:r>
          </w:p>
        </w:tc>
        <w:tc>
          <w:tcPr>
            <w:tcW w:w="794" w:type="dxa"/>
            <w:noWrap/>
            <w:vAlign w:val="center"/>
            <w:hideMark/>
          </w:tcPr>
          <w:p w14:paraId="49CC2844" w14:textId="256873C3" w:rsidR="00AB2F07" w:rsidRPr="00AB2F07" w:rsidRDefault="00AB2F07" w:rsidP="00AB2F07">
            <w:pPr>
              <w:pStyle w:val="Table"/>
              <w:jc w:val="right"/>
            </w:pPr>
            <w:r w:rsidRPr="00AB2F07">
              <w:t>5</w:t>
            </w:r>
          </w:p>
        </w:tc>
        <w:tc>
          <w:tcPr>
            <w:tcW w:w="2041" w:type="dxa"/>
            <w:noWrap/>
            <w:vAlign w:val="center"/>
            <w:hideMark/>
          </w:tcPr>
          <w:p w14:paraId="38319145" w14:textId="7FE546D0" w:rsidR="00AB2F07" w:rsidRPr="00AB2F07" w:rsidRDefault="00AB2F07" w:rsidP="00AB2F07">
            <w:pPr>
              <w:pStyle w:val="Table"/>
              <w:jc w:val="right"/>
            </w:pPr>
            <w:r w:rsidRPr="00AB2F07">
              <w:t>0.00 [0.00, 52.18]</w:t>
            </w:r>
          </w:p>
        </w:tc>
        <w:tc>
          <w:tcPr>
            <w:tcW w:w="2041" w:type="dxa"/>
            <w:noWrap/>
            <w:vAlign w:val="center"/>
            <w:hideMark/>
          </w:tcPr>
          <w:p w14:paraId="609ED25D" w14:textId="70BD17CB" w:rsidR="00AB2F07" w:rsidRPr="00AB2F07" w:rsidRDefault="00AB2F07" w:rsidP="00AB2F07">
            <w:pPr>
              <w:pStyle w:val="Table"/>
              <w:jc w:val="right"/>
            </w:pPr>
            <w:r w:rsidRPr="00AB2F07">
              <w:t>0.00 [0.00, 52.18]</w:t>
            </w:r>
          </w:p>
        </w:tc>
      </w:tr>
      <w:tr w:rsidR="00AB2F07" w:rsidRPr="008D32AB" w14:paraId="52F5D677" w14:textId="77777777" w:rsidTr="00AB2F07">
        <w:trPr>
          <w:trHeight w:val="290"/>
        </w:trPr>
        <w:tc>
          <w:tcPr>
            <w:tcW w:w="1077" w:type="dxa"/>
            <w:noWrap/>
            <w:vAlign w:val="center"/>
            <w:hideMark/>
          </w:tcPr>
          <w:p w14:paraId="3E215CDE" w14:textId="33428A57" w:rsidR="00AB2F07" w:rsidRPr="00AB2F07" w:rsidRDefault="00AB2F07" w:rsidP="00AB2F07">
            <w:pPr>
              <w:pStyle w:val="Table"/>
            </w:pPr>
            <w:r w:rsidRPr="00AB2F07">
              <w:t>2022/2023</w:t>
            </w:r>
          </w:p>
        </w:tc>
        <w:tc>
          <w:tcPr>
            <w:tcW w:w="1361" w:type="dxa"/>
            <w:noWrap/>
            <w:vAlign w:val="center"/>
            <w:hideMark/>
          </w:tcPr>
          <w:p w14:paraId="20F491E8" w14:textId="1C6105BE" w:rsidR="00AB2F07" w:rsidRPr="00AB2F07" w:rsidRDefault="00AB2F07" w:rsidP="00AB2F07">
            <w:pPr>
              <w:pStyle w:val="Table"/>
            </w:pPr>
            <w:r w:rsidRPr="00AB2F07">
              <w:t>New Island</w:t>
            </w:r>
          </w:p>
        </w:tc>
        <w:tc>
          <w:tcPr>
            <w:tcW w:w="1928" w:type="dxa"/>
            <w:noWrap/>
            <w:vAlign w:val="center"/>
            <w:hideMark/>
          </w:tcPr>
          <w:p w14:paraId="618E4247" w14:textId="38F3CF40" w:rsidR="00AB2F07" w:rsidRPr="00AB2F07" w:rsidRDefault="00AB2F07" w:rsidP="00AB2F07">
            <w:pPr>
              <w:pStyle w:val="Table"/>
            </w:pPr>
            <w:r w:rsidRPr="00AB2F07">
              <w:t>Striated caracara</w:t>
            </w:r>
          </w:p>
        </w:tc>
        <w:tc>
          <w:tcPr>
            <w:tcW w:w="794" w:type="dxa"/>
            <w:noWrap/>
            <w:vAlign w:val="center"/>
            <w:hideMark/>
          </w:tcPr>
          <w:p w14:paraId="29918532" w14:textId="6F747591" w:rsidR="00AB2F07" w:rsidRPr="00AB2F07" w:rsidRDefault="00AB2F07" w:rsidP="00AB2F07">
            <w:pPr>
              <w:pStyle w:val="Table"/>
              <w:jc w:val="right"/>
            </w:pPr>
            <w:r w:rsidRPr="00AB2F07">
              <w:t>17</w:t>
            </w:r>
          </w:p>
        </w:tc>
        <w:tc>
          <w:tcPr>
            <w:tcW w:w="2041" w:type="dxa"/>
            <w:noWrap/>
            <w:vAlign w:val="center"/>
            <w:hideMark/>
          </w:tcPr>
          <w:p w14:paraId="4EAF9C1D" w14:textId="65EE3BD8" w:rsidR="00AB2F07" w:rsidRPr="00AB2F07" w:rsidRDefault="00AB2F07" w:rsidP="00AB2F07">
            <w:pPr>
              <w:pStyle w:val="Table"/>
              <w:jc w:val="right"/>
            </w:pPr>
            <w:r w:rsidRPr="00AB2F07">
              <w:t>0.00 [0.00, 19.51]</w:t>
            </w:r>
          </w:p>
        </w:tc>
        <w:tc>
          <w:tcPr>
            <w:tcW w:w="2041" w:type="dxa"/>
            <w:noWrap/>
            <w:vAlign w:val="center"/>
            <w:hideMark/>
          </w:tcPr>
          <w:p w14:paraId="4204F348" w14:textId="24FA739E" w:rsidR="00AB2F07" w:rsidRPr="00AB2F07" w:rsidRDefault="00AB2F07" w:rsidP="00AB2F07">
            <w:pPr>
              <w:pStyle w:val="Table"/>
              <w:jc w:val="right"/>
            </w:pPr>
            <w:r w:rsidRPr="00AB2F07">
              <w:t>0.00 [0.00, 19.51]</w:t>
            </w:r>
          </w:p>
        </w:tc>
      </w:tr>
      <w:tr w:rsidR="00AB2F07" w:rsidRPr="008D32AB" w14:paraId="0B5A1066" w14:textId="77777777" w:rsidTr="00AB2F07">
        <w:trPr>
          <w:trHeight w:val="290"/>
        </w:trPr>
        <w:tc>
          <w:tcPr>
            <w:tcW w:w="1077" w:type="dxa"/>
            <w:noWrap/>
            <w:vAlign w:val="center"/>
            <w:hideMark/>
          </w:tcPr>
          <w:p w14:paraId="3C316DBF" w14:textId="1A5E8BFB" w:rsidR="00AB2F07" w:rsidRPr="00AB2F07" w:rsidRDefault="00AB2F07" w:rsidP="00AB2F07">
            <w:pPr>
              <w:pStyle w:val="Table"/>
            </w:pPr>
            <w:r w:rsidRPr="00AB2F07">
              <w:t>2023/2024</w:t>
            </w:r>
          </w:p>
        </w:tc>
        <w:tc>
          <w:tcPr>
            <w:tcW w:w="1361" w:type="dxa"/>
            <w:noWrap/>
            <w:vAlign w:val="center"/>
            <w:hideMark/>
          </w:tcPr>
          <w:p w14:paraId="4F4BFC0C" w14:textId="2BB40639" w:rsidR="00AB2F07" w:rsidRPr="00AB2F07" w:rsidRDefault="00AB2F07" w:rsidP="00AB2F07">
            <w:pPr>
              <w:pStyle w:val="Table"/>
            </w:pPr>
            <w:r w:rsidRPr="00AB2F07">
              <w:t>Bleaker</w:t>
            </w:r>
          </w:p>
        </w:tc>
        <w:tc>
          <w:tcPr>
            <w:tcW w:w="1928" w:type="dxa"/>
            <w:noWrap/>
            <w:vAlign w:val="center"/>
            <w:hideMark/>
          </w:tcPr>
          <w:p w14:paraId="31113306" w14:textId="4CB78DE2" w:rsidR="00AB2F07" w:rsidRPr="00AB2F07" w:rsidRDefault="00AB2F07" w:rsidP="00AB2F07">
            <w:pPr>
              <w:pStyle w:val="Table"/>
            </w:pPr>
            <w:r w:rsidRPr="00AB2F07">
              <w:t>Giant petrel</w:t>
            </w:r>
          </w:p>
        </w:tc>
        <w:tc>
          <w:tcPr>
            <w:tcW w:w="794" w:type="dxa"/>
            <w:noWrap/>
            <w:vAlign w:val="center"/>
            <w:hideMark/>
          </w:tcPr>
          <w:p w14:paraId="7BDF3EC6" w14:textId="5C56618D" w:rsidR="00AB2F07" w:rsidRPr="00AB2F07" w:rsidRDefault="00AB2F07" w:rsidP="00AB2F07">
            <w:pPr>
              <w:pStyle w:val="Table"/>
              <w:jc w:val="right"/>
            </w:pPr>
            <w:r w:rsidRPr="00AB2F07">
              <w:t>20</w:t>
            </w:r>
          </w:p>
        </w:tc>
        <w:tc>
          <w:tcPr>
            <w:tcW w:w="2041" w:type="dxa"/>
            <w:noWrap/>
            <w:vAlign w:val="center"/>
            <w:hideMark/>
          </w:tcPr>
          <w:p w14:paraId="3E782AB7" w14:textId="25A594A9" w:rsidR="00AB2F07" w:rsidRPr="00AB2F07" w:rsidRDefault="00AB2F07" w:rsidP="00AB2F07">
            <w:pPr>
              <w:pStyle w:val="Table"/>
              <w:jc w:val="right"/>
            </w:pPr>
            <w:r w:rsidRPr="00AB2F07">
              <w:t>0.00 [0.00, 16.84]</w:t>
            </w:r>
          </w:p>
        </w:tc>
        <w:tc>
          <w:tcPr>
            <w:tcW w:w="2041" w:type="dxa"/>
            <w:noWrap/>
            <w:vAlign w:val="center"/>
            <w:hideMark/>
          </w:tcPr>
          <w:p w14:paraId="230B80D4" w14:textId="57D10B8B" w:rsidR="00AB2F07" w:rsidRPr="00AB2F07" w:rsidRDefault="00AB2F07" w:rsidP="00AB2F07">
            <w:pPr>
              <w:pStyle w:val="Table"/>
              <w:jc w:val="right"/>
            </w:pPr>
            <w:r w:rsidRPr="00AB2F07">
              <w:t>0.00 [0.00, 16.84]</w:t>
            </w:r>
          </w:p>
        </w:tc>
      </w:tr>
      <w:tr w:rsidR="00AB2F07" w:rsidRPr="008D32AB" w14:paraId="04DAFC29" w14:textId="77777777" w:rsidTr="00AB2F07">
        <w:trPr>
          <w:trHeight w:val="290"/>
        </w:trPr>
        <w:tc>
          <w:tcPr>
            <w:tcW w:w="1077" w:type="dxa"/>
            <w:noWrap/>
            <w:vAlign w:val="center"/>
            <w:hideMark/>
          </w:tcPr>
          <w:p w14:paraId="1933C231" w14:textId="73EEC7F6" w:rsidR="00AB2F07" w:rsidRPr="00AB2F07" w:rsidRDefault="00AB2F07" w:rsidP="00AB2F07">
            <w:pPr>
              <w:pStyle w:val="Table"/>
            </w:pPr>
            <w:r w:rsidRPr="00AB2F07">
              <w:t>2023/2024</w:t>
            </w:r>
          </w:p>
        </w:tc>
        <w:tc>
          <w:tcPr>
            <w:tcW w:w="1361" w:type="dxa"/>
            <w:noWrap/>
            <w:vAlign w:val="center"/>
            <w:hideMark/>
          </w:tcPr>
          <w:p w14:paraId="71ADA0EC" w14:textId="2BB837AF" w:rsidR="00AB2F07" w:rsidRPr="00AB2F07" w:rsidRDefault="00AB2F07" w:rsidP="00AB2F07">
            <w:pPr>
              <w:pStyle w:val="Table"/>
            </w:pPr>
            <w:r w:rsidRPr="00AB2F07">
              <w:t>Bleaker</w:t>
            </w:r>
          </w:p>
        </w:tc>
        <w:tc>
          <w:tcPr>
            <w:tcW w:w="1928" w:type="dxa"/>
            <w:noWrap/>
            <w:vAlign w:val="center"/>
            <w:hideMark/>
          </w:tcPr>
          <w:p w14:paraId="2D0376BF" w14:textId="20060536" w:rsidR="00AB2F07" w:rsidRPr="00AB2F07" w:rsidRDefault="00AB2F07" w:rsidP="00AB2F07">
            <w:pPr>
              <w:pStyle w:val="Table"/>
            </w:pPr>
            <w:r w:rsidRPr="00AB2F07">
              <w:t>Skua</w:t>
            </w:r>
          </w:p>
        </w:tc>
        <w:tc>
          <w:tcPr>
            <w:tcW w:w="794" w:type="dxa"/>
            <w:noWrap/>
            <w:vAlign w:val="center"/>
            <w:hideMark/>
          </w:tcPr>
          <w:p w14:paraId="78EF3E59" w14:textId="5BB1D94A" w:rsidR="00AB2F07" w:rsidRPr="00AB2F07" w:rsidRDefault="00AB2F07" w:rsidP="00AB2F07">
            <w:pPr>
              <w:pStyle w:val="Table"/>
              <w:jc w:val="right"/>
            </w:pPr>
            <w:r w:rsidRPr="00AB2F07">
              <w:t>20</w:t>
            </w:r>
          </w:p>
        </w:tc>
        <w:tc>
          <w:tcPr>
            <w:tcW w:w="2041" w:type="dxa"/>
            <w:noWrap/>
            <w:vAlign w:val="center"/>
            <w:hideMark/>
          </w:tcPr>
          <w:p w14:paraId="0D37C8AF" w14:textId="380785B1" w:rsidR="00AB2F07" w:rsidRPr="00AB2F07" w:rsidRDefault="00AB2F07" w:rsidP="00AB2F07">
            <w:pPr>
              <w:pStyle w:val="Table"/>
              <w:jc w:val="right"/>
            </w:pPr>
            <w:r w:rsidRPr="00AB2F07">
              <w:t>0.00 [0.00, 16.84]</w:t>
            </w:r>
          </w:p>
        </w:tc>
        <w:tc>
          <w:tcPr>
            <w:tcW w:w="2041" w:type="dxa"/>
            <w:noWrap/>
            <w:vAlign w:val="center"/>
            <w:hideMark/>
          </w:tcPr>
          <w:p w14:paraId="301A87DD" w14:textId="1698E52D" w:rsidR="00AB2F07" w:rsidRPr="00AB2F07" w:rsidRDefault="00AB2F07" w:rsidP="00AB2F07">
            <w:pPr>
              <w:pStyle w:val="Table"/>
              <w:jc w:val="right"/>
            </w:pPr>
            <w:r w:rsidRPr="00AB2F07">
              <w:t>0.00 [0.00, 16.84]</w:t>
            </w:r>
          </w:p>
        </w:tc>
      </w:tr>
      <w:tr w:rsidR="00AB2F07" w:rsidRPr="008D32AB" w14:paraId="412C7D2F" w14:textId="77777777" w:rsidTr="00AB2F07">
        <w:trPr>
          <w:trHeight w:val="290"/>
        </w:trPr>
        <w:tc>
          <w:tcPr>
            <w:tcW w:w="1077" w:type="dxa"/>
            <w:noWrap/>
            <w:vAlign w:val="center"/>
            <w:hideMark/>
          </w:tcPr>
          <w:p w14:paraId="60086053" w14:textId="4F195F12" w:rsidR="00AB2F07" w:rsidRPr="00AB2F07" w:rsidRDefault="00AB2F07" w:rsidP="00AB2F07">
            <w:pPr>
              <w:pStyle w:val="Table"/>
            </w:pPr>
            <w:r w:rsidRPr="00AB2F07">
              <w:t>2023/2024</w:t>
            </w:r>
          </w:p>
        </w:tc>
        <w:tc>
          <w:tcPr>
            <w:tcW w:w="1361" w:type="dxa"/>
            <w:noWrap/>
            <w:vAlign w:val="center"/>
            <w:hideMark/>
          </w:tcPr>
          <w:p w14:paraId="3C64292B" w14:textId="79499A5D" w:rsidR="00AB2F07" w:rsidRPr="00AB2F07" w:rsidRDefault="00AB2F07" w:rsidP="00AB2F07">
            <w:pPr>
              <w:pStyle w:val="Table"/>
            </w:pPr>
            <w:r w:rsidRPr="00AB2F07">
              <w:t>West Falkland</w:t>
            </w:r>
          </w:p>
        </w:tc>
        <w:tc>
          <w:tcPr>
            <w:tcW w:w="1928" w:type="dxa"/>
            <w:noWrap/>
            <w:vAlign w:val="center"/>
            <w:hideMark/>
          </w:tcPr>
          <w:p w14:paraId="698C285E" w14:textId="678D5FB6" w:rsidR="00AB2F07" w:rsidRPr="00AB2F07" w:rsidRDefault="00AB2F07" w:rsidP="00AB2F07">
            <w:pPr>
              <w:pStyle w:val="Table"/>
            </w:pPr>
            <w:r w:rsidRPr="00AB2F07">
              <w:t>Albatross</w:t>
            </w:r>
          </w:p>
        </w:tc>
        <w:tc>
          <w:tcPr>
            <w:tcW w:w="794" w:type="dxa"/>
            <w:noWrap/>
            <w:vAlign w:val="center"/>
            <w:hideMark/>
          </w:tcPr>
          <w:p w14:paraId="40F57E82" w14:textId="7F051A31" w:rsidR="00AB2F07" w:rsidRPr="00AB2F07" w:rsidRDefault="00AB2F07" w:rsidP="00AB2F07">
            <w:pPr>
              <w:pStyle w:val="Table"/>
              <w:jc w:val="right"/>
            </w:pPr>
            <w:r w:rsidRPr="00AB2F07">
              <w:t>13</w:t>
            </w:r>
          </w:p>
        </w:tc>
        <w:tc>
          <w:tcPr>
            <w:tcW w:w="2041" w:type="dxa"/>
            <w:noWrap/>
            <w:vAlign w:val="center"/>
            <w:hideMark/>
          </w:tcPr>
          <w:p w14:paraId="25030B55" w14:textId="5DCDE200" w:rsidR="00AB2F07" w:rsidRPr="00AB2F07" w:rsidRDefault="00AB2F07" w:rsidP="00AB2F07">
            <w:pPr>
              <w:pStyle w:val="Table"/>
              <w:jc w:val="right"/>
            </w:pPr>
            <w:r w:rsidRPr="00AB2F07">
              <w:t>0.00 [0.00, 24.71]</w:t>
            </w:r>
          </w:p>
        </w:tc>
        <w:tc>
          <w:tcPr>
            <w:tcW w:w="2041" w:type="dxa"/>
            <w:noWrap/>
            <w:vAlign w:val="center"/>
            <w:hideMark/>
          </w:tcPr>
          <w:p w14:paraId="00D68803" w14:textId="1D127653" w:rsidR="00AB2F07" w:rsidRPr="00AB2F07" w:rsidRDefault="00AB2F07" w:rsidP="00AB2F07">
            <w:pPr>
              <w:pStyle w:val="Table"/>
              <w:jc w:val="right"/>
            </w:pPr>
            <w:r w:rsidRPr="00AB2F07">
              <w:t>0.00 [0.00, 24.71]</w:t>
            </w:r>
          </w:p>
        </w:tc>
      </w:tr>
      <w:tr w:rsidR="00AB2F07" w:rsidRPr="008D32AB" w14:paraId="32FFE4FA" w14:textId="77777777" w:rsidTr="00AB2F07">
        <w:trPr>
          <w:trHeight w:val="290"/>
        </w:trPr>
        <w:tc>
          <w:tcPr>
            <w:tcW w:w="1077" w:type="dxa"/>
            <w:noWrap/>
            <w:vAlign w:val="center"/>
            <w:hideMark/>
          </w:tcPr>
          <w:p w14:paraId="62CB405A" w14:textId="2E853E9C" w:rsidR="00AB2F07" w:rsidRPr="00AB2F07" w:rsidRDefault="00AB2F07" w:rsidP="00AB2F07">
            <w:pPr>
              <w:pStyle w:val="Table"/>
            </w:pPr>
            <w:r w:rsidRPr="00AB2F07">
              <w:t>2023/2024</w:t>
            </w:r>
          </w:p>
        </w:tc>
        <w:tc>
          <w:tcPr>
            <w:tcW w:w="1361" w:type="dxa"/>
            <w:noWrap/>
            <w:vAlign w:val="center"/>
            <w:hideMark/>
          </w:tcPr>
          <w:p w14:paraId="2A709E8E" w14:textId="7AE825B2" w:rsidR="00AB2F07" w:rsidRPr="00AB2F07" w:rsidRDefault="00AB2F07" w:rsidP="00AB2F07">
            <w:pPr>
              <w:pStyle w:val="Table"/>
            </w:pPr>
            <w:r w:rsidRPr="00AB2F07">
              <w:t>Saunders</w:t>
            </w:r>
          </w:p>
        </w:tc>
        <w:tc>
          <w:tcPr>
            <w:tcW w:w="1928" w:type="dxa"/>
            <w:noWrap/>
            <w:vAlign w:val="center"/>
            <w:hideMark/>
          </w:tcPr>
          <w:p w14:paraId="3D7F699B" w14:textId="5A092727" w:rsidR="00AB2F07" w:rsidRPr="00AB2F07" w:rsidRDefault="00AB2F07" w:rsidP="00AB2F07">
            <w:pPr>
              <w:pStyle w:val="Table"/>
            </w:pPr>
            <w:r w:rsidRPr="00AB2F07">
              <w:t>Albatross</w:t>
            </w:r>
          </w:p>
        </w:tc>
        <w:tc>
          <w:tcPr>
            <w:tcW w:w="794" w:type="dxa"/>
            <w:noWrap/>
            <w:vAlign w:val="center"/>
            <w:hideMark/>
          </w:tcPr>
          <w:p w14:paraId="5C0325BD" w14:textId="46C7DEA9" w:rsidR="00AB2F07" w:rsidRPr="00AB2F07" w:rsidRDefault="00AB2F07" w:rsidP="00AB2F07">
            <w:pPr>
              <w:pStyle w:val="Table"/>
              <w:jc w:val="right"/>
            </w:pPr>
            <w:r w:rsidRPr="00AB2F07">
              <w:t>10</w:t>
            </w:r>
          </w:p>
        </w:tc>
        <w:tc>
          <w:tcPr>
            <w:tcW w:w="2041" w:type="dxa"/>
            <w:noWrap/>
            <w:vAlign w:val="center"/>
            <w:hideMark/>
          </w:tcPr>
          <w:p w14:paraId="7FCBB9F8" w14:textId="6752CC82" w:rsidR="00AB2F07" w:rsidRPr="00AB2F07" w:rsidRDefault="00AB2F07" w:rsidP="00AB2F07">
            <w:pPr>
              <w:pStyle w:val="Table"/>
              <w:jc w:val="right"/>
            </w:pPr>
            <w:r w:rsidRPr="00AB2F07">
              <w:t>10.00 [0.25, 44.50]</w:t>
            </w:r>
          </w:p>
        </w:tc>
        <w:tc>
          <w:tcPr>
            <w:tcW w:w="2041" w:type="dxa"/>
            <w:noWrap/>
            <w:vAlign w:val="center"/>
            <w:hideMark/>
          </w:tcPr>
          <w:p w14:paraId="45AA5807" w14:textId="3B2C3B42" w:rsidR="00AB2F07" w:rsidRPr="00AB2F07" w:rsidRDefault="00AB2F07" w:rsidP="00AB2F07">
            <w:pPr>
              <w:pStyle w:val="Table"/>
              <w:jc w:val="right"/>
            </w:pPr>
            <w:r w:rsidRPr="00AB2F07">
              <w:t>0.00 [0.00, 30.85]</w:t>
            </w:r>
          </w:p>
        </w:tc>
      </w:tr>
      <w:tr w:rsidR="00AB2F07" w:rsidRPr="008D32AB" w14:paraId="2EF11AAE" w14:textId="77777777" w:rsidTr="00AB2F07">
        <w:trPr>
          <w:trHeight w:val="290"/>
        </w:trPr>
        <w:tc>
          <w:tcPr>
            <w:tcW w:w="1077" w:type="dxa"/>
            <w:noWrap/>
            <w:vAlign w:val="center"/>
            <w:hideMark/>
          </w:tcPr>
          <w:p w14:paraId="1E001BE5" w14:textId="71ACC34A" w:rsidR="00AB2F07" w:rsidRPr="00AB2F07" w:rsidRDefault="00AB2F07" w:rsidP="00AB2F07">
            <w:pPr>
              <w:pStyle w:val="Table"/>
            </w:pPr>
            <w:r w:rsidRPr="00AB2F07">
              <w:t>2023/2024</w:t>
            </w:r>
          </w:p>
        </w:tc>
        <w:tc>
          <w:tcPr>
            <w:tcW w:w="1361" w:type="dxa"/>
            <w:noWrap/>
            <w:vAlign w:val="center"/>
            <w:hideMark/>
          </w:tcPr>
          <w:p w14:paraId="053AE834" w14:textId="4DBFEBCB" w:rsidR="00AB2F07" w:rsidRPr="00AB2F07" w:rsidRDefault="00AB2F07" w:rsidP="00AB2F07">
            <w:pPr>
              <w:pStyle w:val="Table"/>
            </w:pPr>
            <w:r w:rsidRPr="00AB2F07">
              <w:t>Saunders</w:t>
            </w:r>
          </w:p>
        </w:tc>
        <w:tc>
          <w:tcPr>
            <w:tcW w:w="1928" w:type="dxa"/>
            <w:noWrap/>
            <w:vAlign w:val="center"/>
            <w:hideMark/>
          </w:tcPr>
          <w:p w14:paraId="3FEAB55C" w14:textId="78253634" w:rsidR="00AB2F07" w:rsidRPr="00AB2F07" w:rsidRDefault="00AB2F07" w:rsidP="00AB2F07">
            <w:pPr>
              <w:pStyle w:val="Table"/>
            </w:pPr>
            <w:r w:rsidRPr="00AB2F07">
              <w:t>Skua</w:t>
            </w:r>
          </w:p>
        </w:tc>
        <w:tc>
          <w:tcPr>
            <w:tcW w:w="794" w:type="dxa"/>
            <w:noWrap/>
            <w:vAlign w:val="center"/>
            <w:hideMark/>
          </w:tcPr>
          <w:p w14:paraId="2A3C532E" w14:textId="1E34C24C" w:rsidR="00AB2F07" w:rsidRPr="00AB2F07" w:rsidRDefault="00AB2F07" w:rsidP="00AB2F07">
            <w:pPr>
              <w:pStyle w:val="Table"/>
              <w:jc w:val="right"/>
            </w:pPr>
            <w:r w:rsidRPr="00AB2F07">
              <w:t>3</w:t>
            </w:r>
          </w:p>
        </w:tc>
        <w:tc>
          <w:tcPr>
            <w:tcW w:w="2041" w:type="dxa"/>
            <w:noWrap/>
            <w:vAlign w:val="center"/>
            <w:hideMark/>
          </w:tcPr>
          <w:p w14:paraId="674FCD7F" w14:textId="6E766F72" w:rsidR="00AB2F07" w:rsidRPr="00AB2F07" w:rsidRDefault="00AB2F07" w:rsidP="00AB2F07">
            <w:pPr>
              <w:pStyle w:val="Table"/>
              <w:jc w:val="right"/>
            </w:pPr>
            <w:r w:rsidRPr="00AB2F07">
              <w:t>0.00 [0.00, 70.76]</w:t>
            </w:r>
          </w:p>
        </w:tc>
        <w:tc>
          <w:tcPr>
            <w:tcW w:w="2041" w:type="dxa"/>
            <w:noWrap/>
            <w:vAlign w:val="center"/>
            <w:hideMark/>
          </w:tcPr>
          <w:p w14:paraId="7B8B6D68" w14:textId="67E9A986" w:rsidR="00AB2F07" w:rsidRPr="00AB2F07" w:rsidRDefault="00AB2F07" w:rsidP="00AB2F07">
            <w:pPr>
              <w:pStyle w:val="Table"/>
              <w:jc w:val="right"/>
            </w:pPr>
            <w:r w:rsidRPr="00AB2F07">
              <w:t>0.00 [0.00, 70.76]</w:t>
            </w:r>
          </w:p>
        </w:tc>
      </w:tr>
      <w:tr w:rsidR="00AB2F07" w:rsidRPr="008D32AB" w14:paraId="16347C9A" w14:textId="77777777" w:rsidTr="00AB2F07">
        <w:trPr>
          <w:trHeight w:val="290"/>
        </w:trPr>
        <w:tc>
          <w:tcPr>
            <w:tcW w:w="1077" w:type="dxa"/>
            <w:noWrap/>
            <w:vAlign w:val="center"/>
            <w:hideMark/>
          </w:tcPr>
          <w:p w14:paraId="72994E43" w14:textId="0E90C2D6" w:rsidR="00AB2F07" w:rsidRPr="00AB2F07" w:rsidRDefault="00AB2F07" w:rsidP="00AB2F07">
            <w:pPr>
              <w:pStyle w:val="Table"/>
            </w:pPr>
            <w:r w:rsidRPr="00AB2F07">
              <w:t>2023/2024</w:t>
            </w:r>
          </w:p>
        </w:tc>
        <w:tc>
          <w:tcPr>
            <w:tcW w:w="1361" w:type="dxa"/>
            <w:noWrap/>
            <w:vAlign w:val="center"/>
            <w:hideMark/>
          </w:tcPr>
          <w:p w14:paraId="7E5C645C" w14:textId="2EA3E00F" w:rsidR="00AB2F07" w:rsidRPr="00AB2F07" w:rsidRDefault="00AB2F07" w:rsidP="00AB2F07">
            <w:pPr>
              <w:pStyle w:val="Table"/>
            </w:pPr>
            <w:r w:rsidRPr="00AB2F07">
              <w:t>New Island</w:t>
            </w:r>
          </w:p>
        </w:tc>
        <w:tc>
          <w:tcPr>
            <w:tcW w:w="1928" w:type="dxa"/>
            <w:noWrap/>
            <w:vAlign w:val="center"/>
            <w:hideMark/>
          </w:tcPr>
          <w:p w14:paraId="39831FB9" w14:textId="640DAED3" w:rsidR="00AB2F07" w:rsidRPr="00AB2F07" w:rsidRDefault="00AB2F07" w:rsidP="00AB2F07">
            <w:pPr>
              <w:pStyle w:val="Table"/>
            </w:pPr>
            <w:r w:rsidRPr="00AB2F07">
              <w:t>Albatross</w:t>
            </w:r>
          </w:p>
        </w:tc>
        <w:tc>
          <w:tcPr>
            <w:tcW w:w="794" w:type="dxa"/>
            <w:noWrap/>
            <w:vAlign w:val="center"/>
            <w:hideMark/>
          </w:tcPr>
          <w:p w14:paraId="7664D13F" w14:textId="138F0CCB" w:rsidR="00AB2F07" w:rsidRPr="00AB2F07" w:rsidRDefault="00AB2F07" w:rsidP="00AB2F07">
            <w:pPr>
              <w:pStyle w:val="Table"/>
              <w:jc w:val="right"/>
            </w:pPr>
            <w:r w:rsidRPr="00AB2F07">
              <w:t>45</w:t>
            </w:r>
          </w:p>
        </w:tc>
        <w:tc>
          <w:tcPr>
            <w:tcW w:w="2041" w:type="dxa"/>
            <w:noWrap/>
            <w:vAlign w:val="center"/>
            <w:hideMark/>
          </w:tcPr>
          <w:p w14:paraId="14BC6450" w14:textId="4F06E307" w:rsidR="00AB2F07" w:rsidRPr="00AB2F07" w:rsidRDefault="00AB2F07" w:rsidP="00AB2F07">
            <w:pPr>
              <w:pStyle w:val="Table"/>
              <w:jc w:val="right"/>
            </w:pPr>
            <w:r w:rsidRPr="00AB2F07">
              <w:t>11.11 [3.71, 24.05]</w:t>
            </w:r>
          </w:p>
        </w:tc>
        <w:tc>
          <w:tcPr>
            <w:tcW w:w="2041" w:type="dxa"/>
            <w:noWrap/>
            <w:vAlign w:val="center"/>
            <w:hideMark/>
          </w:tcPr>
          <w:p w14:paraId="1A60FF72" w14:textId="0108AAB9" w:rsidR="00AB2F07" w:rsidRPr="00AB2F07" w:rsidRDefault="00AB2F07" w:rsidP="00AB2F07">
            <w:pPr>
              <w:pStyle w:val="Table"/>
              <w:jc w:val="right"/>
            </w:pPr>
            <w:r w:rsidRPr="00AB2F07">
              <w:t>0.00 [0.00, 7.87]</w:t>
            </w:r>
          </w:p>
        </w:tc>
      </w:tr>
      <w:tr w:rsidR="00AB2F07" w:rsidRPr="008D32AB" w14:paraId="358214E8" w14:textId="77777777" w:rsidTr="00AB2F07">
        <w:trPr>
          <w:trHeight w:val="290"/>
        </w:trPr>
        <w:tc>
          <w:tcPr>
            <w:tcW w:w="1077" w:type="dxa"/>
            <w:noWrap/>
            <w:vAlign w:val="center"/>
            <w:hideMark/>
          </w:tcPr>
          <w:p w14:paraId="769CDEA8" w14:textId="02E60FFF" w:rsidR="00AB2F07" w:rsidRPr="00AB2F07" w:rsidRDefault="00AB2F07" w:rsidP="00AB2F07">
            <w:pPr>
              <w:pStyle w:val="Table"/>
            </w:pPr>
            <w:r w:rsidRPr="00AB2F07">
              <w:t>2023/2024</w:t>
            </w:r>
          </w:p>
        </w:tc>
        <w:tc>
          <w:tcPr>
            <w:tcW w:w="1361" w:type="dxa"/>
            <w:noWrap/>
            <w:vAlign w:val="center"/>
            <w:hideMark/>
          </w:tcPr>
          <w:p w14:paraId="7B16D481" w14:textId="5951F21E" w:rsidR="00AB2F07" w:rsidRPr="00AB2F07" w:rsidRDefault="00AB2F07" w:rsidP="00AB2F07">
            <w:pPr>
              <w:pStyle w:val="Table"/>
            </w:pPr>
            <w:r w:rsidRPr="00AB2F07">
              <w:t>New Island</w:t>
            </w:r>
          </w:p>
        </w:tc>
        <w:tc>
          <w:tcPr>
            <w:tcW w:w="1928" w:type="dxa"/>
            <w:noWrap/>
            <w:vAlign w:val="center"/>
            <w:hideMark/>
          </w:tcPr>
          <w:p w14:paraId="35E35445" w14:textId="34084D01" w:rsidR="00AB2F07" w:rsidRPr="00AB2F07" w:rsidRDefault="00AB2F07" w:rsidP="00AB2F07">
            <w:pPr>
              <w:pStyle w:val="Table"/>
            </w:pPr>
            <w:r w:rsidRPr="00AB2F07">
              <w:t>Gentoo penguin</w:t>
            </w:r>
          </w:p>
        </w:tc>
        <w:tc>
          <w:tcPr>
            <w:tcW w:w="794" w:type="dxa"/>
            <w:noWrap/>
            <w:vAlign w:val="center"/>
            <w:hideMark/>
          </w:tcPr>
          <w:p w14:paraId="6D24BB32" w14:textId="48D52C76" w:rsidR="00AB2F07" w:rsidRPr="00AB2F07" w:rsidRDefault="00AB2F07" w:rsidP="00AB2F07">
            <w:pPr>
              <w:pStyle w:val="Table"/>
              <w:jc w:val="right"/>
            </w:pPr>
            <w:r w:rsidRPr="00AB2F07">
              <w:t>6</w:t>
            </w:r>
          </w:p>
        </w:tc>
        <w:tc>
          <w:tcPr>
            <w:tcW w:w="2041" w:type="dxa"/>
            <w:noWrap/>
            <w:vAlign w:val="center"/>
            <w:hideMark/>
          </w:tcPr>
          <w:p w14:paraId="352E6F17" w14:textId="64338F70" w:rsidR="00AB2F07" w:rsidRPr="00AB2F07" w:rsidRDefault="00AB2F07" w:rsidP="00AB2F07">
            <w:pPr>
              <w:pStyle w:val="Table"/>
              <w:jc w:val="right"/>
            </w:pPr>
            <w:r w:rsidRPr="00AB2F07">
              <w:t>0.00 [0.00, 45.93]</w:t>
            </w:r>
          </w:p>
        </w:tc>
        <w:tc>
          <w:tcPr>
            <w:tcW w:w="2041" w:type="dxa"/>
            <w:noWrap/>
            <w:vAlign w:val="center"/>
            <w:hideMark/>
          </w:tcPr>
          <w:p w14:paraId="51689DFF" w14:textId="4D2C7D9B" w:rsidR="00AB2F07" w:rsidRPr="00AB2F07" w:rsidRDefault="00AB2F07" w:rsidP="00AB2F07">
            <w:pPr>
              <w:pStyle w:val="Table"/>
              <w:jc w:val="right"/>
            </w:pPr>
            <w:r w:rsidRPr="00AB2F07">
              <w:t>0.00 [0.00, 45.93]</w:t>
            </w:r>
          </w:p>
        </w:tc>
      </w:tr>
      <w:tr w:rsidR="00AB2F07" w:rsidRPr="008D32AB" w14:paraId="7476FC5F" w14:textId="77777777" w:rsidTr="00AB2F07">
        <w:trPr>
          <w:trHeight w:val="290"/>
        </w:trPr>
        <w:tc>
          <w:tcPr>
            <w:tcW w:w="1077" w:type="dxa"/>
            <w:noWrap/>
            <w:vAlign w:val="center"/>
            <w:hideMark/>
          </w:tcPr>
          <w:p w14:paraId="5A68D6E1" w14:textId="05852AAB" w:rsidR="00AB2F07" w:rsidRPr="00AB2F07" w:rsidRDefault="00AB2F07" w:rsidP="00AB2F07">
            <w:pPr>
              <w:pStyle w:val="Table"/>
            </w:pPr>
            <w:r w:rsidRPr="00AB2F07">
              <w:t>2023/2024</w:t>
            </w:r>
          </w:p>
        </w:tc>
        <w:tc>
          <w:tcPr>
            <w:tcW w:w="1361" w:type="dxa"/>
            <w:noWrap/>
            <w:vAlign w:val="center"/>
            <w:hideMark/>
          </w:tcPr>
          <w:p w14:paraId="03086456" w14:textId="26BAC02F" w:rsidR="00AB2F07" w:rsidRPr="00AB2F07" w:rsidRDefault="00AB2F07" w:rsidP="00AB2F07">
            <w:pPr>
              <w:pStyle w:val="Table"/>
            </w:pPr>
            <w:r w:rsidRPr="00AB2F07">
              <w:t>New Island</w:t>
            </w:r>
          </w:p>
        </w:tc>
        <w:tc>
          <w:tcPr>
            <w:tcW w:w="1928" w:type="dxa"/>
            <w:noWrap/>
            <w:vAlign w:val="center"/>
            <w:hideMark/>
          </w:tcPr>
          <w:p w14:paraId="73FDEE9D" w14:textId="69E261DF" w:rsidR="00AB2F07" w:rsidRPr="00AB2F07" w:rsidRDefault="00AB2F07" w:rsidP="00AB2F07">
            <w:pPr>
              <w:pStyle w:val="Table"/>
            </w:pPr>
            <w:r w:rsidRPr="00AB2F07">
              <w:t>Striated caracara</w:t>
            </w:r>
          </w:p>
        </w:tc>
        <w:tc>
          <w:tcPr>
            <w:tcW w:w="794" w:type="dxa"/>
            <w:noWrap/>
            <w:vAlign w:val="center"/>
            <w:hideMark/>
          </w:tcPr>
          <w:p w14:paraId="6FB7DFCA" w14:textId="016BA073" w:rsidR="00AB2F07" w:rsidRPr="00AB2F07" w:rsidRDefault="00AB2F07" w:rsidP="00AB2F07">
            <w:pPr>
              <w:pStyle w:val="Table"/>
              <w:jc w:val="right"/>
            </w:pPr>
            <w:r w:rsidRPr="00AB2F07">
              <w:t>16</w:t>
            </w:r>
          </w:p>
        </w:tc>
        <w:tc>
          <w:tcPr>
            <w:tcW w:w="2041" w:type="dxa"/>
            <w:noWrap/>
            <w:vAlign w:val="center"/>
            <w:hideMark/>
          </w:tcPr>
          <w:p w14:paraId="7C1148BB" w14:textId="5AC02EE3" w:rsidR="00AB2F07" w:rsidRPr="00AB2F07" w:rsidRDefault="00AB2F07" w:rsidP="00AB2F07">
            <w:pPr>
              <w:pStyle w:val="Table"/>
              <w:jc w:val="right"/>
            </w:pPr>
            <w:r w:rsidRPr="00AB2F07">
              <w:t>0.00 [0.00, 20.59]</w:t>
            </w:r>
          </w:p>
        </w:tc>
        <w:tc>
          <w:tcPr>
            <w:tcW w:w="2041" w:type="dxa"/>
            <w:noWrap/>
            <w:vAlign w:val="center"/>
            <w:hideMark/>
          </w:tcPr>
          <w:p w14:paraId="3E2033FB" w14:textId="65EE8A78" w:rsidR="00AB2F07" w:rsidRPr="00AB2F07" w:rsidRDefault="00AB2F07" w:rsidP="00AB2F07">
            <w:pPr>
              <w:pStyle w:val="Table"/>
              <w:jc w:val="right"/>
            </w:pPr>
            <w:r w:rsidRPr="00AB2F07">
              <w:t>0.00 [0.00, 20.59]</w:t>
            </w:r>
          </w:p>
        </w:tc>
      </w:tr>
      <w:tr w:rsidR="00AB2F07" w:rsidRPr="008D32AB" w14:paraId="14046B7C" w14:textId="77777777" w:rsidTr="00AB2F07">
        <w:trPr>
          <w:trHeight w:val="290"/>
        </w:trPr>
        <w:tc>
          <w:tcPr>
            <w:tcW w:w="1077" w:type="dxa"/>
            <w:noWrap/>
            <w:vAlign w:val="center"/>
            <w:hideMark/>
          </w:tcPr>
          <w:p w14:paraId="13BCC0B3" w14:textId="25C75038" w:rsidR="00AB2F07" w:rsidRPr="00AB2F07" w:rsidRDefault="00AB2F07" w:rsidP="00AB2F07">
            <w:pPr>
              <w:pStyle w:val="Table"/>
            </w:pPr>
            <w:r w:rsidRPr="00AB2F07">
              <w:t>2023/2024</w:t>
            </w:r>
          </w:p>
        </w:tc>
        <w:tc>
          <w:tcPr>
            <w:tcW w:w="1361" w:type="dxa"/>
            <w:noWrap/>
            <w:vAlign w:val="center"/>
            <w:hideMark/>
          </w:tcPr>
          <w:p w14:paraId="4B3953FD" w14:textId="153A5908" w:rsidR="00AB2F07" w:rsidRPr="00AB2F07" w:rsidRDefault="00AB2F07" w:rsidP="00AB2F07">
            <w:pPr>
              <w:pStyle w:val="Table"/>
            </w:pPr>
            <w:r w:rsidRPr="00AB2F07">
              <w:t>New Island</w:t>
            </w:r>
          </w:p>
        </w:tc>
        <w:tc>
          <w:tcPr>
            <w:tcW w:w="1928" w:type="dxa"/>
            <w:noWrap/>
            <w:vAlign w:val="center"/>
            <w:hideMark/>
          </w:tcPr>
          <w:p w14:paraId="7157FD41" w14:textId="2394BE80" w:rsidR="00AB2F07" w:rsidRPr="00AB2F07" w:rsidRDefault="00AB2F07" w:rsidP="00AB2F07">
            <w:pPr>
              <w:pStyle w:val="Table"/>
            </w:pPr>
            <w:r w:rsidRPr="00AB2F07">
              <w:t>Giant petrel</w:t>
            </w:r>
          </w:p>
        </w:tc>
        <w:tc>
          <w:tcPr>
            <w:tcW w:w="794" w:type="dxa"/>
            <w:noWrap/>
            <w:vAlign w:val="center"/>
            <w:hideMark/>
          </w:tcPr>
          <w:p w14:paraId="579B997A" w14:textId="37DC7E36" w:rsidR="00AB2F07" w:rsidRPr="00AB2F07" w:rsidRDefault="00AB2F07" w:rsidP="00AB2F07">
            <w:pPr>
              <w:pStyle w:val="Table"/>
              <w:jc w:val="right"/>
            </w:pPr>
            <w:r w:rsidRPr="00AB2F07">
              <w:t>15</w:t>
            </w:r>
          </w:p>
        </w:tc>
        <w:tc>
          <w:tcPr>
            <w:tcW w:w="2041" w:type="dxa"/>
            <w:noWrap/>
            <w:vAlign w:val="center"/>
            <w:hideMark/>
          </w:tcPr>
          <w:p w14:paraId="075BC8B2" w14:textId="33182706" w:rsidR="00AB2F07" w:rsidRPr="00AB2F07" w:rsidRDefault="00AB2F07" w:rsidP="00AB2F07">
            <w:pPr>
              <w:pStyle w:val="Table"/>
              <w:jc w:val="right"/>
            </w:pPr>
            <w:r w:rsidRPr="00AB2F07">
              <w:t>13.33 [1.66, 40.46]</w:t>
            </w:r>
          </w:p>
        </w:tc>
        <w:tc>
          <w:tcPr>
            <w:tcW w:w="2041" w:type="dxa"/>
            <w:noWrap/>
            <w:vAlign w:val="center"/>
            <w:hideMark/>
          </w:tcPr>
          <w:p w14:paraId="672F134D" w14:textId="0439FCE8" w:rsidR="00AB2F07" w:rsidRPr="00AB2F07" w:rsidRDefault="00AB2F07" w:rsidP="00AB2F07">
            <w:pPr>
              <w:pStyle w:val="Table"/>
              <w:jc w:val="right"/>
            </w:pPr>
            <w:r w:rsidRPr="00AB2F07">
              <w:t>0.00 [0.00, 21.80]</w:t>
            </w:r>
          </w:p>
        </w:tc>
      </w:tr>
      <w:tr w:rsidR="00AB2F07" w:rsidRPr="008D32AB" w14:paraId="601302F1" w14:textId="77777777" w:rsidTr="00AB2F07">
        <w:trPr>
          <w:trHeight w:val="290"/>
        </w:trPr>
        <w:tc>
          <w:tcPr>
            <w:tcW w:w="1077" w:type="dxa"/>
            <w:noWrap/>
            <w:vAlign w:val="center"/>
            <w:hideMark/>
          </w:tcPr>
          <w:p w14:paraId="089C26DA" w14:textId="2D5FA73C" w:rsidR="00AB2F07" w:rsidRPr="00AB2F07" w:rsidRDefault="00AB2F07" w:rsidP="00AB2F07">
            <w:pPr>
              <w:pStyle w:val="Table"/>
            </w:pPr>
            <w:r w:rsidRPr="00AB2F07">
              <w:t>2023/2024</w:t>
            </w:r>
          </w:p>
        </w:tc>
        <w:tc>
          <w:tcPr>
            <w:tcW w:w="1361" w:type="dxa"/>
            <w:noWrap/>
            <w:vAlign w:val="center"/>
            <w:hideMark/>
          </w:tcPr>
          <w:p w14:paraId="698B3283" w14:textId="04331D9F" w:rsidR="00AB2F07" w:rsidRPr="00AB2F07" w:rsidRDefault="00AB2F07" w:rsidP="00AB2F07">
            <w:pPr>
              <w:pStyle w:val="Table"/>
            </w:pPr>
            <w:r w:rsidRPr="00AB2F07">
              <w:t>New Island</w:t>
            </w:r>
          </w:p>
        </w:tc>
        <w:tc>
          <w:tcPr>
            <w:tcW w:w="1928" w:type="dxa"/>
            <w:noWrap/>
            <w:vAlign w:val="center"/>
            <w:hideMark/>
          </w:tcPr>
          <w:p w14:paraId="1C1DCA12" w14:textId="0C0A2734" w:rsidR="00AB2F07" w:rsidRPr="00AB2F07" w:rsidRDefault="00AB2F07" w:rsidP="00AB2F07">
            <w:pPr>
              <w:pStyle w:val="Table"/>
            </w:pPr>
            <w:r w:rsidRPr="00AB2F07">
              <w:t>Skua</w:t>
            </w:r>
          </w:p>
        </w:tc>
        <w:tc>
          <w:tcPr>
            <w:tcW w:w="794" w:type="dxa"/>
            <w:noWrap/>
            <w:vAlign w:val="center"/>
            <w:hideMark/>
          </w:tcPr>
          <w:p w14:paraId="3DDDDF65" w14:textId="064F607B" w:rsidR="00AB2F07" w:rsidRPr="00AB2F07" w:rsidRDefault="00AB2F07" w:rsidP="00AB2F07">
            <w:pPr>
              <w:pStyle w:val="Table"/>
              <w:jc w:val="right"/>
            </w:pPr>
            <w:r w:rsidRPr="00AB2F07">
              <w:t>17</w:t>
            </w:r>
          </w:p>
        </w:tc>
        <w:tc>
          <w:tcPr>
            <w:tcW w:w="2041" w:type="dxa"/>
            <w:noWrap/>
            <w:vAlign w:val="center"/>
            <w:hideMark/>
          </w:tcPr>
          <w:p w14:paraId="03CFEAC7" w14:textId="44781B5B" w:rsidR="00AB2F07" w:rsidRPr="00AB2F07" w:rsidRDefault="00AB2F07" w:rsidP="00AB2F07">
            <w:pPr>
              <w:pStyle w:val="Table"/>
              <w:jc w:val="right"/>
            </w:pPr>
            <w:r w:rsidRPr="00AB2F07">
              <w:t>17.65 [3.80, 43.43]</w:t>
            </w:r>
          </w:p>
        </w:tc>
        <w:tc>
          <w:tcPr>
            <w:tcW w:w="2041" w:type="dxa"/>
            <w:noWrap/>
            <w:vAlign w:val="center"/>
            <w:hideMark/>
          </w:tcPr>
          <w:p w14:paraId="5A6E99E6" w14:textId="7794AFA7" w:rsidR="00AB2F07" w:rsidRPr="00AB2F07" w:rsidRDefault="00AB2F07" w:rsidP="00AB2F07">
            <w:pPr>
              <w:pStyle w:val="Table"/>
              <w:jc w:val="right"/>
            </w:pPr>
            <w:r w:rsidRPr="00AB2F07">
              <w:t>5.88 [0.15, 28.69]</w:t>
            </w:r>
          </w:p>
        </w:tc>
      </w:tr>
      <w:tr w:rsidR="00AB2F07" w:rsidRPr="008D32AB" w14:paraId="266D7A44" w14:textId="77777777" w:rsidTr="00AB2F07">
        <w:trPr>
          <w:trHeight w:val="290"/>
        </w:trPr>
        <w:tc>
          <w:tcPr>
            <w:tcW w:w="1077" w:type="dxa"/>
            <w:noWrap/>
            <w:vAlign w:val="center"/>
            <w:hideMark/>
          </w:tcPr>
          <w:p w14:paraId="5464B117" w14:textId="5465EDB1" w:rsidR="00AB2F07" w:rsidRPr="00AB2F07" w:rsidRDefault="00AB2F07" w:rsidP="00AB2F07">
            <w:pPr>
              <w:pStyle w:val="Table"/>
            </w:pPr>
            <w:r w:rsidRPr="00AB2F07">
              <w:t>2023/2024</w:t>
            </w:r>
          </w:p>
        </w:tc>
        <w:tc>
          <w:tcPr>
            <w:tcW w:w="1361" w:type="dxa"/>
            <w:noWrap/>
            <w:vAlign w:val="center"/>
            <w:hideMark/>
          </w:tcPr>
          <w:p w14:paraId="35EA9B85" w14:textId="29C5330D" w:rsidR="00AB2F07" w:rsidRPr="00AB2F07" w:rsidRDefault="00AB2F07" w:rsidP="00AB2F07">
            <w:pPr>
              <w:pStyle w:val="Table"/>
            </w:pPr>
            <w:r w:rsidRPr="00AB2F07">
              <w:t>Steeple Jason</w:t>
            </w:r>
          </w:p>
        </w:tc>
        <w:tc>
          <w:tcPr>
            <w:tcW w:w="1928" w:type="dxa"/>
            <w:noWrap/>
            <w:vAlign w:val="center"/>
            <w:hideMark/>
          </w:tcPr>
          <w:p w14:paraId="045D00D5" w14:textId="0E3B9009" w:rsidR="00AB2F07" w:rsidRPr="00AB2F07" w:rsidRDefault="00AB2F07" w:rsidP="00AB2F07">
            <w:pPr>
              <w:pStyle w:val="Table"/>
            </w:pPr>
            <w:r w:rsidRPr="00AB2F07">
              <w:t>Albatross</w:t>
            </w:r>
          </w:p>
        </w:tc>
        <w:tc>
          <w:tcPr>
            <w:tcW w:w="794" w:type="dxa"/>
            <w:noWrap/>
            <w:vAlign w:val="center"/>
            <w:hideMark/>
          </w:tcPr>
          <w:p w14:paraId="7EF591BD" w14:textId="1BB27677" w:rsidR="00AB2F07" w:rsidRPr="00AB2F07" w:rsidRDefault="00AB2F07" w:rsidP="00AB2F07">
            <w:pPr>
              <w:pStyle w:val="Table"/>
              <w:jc w:val="right"/>
            </w:pPr>
            <w:r w:rsidRPr="00AB2F07">
              <w:t>30</w:t>
            </w:r>
          </w:p>
        </w:tc>
        <w:tc>
          <w:tcPr>
            <w:tcW w:w="2041" w:type="dxa"/>
            <w:noWrap/>
            <w:vAlign w:val="center"/>
            <w:hideMark/>
          </w:tcPr>
          <w:p w14:paraId="2DE4FFDD" w14:textId="0A9A3DAD" w:rsidR="00AB2F07" w:rsidRPr="00AB2F07" w:rsidRDefault="00AB2F07" w:rsidP="00AB2F07">
            <w:pPr>
              <w:pStyle w:val="Table"/>
              <w:jc w:val="right"/>
            </w:pPr>
            <w:r w:rsidRPr="00AB2F07">
              <w:t>0.00 [0.00, 11.57]</w:t>
            </w:r>
          </w:p>
        </w:tc>
        <w:tc>
          <w:tcPr>
            <w:tcW w:w="2041" w:type="dxa"/>
            <w:noWrap/>
            <w:vAlign w:val="center"/>
            <w:hideMark/>
          </w:tcPr>
          <w:p w14:paraId="45389308" w14:textId="68BC6A0E" w:rsidR="00AB2F07" w:rsidRPr="00AB2F07" w:rsidRDefault="00AB2F07" w:rsidP="00AB2F07">
            <w:pPr>
              <w:pStyle w:val="Table"/>
              <w:jc w:val="right"/>
            </w:pPr>
            <w:r w:rsidRPr="00AB2F07">
              <w:t>0.00 [0.00, 11.57]</w:t>
            </w:r>
          </w:p>
        </w:tc>
      </w:tr>
      <w:tr w:rsidR="00AB2F07" w:rsidRPr="008D32AB" w14:paraId="40766162" w14:textId="77777777" w:rsidTr="00AB2F07">
        <w:trPr>
          <w:trHeight w:val="290"/>
        </w:trPr>
        <w:tc>
          <w:tcPr>
            <w:tcW w:w="1077" w:type="dxa"/>
            <w:noWrap/>
            <w:vAlign w:val="center"/>
            <w:hideMark/>
          </w:tcPr>
          <w:p w14:paraId="50F84CCE" w14:textId="179B2D28" w:rsidR="00AB2F07" w:rsidRPr="00AB2F07" w:rsidRDefault="00AB2F07" w:rsidP="00AB2F07">
            <w:pPr>
              <w:pStyle w:val="Table"/>
            </w:pPr>
            <w:r w:rsidRPr="00AB2F07">
              <w:t>2023/2024</w:t>
            </w:r>
          </w:p>
        </w:tc>
        <w:tc>
          <w:tcPr>
            <w:tcW w:w="1361" w:type="dxa"/>
            <w:noWrap/>
            <w:vAlign w:val="center"/>
            <w:hideMark/>
          </w:tcPr>
          <w:p w14:paraId="60A76D53" w14:textId="62E8C22F" w:rsidR="00AB2F07" w:rsidRPr="00AB2F07" w:rsidRDefault="00AB2F07" w:rsidP="00AB2F07">
            <w:pPr>
              <w:pStyle w:val="Table"/>
            </w:pPr>
            <w:r w:rsidRPr="00AB2F07">
              <w:t>Steeple Jason</w:t>
            </w:r>
          </w:p>
        </w:tc>
        <w:tc>
          <w:tcPr>
            <w:tcW w:w="1928" w:type="dxa"/>
            <w:noWrap/>
            <w:vAlign w:val="center"/>
            <w:hideMark/>
          </w:tcPr>
          <w:p w14:paraId="1219F7F9" w14:textId="23056B24" w:rsidR="00AB2F07" w:rsidRPr="00AB2F07" w:rsidRDefault="00AB2F07" w:rsidP="00AB2F07">
            <w:pPr>
              <w:pStyle w:val="Table"/>
            </w:pPr>
            <w:r w:rsidRPr="00AB2F07">
              <w:t>Rockhopper penguin</w:t>
            </w:r>
          </w:p>
        </w:tc>
        <w:tc>
          <w:tcPr>
            <w:tcW w:w="794" w:type="dxa"/>
            <w:noWrap/>
            <w:vAlign w:val="center"/>
            <w:hideMark/>
          </w:tcPr>
          <w:p w14:paraId="094AD7BD" w14:textId="74AFF251" w:rsidR="00AB2F07" w:rsidRPr="00AB2F07" w:rsidRDefault="00AB2F07" w:rsidP="00AB2F07">
            <w:pPr>
              <w:pStyle w:val="Table"/>
              <w:jc w:val="right"/>
            </w:pPr>
            <w:r w:rsidRPr="00AB2F07">
              <w:t>15</w:t>
            </w:r>
          </w:p>
        </w:tc>
        <w:tc>
          <w:tcPr>
            <w:tcW w:w="2041" w:type="dxa"/>
            <w:noWrap/>
            <w:vAlign w:val="center"/>
            <w:hideMark/>
          </w:tcPr>
          <w:p w14:paraId="17431DB1" w14:textId="3CB2B46A" w:rsidR="00AB2F07" w:rsidRPr="00AB2F07" w:rsidRDefault="00AB2F07" w:rsidP="00AB2F07">
            <w:pPr>
              <w:pStyle w:val="Table"/>
              <w:jc w:val="right"/>
            </w:pPr>
            <w:r w:rsidRPr="00AB2F07">
              <w:t>20.00 [4.33, 48.09]</w:t>
            </w:r>
          </w:p>
        </w:tc>
        <w:tc>
          <w:tcPr>
            <w:tcW w:w="2041" w:type="dxa"/>
            <w:noWrap/>
            <w:vAlign w:val="center"/>
            <w:hideMark/>
          </w:tcPr>
          <w:p w14:paraId="04D6D357" w14:textId="1D1E5711" w:rsidR="00AB2F07" w:rsidRPr="00AB2F07" w:rsidRDefault="00AB2F07" w:rsidP="00AB2F07">
            <w:pPr>
              <w:pStyle w:val="Table"/>
              <w:jc w:val="right"/>
            </w:pPr>
            <w:r w:rsidRPr="00AB2F07">
              <w:t>0.00 [0.00, 21.80]</w:t>
            </w:r>
          </w:p>
        </w:tc>
      </w:tr>
      <w:tr w:rsidR="00AB2F07" w:rsidRPr="008D32AB" w14:paraId="05DA4CA4" w14:textId="77777777" w:rsidTr="00AB2F07">
        <w:trPr>
          <w:trHeight w:val="290"/>
        </w:trPr>
        <w:tc>
          <w:tcPr>
            <w:tcW w:w="1077" w:type="dxa"/>
            <w:noWrap/>
            <w:vAlign w:val="center"/>
            <w:hideMark/>
          </w:tcPr>
          <w:p w14:paraId="1882CFF6" w14:textId="5E9B6FE6" w:rsidR="00AB2F07" w:rsidRPr="00AB2F07" w:rsidRDefault="00AB2F07" w:rsidP="00AB2F07">
            <w:pPr>
              <w:pStyle w:val="Table"/>
            </w:pPr>
            <w:r w:rsidRPr="00AB2F07">
              <w:t>2023/2024</w:t>
            </w:r>
          </w:p>
        </w:tc>
        <w:tc>
          <w:tcPr>
            <w:tcW w:w="1361" w:type="dxa"/>
            <w:noWrap/>
            <w:vAlign w:val="center"/>
            <w:hideMark/>
          </w:tcPr>
          <w:p w14:paraId="6D70BE4C" w14:textId="5ECD8024" w:rsidR="00AB2F07" w:rsidRPr="00AB2F07" w:rsidRDefault="00AB2F07" w:rsidP="00AB2F07">
            <w:pPr>
              <w:pStyle w:val="Table"/>
            </w:pPr>
            <w:r w:rsidRPr="00AB2F07">
              <w:t>Steeple Jason</w:t>
            </w:r>
          </w:p>
        </w:tc>
        <w:tc>
          <w:tcPr>
            <w:tcW w:w="1928" w:type="dxa"/>
            <w:noWrap/>
            <w:vAlign w:val="center"/>
            <w:hideMark/>
          </w:tcPr>
          <w:p w14:paraId="194150B7" w14:textId="5033C8A2" w:rsidR="00AB2F07" w:rsidRPr="00AB2F07" w:rsidRDefault="00AB2F07" w:rsidP="00AB2F07">
            <w:pPr>
              <w:pStyle w:val="Table"/>
            </w:pPr>
            <w:r w:rsidRPr="00AB2F07">
              <w:t>Striated caracara</w:t>
            </w:r>
          </w:p>
        </w:tc>
        <w:tc>
          <w:tcPr>
            <w:tcW w:w="794" w:type="dxa"/>
            <w:noWrap/>
            <w:vAlign w:val="center"/>
            <w:hideMark/>
          </w:tcPr>
          <w:p w14:paraId="79C22D8E" w14:textId="662F9A69" w:rsidR="00AB2F07" w:rsidRPr="00AB2F07" w:rsidRDefault="00AB2F07" w:rsidP="00AB2F07">
            <w:pPr>
              <w:pStyle w:val="Table"/>
              <w:jc w:val="right"/>
            </w:pPr>
            <w:r w:rsidRPr="00AB2F07">
              <w:t>14</w:t>
            </w:r>
          </w:p>
        </w:tc>
        <w:tc>
          <w:tcPr>
            <w:tcW w:w="2041" w:type="dxa"/>
            <w:noWrap/>
            <w:vAlign w:val="center"/>
            <w:hideMark/>
          </w:tcPr>
          <w:p w14:paraId="295A9FD1" w14:textId="7AE6C7A5" w:rsidR="00AB2F07" w:rsidRPr="00AB2F07" w:rsidRDefault="00AB2F07" w:rsidP="00AB2F07">
            <w:pPr>
              <w:pStyle w:val="Table"/>
              <w:jc w:val="right"/>
            </w:pPr>
            <w:r w:rsidRPr="00AB2F07">
              <w:t>78.57 [49.20, 95.34]</w:t>
            </w:r>
          </w:p>
        </w:tc>
        <w:tc>
          <w:tcPr>
            <w:tcW w:w="2041" w:type="dxa"/>
            <w:noWrap/>
            <w:vAlign w:val="center"/>
            <w:hideMark/>
          </w:tcPr>
          <w:p w14:paraId="14B1D8E4" w14:textId="68134A1F" w:rsidR="00AB2F07" w:rsidRPr="00AB2F07" w:rsidRDefault="00AB2F07" w:rsidP="00AB2F07">
            <w:pPr>
              <w:pStyle w:val="Table"/>
              <w:jc w:val="right"/>
            </w:pPr>
            <w:r w:rsidRPr="00AB2F07">
              <w:t>64.29 [35.14, 87.24]</w:t>
            </w:r>
          </w:p>
        </w:tc>
      </w:tr>
      <w:tr w:rsidR="00AB2F07" w:rsidRPr="008D32AB" w14:paraId="0AE180EE" w14:textId="77777777" w:rsidTr="00AB2F07">
        <w:trPr>
          <w:trHeight w:val="290"/>
        </w:trPr>
        <w:tc>
          <w:tcPr>
            <w:tcW w:w="1077" w:type="dxa"/>
            <w:noWrap/>
            <w:vAlign w:val="center"/>
            <w:hideMark/>
          </w:tcPr>
          <w:p w14:paraId="22BAF0B1" w14:textId="3632126B" w:rsidR="00AB2F07" w:rsidRPr="00AB2F07" w:rsidRDefault="00AB2F07" w:rsidP="00AB2F07">
            <w:pPr>
              <w:pStyle w:val="Table"/>
            </w:pPr>
            <w:r w:rsidRPr="00AB2F07">
              <w:t>2023/2024</w:t>
            </w:r>
          </w:p>
        </w:tc>
        <w:tc>
          <w:tcPr>
            <w:tcW w:w="1361" w:type="dxa"/>
            <w:noWrap/>
            <w:vAlign w:val="center"/>
            <w:hideMark/>
          </w:tcPr>
          <w:p w14:paraId="78B08A38" w14:textId="32254445" w:rsidR="00AB2F07" w:rsidRPr="00AB2F07" w:rsidRDefault="00AB2F07" w:rsidP="00AB2F07">
            <w:pPr>
              <w:pStyle w:val="Table"/>
            </w:pPr>
            <w:r w:rsidRPr="00AB2F07">
              <w:t>Sealion</w:t>
            </w:r>
          </w:p>
        </w:tc>
        <w:tc>
          <w:tcPr>
            <w:tcW w:w="1928" w:type="dxa"/>
            <w:noWrap/>
            <w:vAlign w:val="center"/>
            <w:hideMark/>
          </w:tcPr>
          <w:p w14:paraId="27B370F8" w14:textId="02C2237E" w:rsidR="00AB2F07" w:rsidRPr="00AB2F07" w:rsidRDefault="00AB2F07" w:rsidP="00AB2F07">
            <w:pPr>
              <w:pStyle w:val="Table"/>
            </w:pPr>
            <w:r w:rsidRPr="00AB2F07">
              <w:t>Gentoo penguin</w:t>
            </w:r>
          </w:p>
        </w:tc>
        <w:tc>
          <w:tcPr>
            <w:tcW w:w="794" w:type="dxa"/>
            <w:noWrap/>
            <w:vAlign w:val="center"/>
            <w:hideMark/>
          </w:tcPr>
          <w:p w14:paraId="2A019FDB" w14:textId="3EBE9E46" w:rsidR="00AB2F07" w:rsidRPr="00AB2F07" w:rsidRDefault="00AB2F07" w:rsidP="00AB2F07">
            <w:pPr>
              <w:pStyle w:val="Table"/>
              <w:jc w:val="right"/>
            </w:pPr>
            <w:r w:rsidRPr="00AB2F07">
              <w:t>12</w:t>
            </w:r>
          </w:p>
        </w:tc>
        <w:tc>
          <w:tcPr>
            <w:tcW w:w="2041" w:type="dxa"/>
            <w:noWrap/>
            <w:vAlign w:val="center"/>
            <w:hideMark/>
          </w:tcPr>
          <w:p w14:paraId="1B5E4C28" w14:textId="47C0A947" w:rsidR="00AB2F07" w:rsidRPr="00AB2F07" w:rsidRDefault="00AB2F07" w:rsidP="00AB2F07">
            <w:pPr>
              <w:pStyle w:val="Table"/>
              <w:jc w:val="right"/>
            </w:pPr>
            <w:r w:rsidRPr="00AB2F07">
              <w:t>16.67 [2.09, 48.41]</w:t>
            </w:r>
          </w:p>
        </w:tc>
        <w:tc>
          <w:tcPr>
            <w:tcW w:w="2041" w:type="dxa"/>
            <w:noWrap/>
            <w:vAlign w:val="center"/>
            <w:hideMark/>
          </w:tcPr>
          <w:p w14:paraId="0B9C6BD5" w14:textId="169ED10C" w:rsidR="00AB2F07" w:rsidRPr="00AB2F07" w:rsidRDefault="00AB2F07" w:rsidP="00AB2F07">
            <w:pPr>
              <w:pStyle w:val="Table"/>
              <w:jc w:val="right"/>
            </w:pPr>
            <w:r w:rsidRPr="00AB2F07">
              <w:t>8.33 [0.21, 38.48]</w:t>
            </w:r>
          </w:p>
        </w:tc>
      </w:tr>
      <w:tr w:rsidR="00AB2F07" w:rsidRPr="008D32AB" w14:paraId="5A4BA716" w14:textId="77777777" w:rsidTr="00AB2F07">
        <w:trPr>
          <w:trHeight w:val="290"/>
        </w:trPr>
        <w:tc>
          <w:tcPr>
            <w:tcW w:w="1077" w:type="dxa"/>
            <w:noWrap/>
            <w:vAlign w:val="center"/>
            <w:hideMark/>
          </w:tcPr>
          <w:p w14:paraId="081BE6EF" w14:textId="0A3E48EA" w:rsidR="00AB2F07" w:rsidRPr="00AB2F07" w:rsidRDefault="00AB2F07" w:rsidP="00AB2F07">
            <w:pPr>
              <w:pStyle w:val="Table"/>
            </w:pPr>
            <w:r w:rsidRPr="00AB2F07">
              <w:t>2023/2024</w:t>
            </w:r>
          </w:p>
        </w:tc>
        <w:tc>
          <w:tcPr>
            <w:tcW w:w="1361" w:type="dxa"/>
            <w:noWrap/>
            <w:vAlign w:val="center"/>
            <w:hideMark/>
          </w:tcPr>
          <w:p w14:paraId="31770257" w14:textId="52550F0F" w:rsidR="00AB2F07" w:rsidRPr="00AB2F07" w:rsidRDefault="00AB2F07" w:rsidP="00AB2F07">
            <w:pPr>
              <w:pStyle w:val="Table"/>
            </w:pPr>
            <w:r w:rsidRPr="00AB2F07">
              <w:t>Carcass</w:t>
            </w:r>
          </w:p>
        </w:tc>
        <w:tc>
          <w:tcPr>
            <w:tcW w:w="1928" w:type="dxa"/>
            <w:noWrap/>
            <w:vAlign w:val="center"/>
            <w:hideMark/>
          </w:tcPr>
          <w:p w14:paraId="3DA1A131" w14:textId="52F158D7" w:rsidR="00AB2F07" w:rsidRPr="00AB2F07" w:rsidRDefault="00AB2F07" w:rsidP="00AB2F07">
            <w:pPr>
              <w:pStyle w:val="Table"/>
            </w:pPr>
            <w:r w:rsidRPr="00AB2F07">
              <w:t>Gentoo penguin</w:t>
            </w:r>
          </w:p>
        </w:tc>
        <w:tc>
          <w:tcPr>
            <w:tcW w:w="794" w:type="dxa"/>
            <w:noWrap/>
            <w:vAlign w:val="center"/>
            <w:hideMark/>
          </w:tcPr>
          <w:p w14:paraId="7CB1A99E" w14:textId="2474AD95" w:rsidR="00AB2F07" w:rsidRPr="00AB2F07" w:rsidRDefault="00AB2F07" w:rsidP="00AB2F07">
            <w:pPr>
              <w:pStyle w:val="Table"/>
              <w:jc w:val="right"/>
            </w:pPr>
            <w:r w:rsidRPr="00AB2F07">
              <w:t>8</w:t>
            </w:r>
          </w:p>
        </w:tc>
        <w:tc>
          <w:tcPr>
            <w:tcW w:w="2041" w:type="dxa"/>
            <w:noWrap/>
            <w:vAlign w:val="center"/>
            <w:hideMark/>
          </w:tcPr>
          <w:p w14:paraId="46C503EA" w14:textId="03B783E5" w:rsidR="00AB2F07" w:rsidRPr="00AB2F07" w:rsidRDefault="00AB2F07" w:rsidP="00AB2F07">
            <w:pPr>
              <w:pStyle w:val="Table"/>
              <w:jc w:val="right"/>
            </w:pPr>
            <w:r w:rsidRPr="00AB2F07">
              <w:t>0.00 [0.00, 36.94]</w:t>
            </w:r>
          </w:p>
        </w:tc>
        <w:tc>
          <w:tcPr>
            <w:tcW w:w="2041" w:type="dxa"/>
            <w:noWrap/>
            <w:vAlign w:val="center"/>
            <w:hideMark/>
          </w:tcPr>
          <w:p w14:paraId="0F34090B" w14:textId="17D3D57D" w:rsidR="00AB2F07" w:rsidRPr="00AB2F07" w:rsidRDefault="00AB2F07" w:rsidP="00AB2F07">
            <w:pPr>
              <w:pStyle w:val="Table"/>
              <w:jc w:val="right"/>
            </w:pPr>
            <w:r w:rsidRPr="00AB2F07">
              <w:t>0.00 [0.00, 36.94]</w:t>
            </w:r>
          </w:p>
        </w:tc>
      </w:tr>
      <w:tr w:rsidR="00AB2F07" w:rsidRPr="008D32AB" w14:paraId="4A23066B" w14:textId="77777777" w:rsidTr="00AB2F07">
        <w:trPr>
          <w:trHeight w:val="290"/>
        </w:trPr>
        <w:tc>
          <w:tcPr>
            <w:tcW w:w="1077" w:type="dxa"/>
            <w:noWrap/>
            <w:vAlign w:val="center"/>
            <w:hideMark/>
          </w:tcPr>
          <w:p w14:paraId="2355EAC2" w14:textId="2583BD80" w:rsidR="00AB2F07" w:rsidRPr="00AB2F07" w:rsidRDefault="00AB2F07" w:rsidP="00AB2F07">
            <w:pPr>
              <w:pStyle w:val="Table"/>
            </w:pPr>
            <w:r w:rsidRPr="00AB2F07">
              <w:t>2023/2024</w:t>
            </w:r>
          </w:p>
        </w:tc>
        <w:tc>
          <w:tcPr>
            <w:tcW w:w="1361" w:type="dxa"/>
            <w:noWrap/>
            <w:vAlign w:val="center"/>
            <w:hideMark/>
          </w:tcPr>
          <w:p w14:paraId="321BE04E" w14:textId="6CFCD548" w:rsidR="00AB2F07" w:rsidRPr="00AB2F07" w:rsidRDefault="00AB2F07" w:rsidP="00AB2F07">
            <w:pPr>
              <w:pStyle w:val="Table"/>
            </w:pPr>
            <w:r w:rsidRPr="00AB2F07">
              <w:t>Carcass</w:t>
            </w:r>
          </w:p>
        </w:tc>
        <w:tc>
          <w:tcPr>
            <w:tcW w:w="1928" w:type="dxa"/>
            <w:noWrap/>
            <w:vAlign w:val="center"/>
            <w:hideMark/>
          </w:tcPr>
          <w:p w14:paraId="7278E347" w14:textId="1DE1A3D0" w:rsidR="00AB2F07" w:rsidRPr="00AB2F07" w:rsidRDefault="00AB2F07" w:rsidP="00AB2F07">
            <w:pPr>
              <w:pStyle w:val="Table"/>
            </w:pPr>
            <w:r w:rsidRPr="00AB2F07">
              <w:t>Skua</w:t>
            </w:r>
          </w:p>
        </w:tc>
        <w:tc>
          <w:tcPr>
            <w:tcW w:w="794" w:type="dxa"/>
            <w:noWrap/>
            <w:vAlign w:val="center"/>
            <w:hideMark/>
          </w:tcPr>
          <w:p w14:paraId="22B41DEB" w14:textId="29F67D00" w:rsidR="00AB2F07" w:rsidRPr="00AB2F07" w:rsidRDefault="00AB2F07" w:rsidP="00AB2F07">
            <w:pPr>
              <w:pStyle w:val="Table"/>
              <w:jc w:val="right"/>
            </w:pPr>
            <w:r w:rsidRPr="00AB2F07">
              <w:t>3</w:t>
            </w:r>
          </w:p>
        </w:tc>
        <w:tc>
          <w:tcPr>
            <w:tcW w:w="2041" w:type="dxa"/>
            <w:noWrap/>
            <w:vAlign w:val="center"/>
            <w:hideMark/>
          </w:tcPr>
          <w:p w14:paraId="72EC9569" w14:textId="024A388C" w:rsidR="00AB2F07" w:rsidRPr="00AB2F07" w:rsidRDefault="00AB2F07" w:rsidP="00AB2F07">
            <w:pPr>
              <w:pStyle w:val="Table"/>
              <w:jc w:val="right"/>
            </w:pPr>
            <w:r w:rsidRPr="00AB2F07">
              <w:t>0.00 [0.00, 70.76]</w:t>
            </w:r>
          </w:p>
        </w:tc>
        <w:tc>
          <w:tcPr>
            <w:tcW w:w="2041" w:type="dxa"/>
            <w:noWrap/>
            <w:vAlign w:val="center"/>
            <w:hideMark/>
          </w:tcPr>
          <w:p w14:paraId="792CE390" w14:textId="54BF6ED0" w:rsidR="00AB2F07" w:rsidRPr="00AB2F07" w:rsidRDefault="00AB2F07" w:rsidP="00AB2F07">
            <w:pPr>
              <w:pStyle w:val="Table"/>
              <w:jc w:val="right"/>
            </w:pPr>
            <w:r w:rsidRPr="00AB2F07">
              <w:t>0.00 [0.00, 70.76]</w:t>
            </w:r>
          </w:p>
        </w:tc>
      </w:tr>
    </w:tbl>
    <w:p w14:paraId="0F293773" w14:textId="77777777" w:rsidR="003F6C21" w:rsidRPr="003F6C21" w:rsidRDefault="003F6C21" w:rsidP="0059304C">
      <w:pPr>
        <w:rPr>
          <w:rFonts w:eastAsiaTheme="majorEastAsia" w:cstheme="majorBidi"/>
          <w:b/>
          <w:bCs/>
        </w:rPr>
      </w:pPr>
    </w:p>
    <w:sectPr w:rsidR="003F6C21" w:rsidRPr="003F6C21" w:rsidSect="00B659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mandine Gamble" w:date="2024-08-09T15:25:00Z" w:initials="AG">
    <w:p w14:paraId="1A0FCA75" w14:textId="77777777" w:rsidR="00D278E3" w:rsidRDefault="00D278E3" w:rsidP="00D278E3">
      <w:pPr>
        <w:pStyle w:val="Textodecomentrio"/>
      </w:pPr>
      <w:r>
        <w:rPr>
          <w:rStyle w:val="Refdecomentrio"/>
        </w:rPr>
        <w:annotationRef/>
      </w:r>
      <w:r>
        <w:t xml:space="preserve">Mathilde, </w:t>
      </w:r>
      <w:r>
        <w:rPr>
          <w:lang w:val="en-GB"/>
        </w:rPr>
        <w:t>I have only FLUACH5 for NWI18-BBA-050. Can you check if you ran it for AIV? If not, not worries for 1 sample (probably negative anyway) but just to check it’s a not a typo in the data set or code</w:t>
      </w:r>
    </w:p>
  </w:comment>
  <w:comment w:id="1" w:author="Amandine Gamble" w:date="2024-08-10T17:01:00Z" w:initials="AG">
    <w:p w14:paraId="44DD0C9A" w14:textId="77777777" w:rsidR="00012D55" w:rsidRDefault="00012D55" w:rsidP="00012D55">
      <w:pPr>
        <w:pStyle w:val="Textodecomentrio"/>
      </w:pPr>
      <w:r>
        <w:rPr>
          <w:rStyle w:val="Refdecomentrio"/>
        </w:rPr>
        <w:annotationRef/>
      </w:r>
      <w:r>
        <w:t>Biovac?</w:t>
      </w:r>
    </w:p>
  </w:comment>
  <w:comment w:id="2" w:author="Thierry BOULINIER" w:date="2024-08-14T10:08:00Z" w:initials="TB">
    <w:p w14:paraId="6A0FC720" w14:textId="1AEB8BA8" w:rsidR="003B2213" w:rsidRDefault="003B2213">
      <w:pPr>
        <w:pStyle w:val="Textodecomentrio"/>
      </w:pPr>
      <w:r>
        <w:rPr>
          <w:rStyle w:val="Refdecomentrio"/>
        </w:rPr>
        <w:annotationRef/>
      </w:r>
      <w:r>
        <w:t>No, CEFE (ANR ECOPATHS/REMOVE_DISEASE)</w:t>
      </w:r>
    </w:p>
  </w:comment>
  <w:comment w:id="3" w:author="Amandine Gamble" w:date="2024-08-09T12:51:00Z" w:initials="AG">
    <w:p w14:paraId="1634EA8C" w14:textId="2AF02497" w:rsidR="0051524D" w:rsidRDefault="0051524D" w:rsidP="0051524D">
      <w:pPr>
        <w:pStyle w:val="Textodecomentrio"/>
      </w:pPr>
      <w:r>
        <w:rPr>
          <w:rStyle w:val="Refdecomentrio"/>
        </w:rPr>
        <w:annotationRef/>
      </w:r>
      <w:r>
        <w:t>Please check institutions</w:t>
      </w:r>
    </w:p>
  </w:comment>
  <w:comment w:id="7" w:author="Amandine Gamble" w:date="2024-07-05T10:28:00Z" w:initials="AG">
    <w:p w14:paraId="6C1E0E2F" w14:textId="55105618" w:rsidR="00585893" w:rsidRDefault="00585893" w:rsidP="00585893">
      <w:pPr>
        <w:pStyle w:val="Textodecomentrio"/>
      </w:pPr>
      <w:r>
        <w:rPr>
          <w:rStyle w:val="Refdecomentrio"/>
        </w:rPr>
        <w:annotationRef/>
      </w:r>
      <w:r>
        <w:rPr>
          <w:color w:val="222222"/>
          <w:highlight w:val="white"/>
        </w:rPr>
        <w:t>Articles start with a fully referenced summary paragraph, ideally of no more than 200 words, which is separate from the main text and avoids numbers, abbreviations, acronyms or measurements unless essential. It is aimed at readers outside the discipline. 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Please refer to our </w:t>
      </w:r>
      <w:hyperlink r:id="rId1" w:history="1">
        <w:r w:rsidRPr="00DA1B60">
          <w:rPr>
            <w:rStyle w:val="Hiperligao"/>
          </w:rPr>
          <w:t>annotated example</w:t>
        </w:r>
      </w:hyperlink>
      <w:r>
        <w:rPr>
          <w:color w:val="222222"/>
          <w:highlight w:val="white"/>
        </w:rPr>
        <w:t>  to see how the summary paragraph should be constructed.</w:t>
      </w:r>
      <w:r>
        <w:t xml:space="preserve"> </w:t>
      </w:r>
    </w:p>
  </w:comment>
  <w:comment w:id="8" w:author="Amandine Gamble" w:date="2024-07-06T16:02:00Z" w:initials="AG">
    <w:p w14:paraId="70E07049" w14:textId="77777777" w:rsidR="0051524D" w:rsidRDefault="005D2C36" w:rsidP="0051524D">
      <w:pPr>
        <w:pStyle w:val="Textodecomentrio"/>
      </w:pPr>
      <w:r>
        <w:rPr>
          <w:rStyle w:val="Refdecomentrio"/>
        </w:rPr>
        <w:annotationRef/>
      </w:r>
      <w:r w:rsidR="0051524D">
        <w:t xml:space="preserve">Amandine to check all numbers (in </w:t>
      </w:r>
      <w:r w:rsidR="0051524D">
        <w:rPr>
          <w:highlight w:val="yellow"/>
        </w:rPr>
        <w:t xml:space="preserve">yellow </w:t>
      </w:r>
      <w:r w:rsidR="0051524D">
        <w:t>or</w:t>
      </w:r>
      <w:r w:rsidR="0051524D">
        <w:rPr>
          <w:highlight w:val="yellow"/>
        </w:rPr>
        <w:t xml:space="preserve"> </w:t>
      </w:r>
      <w:r w:rsidR="0051524D">
        <w:rPr>
          <w:highlight w:val="green"/>
        </w:rPr>
        <w:t>green</w:t>
      </w:r>
      <w:r w:rsidR="0051524D">
        <w:t>)</w:t>
      </w:r>
    </w:p>
  </w:comment>
  <w:comment w:id="9" w:author="Amandine Gamble" w:date="2024-08-03T09:10:00Z" w:initials="AG">
    <w:p w14:paraId="369DB94B" w14:textId="77777777" w:rsidR="0051524D" w:rsidRDefault="00CA2D3A" w:rsidP="0051524D">
      <w:pPr>
        <w:pStyle w:val="Textodecomentrio"/>
      </w:pPr>
      <w:r>
        <w:rPr>
          <w:rStyle w:val="Refdecomentrio"/>
        </w:rPr>
        <w:annotationRef/>
      </w:r>
      <w:r w:rsidR="0051524D">
        <w:t>References will be switch to the subscript number format so leave stuck to the previous word please</w:t>
      </w:r>
    </w:p>
  </w:comment>
  <w:comment w:id="10" w:author="Amandine Gamble" w:date="2024-08-09T13:38:00Z" w:initials="AG">
    <w:p w14:paraId="69D45860" w14:textId="77777777" w:rsidR="00421DA3" w:rsidRDefault="00421DA3" w:rsidP="00421DA3">
      <w:pPr>
        <w:pStyle w:val="Textodecomentrio"/>
      </w:pPr>
      <w:r>
        <w:rPr>
          <w:rStyle w:val="Refdecomentrio"/>
        </w:rPr>
        <w:annotationRef/>
      </w:r>
      <w:r>
        <w:t>I hesitated about presenting/discussing more the non-H5 AIV data but I think the manuscript is already quite big and complex so maybe will keep that for another time. Let me know if you think we’re missing something though</w:t>
      </w:r>
    </w:p>
  </w:comment>
  <w:comment w:id="11" w:author="Amandine Gamble" w:date="2024-08-10T18:31:00Z" w:initials="AG">
    <w:p w14:paraId="225ADB71" w14:textId="77777777" w:rsidR="00996E46" w:rsidRDefault="00996E46" w:rsidP="00996E46">
      <w:pPr>
        <w:pStyle w:val="Textodecomentrio"/>
      </w:pPr>
      <w:r>
        <w:rPr>
          <w:rStyle w:val="Refdecomentrio"/>
        </w:rPr>
        <w:annotationRef/>
      </w:r>
      <w:r>
        <w:t>Please look at if there are some figures from the Extended data you’d prefer seeing in the main text instead of one of the current ones</w:t>
      </w:r>
    </w:p>
  </w:comment>
  <w:comment w:id="23" w:author="Paulo Catry" w:date="2024-08-13T16:07:00Z" w:initials="PC">
    <w:p w14:paraId="4DF15158" w14:textId="77777777" w:rsidR="004E69C9" w:rsidRDefault="004E69C9" w:rsidP="004E69C9">
      <w:pPr>
        <w:pStyle w:val="Textodecomentrio"/>
      </w:pPr>
      <w:r>
        <w:rPr>
          <w:rStyle w:val="Refdecomentrio"/>
        </w:rPr>
        <w:annotationRef/>
      </w:r>
      <w:r>
        <w:t>But then you provide details on two only, just below.</w:t>
      </w:r>
    </w:p>
  </w:comment>
  <w:comment w:id="24" w:author="Thierry BOULINIER" w:date="2024-08-14T11:18:00Z" w:initials="TB">
    <w:p w14:paraId="048ED7A9" w14:textId="5CE41EA3" w:rsidR="00D0521F" w:rsidRDefault="00D0521F">
      <w:pPr>
        <w:pStyle w:val="Textodecomentrio"/>
      </w:pPr>
      <w:r>
        <w:rPr>
          <w:rStyle w:val="Refdecomentrio"/>
        </w:rPr>
        <w:annotationRef/>
      </w:r>
      <w:r>
        <w:t>replace ‘seemed’ by ‘w</w:t>
      </w:r>
      <w:r w:rsidR="00A745BE">
        <w:t>as</w:t>
      </w:r>
      <w:r>
        <w:t xml:space="preserve"> reported’?</w:t>
      </w:r>
    </w:p>
  </w:comment>
  <w:comment w:id="29" w:author="Amandine Gamble" w:date="2024-07-05T15:04:00Z" w:initials="AG">
    <w:p w14:paraId="3DA0FD94" w14:textId="0F195E97" w:rsidR="00E31624" w:rsidRDefault="00E31624" w:rsidP="00E31624">
      <w:pPr>
        <w:pStyle w:val="Textodecomentrio"/>
      </w:pPr>
      <w:r>
        <w:rPr>
          <w:rStyle w:val="Refdecomentrio"/>
        </w:rPr>
        <w:annotationRef/>
      </w:r>
      <w:r>
        <w:t xml:space="preserve">Add FC report if out </w:t>
      </w:r>
      <w:hyperlink r:id="rId2" w:history="1">
        <w:r w:rsidRPr="00EE51E8">
          <w:rPr>
            <w:rStyle w:val="Hiperligao"/>
          </w:rPr>
          <w:t>https://falklandsconservation.com/downloads/</w:t>
        </w:r>
      </w:hyperlink>
    </w:p>
  </w:comment>
  <w:comment w:id="33" w:author="Thierry BOULINIER" w:date="2024-08-14T11:26:00Z" w:initials="TB">
    <w:p w14:paraId="45025CB8" w14:textId="0986CBE9" w:rsidR="004546ED" w:rsidRDefault="004546ED">
      <w:pPr>
        <w:pStyle w:val="Textodecomentrio"/>
      </w:pPr>
      <w:r>
        <w:rPr>
          <w:rStyle w:val="Refdecomentrio"/>
        </w:rPr>
        <w:annotationRef/>
      </w:r>
      <w:r>
        <w:t>Evidence of non-fatal infection in wildlife existed for other sites/species (4,16), but the current study is reporting most of this evidence for the Falklands, so ‘expected’ might be better here than ‘considering evidence’? ‘evidence’ is also good though.</w:t>
      </w:r>
    </w:p>
  </w:comment>
  <w:comment w:id="40" w:author="Amandine Gamble" w:date="2024-08-09T17:00:00Z" w:initials="AG">
    <w:p w14:paraId="0CD9E6F7" w14:textId="77777777" w:rsidR="00944BD9" w:rsidRDefault="00944BD9" w:rsidP="00944BD9">
      <w:pPr>
        <w:pStyle w:val="Textodecomentrio"/>
      </w:pPr>
      <w:r>
        <w:rPr>
          <w:rStyle w:val="Refdecomentrio"/>
        </w:rPr>
        <w:annotationRef/>
      </w:r>
      <w:r>
        <w:t>Will redo this figure but the rough idea is the same anyway</w:t>
      </w:r>
    </w:p>
  </w:comment>
  <w:comment w:id="45" w:author="Thierry BOULINIER" w:date="2024-08-14T11:37:00Z" w:initials="TB">
    <w:p w14:paraId="2ED6ED1B" w14:textId="38BD985B" w:rsidR="00A745BE" w:rsidRDefault="00A745BE">
      <w:pPr>
        <w:pStyle w:val="Textodecomentrio"/>
      </w:pPr>
      <w:r>
        <w:rPr>
          <w:rStyle w:val="Refdecomentrio"/>
        </w:rPr>
        <w:annotationRef/>
      </w:r>
      <w:r>
        <w:t xml:space="preserve">The original wording could suggest that there were outbreaks in both seasons. </w:t>
      </w:r>
    </w:p>
  </w:comment>
  <w:comment w:id="54" w:author="Thierry BOULINIER" w:date="2024-08-14T15:12:00Z" w:initials="TB">
    <w:p w14:paraId="39FCA30E" w14:textId="64CF9111" w:rsidR="00763E2B" w:rsidRDefault="00763E2B">
      <w:pPr>
        <w:pStyle w:val="Textodecomentrio"/>
      </w:pPr>
      <w:r>
        <w:rPr>
          <w:rStyle w:val="Refdecomentrio"/>
        </w:rPr>
        <w:annotationRef/>
      </w:r>
      <w:r>
        <w:t xml:space="preserve">Shouldn’t it be mesopredators? I am clearly not a specialist of food chains, and we have recently been struggling at defining groups of seabirds of epidemiological relevance, but I wonder </w:t>
      </w:r>
      <w:r w:rsidR="00B749CA">
        <w:t xml:space="preserve">if </w:t>
      </w:r>
      <w:r>
        <w:t>(marine) mesopredator shouldn’t be the term to use for seabirds such as penguins, shags, non-giant petrels etc. E.g. see :</w:t>
      </w:r>
    </w:p>
    <w:p w14:paraId="38F807D8" w14:textId="139F1A6C" w:rsidR="00763E2B" w:rsidRDefault="00000000">
      <w:pPr>
        <w:pStyle w:val="Textodecomentrio"/>
      </w:pPr>
      <w:hyperlink r:id="rId3" w:history="1">
        <w:r w:rsidR="00763E2B" w:rsidRPr="00633363">
          <w:rPr>
            <w:rStyle w:val="Hiperligao"/>
          </w:rPr>
          <w:t>https://www.sciencedirect.com/science/article/pii/S0967064519301109</w:t>
        </w:r>
      </w:hyperlink>
    </w:p>
    <w:p w14:paraId="59C556CF" w14:textId="77777777" w:rsidR="00763E2B" w:rsidRDefault="00763E2B">
      <w:pPr>
        <w:pStyle w:val="Textodecomentrio"/>
      </w:pPr>
    </w:p>
    <w:p w14:paraId="25237C34" w14:textId="353D8188" w:rsidR="00763E2B" w:rsidRDefault="00000000">
      <w:pPr>
        <w:pStyle w:val="Textodecomentrio"/>
      </w:pPr>
      <w:hyperlink r:id="rId4" w:history="1">
        <w:r w:rsidR="00763E2B" w:rsidRPr="00633363">
          <w:rPr>
            <w:rStyle w:val="Hiperligao"/>
          </w:rPr>
          <w:t>https://academic.oup.com/icesjms/article/75/5/1602/4973731</w:t>
        </w:r>
      </w:hyperlink>
    </w:p>
    <w:p w14:paraId="52CC02B6" w14:textId="77777777" w:rsidR="00763E2B" w:rsidRDefault="00763E2B">
      <w:pPr>
        <w:pStyle w:val="Textodecomentrio"/>
      </w:pPr>
    </w:p>
    <w:p w14:paraId="78615C27" w14:textId="77777777" w:rsidR="00763E2B" w:rsidRDefault="00000000">
      <w:pPr>
        <w:pStyle w:val="Textodecomentrio"/>
      </w:pPr>
      <w:hyperlink r:id="rId5" w:history="1">
        <w:r w:rsidR="00763E2B" w:rsidRPr="00633363">
          <w:rPr>
            <w:rStyle w:val="Hiperligao"/>
          </w:rPr>
          <w:t>https://besjournals.onlinelibrary.wiley.com/doi/10.1111/1365-2664.14343</w:t>
        </w:r>
      </w:hyperlink>
      <w:r w:rsidR="00763E2B">
        <w:t xml:space="preserve"> </w:t>
      </w:r>
    </w:p>
    <w:p w14:paraId="465B0284" w14:textId="77777777" w:rsidR="00763E2B" w:rsidRDefault="00763E2B">
      <w:pPr>
        <w:pStyle w:val="Textodecomentrio"/>
      </w:pPr>
    </w:p>
    <w:p w14:paraId="7607C689" w14:textId="42C9A5EE" w:rsidR="00763E2B" w:rsidRDefault="00763E2B">
      <w:pPr>
        <w:pStyle w:val="Textodecomentrio"/>
      </w:pPr>
      <w:r>
        <w:t>For albatrosses</w:t>
      </w:r>
      <w:r w:rsidR="00B749CA">
        <w:t xml:space="preserve"> and others</w:t>
      </w:r>
      <w:r>
        <w:t xml:space="preserve">, </w:t>
      </w:r>
      <w:r w:rsidR="00B749CA">
        <w:t xml:space="preserve">some use apex predators… (e.g., </w:t>
      </w:r>
      <w:hyperlink r:id="rId6" w:history="1">
        <w:r w:rsidR="00B749CA" w:rsidRPr="00633363">
          <w:rPr>
            <w:rStyle w:val="Hiperligao"/>
          </w:rPr>
          <w:t>https://mapru.mandela.ac.za/</w:t>
        </w:r>
      </w:hyperlink>
      <w:r w:rsidR="00B749CA">
        <w:t xml:space="preserve"> ), but clearly some albatross nestlings can get eaten by some more apex predators, so mesopredator may be good?</w:t>
      </w:r>
    </w:p>
    <w:p w14:paraId="12E96C42" w14:textId="77777777" w:rsidR="00B749CA" w:rsidRDefault="00B749CA">
      <w:pPr>
        <w:pStyle w:val="Textodecomentrio"/>
      </w:pPr>
    </w:p>
    <w:p w14:paraId="0344F9D5" w14:textId="18D1DC10" w:rsidR="00B749CA" w:rsidRDefault="00B749CA">
      <w:pPr>
        <w:pStyle w:val="Textodecomentrio"/>
      </w:pPr>
      <w:r>
        <w:t>Paulo, any thoughts?</w:t>
      </w:r>
    </w:p>
  </w:comment>
  <w:comment w:id="59" w:author="Thierry BOULINIER" w:date="2024-08-14T15:25:00Z" w:initials="TB">
    <w:p w14:paraId="4CEF736D" w14:textId="05C3279F" w:rsidR="00B749CA" w:rsidRDefault="00B749CA">
      <w:pPr>
        <w:pStyle w:val="Textodecomentrio"/>
      </w:pPr>
      <w:r>
        <w:rPr>
          <w:rStyle w:val="Refdecomentrio"/>
        </w:rPr>
        <w:annotationRef/>
      </w:r>
      <w:r>
        <w:t>‘during’? Ok, technically it is after, but during may help to stress that this was ongoing the whole (recent) season.</w:t>
      </w:r>
    </w:p>
  </w:comment>
  <w:comment w:id="62" w:author="Thierry BOULINIER" w:date="2024-08-14T15:28:00Z" w:initials="TB">
    <w:p w14:paraId="7810CF75" w14:textId="271B1B6D" w:rsidR="00B749CA" w:rsidRDefault="00B749CA">
      <w:pPr>
        <w:pStyle w:val="Textodecomentrio"/>
      </w:pPr>
      <w:r>
        <w:rPr>
          <w:rStyle w:val="Refdecomentrio"/>
        </w:rPr>
        <w:annotationRef/>
      </w:r>
      <w:r>
        <w:t>For ease of reading, regroup in brackets after the beginning of the sentence? (as this is a very important point to get through)</w:t>
      </w:r>
    </w:p>
  </w:comment>
  <w:comment w:id="69" w:author="Amandine Gamble" w:date="2024-08-07T10:56:00Z" w:initials="AG">
    <w:p w14:paraId="787CC5D4" w14:textId="77777777" w:rsidR="00BE6A90" w:rsidRDefault="00BE6A90" w:rsidP="00BE6A90">
      <w:pPr>
        <w:pStyle w:val="Textodecomentrio"/>
      </w:pPr>
      <w:r>
        <w:rPr>
          <w:rStyle w:val="Refdecomentrio"/>
        </w:rPr>
        <w:annotationRef/>
      </w:r>
      <w:r>
        <w:t>I did not include domestic poultry as they have some H5-seropositivity that is difficult to discuss in the context of HPAI without data from 2023/2024. I’m thinking about working on another ms on AIVs in general in the area where we could include that (and discuss better the steamer duck case if we have more data at some point)</w:t>
      </w:r>
    </w:p>
  </w:comment>
  <w:comment w:id="71" w:author="Thierry BOULINIER" w:date="2024-08-14T15:34:00Z" w:initials="TB">
    <w:p w14:paraId="4234D815" w14:textId="75F27C5C" w:rsidR="00996CFB" w:rsidRDefault="00996CFB">
      <w:pPr>
        <w:pStyle w:val="Textodecomentrio"/>
      </w:pPr>
      <w:r>
        <w:rPr>
          <w:rStyle w:val="Refdecomentrio"/>
        </w:rPr>
        <w:annotationRef/>
      </w:r>
      <w:r>
        <w:t>Can sheathbills be considered apex predators? They predate on some species lower in the food chain (e.g., insects), but not on mesopredators? (they might kill weak penguin chicks?). It might be good to specify somewhere (e.g., in on-line supplements) that they were considered in this group given what the eat as scavengers?)</w:t>
      </w:r>
    </w:p>
  </w:comment>
  <w:comment w:id="76" w:author="Amandine Gamble" w:date="2024-08-09T12:55:00Z" w:initials="AG">
    <w:p w14:paraId="4E2B3662" w14:textId="77777777" w:rsidR="0051524D" w:rsidRDefault="0051524D" w:rsidP="0051524D">
      <w:pPr>
        <w:pStyle w:val="Textodecomentrio"/>
      </w:pPr>
      <w:r>
        <w:rPr>
          <w:rStyle w:val="Refdecomentrio"/>
        </w:rPr>
        <w:annotationRef/>
      </w:r>
      <w:r>
        <w:t>Anyone has pictures of those?</w:t>
      </w:r>
    </w:p>
  </w:comment>
  <w:comment w:id="77" w:author="Thierry BOULINIER" w:date="2024-08-14T15:43:00Z" w:initials="TB">
    <w:p w14:paraId="14767BFD" w14:textId="71D7ABAA" w:rsidR="00994EF4" w:rsidRDefault="00994EF4">
      <w:pPr>
        <w:pStyle w:val="Textodecomentrio"/>
      </w:pPr>
      <w:r>
        <w:rPr>
          <w:rStyle w:val="Refdecomentrio"/>
        </w:rPr>
        <w:annotationRef/>
      </w:r>
      <w:r>
        <w:t>Are these low levels? They seem non-negligle. It may be better to clearly acknowledge that there was fait level of exposure before.</w:t>
      </w:r>
    </w:p>
  </w:comment>
  <w:comment w:id="81" w:author="Thierry BOULINIER" w:date="2024-08-14T15:39:00Z" w:initials="TB">
    <w:p w14:paraId="4AE0F682" w14:textId="17362D59" w:rsidR="00996CFB" w:rsidRDefault="00996CFB">
      <w:pPr>
        <w:pStyle w:val="Textodecomentrio"/>
      </w:pPr>
      <w:r>
        <w:rPr>
          <w:rStyle w:val="Refdecomentrio"/>
        </w:rPr>
        <w:annotationRef/>
      </w:r>
      <w:r>
        <w:t>Unclear indeed as 2 figures are given here, while 3 species are mention in the brackets?</w:t>
      </w:r>
      <w:r w:rsidR="00994EF4">
        <w:t xml:space="preserve"> Is it the range? Also, prevalence are often reported as proportion of 1, e.g., ‘0.55’</w:t>
      </w:r>
    </w:p>
  </w:comment>
  <w:comment w:id="84" w:author="Paulo Catry" w:date="2024-08-13T16:31:00Z" w:initials="PC">
    <w:p w14:paraId="429F1449" w14:textId="77777777" w:rsidR="006410A7" w:rsidRDefault="006410A7" w:rsidP="006410A7">
      <w:pPr>
        <w:pStyle w:val="Textodecomentrio"/>
      </w:pPr>
      <w:r>
        <w:rPr>
          <w:rStyle w:val="Refdecomentrio"/>
        </w:rPr>
        <w:annotationRef/>
      </w:r>
      <w:r>
        <w:t>For which species? Sentence unclear</w:t>
      </w:r>
    </w:p>
  </w:comment>
  <w:comment w:id="85" w:author="Thierry BOULINIER" w:date="2024-08-14T15:48:00Z" w:initials="TB">
    <w:p w14:paraId="3FC2F5B4" w14:textId="4EF41C04" w:rsidR="00994EF4" w:rsidRDefault="00994EF4">
      <w:pPr>
        <w:pStyle w:val="Textodecomentrio"/>
      </w:pPr>
      <w:r>
        <w:rPr>
          <w:rStyle w:val="Refdecomentrio"/>
        </w:rPr>
        <w:annotationRef/>
      </w:r>
      <w:r>
        <w:t>So how many sampled species and individuals before 2023/2024? It may be good to stress that in this paragraph as now it is a little confusing and the one sample size that appears is n = 6, despite the fact that the overall sampling was large.</w:t>
      </w:r>
      <w:r w:rsidR="00E7295A">
        <w:t xml:space="preserve"> Perhaps just give an example (e.g., XX adult brown skuas/black-browed albatrosses were found seropositive over XX sampled).</w:t>
      </w:r>
    </w:p>
  </w:comment>
  <w:comment w:id="111" w:author="Edna Correia" w:date="2024-08-15T15:18:00Z" w:initials="EC">
    <w:p w14:paraId="48ECDF4C" w14:textId="77777777" w:rsidR="00EC0839" w:rsidRDefault="00EC0839" w:rsidP="00EC0839">
      <w:pPr>
        <w:pStyle w:val="Textodecomentrio"/>
      </w:pPr>
      <w:r>
        <w:rPr>
          <w:rStyle w:val="Refdecomentrio"/>
        </w:rPr>
        <w:annotationRef/>
      </w:r>
      <w:r>
        <w:t>and chicks (?)</w:t>
      </w:r>
    </w:p>
  </w:comment>
  <w:comment w:id="112" w:author="Thierry BOULINIER" w:date="2024-08-14T16:23:00Z" w:initials="TB">
    <w:p w14:paraId="2345B43D" w14:textId="70ED2480" w:rsidR="00610980" w:rsidRDefault="00610980">
      <w:pPr>
        <w:pStyle w:val="Textodecomentrio"/>
      </w:pPr>
      <w:r>
        <w:rPr>
          <w:rStyle w:val="Refdecomentrio"/>
        </w:rPr>
        <w:annotationRef/>
      </w:r>
      <w:r>
        <w:t>‘Before HPAI incursion’ and “During/After HPAI incursion’ could be inserted in a column on the right so that the reader does not have a doubt, especially a reader who has not read the main text (it is not said in the legend when the incursion occurred).</w:t>
      </w:r>
    </w:p>
  </w:comment>
  <w:comment w:id="117" w:author="Thierry BOULINIER" w:date="2024-08-14T16:13:00Z" w:initials="TB">
    <w:p w14:paraId="25ACD1A7" w14:textId="2C3A7E49" w:rsidR="009D688A" w:rsidRDefault="009D688A">
      <w:pPr>
        <w:pStyle w:val="Textodecomentrio"/>
      </w:pPr>
      <w:r>
        <w:rPr>
          <w:rStyle w:val="Refdecomentrio"/>
        </w:rPr>
        <w:annotationRef/>
      </w:r>
      <w:r>
        <w:t>?</w:t>
      </w:r>
    </w:p>
  </w:comment>
  <w:comment w:id="119" w:author="Thierry BOULINIER" w:date="2024-08-14T16:13:00Z" w:initials="TB">
    <w:p w14:paraId="5B0B89C3" w14:textId="11648072" w:rsidR="009D688A" w:rsidRDefault="009D688A">
      <w:pPr>
        <w:pStyle w:val="Textodecomentrio"/>
      </w:pPr>
      <w:r>
        <w:rPr>
          <w:rStyle w:val="Refdecomentrio"/>
        </w:rPr>
        <w:annotationRef/>
      </w:r>
      <w:r>
        <w:t>‘local’?</w:t>
      </w:r>
    </w:p>
  </w:comment>
  <w:comment w:id="120" w:author="Thierry BOULINIER" w:date="2024-08-14T16:18:00Z" w:initials="TB">
    <w:p w14:paraId="5A104B8C" w14:textId="21E26794" w:rsidR="009D688A" w:rsidRDefault="009D688A">
      <w:pPr>
        <w:pStyle w:val="Textodecomentrio"/>
      </w:pPr>
      <w:r>
        <w:rPr>
          <w:rStyle w:val="Refdecomentrio"/>
        </w:rPr>
        <w:annotationRef/>
      </w:r>
      <w:r>
        <w:t>Could be deleted (or kept for supplement) as this is very detailed and could distract from the key result of 44/50 seropositive to H5 ?</w:t>
      </w:r>
    </w:p>
  </w:comment>
  <w:comment w:id="127" w:author="Paulo Catry" w:date="2024-08-13T16:41:00Z" w:initials="PC">
    <w:p w14:paraId="52CC2A9F" w14:textId="77777777" w:rsidR="00772C25" w:rsidRDefault="00772C25" w:rsidP="00772C25">
      <w:pPr>
        <w:pStyle w:val="Textodecomentrio"/>
      </w:pPr>
      <w:r>
        <w:rPr>
          <w:rStyle w:val="Refdecomentrio"/>
        </w:rPr>
        <w:annotationRef/>
      </w:r>
      <w:r>
        <w:t>I would remove the crosses from the maps in the upper-row</w:t>
      </w:r>
    </w:p>
  </w:comment>
  <w:comment w:id="128" w:author="Thierry BOULINIER" w:date="2024-08-14T16:21:00Z" w:initials="TB">
    <w:p w14:paraId="35B9C9EF" w14:textId="5DF63645" w:rsidR="009D688A" w:rsidRDefault="009D688A">
      <w:pPr>
        <w:pStyle w:val="Textodecomentrio"/>
      </w:pPr>
      <w:r>
        <w:rPr>
          <w:rStyle w:val="Refdecomentrio"/>
        </w:rPr>
        <w:annotationRef/>
      </w:r>
      <w:r>
        <w:t>Yes, this is confusing to have them on the upper row.</w:t>
      </w:r>
    </w:p>
  </w:comment>
  <w:comment w:id="137" w:author="Thierry BOULINIER" w:date="2024-08-14T16:32:00Z" w:initials="TB">
    <w:p w14:paraId="55FC7060" w14:textId="36EF37C1" w:rsidR="00841C9C" w:rsidRDefault="00841C9C">
      <w:pPr>
        <w:pStyle w:val="Textodecomentrio"/>
      </w:pPr>
      <w:r>
        <w:rPr>
          <w:rStyle w:val="Refdecomentrio"/>
        </w:rPr>
        <w:annotationRef/>
      </w:r>
      <w:r>
        <w:t>Very nice figure (it is clear from this that the few H5 seropositive rockhoppers before 2023/2024 are a minute proportion of the sampled meso predators)</w:t>
      </w:r>
    </w:p>
  </w:comment>
  <w:comment w:id="147" w:author="Amandine Gamble" w:date="2024-08-10T16:21:00Z" w:initials="AG">
    <w:p w14:paraId="396411A4" w14:textId="34C336EA" w:rsidR="00DF17C9" w:rsidRDefault="00DF17C9" w:rsidP="00DF17C9">
      <w:pPr>
        <w:pStyle w:val="Textodecomentrio"/>
      </w:pPr>
      <w:r>
        <w:rPr>
          <w:rStyle w:val="Refdecomentrio"/>
        </w:rPr>
        <w:annotationRef/>
      </w:r>
      <w:r>
        <w:rPr>
          <w:lang w:val="en-GB"/>
        </w:rPr>
        <w:t xml:space="preserve">(albatross, fulmar, rockhopper penguin, gentoo penguin, skua, crested caracara </w:t>
      </w:r>
      <w:r>
        <w:rPr>
          <w:i/>
          <w:iCs/>
          <w:lang w:val="en-GB"/>
        </w:rPr>
        <w:t>Caracara plancus</w:t>
      </w:r>
      <w:r>
        <w:rPr>
          <w:lang w:val="en-GB"/>
        </w:rPr>
        <w:t xml:space="preserve">, and variable hawk </w:t>
      </w:r>
      <w:r>
        <w:rPr>
          <w:i/>
          <w:iCs/>
          <w:lang w:val="en-GB"/>
        </w:rPr>
        <w:t>Geranoaetus polyosoma</w:t>
      </w:r>
      <w:r>
        <w:rPr>
          <w:lang w:val="en-GB"/>
        </w:rPr>
        <w:t>)</w:t>
      </w:r>
    </w:p>
  </w:comment>
  <w:comment w:id="153" w:author="Thierry BOULINIER" w:date="2024-08-14T16:47:00Z" w:initials="TB">
    <w:p w14:paraId="389DDB3A" w14:textId="728373D6" w:rsidR="00931992" w:rsidRDefault="00931992">
      <w:pPr>
        <w:pStyle w:val="Textodecomentrio"/>
      </w:pPr>
      <w:r>
        <w:rPr>
          <w:rStyle w:val="Refdecomentrio"/>
        </w:rPr>
        <w:annotationRef/>
      </w:r>
      <w:r>
        <w:t xml:space="preserve">Unknown if it </w:t>
      </w:r>
      <w:r w:rsidR="00AF6010">
        <w:t xml:space="preserve">is </w:t>
      </w:r>
      <w:r>
        <w:t>one or several</w:t>
      </w:r>
    </w:p>
  </w:comment>
  <w:comment w:id="165" w:author="Thierry BOULINIER" w:date="2024-08-14T16:51:00Z" w:initials="TB">
    <w:p w14:paraId="4082994D" w14:textId="1E06CECB" w:rsidR="00931992" w:rsidRDefault="00931992">
      <w:pPr>
        <w:pStyle w:val="Textodecomentrio"/>
      </w:pPr>
      <w:r>
        <w:rPr>
          <w:rStyle w:val="Refdecomentrio"/>
        </w:rPr>
        <w:annotationRef/>
      </w:r>
      <w:r>
        <w:t>To include the different arguments given above? (not only the last one, as it seems that all would rely on this)</w:t>
      </w:r>
    </w:p>
  </w:comment>
  <w:comment w:id="176" w:author="Paulo Catry" w:date="2024-08-13T17:15:00Z" w:initials="PC">
    <w:p w14:paraId="1365B335" w14:textId="77777777" w:rsidR="0087304F" w:rsidRDefault="0087304F" w:rsidP="0087304F">
      <w:pPr>
        <w:pStyle w:val="Textodecomentrio"/>
      </w:pPr>
      <w:r>
        <w:rPr>
          <w:rStyle w:val="Refdecomentrio"/>
        </w:rPr>
        <w:annotationRef/>
      </w:r>
      <w:r>
        <w:t>?</w:t>
      </w:r>
    </w:p>
  </w:comment>
  <w:comment w:id="196" w:author="Thierry BOULINIER" w:date="2024-08-15T13:19:00Z" w:initials="TB">
    <w:p w14:paraId="5A10E8F2" w14:textId="3CBFE6E0" w:rsidR="00AF6010" w:rsidRDefault="00AF6010">
      <w:pPr>
        <w:pStyle w:val="Textodecomentrio"/>
      </w:pPr>
      <w:r>
        <w:rPr>
          <w:rStyle w:val="Refdecomentrio"/>
        </w:rPr>
        <w:annotationRef/>
      </w:r>
      <w:r>
        <w:t>And those in Peru?</w:t>
      </w:r>
    </w:p>
  </w:comment>
  <w:comment w:id="199" w:author="Amandine Gamble" w:date="2024-08-05T20:26:00Z" w:initials="AG">
    <w:p w14:paraId="77FB4C80" w14:textId="209F258C" w:rsidR="00CC0D46" w:rsidRDefault="00CC0D46" w:rsidP="00CC0D46">
      <w:pPr>
        <w:pStyle w:val="Textodecomentrio"/>
      </w:pPr>
      <w:r>
        <w:rPr>
          <w:rStyle w:val="Refdecomentrio"/>
        </w:rPr>
        <w:annotationRef/>
      </w:r>
      <w:r>
        <w:t>Am I raging too obviously against penguins?</w:t>
      </w:r>
    </w:p>
  </w:comment>
  <w:comment w:id="200" w:author="Paulo Catry" w:date="2024-08-13T17:22:00Z" w:initials="PC">
    <w:p w14:paraId="2BD989C8" w14:textId="77777777" w:rsidR="0087304F" w:rsidRDefault="0087304F" w:rsidP="0087304F">
      <w:pPr>
        <w:pStyle w:val="Textodecomentrio"/>
      </w:pPr>
      <w:r>
        <w:rPr>
          <w:rStyle w:val="Refdecomentrio"/>
        </w:rPr>
        <w:annotationRef/>
      </w:r>
      <w:r>
        <w:t>Not really, but I find the sentence quite difficult to follow (I had to read it several times before I understood that it is knowledge that is limited - if I got it right).</w:t>
      </w:r>
    </w:p>
  </w:comment>
  <w:comment w:id="201" w:author="Thierry BOULINIER" w:date="2024-08-14T16:58:00Z" w:initials="TB">
    <w:p w14:paraId="2BE021CC" w14:textId="37691668" w:rsidR="000D6EA4" w:rsidRDefault="000D6EA4">
      <w:pPr>
        <w:pStyle w:val="Textodecomentrio"/>
      </w:pPr>
      <w:r>
        <w:rPr>
          <w:rStyle w:val="Refdecomentrio"/>
        </w:rPr>
        <w:annotationRef/>
      </w:r>
      <w:r>
        <w:t xml:space="preserve">Ok for me (but I am may be also biased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02" w:author="Paulo Catry" w:date="2024-08-13T17:30:00Z" w:initials="PC">
    <w:p w14:paraId="7889E8B6" w14:textId="77777777" w:rsidR="00604466" w:rsidRDefault="00955886" w:rsidP="00604466">
      <w:pPr>
        <w:pStyle w:val="Textodecomentrio"/>
      </w:pPr>
      <w:r>
        <w:rPr>
          <w:rStyle w:val="Refdecomentrio"/>
        </w:rPr>
        <w:annotationRef/>
      </w:r>
      <w:r w:rsidR="00604466">
        <w:t>It would help to have a more clear presentation of data and sample sizes, to sustain this statement. Something along the lines: in october/november/early december, after arrival, none of XX sampled skuas were seropositive, while later…</w:t>
      </w:r>
    </w:p>
    <w:p w14:paraId="49441BED" w14:textId="77777777" w:rsidR="00604466" w:rsidRDefault="00604466" w:rsidP="00604466">
      <w:pPr>
        <w:pStyle w:val="Textodecomentrio"/>
      </w:pPr>
      <w:r>
        <w:t xml:space="preserve">Extended data Fig 8 is good for this, but no sample sizes provided. </w:t>
      </w:r>
    </w:p>
  </w:comment>
  <w:comment w:id="203" w:author="Paulo Catry" w:date="2024-08-13T17:24:00Z" w:initials="PC">
    <w:p w14:paraId="4EF87A42" w14:textId="005FE986" w:rsidR="0087304F" w:rsidRDefault="0087304F" w:rsidP="0087304F">
      <w:pPr>
        <w:pStyle w:val="Textodecomentrio"/>
      </w:pPr>
      <w:r>
        <w:rPr>
          <w:rStyle w:val="Refdecomentrio"/>
        </w:rPr>
        <w:annotationRef/>
      </w:r>
      <w:r>
        <w:t>It there a missing word here?</w:t>
      </w:r>
    </w:p>
  </w:comment>
  <w:comment w:id="204" w:author="Thierry BOULINIER" w:date="2024-08-15T13:25:00Z" w:initials="TB">
    <w:p w14:paraId="6979D0B5" w14:textId="615A4750" w:rsidR="000D1F45" w:rsidRDefault="000D1F45">
      <w:pPr>
        <w:pStyle w:val="Textodecomentrio"/>
      </w:pPr>
      <w:r>
        <w:rPr>
          <w:rStyle w:val="Refdecomentrio"/>
        </w:rPr>
        <w:annotationRef/>
      </w:r>
      <w:r>
        <w:t>Yes I guess</w:t>
      </w:r>
    </w:p>
  </w:comment>
  <w:comment w:id="206" w:author="augustin.clessin" w:date="2024-05-26T00:20:00Z" w:initials="au">
    <w:p w14:paraId="0FF99E6D" w14:textId="57D2246F" w:rsidR="00752F89" w:rsidRPr="006F1A77" w:rsidRDefault="00752F89" w:rsidP="00752F89">
      <w:pPr>
        <w:pStyle w:val="Textodecomentrio"/>
        <w:rPr>
          <w:lang w:val="fr-FR"/>
        </w:rPr>
      </w:pPr>
      <w:r w:rsidRPr="006F1A77">
        <w:rPr>
          <w:lang w:val="fr-FR"/>
        </w:rPr>
        <w:t xml:space="preserve">en fait c'est surtout là où il n'y a pourtant pas d'outbreak que c'est intéressant. Plusieurs points à discuter sur les caracaras : </w:t>
      </w:r>
      <w:r>
        <w:rPr>
          <w:rStyle w:val="Refdecomentrio"/>
        </w:rPr>
        <w:annotationRef/>
      </w:r>
    </w:p>
    <w:p w14:paraId="763F798F" w14:textId="77777777" w:rsidR="00752F89" w:rsidRPr="006F1A77" w:rsidRDefault="00752F89" w:rsidP="00752F89">
      <w:pPr>
        <w:pStyle w:val="Textodecomentrio"/>
        <w:rPr>
          <w:lang w:val="fr-FR"/>
        </w:rPr>
      </w:pPr>
      <w:r w:rsidRPr="006F1A77">
        <w:rPr>
          <w:lang w:val="fr-FR"/>
        </w:rPr>
        <w:t xml:space="preserve"> - le timing très précoce des premiers cas H5+. C'est très bizarre, parce que ça arrive en tout début de saison, avant que les skuas arrivent. D'autant plus bizarre, celui à Hummock, alors qu'il y a aucune proie connue pour être positive là-bas. Il y a potentiellement quelque chose à discuter sur ça et des hypothèses à faire sur une date d'introduction aux Falklands bien plus précoce que ce que laissent penser les premiers diagnostiques de cadavres.</w:t>
      </w:r>
    </w:p>
    <w:p w14:paraId="7C276B77" w14:textId="77777777" w:rsidR="00752F89" w:rsidRPr="006F1A77" w:rsidRDefault="00752F89" w:rsidP="00752F89">
      <w:pPr>
        <w:pStyle w:val="Textodecomentrio"/>
        <w:rPr>
          <w:lang w:val="fr-FR"/>
        </w:rPr>
      </w:pPr>
      <w:r w:rsidRPr="006F1A77">
        <w:rPr>
          <w:lang w:val="fr-FR"/>
        </w:rPr>
        <w:t xml:space="preserve"> - exposition partout, y compris à Saunders où on n'a pourtant pas d'épidémie reporté, à Dunbar pareil, à PBI pareil. Donc là plusieurs hypothèses : circulation hivernale qui est complètement passée inaperçue. Why not, mais quand même improbable que ça soit passé complètement inaperçu. Ou alors, simplement explicable par leur comportement : c'est de loin les scavengers dominants, donc c'est eux qui ont un accès privilégié aux carcasses, donc potentiellement exposés encore plus que les autres apex. Ou encore, et c'est pas exclusif avec l'hypothèse précédente, c'est aussi le seul de tous les apex qui a de fortes interactions sociales intraspécifique, donc potentiellement circulation intraspécifique qui s'addditionne à l'exposition via les charognes</w:t>
      </w:r>
    </w:p>
  </w:comment>
  <w:comment w:id="207" w:author="Amandine Gamble" w:date="2024-08-05T20:52:00Z" w:initials="AG">
    <w:p w14:paraId="431B3A20" w14:textId="77777777" w:rsidR="008D4653" w:rsidRDefault="008D4653" w:rsidP="008D4653">
      <w:pPr>
        <w:pStyle w:val="Textodecomentrio"/>
      </w:pPr>
      <w:r>
        <w:rPr>
          <w:rStyle w:val="Refdecomentrio"/>
        </w:rPr>
        <w:annotationRef/>
      </w:r>
      <w:r>
        <w:t xml:space="preserve">I don’t know if I have discussed that as much as you wanted. </w:t>
      </w:r>
    </w:p>
    <w:p w14:paraId="0691C5DB" w14:textId="77777777" w:rsidR="008D4653" w:rsidRDefault="008D4653" w:rsidP="008D4653">
      <w:pPr>
        <w:pStyle w:val="Textodecomentrio"/>
        <w:ind w:left="300"/>
      </w:pPr>
      <w:r>
        <w:t>I didn’t focus too much on the social aspect because I considered that for instance adults caracaras don’t interact too much, and I didn’t want to dive into those age-spe details (could be more interesting in the sequencing ms?)</w:t>
      </w:r>
    </w:p>
    <w:p w14:paraId="21600913" w14:textId="77777777" w:rsidR="008D4653" w:rsidRDefault="008D4653" w:rsidP="008D4653">
      <w:pPr>
        <w:pStyle w:val="Textodecomentrio"/>
        <w:ind w:left="300"/>
      </w:pPr>
      <w:r>
        <w:t>Winter circulation, I think the monthly prevalence plot kinda address that, like ok why not but it did increase way more intensely through summer</w:t>
      </w:r>
    </w:p>
    <w:p w14:paraId="26856C52" w14:textId="77777777" w:rsidR="008D4653" w:rsidRDefault="008D4653" w:rsidP="008D4653">
      <w:pPr>
        <w:pStyle w:val="Textodecomentrio"/>
      </w:pPr>
      <w:r>
        <w:t>So anyway, I’ve focused on the at-sea transmission stuff</w:t>
      </w:r>
    </w:p>
  </w:comment>
  <w:comment w:id="208" w:author="Thierry BOULINIER" w:date="2024-08-15T13:30:00Z" w:initials="TB">
    <w:p w14:paraId="1CE70C0B" w14:textId="261AA4D4" w:rsidR="000D1F45" w:rsidRDefault="000D1F45">
      <w:pPr>
        <w:pStyle w:val="Textodecomentrio"/>
      </w:pPr>
      <w:r>
        <w:rPr>
          <w:rStyle w:val="Refdecomentrio"/>
        </w:rPr>
        <w:annotationRef/>
      </w:r>
      <w:r>
        <w:t>Discussion seems to be ok like that.</w:t>
      </w:r>
    </w:p>
  </w:comment>
  <w:comment w:id="211" w:author="Paulo Catry" w:date="2024-08-13T17:44:00Z" w:initials="PC">
    <w:p w14:paraId="7319D5B9" w14:textId="77777777" w:rsidR="00604466" w:rsidRDefault="00604466" w:rsidP="00604466">
      <w:pPr>
        <w:pStyle w:val="Textodecomentrio"/>
      </w:pPr>
      <w:r>
        <w:rPr>
          <w:rStyle w:val="Refdecomentrio"/>
        </w:rPr>
        <w:annotationRef/>
      </w:r>
      <w:r>
        <w:t>I am not fully certain about this. The caracara seropositives along time suggest to me that there is a clear possibility that the epidemic arrived quite a bit earlier than we realised. Also, "early summer" is a dubious expression in this context. Albatrosses, for example, arrive massively during september, which many people would classify as (late) winter, but of course could also be called spring, or even early summer indeed.</w:t>
      </w:r>
    </w:p>
  </w:comment>
  <w:comment w:id="212" w:author="Thierry BOULINIER" w:date="2024-08-15T13:26:00Z" w:initials="TB">
    <w:p w14:paraId="6AA724C2" w14:textId="594066A7" w:rsidR="000D1F45" w:rsidRDefault="000D1F45">
      <w:pPr>
        <w:pStyle w:val="Textodecomentrio"/>
      </w:pPr>
      <w:r>
        <w:rPr>
          <w:rStyle w:val="Refdecomentrio"/>
        </w:rPr>
        <w:annotationRef/>
      </w:r>
      <w:r>
        <w:t>All strain may have come from there? (not South Georgia?)</w:t>
      </w:r>
    </w:p>
  </w:comment>
  <w:comment w:id="219" w:author="Paulo Catry" w:date="2024-08-13T17:51:00Z" w:initials="PC">
    <w:p w14:paraId="0468922B" w14:textId="77777777" w:rsidR="004C756F" w:rsidRDefault="004C756F" w:rsidP="004C756F">
      <w:pPr>
        <w:pStyle w:val="Textodecomentrio"/>
      </w:pPr>
      <w:r>
        <w:rPr>
          <w:rStyle w:val="Refdecomentrio"/>
        </w:rPr>
        <w:annotationRef/>
      </w:r>
      <w:r>
        <w:t>I agree, but it seems to be somewhat in contradiction with what was said for rockhoppers 2 paragraphs earlier.</w:t>
      </w:r>
    </w:p>
  </w:comment>
  <w:comment w:id="221" w:author="Paulo Catry" w:date="2024-08-13T18:08:00Z" w:initials="PC">
    <w:p w14:paraId="6D548A97" w14:textId="77777777" w:rsidR="00F71CED" w:rsidRDefault="00F71CED" w:rsidP="00F71CED">
      <w:pPr>
        <w:pStyle w:val="Textodecomentrio"/>
      </w:pPr>
      <w:r>
        <w:rPr>
          <w:rStyle w:val="Refdecomentrio"/>
        </w:rPr>
        <w:annotationRef/>
      </w:r>
      <w:r>
        <w:t>I would add a little discussion on the remarkable fact that so few outbreaks were detected despite the wide circulation of the virus, which suggests that among species with little immune protection in the Falklands, the virus seems to have some difficulty in spreading (and hence, low immunity does not necessarily forecast major and widespread outbreaks in the future, such as the ones which occurred in a few species in Europe).</w:t>
      </w:r>
    </w:p>
  </w:comment>
  <w:comment w:id="224" w:author="augustin.clessin" w:date="2024-05-26T00:51:00Z" w:initials="au">
    <w:p w14:paraId="12147594" w14:textId="0218F5F9" w:rsidR="008D5A82" w:rsidRPr="006F1A77" w:rsidRDefault="008D5A82" w:rsidP="008D5A82">
      <w:pPr>
        <w:pStyle w:val="Textodecomentrio"/>
        <w:rPr>
          <w:lang w:val="fr-FR"/>
        </w:rPr>
      </w:pPr>
      <w:r w:rsidRPr="006F1A77">
        <w:rPr>
          <w:lang w:val="fr-FR"/>
        </w:rPr>
        <w:t>là faut rebondir sur nos faibles prévalences sur les BBA à SJS, qui suggèrent un R0 faible. R0 faible dit une forte probabilité d'extinction pour chaque nouvelle introduction et une faible probabilité de devenir un cluster (j'ai pas de ref là mais il en faudrait une, y'en a surement sur le covid). D'ailleurs ça suggère aussi que c'est très pertinent de détruire les cadavres quand on les détecte pour minimiser le risque de dispersion autour : ce risque est faible et non pas énorme comme on le pensait avant le début de l'épidémie cette année, donc clairement ça vaut la peine de faire en sorte de le minimiser d'autant plus en évacuant les cadavres.</w:t>
      </w:r>
      <w:r>
        <w:rPr>
          <w:rStyle w:val="Refdecomentrio"/>
        </w:rPr>
        <w:annotationRef/>
      </w:r>
    </w:p>
  </w:comment>
  <w:comment w:id="225" w:author="Amandine Gamble" w:date="2024-05-25T18:29:00Z" w:initials="AG">
    <w:p w14:paraId="35EF5E92" w14:textId="77777777" w:rsidR="008D5A82" w:rsidRPr="006F1A77" w:rsidRDefault="008D5A82" w:rsidP="008D5A82">
      <w:pPr>
        <w:pStyle w:val="Textodecomentrio"/>
        <w:rPr>
          <w:lang w:val="fr-FR"/>
        </w:rPr>
      </w:pPr>
      <w:r>
        <w:rPr>
          <w:rStyle w:val="Refdecomentrio"/>
        </w:rPr>
        <w:annotationRef/>
      </w:r>
      <w:r w:rsidRPr="006F1A77">
        <w:rPr>
          <w:lang w:val="fr-FR"/>
        </w:rPr>
        <w:t>Tu peux avoir un R0 fort avec que des seroneg si t’as un truc qui tue vite (+ vite que la reponse immunitaire) mais se transmet encore + vite. Si tu dis faible R0 la c’est parce que tu consideres la mortalite faible et que tu sais que l’incidence est pas + forte que la mortalite vu que y a pas de seropos?</w:t>
      </w:r>
    </w:p>
  </w:comment>
  <w:comment w:id="226" w:author="Julia EMERIT" w:date="2024-05-26T12:46:00Z" w:initials="JE">
    <w:p w14:paraId="3B0BDC88" w14:textId="77777777" w:rsidR="008D5A82" w:rsidRPr="006F1A77" w:rsidRDefault="008D5A82" w:rsidP="008D5A82">
      <w:pPr>
        <w:pStyle w:val="Textodecomentrio"/>
        <w:rPr>
          <w:lang w:val="fr-FR"/>
        </w:rPr>
      </w:pPr>
      <w:r>
        <w:rPr>
          <w:rStyle w:val="Refdecomentrio"/>
        </w:rPr>
        <w:annotationRef/>
      </w:r>
      <w:r w:rsidRPr="006F1A77">
        <w:rPr>
          <w:lang w:val="fr-FR"/>
        </w:rPr>
        <w:t xml:space="preserve">Vous m’avez perdue sur celui-là pour l’instant </w:t>
      </w:r>
    </w:p>
  </w:comment>
  <w:comment w:id="227" w:author="augustin.clessin" w:date="2024-05-26T15:00:00Z" w:initials="au">
    <w:p w14:paraId="511830E9" w14:textId="77777777" w:rsidR="008D5A82" w:rsidRPr="006F1A77" w:rsidRDefault="008D5A82" w:rsidP="008D5A82">
      <w:pPr>
        <w:pStyle w:val="Textodecomentrio"/>
        <w:rPr>
          <w:lang w:val="fr-FR"/>
        </w:rPr>
      </w:pPr>
      <w:r w:rsidRPr="006F1A77">
        <w:rPr>
          <w:lang w:val="fr-FR"/>
        </w:rPr>
        <w:t>non je dis R0 faible parce qu'il y a peu de cluster "qui marchent"</w:t>
      </w:r>
      <w:r>
        <w:rPr>
          <w:rStyle w:val="Refdecomentrio"/>
        </w:rPr>
        <w:annotationRef/>
      </w:r>
    </w:p>
  </w:comment>
  <w:comment w:id="228" w:author="augustin.clessin" w:date="2024-05-26T15:04:00Z" w:initials="au">
    <w:p w14:paraId="28193CE1" w14:textId="77777777" w:rsidR="008D5A82" w:rsidRPr="006F1A77" w:rsidRDefault="008D5A82" w:rsidP="008D5A82">
      <w:pPr>
        <w:pStyle w:val="Textodecomentrio"/>
        <w:rPr>
          <w:lang w:val="fr-FR"/>
        </w:rPr>
      </w:pPr>
      <w:r w:rsidRPr="006F1A77">
        <w:rPr>
          <w:lang w:val="fr-FR"/>
        </w:rPr>
        <w:t>l'essentiel des mortalités ponctuelles ne crééent pas de clusters, donc ça veut dire R0 faible</w:t>
      </w:r>
      <w:r>
        <w:rPr>
          <w:rStyle w:val="Refdecomentrio"/>
        </w:rPr>
        <w:annotationRef/>
      </w:r>
    </w:p>
  </w:comment>
  <w:comment w:id="229" w:author="Julia EMERIT" w:date="2024-05-26T16:15:00Z" w:initials="JE">
    <w:p w14:paraId="6B413C3B" w14:textId="77777777" w:rsidR="008D5A82" w:rsidRPr="006F1A77" w:rsidRDefault="008D5A82" w:rsidP="008D5A82">
      <w:pPr>
        <w:pStyle w:val="Textodecomentrio"/>
        <w:rPr>
          <w:lang w:val="fr-FR"/>
        </w:rPr>
      </w:pPr>
      <w:r>
        <w:rPr>
          <w:rStyle w:val="Refdecomentrio"/>
        </w:rPr>
        <w:annotationRef/>
      </w:r>
      <w:r w:rsidRPr="006F1A77">
        <w:rPr>
          <w:lang w:val="fr-FR"/>
        </w:rPr>
        <w:t xml:space="preserve">Mais par contre du coup comment t’explique les gros patchs a Steeple ? C’est genre ceux ou y’a pas eu extinction à l’introduction ? </w:t>
      </w:r>
    </w:p>
  </w:comment>
  <w:comment w:id="230" w:author="Amandine Gamble" w:date="2024-05-26T11:46:00Z" w:initials="AG">
    <w:p w14:paraId="40B0A1FD" w14:textId="77777777" w:rsidR="008D5A82" w:rsidRPr="006F1A77" w:rsidRDefault="008D5A82" w:rsidP="008D5A82">
      <w:pPr>
        <w:pStyle w:val="Textodecomentrio"/>
        <w:rPr>
          <w:lang w:val="fr-FR"/>
        </w:rPr>
      </w:pPr>
      <w:r>
        <w:rPr>
          <w:rStyle w:val="Refdecomentrio"/>
        </w:rPr>
        <w:annotationRef/>
      </w:r>
      <w:r w:rsidRPr="006F1A77">
        <w:rPr>
          <w:lang w:val="fr-FR"/>
        </w:rPr>
        <w:t xml:space="preserve">Ouai, c’est que si ca passe le seuil de quelques cas apres c’est bon ^^ </w:t>
      </w:r>
      <w:hyperlink r:id="rId7" w:anchor="aep-section-id24" w:history="1">
        <w:r w:rsidRPr="006F1A77">
          <w:rPr>
            <w:rStyle w:val="Hiperligao"/>
            <w:lang w:val="fr-FR"/>
          </w:rPr>
          <w:t>https://www.sciencedirect.com/science/article/pii/S0169534705002077#aep-section-id24</w:t>
        </w:r>
      </w:hyperlink>
    </w:p>
  </w:comment>
  <w:comment w:id="231" w:author="Amandine Gamble" w:date="2024-05-26T11:48:00Z" w:initials="AG">
    <w:p w14:paraId="534338CE" w14:textId="77777777" w:rsidR="008D5A82" w:rsidRPr="006F1A77" w:rsidRDefault="008D5A82" w:rsidP="008D5A82">
      <w:pPr>
        <w:pStyle w:val="Textodecomentrio"/>
        <w:rPr>
          <w:lang w:val="fr-FR"/>
        </w:rPr>
      </w:pPr>
      <w:r>
        <w:rPr>
          <w:rStyle w:val="Refdecomentrio"/>
        </w:rPr>
        <w:annotationRef/>
      </w:r>
      <w:r w:rsidRPr="006F1A77">
        <w:rPr>
          <w:lang w:val="fr-FR"/>
        </w:rPr>
        <w:t>En vrai ce serait bien a citer dans le ms</w:t>
      </w:r>
    </w:p>
  </w:comment>
  <w:comment w:id="232" w:author="Amandine Gamble" w:date="2024-08-05T21:40:00Z" w:initials="AG">
    <w:p w14:paraId="3716248E" w14:textId="77777777" w:rsidR="005836B0" w:rsidRDefault="005836B0" w:rsidP="005836B0">
      <w:pPr>
        <w:pStyle w:val="Textodecomentrio"/>
      </w:pPr>
      <w:r>
        <w:rPr>
          <w:rStyle w:val="Refdecomentrio"/>
        </w:rPr>
        <w:annotationRef/>
      </w:r>
      <w:r>
        <w:t>I think I discussed that enough but please edit or comment if not</w:t>
      </w:r>
    </w:p>
  </w:comment>
  <w:comment w:id="233" w:author="Thierry BOULINIER" w:date="2024-08-15T13:39:00Z" w:initials="TB">
    <w:p w14:paraId="46B18D34" w14:textId="5E2B51DA" w:rsidR="008C3D42" w:rsidRDefault="008C3D42">
      <w:pPr>
        <w:pStyle w:val="Textodecomentrio"/>
      </w:pPr>
      <w:r>
        <w:rPr>
          <w:rStyle w:val="Refdecomentrio"/>
        </w:rPr>
        <w:annotationRef/>
      </w:r>
      <w:r>
        <w:t>For sure a little more discussion of the outbreak sizes and potential drivers of occurrence would be good somewhere. It is important that the reader understand that there were few outbreaks, but that some serious ones occurred (with information of the scales in terms of gross numbers of dead birds; this was possibly said earlier in the manuscript, but this did not strike me).</w:t>
      </w:r>
      <w:r w:rsidR="00205658">
        <w:t xml:space="preserve"> OK, </w:t>
      </w:r>
      <w:r w:rsidR="00205658" w:rsidRPr="003F6C21">
        <w:rPr>
          <w:b/>
          <w:bCs/>
        </w:rPr>
        <w:t xml:space="preserve">Extended Data Figure </w:t>
      </w:r>
      <w:r w:rsidR="00205658" w:rsidRPr="003F6C21">
        <w:rPr>
          <w:b/>
          <w:bCs/>
        </w:rPr>
        <w:fldChar w:fldCharType="begin"/>
      </w:r>
      <w:r w:rsidR="00205658" w:rsidRPr="003F6C21">
        <w:rPr>
          <w:b/>
          <w:bCs/>
        </w:rPr>
        <w:instrText xml:space="preserve"> SEQ Extended_Data_Figure \* ARABIC </w:instrText>
      </w:r>
      <w:r w:rsidR="00205658" w:rsidRPr="003F6C21">
        <w:rPr>
          <w:b/>
          <w:bCs/>
        </w:rPr>
        <w:fldChar w:fldCharType="separate"/>
      </w:r>
      <w:r w:rsidR="00205658">
        <w:rPr>
          <w:b/>
          <w:bCs/>
          <w:noProof/>
        </w:rPr>
        <w:t>5</w:t>
      </w:r>
      <w:r w:rsidR="00205658" w:rsidRPr="003F6C21">
        <w:rPr>
          <w:b/>
          <w:bCs/>
        </w:rPr>
        <w:fldChar w:fldCharType="end"/>
      </w:r>
      <w:r w:rsidR="00205658">
        <w:rPr>
          <w:b/>
          <w:bCs/>
        </w:rPr>
        <w:t xml:space="preserve"> </w:t>
      </w:r>
      <w:r w:rsidR="00205658">
        <w:t>may be sufficient to convey that : it might be good to insert in the main text?</w:t>
      </w:r>
    </w:p>
  </w:comment>
  <w:comment w:id="234" w:author="Paulo Catry" w:date="2024-08-13T17:57:00Z" w:initials="PC">
    <w:p w14:paraId="4DCCF805" w14:textId="77777777" w:rsidR="00634CCB" w:rsidRDefault="00634CCB" w:rsidP="00634CCB">
      <w:pPr>
        <w:pStyle w:val="Textodecomentrio"/>
      </w:pPr>
      <w:r>
        <w:rPr>
          <w:rStyle w:val="Refdecomentrio"/>
        </w:rPr>
        <w:annotationRef/>
      </w:r>
      <w:r>
        <w:t>The are clearly dominant in relation to skuas and gulls. Relative to vultures it's variable, and they are not dominant in relation to giant petrels.</w:t>
      </w:r>
    </w:p>
  </w:comment>
  <w:comment w:id="236" w:author="Thierry BOULINIER" w:date="2024-08-15T13:47:00Z" w:initials="TB">
    <w:p w14:paraId="32D0FBB5" w14:textId="57B3528D" w:rsidR="00D240B1" w:rsidRDefault="00D240B1">
      <w:pPr>
        <w:pStyle w:val="Textodecomentrio"/>
      </w:pPr>
      <w:r>
        <w:rPr>
          <w:rStyle w:val="Refdecomentrio"/>
        </w:rPr>
        <w:annotationRef/>
      </w:r>
      <w:r>
        <w:t>?</w:t>
      </w:r>
    </w:p>
  </w:comment>
  <w:comment w:id="237" w:author="Amandine Gamble" w:date="2024-07-05T10:30:00Z" w:initials="AG">
    <w:p w14:paraId="53E1DE23" w14:textId="2DEBD4A7" w:rsidR="00585893" w:rsidRDefault="00585893" w:rsidP="00585893">
      <w:pPr>
        <w:pStyle w:val="Textodecomentrio"/>
      </w:pPr>
      <w:r>
        <w:rPr>
          <w:rStyle w:val="Refdecomentrio"/>
        </w:rPr>
        <w:annotationRef/>
      </w:r>
      <w:r>
        <w:rPr>
          <w:b/>
          <w:bCs/>
          <w:color w:val="222222"/>
          <w:highlight w:val="white"/>
        </w:rPr>
        <w:t>Methods</w:t>
      </w:r>
    </w:p>
    <w:p w14:paraId="1B13C048" w14:textId="77777777" w:rsidR="00585893" w:rsidRDefault="00585893" w:rsidP="00585893">
      <w:pPr>
        <w:pStyle w:val="Textodecomentrio"/>
      </w:pPr>
      <w:r>
        <w:rPr>
          <w:color w:val="222222"/>
          <w:highlight w:val="white"/>
        </w:rPr>
        <w:t>The ‘Methods’ section is in the main text file, following the figure legends. This Methods section will appear in the PDF and in the full-text (HTML) version of the paper online, but will not appear in the printed issue. The Methods section should be written as concisely as possible but should contain all elements necessary to allow interpretation and replication of the results. As a guideline, the Methods section does not typically exceed 3,000 words. To increase reproducibility, authors are encouraged to deposit a detailed description of protocols used in their study in a protocol sharing platform of their choice. </w:t>
      </w:r>
      <w:r>
        <w:rPr>
          <w:i/>
          <w:iCs/>
          <w:color w:val="222222"/>
          <w:highlight w:val="white"/>
        </w:rPr>
        <w:t>Springer Nature’s</w:t>
      </w:r>
      <w:r>
        <w:rPr>
          <w:color w:val="222222"/>
          <w:highlight w:val="white"/>
        </w:rPr>
        <w:t> protocols.io is a free and open service designed to help researchers share experimental know-how. Protocols deposited by the authors in </w:t>
      </w:r>
      <w:hyperlink r:id="rId8" w:history="1">
        <w:r w:rsidRPr="002912CB">
          <w:rPr>
            <w:rStyle w:val="Hiperligao"/>
            <w:highlight w:val="white"/>
          </w:rPr>
          <w:t>www.protocols.io</w:t>
        </w:r>
      </w:hyperlink>
      <w:r>
        <w:rPr>
          <w:color w:val="222222"/>
          <w:highlight w:val="white"/>
        </w:rPr>
        <w:t> will be linked to the online Methods section upon publication</w:t>
      </w:r>
    </w:p>
    <w:p w14:paraId="5FC43C48" w14:textId="77777777" w:rsidR="00585893" w:rsidRDefault="00585893" w:rsidP="00585893">
      <w:pPr>
        <w:pStyle w:val="Textodecomentrio"/>
      </w:pPr>
      <w:r>
        <w:rPr>
          <w:color w:val="222222"/>
          <w:highlight w:val="white"/>
        </w:rPr>
        <w:t>Detailed descriptions of methods already published should be avoided; a reference number can be provided to save space, with any new addition or variation stated.</w:t>
      </w:r>
    </w:p>
    <w:p w14:paraId="064983DB" w14:textId="77777777" w:rsidR="00585893" w:rsidRDefault="00585893" w:rsidP="00585893">
      <w:pPr>
        <w:pStyle w:val="Textodecomentrio"/>
      </w:pPr>
      <w:r>
        <w:rPr>
          <w:color w:val="222222"/>
          <w:highlight w:val="white"/>
        </w:rPr>
        <w:t>The Methods section should be subdivided by short bold headings referring to methods used and we encourage the inclusion of specific subsections for statistics, reagents and animal models. If further references are included in this section their numbering should continue from the end of the last reference number in the rest of the paper and they are listed after the Methods section.</w:t>
      </w:r>
    </w:p>
    <w:p w14:paraId="4D541909" w14:textId="77777777" w:rsidR="00585893" w:rsidRDefault="00585893" w:rsidP="00585893">
      <w:pPr>
        <w:pStyle w:val="Textodecomentrio"/>
      </w:pPr>
      <w:r>
        <w:rPr>
          <w:color w:val="222222"/>
          <w:highlight w:val="white"/>
        </w:rPr>
        <w:t>Please provide separate Data Availability and Code Availability statements after the main text statements and before the Extended Data legends; detailed guidance can be found in our </w:t>
      </w:r>
      <w:hyperlink r:id="rId9" w:history="1">
        <w:r w:rsidRPr="002912CB">
          <w:rPr>
            <w:rStyle w:val="Hiperligao"/>
            <w:highlight w:val="white"/>
          </w:rPr>
          <w:t>data availability and data citations policy</w:t>
        </w:r>
      </w:hyperlink>
      <w:r>
        <w:rPr>
          <w:color w:val="222222"/>
          <w:highlight w:val="white"/>
        </w:rPr>
        <w:t>. Certain data types must be deposited in an appropriate public structured data depository (details are available </w:t>
      </w:r>
      <w:hyperlink r:id="rId10" w:history="1">
        <w:r w:rsidRPr="002912CB">
          <w:rPr>
            <w:rStyle w:val="Hiperligao"/>
            <w:highlight w:val="white"/>
          </w:rPr>
          <w:t>here</w:t>
        </w:r>
      </w:hyperlink>
      <w:r>
        <w:rPr>
          <w:color w:val="222222"/>
          <w:highlight w:val="white"/>
        </w:rPr>
        <w:t>), and the accession number(s) provided in the manuscript. Full access is required at the time of publication. Should full access to data be required for peer review, authors must provide it.</w:t>
      </w:r>
    </w:p>
    <w:p w14:paraId="6B23D2F2" w14:textId="77777777" w:rsidR="00585893" w:rsidRDefault="00585893" w:rsidP="00585893">
      <w:pPr>
        <w:pStyle w:val="Textodecomentrio"/>
      </w:pPr>
      <w:r>
        <w:rPr>
          <w:color w:val="222222"/>
          <w:highlight w:val="white"/>
        </w:rPr>
        <w:t>The Methods section cannot contain figures or tables (essential display items should be included in the Extended Data or exceptionally in the Supplementary Information).</w:t>
      </w:r>
    </w:p>
  </w:comment>
  <w:comment w:id="238" w:author="Thierry BOULINIER" w:date="2024-08-15T13:48:00Z" w:initials="TB">
    <w:p w14:paraId="116FCD8F" w14:textId="7EF32D56" w:rsidR="00D240B1" w:rsidRDefault="00D240B1">
      <w:pPr>
        <w:pStyle w:val="Textodecomentrio"/>
      </w:pPr>
      <w:r>
        <w:rPr>
          <w:rStyle w:val="Refdecomentrio"/>
        </w:rPr>
        <w:annotationRef/>
      </w:r>
      <w:r>
        <w:t>As data from previous season are included</w:t>
      </w:r>
    </w:p>
  </w:comment>
  <w:comment w:id="249" w:author="Amandine Gamble" w:date="2024-08-07T11:38:00Z" w:initials="AG">
    <w:p w14:paraId="2E8C465E" w14:textId="77777777" w:rsidR="00040FF3" w:rsidRDefault="00795D66" w:rsidP="00040FF3">
      <w:pPr>
        <w:pStyle w:val="Textodecomentrio"/>
      </w:pPr>
      <w:r>
        <w:rPr>
          <w:rStyle w:val="Refdecomentrio"/>
        </w:rPr>
        <w:annotationRef/>
      </w:r>
      <w:r w:rsidR="00040FF3">
        <w:t>Jacob - did you have a Falkland Islands Government licence for your field campaign?</w:t>
      </w:r>
    </w:p>
  </w:comment>
  <w:comment w:id="252" w:author="Amandine Gamble" w:date="2024-07-05T18:21:00Z" w:initials="AG">
    <w:p w14:paraId="754321AF" w14:textId="77777777" w:rsidR="00944BD9" w:rsidRDefault="0059409E" w:rsidP="00944BD9">
      <w:pPr>
        <w:pStyle w:val="Textodecomentrio"/>
      </w:pPr>
      <w:r>
        <w:rPr>
          <w:rStyle w:val="Refdecomentrio"/>
        </w:rPr>
        <w:annotationRef/>
      </w:r>
      <w:r w:rsidR="00944BD9">
        <w:t>Note to me: add info about what we did for replicated samples?</w:t>
      </w:r>
    </w:p>
  </w:comment>
  <w:comment w:id="256" w:author="Luca Nelli" w:date="2024-08-08T14:51:00Z" w:initials="LN">
    <w:p w14:paraId="1FA7604B" w14:textId="77777777" w:rsidR="004E74AB" w:rsidRDefault="004E74AB" w:rsidP="004E74AB">
      <w:pPr>
        <w:pStyle w:val="Textodecomentrio"/>
      </w:pPr>
      <w:r>
        <w:rPr>
          <w:rStyle w:val="Refdecomentrio"/>
        </w:rPr>
        <w:annotationRef/>
      </w:r>
      <w:r>
        <w:rPr>
          <w:lang w:val="it-IT"/>
        </w:rPr>
        <w:t>We should add that all that follows is only for adults, if you haven’t mentioned elsewhere in the manuscript</w:t>
      </w:r>
    </w:p>
  </w:comment>
  <w:comment w:id="257" w:author="Amandine Gamble" w:date="2024-08-08T20:49:00Z" w:initials="AG">
    <w:p w14:paraId="7325CEFF" w14:textId="77777777" w:rsidR="004E74AB" w:rsidRDefault="004E74AB" w:rsidP="004E74AB">
      <w:pPr>
        <w:pStyle w:val="Textodecomentrio"/>
      </w:pPr>
      <w:r>
        <w:rPr>
          <w:rStyle w:val="Refdecomentrio"/>
        </w:rPr>
        <w:annotationRef/>
      </w:r>
      <w:r>
        <w:t>I ran the model on the whole dataset (without an age effect) and then plotted the adult or chick data alone (as the model is only used to get the P(AIV-|H5+) in fine, it’s not a big deal if we ignore chick vs adult variations) I think</w:t>
      </w:r>
    </w:p>
  </w:comment>
  <w:comment w:id="263" w:author="Paulo Catry" w:date="2024-08-13T16:07:00Z" w:initials="PC">
    <w:p w14:paraId="0CB5DF6E" w14:textId="77777777" w:rsidR="004E69C9" w:rsidRDefault="004E69C9" w:rsidP="004E69C9">
      <w:pPr>
        <w:pStyle w:val="Textodecomentrio"/>
      </w:pPr>
      <w:r>
        <w:rPr>
          <w:rStyle w:val="Refdecomentrio"/>
        </w:rPr>
        <w:annotationRef/>
      </w:r>
      <w:r>
        <w:t>Sorry for the lengthy re-writing, but this is how we are told that we should acknowledge the remove disease project.</w:t>
      </w:r>
    </w:p>
  </w:comment>
  <w:comment w:id="291" w:author="Amandine Gamble" w:date="2024-08-10T14:57:00Z" w:initials="AG">
    <w:p w14:paraId="6FEBFCB5" w14:textId="17AB5704" w:rsidR="007339B3" w:rsidRDefault="007339B3" w:rsidP="007339B3">
      <w:pPr>
        <w:pStyle w:val="Textodecomentrio"/>
      </w:pPr>
      <w:r>
        <w:rPr>
          <w:rStyle w:val="Refdecomentrio"/>
        </w:rPr>
        <w:annotationRef/>
      </w:r>
      <w:r>
        <w:t>Please include funding you want to acknowledge</w:t>
      </w:r>
    </w:p>
  </w:comment>
  <w:comment w:id="292" w:author="Amandine Gamble" w:date="2024-08-09T13:43:00Z" w:initials="AG">
    <w:p w14:paraId="19981DE4" w14:textId="7104D587" w:rsidR="00C47389" w:rsidRDefault="00C47389" w:rsidP="00C47389">
      <w:pPr>
        <w:pStyle w:val="Textodecomentrio"/>
      </w:pPr>
      <w:r>
        <w:rPr>
          <w:rStyle w:val="Refdecomentrio"/>
        </w:rPr>
        <w:annotationRef/>
      </w:r>
      <w:r>
        <w:t>Update if author list is edited</w:t>
      </w:r>
    </w:p>
  </w:comment>
  <w:comment w:id="299" w:author="Amandine Gamble" w:date="2024-08-09T13:39:00Z" w:initials="AG">
    <w:p w14:paraId="24936A8B" w14:textId="77777777" w:rsidR="00C47389" w:rsidRDefault="00C47389" w:rsidP="00C47389">
      <w:pPr>
        <w:pStyle w:val="Textodecomentrio"/>
      </w:pPr>
      <w:r>
        <w:rPr>
          <w:rStyle w:val="Refdecomentrio"/>
        </w:rPr>
        <w:annotationRef/>
      </w:r>
      <w:r>
        <w:t>Note to me: maybe try to center a bit better the species names</w:t>
      </w:r>
    </w:p>
  </w:comment>
  <w:comment w:id="307" w:author="Amandine Gamble" w:date="2024-07-07T17:35:00Z" w:initials="AG">
    <w:p w14:paraId="2D434504" w14:textId="77777777" w:rsidR="00AB1B09" w:rsidRDefault="00AB1B09" w:rsidP="00AB1B09">
      <w:pPr>
        <w:pStyle w:val="Textodecomentrio"/>
      </w:pPr>
      <w:r>
        <w:rPr>
          <w:rStyle w:val="Refdecomentrio"/>
        </w:rPr>
        <w:annotationRef/>
      </w:r>
      <w:r>
        <w:rPr>
          <w:color w:val="000000"/>
          <w:highlight w:val="white"/>
        </w:rPr>
        <w:t>Pour les kits de compétition, ce qui change c'est</w:t>
      </w:r>
      <w:r>
        <w:rPr>
          <w:color w:val="000000"/>
          <w:highlight w:val="white"/>
        </w:rPr>
        <w:br/>
        <w:t>- l antigène du fond de plaque (virus total H5 en V1 contre H5 recombinante en V3)</w:t>
      </w:r>
      <w:r>
        <w:rPr>
          <w:color w:val="000000"/>
          <w:highlight w:val="white"/>
        </w:rPr>
        <w:br/>
        <w:t>- et surtout le monoclonal, plutôt sélectionner sur les clades récents</w:t>
      </w:r>
      <w:r>
        <w:rPr>
          <w:color w:val="000000"/>
          <w:highlight w:val="white"/>
        </w:rPr>
        <w:br/>
      </w:r>
      <w:r>
        <w:rPr>
          <w:color w:val="000000"/>
          <w:highlight w:val="white"/>
        </w:rPr>
        <w:br/>
        <w:t>La V1 (en fait c est une V2) montre plus d'affinité pour les anciens clades (notamment 2.2)</w:t>
      </w:r>
      <w:r>
        <w:rPr>
          <w:color w:val="000000"/>
          <w:highlight w:val="white"/>
        </w:rPr>
        <w:br/>
        <w:t>LA V3 plutôt pour les nouveaux clades incluant 2.3.4.4 (parfois 1log10 de plus)</w:t>
      </w:r>
      <w:r>
        <w:rPr>
          <w:color w:val="000000"/>
          <w:highlight w:val="white"/>
        </w:rPr>
        <w:br/>
      </w:r>
      <w:r>
        <w:rPr>
          <w:color w:val="000000"/>
          <w:highlight w:val="white"/>
        </w:rPr>
        <w:br/>
        <w:t>Quant à l'indirect, il est plus equivalent à la V3 dans le sens où il est sur une recombinante du clade 2.3.4.4 (la même que le kit V3)</w:t>
      </w:r>
      <w:r>
        <w:rPr>
          <w:color w:val="000000"/>
          <w:highlight w:val="white"/>
        </w:rPr>
        <w:br/>
        <w:t>Mais surtout la grande difference entre les indirects et les compet c est que les compet detectent toutes les immunglobulines, ce qui n est pas le cas des indirects qui sont plutôt IgG</w:t>
      </w:r>
      <w:r>
        <w:rPr>
          <w:color w:val="000000"/>
          <w:highlight w:val="white"/>
        </w:rPr>
        <w:br/>
      </w:r>
      <w:r>
        <w:rPr>
          <w:color w:val="000000"/>
          <w:highlight w:val="white"/>
        </w:rPr>
        <w:br/>
        <w:t>Par ailleurs je vois que vous avez modifié les dilutions des échantillons</w:t>
      </w:r>
      <w:r>
        <w:rPr>
          <w:color w:val="000000"/>
          <w:highlight w:val="white"/>
        </w:rPr>
        <w:br/>
        <w:t>Normalement la V3 sur canard, nos l'avions fixé a 1/5 (attention à la spe)</w:t>
      </w:r>
      <w:r>
        <w:rPr>
          <w:color w:val="000000"/>
          <w:highlight w:val="white"/>
        </w:rPr>
        <w:br/>
        <w:t>Pour l indirect on est plutôt au 1/100 (idem)</w:t>
      </w:r>
      <w:r>
        <w:rPr>
          <w:color w:val="000000"/>
          <w:highlight w:val="white"/>
        </w:rPr>
        <w:br/>
      </w:r>
      <w:r>
        <w:rPr>
          <w:color w:val="000000"/>
          <w:highlight w:val="white"/>
        </w:rPr>
        <w:br/>
        <w:t>pour les caracaras de Steeple Jason où tous les échantillons sont sortis positifs (et saturants) avec le nouveau kit FLUACH5 3.0, alors qu'on avait obtenu plus de variabilité jusqu'à présent avec le FLUACH5 1.0, avec notamment 2 échantillons négatifs : on doit être sur une infection recente par clade très recent?, ce qui pourrait expliquer la différence : possibilité de séquencer?</w:t>
      </w:r>
      <w:r>
        <w:rPr>
          <w:color w:val="000000"/>
          <w:highlight w:val="white"/>
        </w:rPr>
        <w:br/>
      </w:r>
      <w:r>
        <w:rPr>
          <w:color w:val="000000"/>
          <w:highlight w:val="white"/>
        </w:rPr>
        <w:br/>
        <w:t>Autre point, nous avons également testé le kit H5 indirect (FLUH5S) sur un lot d'échantillons, et comparé avec les résultats initialement obtenus avec le FLUACH5 1.0 (résultats en pj, sur le même pdf). Nous avons également des petits soucis pour interpréter ces résultats, en particulier ceux obtenus sur les canards domestiques où beaucoup d'individus sortent positifs avec le H5 indirect par rapport à la compétition. Idem, recent clade? Est-ce que ca corrèle mieux avec  la V3?</w:t>
      </w:r>
      <w:r>
        <w:rPr>
          <w:color w:val="000000"/>
          <w:highlight w:val="white"/>
        </w:rPr>
        <w:br/>
        <w:t>Je pourrais voir les DO de l indirect car 1/75 c est concentré, il ne faudrait pas avoir générer un probleme de BDF avec le kit indirect.</w:t>
      </w:r>
      <w:r>
        <w:t xml:space="preserve"> </w:t>
      </w:r>
    </w:p>
  </w:comment>
  <w:comment w:id="308" w:author="Amandine Gamble" w:date="2024-07-10T10:23:00Z" w:initials="AG">
    <w:p w14:paraId="08BB8160" w14:textId="77777777" w:rsidR="00AB1B09" w:rsidRDefault="00AB1B09" w:rsidP="00AB1B09">
      <w:pPr>
        <w:pStyle w:val="Textodecomentrio"/>
        <w:numPr>
          <w:ilvl w:val="0"/>
          <w:numId w:val="8"/>
        </w:numPr>
      </w:pPr>
      <w:r>
        <w:rPr>
          <w:rStyle w:val="Refdecomentrio"/>
        </w:rPr>
        <w:annotationRef/>
      </w:r>
      <w:r>
        <w:rPr>
          <w:color w:val="000000"/>
          <w:highlight w:val="white"/>
        </w:rPr>
        <w:t>Pour le kit compétition H5 V1-2 (CODE FLUACH5), l'antigène est un virus complet sous-type H5 (un clade en particulier ?), oui clade 2.2</w:t>
      </w:r>
    </w:p>
    <w:p w14:paraId="1C5EE7F7" w14:textId="77777777" w:rsidR="00AB1B09" w:rsidRDefault="00AB1B09" w:rsidP="00AB1B09">
      <w:pPr>
        <w:pStyle w:val="Textodecomentrio"/>
        <w:ind w:left="720"/>
      </w:pPr>
      <w:r>
        <w:rPr>
          <w:color w:val="000000"/>
          <w:highlight w:val="white"/>
        </w:rPr>
        <w:t>et l'anticorps est polyclonal ? non c est un monoclonal dirigé contre H5 ! Il ne detecte pas d autres Hx ! Ca a été testé</w:t>
      </w:r>
    </w:p>
    <w:p w14:paraId="7FF5A905" w14:textId="77777777" w:rsidR="00AB1B09" w:rsidRDefault="00AB1B09" w:rsidP="00AB1B09">
      <w:pPr>
        <w:pStyle w:val="Textodecomentrio"/>
      </w:pPr>
      <w:r>
        <w:rPr>
          <w:color w:val="000000"/>
          <w:highlight w:val="white"/>
        </w:rPr>
        <w:t> </w:t>
      </w:r>
    </w:p>
    <w:p w14:paraId="0E623129" w14:textId="77777777" w:rsidR="00AB1B09" w:rsidRDefault="00AB1B09" w:rsidP="00AB1B09">
      <w:pPr>
        <w:pStyle w:val="Textodecomentrio"/>
        <w:ind w:left="720"/>
      </w:pPr>
      <w:r>
        <w:rPr>
          <w:color w:val="000000"/>
          <w:highlight w:val="white"/>
        </w:rPr>
        <w:t>Est-ce qu'on est sur qu'il ne détecte pas aussi les anticorps contre NP aussi, qui seraient du coup pas spécifique a H5Nx ? Pour moi il est specific H5Nx, mais avec une preference pour les anciens clades</w:t>
      </w:r>
    </w:p>
    <w:p w14:paraId="6804AD9C" w14:textId="77777777" w:rsidR="00AB1B09" w:rsidRDefault="00AB1B09" w:rsidP="00AB1B09">
      <w:pPr>
        <w:pStyle w:val="Textodecomentrio"/>
        <w:ind w:left="720"/>
      </w:pPr>
      <w:r>
        <w:rPr>
          <w:color w:val="000000"/>
          <w:highlight w:val="white"/>
        </w:rPr>
        <w:t>Dans nos données on a plein de NP+ H5- qui collent avec les données épidémiologiques (ils sont surtout de avant l'arrivée de H5N1 dans le système) donc la spécificité a H5 n'a pas l'air mal du tout, mais je voulais vérifier au cas ou si vous aviez des données plus précises. </w:t>
      </w:r>
      <w:r>
        <w:rPr>
          <w:b/>
          <w:bCs/>
          <w:color w:val="000000"/>
          <w:highlight w:val="white"/>
        </w:rPr>
        <w:t>J ai pas de doute sur la spe ! j en ai plus sur sa capacité à détecter des clades plus récents (faibles doses)</w:t>
      </w:r>
    </w:p>
    <w:p w14:paraId="168530F6" w14:textId="77777777" w:rsidR="00AB1B09" w:rsidRDefault="00AB1B09" w:rsidP="00AB1B09">
      <w:pPr>
        <w:pStyle w:val="Textodecomentrio"/>
        <w:numPr>
          <w:ilvl w:val="0"/>
          <w:numId w:val="9"/>
        </w:numPr>
        <w:ind w:left="360"/>
      </w:pPr>
      <w:r>
        <w:rPr>
          <w:color w:val="000000"/>
          <w:highlight w:val="white"/>
        </w:rPr>
        <w:t>Pour le kit H5 V3 (</w:t>
      </w:r>
      <w:r>
        <w:rPr>
          <w:b/>
          <w:bCs/>
          <w:color w:val="000000"/>
          <w:highlight w:val="white"/>
        </w:rPr>
        <w:t>CODE FLUACH5V3</w:t>
      </w:r>
      <w:r>
        <w:rPr>
          <w:color w:val="000000"/>
          <w:highlight w:val="white"/>
        </w:rPr>
        <w:t>), l'antigène est un virus recombinant exprimant H5 du clade 2.3.4.4b, et l'anticorps est monoclonal ? OUI et OUI ! On a selectionné le clone de preference sur les nouveaux clades circulants ! un log10 de plus en moyenne sur les nouveaux clades (2.3.4) par rapport à la version precedente</w:t>
      </w:r>
    </w:p>
    <w:p w14:paraId="0EB40771" w14:textId="77777777" w:rsidR="00AB1B09" w:rsidRDefault="00AB1B09" w:rsidP="00AB1B09">
      <w:pPr>
        <w:pStyle w:val="Textodecomentrio"/>
        <w:ind w:left="720"/>
      </w:pPr>
      <w:r>
        <w:rPr>
          <w:color w:val="000000"/>
          <w:highlight w:val="white"/>
        </w:rPr>
        <w:t>Des retours italiens, mais à confirmer, auraient tendance à dire qu il est aussi plutôt HP que LP ! Mais je demande à voir</w:t>
      </w:r>
    </w:p>
    <w:p w14:paraId="2B8E24C3" w14:textId="77777777" w:rsidR="00AB1B09" w:rsidRDefault="00AB1B09" w:rsidP="00AB1B09">
      <w:pPr>
        <w:pStyle w:val="Textodecomentrio"/>
      </w:pPr>
      <w:r>
        <w:rPr>
          <w:color w:val="000000"/>
          <w:highlight w:val="white"/>
        </w:rPr>
        <w:t> </w:t>
      </w:r>
    </w:p>
    <w:p w14:paraId="072514DA" w14:textId="77777777" w:rsidR="00AB1B09" w:rsidRDefault="00AB1B09" w:rsidP="00AB1B09">
      <w:pPr>
        <w:pStyle w:val="Textodecomentrio"/>
        <w:numPr>
          <w:ilvl w:val="0"/>
          <w:numId w:val="10"/>
        </w:numPr>
        <w:ind w:left="360"/>
      </w:pPr>
      <w:r>
        <w:rPr>
          <w:color w:val="000000"/>
          <w:highlight w:val="white"/>
        </w:rPr>
        <w:t>Pour le kit indirect H5 (</w:t>
      </w:r>
      <w:r>
        <w:rPr>
          <w:b/>
          <w:bCs/>
          <w:color w:val="000000"/>
          <w:highlight w:val="white"/>
        </w:rPr>
        <w:t>CODE FLUH5S ou FLUH5SDUCK</w:t>
      </w:r>
      <w:r>
        <w:rPr>
          <w:color w:val="000000"/>
          <w:highlight w:val="white"/>
        </w:rPr>
        <w:t>), l'antigène est un virus recombinant exprimant H5 du clade 2.3.4.4b comme le compétition V3 ? OUI</w:t>
      </w:r>
    </w:p>
    <w:p w14:paraId="349D91AA" w14:textId="77777777" w:rsidR="00AB1B09" w:rsidRDefault="00AB1B09" w:rsidP="00AB1B09">
      <w:pPr>
        <w:pStyle w:val="Textodecomentrio"/>
      </w:pPr>
    </w:p>
    <w:p w14:paraId="1BE9EF84" w14:textId="77777777" w:rsidR="00AB1B09" w:rsidRDefault="00AB1B09" w:rsidP="00AB1B09">
      <w:pPr>
        <w:pStyle w:val="Textodecomentrio"/>
        <w:numPr>
          <w:ilvl w:val="0"/>
          <w:numId w:val="11"/>
        </w:numPr>
        <w:ind w:left="360"/>
      </w:pPr>
      <w:r>
        <w:rPr>
          <w:color w:val="000000"/>
          <w:highlight w:val="white"/>
        </w:rPr>
        <w:t>Pour le kit compétition NP (</w:t>
      </w:r>
      <w:r>
        <w:rPr>
          <w:b/>
          <w:bCs/>
          <w:color w:val="000000"/>
          <w:highlight w:val="white"/>
        </w:rPr>
        <w:t>code FLUACA</w:t>
      </w:r>
      <w:r>
        <w:rPr>
          <w:color w:val="000000"/>
          <w:highlight w:val="white"/>
        </w:rPr>
        <w:t>), l'antigène est juste NP toute seule (NON VIRUS), et l'anticorps monoclonal ou polyclonal ?  MONOCLONAL ANTI NP</w:t>
      </w:r>
    </w:p>
    <w:p w14:paraId="78965CBD" w14:textId="77777777" w:rsidR="00AB1B09" w:rsidRDefault="00AB1B09" w:rsidP="00AB1B09">
      <w:pPr>
        <w:pStyle w:val="Textodecomentrio"/>
      </w:pPr>
      <w:r>
        <w:rPr>
          <w:color w:val="000000"/>
          <w:highlight w:val="white"/>
        </w:rPr>
        <w:t>C’est l indirect NP (FLUNPS) qui utilise une NP recombinante</w:t>
      </w:r>
    </w:p>
    <w:p w14:paraId="3B70AAEF" w14:textId="77777777" w:rsidR="00AB1B09" w:rsidRDefault="00AB1B09" w:rsidP="00AB1B09">
      <w:pPr>
        <w:pStyle w:val="Textodecomentrio"/>
      </w:pPr>
      <w:r>
        <w:rPr>
          <w:color w:val="000000"/>
          <w:highlight w:val="white"/>
        </w:rPr>
        <w:t> </w:t>
      </w:r>
    </w:p>
    <w:p w14:paraId="6C5A586E" w14:textId="77777777" w:rsidR="00AB1B09" w:rsidRDefault="00AB1B09" w:rsidP="00AB1B09">
      <w:pPr>
        <w:pStyle w:val="Textodecomentrio"/>
      </w:pPr>
      <w:r>
        <w:rPr>
          <w:color w:val="000000"/>
          <w:highlight w:val="white"/>
        </w:rPr>
        <w:t>Comme notre manuscrit contient uniquement des données sérologiques, je m'attends à ce que le reviewers fassent des commentaires sur les réactions croisées / la spécificité donc j'essaye de bien tout comprendre en amont.  Je comprends ! c est pas simple ! d’autant que les compet détectent toutes les Ig alors que les indirects sont IgG</w:t>
      </w:r>
    </w:p>
    <w:p w14:paraId="60FF6A59" w14:textId="77777777" w:rsidR="00AB1B09" w:rsidRDefault="00AB1B09" w:rsidP="00AB1B09">
      <w:pPr>
        <w:pStyle w:val="Textodecomentrio"/>
      </w:pPr>
      <w:r>
        <w:rPr>
          <w:color w:val="000000"/>
          <w:highlight w:val="white"/>
        </w:rPr>
        <w:t>Mais les indirects offrent une sensibilité analytique superieure</w:t>
      </w:r>
    </w:p>
  </w:comment>
  <w:comment w:id="309" w:author="Amandine Gamble" w:date="2024-08-09T18:32:00Z" w:initials="AG">
    <w:p w14:paraId="4335ADE4" w14:textId="77777777" w:rsidR="00E67E14" w:rsidRDefault="00E67E14" w:rsidP="00E67E14">
      <w:pPr>
        <w:pStyle w:val="Textodecomentrio"/>
      </w:pPr>
      <w:r>
        <w:rPr>
          <w:rStyle w:val="Refdecomentrio"/>
        </w:rPr>
        <w:annotationRef/>
      </w:r>
      <w:r>
        <w:t>Mathilde, is it the same for v2 and v3?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0FCA75" w15:done="0"/>
  <w15:commentEx w15:paraId="44DD0C9A" w15:done="0"/>
  <w15:commentEx w15:paraId="6A0FC720" w15:paraIdParent="44DD0C9A" w15:done="0"/>
  <w15:commentEx w15:paraId="1634EA8C" w15:done="0"/>
  <w15:commentEx w15:paraId="6C1E0E2F" w15:done="0"/>
  <w15:commentEx w15:paraId="70E07049" w15:done="0"/>
  <w15:commentEx w15:paraId="369DB94B" w15:done="0"/>
  <w15:commentEx w15:paraId="69D45860" w15:done="0"/>
  <w15:commentEx w15:paraId="225ADB71" w15:done="0"/>
  <w15:commentEx w15:paraId="4DF15158" w15:done="0"/>
  <w15:commentEx w15:paraId="048ED7A9" w15:done="0"/>
  <w15:commentEx w15:paraId="3DA0FD94" w15:done="0"/>
  <w15:commentEx w15:paraId="45025CB8" w15:done="0"/>
  <w15:commentEx w15:paraId="0CD9E6F7" w15:done="0"/>
  <w15:commentEx w15:paraId="2ED6ED1B" w15:done="0"/>
  <w15:commentEx w15:paraId="0344F9D5" w15:done="0"/>
  <w15:commentEx w15:paraId="4CEF736D" w15:done="0"/>
  <w15:commentEx w15:paraId="7810CF75" w15:done="0"/>
  <w15:commentEx w15:paraId="787CC5D4" w15:done="0"/>
  <w15:commentEx w15:paraId="4234D815" w15:done="0"/>
  <w15:commentEx w15:paraId="4E2B3662" w15:done="0"/>
  <w15:commentEx w15:paraId="14767BFD" w15:done="0"/>
  <w15:commentEx w15:paraId="4AE0F682" w15:done="0"/>
  <w15:commentEx w15:paraId="429F1449" w15:done="0"/>
  <w15:commentEx w15:paraId="3FC2F5B4" w15:done="0"/>
  <w15:commentEx w15:paraId="48ECDF4C" w15:done="0"/>
  <w15:commentEx w15:paraId="2345B43D" w15:done="0"/>
  <w15:commentEx w15:paraId="25ACD1A7" w15:done="0"/>
  <w15:commentEx w15:paraId="5B0B89C3" w15:done="0"/>
  <w15:commentEx w15:paraId="5A104B8C" w15:done="0"/>
  <w15:commentEx w15:paraId="52CC2A9F" w15:done="0"/>
  <w15:commentEx w15:paraId="35B9C9EF" w15:paraIdParent="52CC2A9F" w15:done="0"/>
  <w15:commentEx w15:paraId="55FC7060" w15:done="0"/>
  <w15:commentEx w15:paraId="396411A4" w15:done="0"/>
  <w15:commentEx w15:paraId="389DDB3A" w15:done="0"/>
  <w15:commentEx w15:paraId="4082994D" w15:done="0"/>
  <w15:commentEx w15:paraId="1365B335" w15:done="0"/>
  <w15:commentEx w15:paraId="5A10E8F2" w15:done="0"/>
  <w15:commentEx w15:paraId="77FB4C80" w15:done="0"/>
  <w15:commentEx w15:paraId="2BD989C8" w15:paraIdParent="77FB4C80" w15:done="0"/>
  <w15:commentEx w15:paraId="2BE021CC" w15:paraIdParent="77FB4C80" w15:done="0"/>
  <w15:commentEx w15:paraId="49441BED" w15:done="0"/>
  <w15:commentEx w15:paraId="4EF87A42" w15:done="0"/>
  <w15:commentEx w15:paraId="6979D0B5" w15:paraIdParent="4EF87A42" w15:done="0"/>
  <w15:commentEx w15:paraId="7C276B77" w15:done="0"/>
  <w15:commentEx w15:paraId="26856C52" w15:paraIdParent="7C276B77" w15:done="0"/>
  <w15:commentEx w15:paraId="1CE70C0B" w15:paraIdParent="7C276B77" w15:done="0"/>
  <w15:commentEx w15:paraId="7319D5B9" w15:done="0"/>
  <w15:commentEx w15:paraId="6AA724C2" w15:done="0"/>
  <w15:commentEx w15:paraId="0468922B" w15:done="0"/>
  <w15:commentEx w15:paraId="6D548A97" w15:done="0"/>
  <w15:commentEx w15:paraId="12147594" w15:done="0"/>
  <w15:commentEx w15:paraId="35EF5E92" w15:paraIdParent="12147594" w15:done="0"/>
  <w15:commentEx w15:paraId="3B0BDC88" w15:paraIdParent="12147594" w15:done="0"/>
  <w15:commentEx w15:paraId="511830E9" w15:paraIdParent="12147594" w15:done="0"/>
  <w15:commentEx w15:paraId="28193CE1" w15:paraIdParent="12147594" w15:done="0"/>
  <w15:commentEx w15:paraId="6B413C3B" w15:paraIdParent="12147594" w15:done="0"/>
  <w15:commentEx w15:paraId="40B0A1FD" w15:paraIdParent="12147594" w15:done="0"/>
  <w15:commentEx w15:paraId="534338CE" w15:paraIdParent="12147594" w15:done="0"/>
  <w15:commentEx w15:paraId="3716248E" w15:paraIdParent="12147594" w15:done="0"/>
  <w15:commentEx w15:paraId="46B18D34" w15:paraIdParent="12147594" w15:done="0"/>
  <w15:commentEx w15:paraId="4DCCF805" w15:done="0"/>
  <w15:commentEx w15:paraId="32D0FBB5" w15:done="0"/>
  <w15:commentEx w15:paraId="6B23D2F2" w15:done="0"/>
  <w15:commentEx w15:paraId="116FCD8F" w15:done="0"/>
  <w15:commentEx w15:paraId="2E8C465E" w15:done="0"/>
  <w15:commentEx w15:paraId="754321AF" w15:done="0"/>
  <w15:commentEx w15:paraId="1FA7604B" w15:done="0"/>
  <w15:commentEx w15:paraId="7325CEFF" w15:paraIdParent="1FA7604B" w15:done="0"/>
  <w15:commentEx w15:paraId="0CB5DF6E" w15:done="0"/>
  <w15:commentEx w15:paraId="6FEBFCB5" w15:done="0"/>
  <w15:commentEx w15:paraId="19981DE4" w15:done="0"/>
  <w15:commentEx w15:paraId="24936A8B" w15:done="0"/>
  <w15:commentEx w15:paraId="2D434504" w15:done="0"/>
  <w15:commentEx w15:paraId="60FF6A59" w15:paraIdParent="2D434504" w15:done="0"/>
  <w15:commentEx w15:paraId="4335AD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8876388" w16cex:dateUtc="2024-08-09T14:25:00Z"/>
  <w16cex:commentExtensible w16cex:durableId="17EAE675" w16cex:dateUtc="2024-08-10T16:01:00Z"/>
  <w16cex:commentExtensible w16cex:durableId="2A6700AD" w16cex:dateUtc="2024-08-14T08:08:00Z"/>
  <w16cex:commentExtensible w16cex:durableId="1A699EA3" w16cex:dateUtc="2024-08-09T11:51:00Z"/>
  <w16cex:commentExtensible w16cex:durableId="36CEA2EE" w16cex:dateUtc="2024-07-05T14:28:00Z"/>
  <w16cex:commentExtensible w16cex:durableId="543047F3" w16cex:dateUtc="2024-07-06T20:02:00Z"/>
  <w16cex:commentExtensible w16cex:durableId="07DCA9E0" w16cex:dateUtc="2024-08-03T08:10:00Z"/>
  <w16cex:commentExtensible w16cex:durableId="6A86393F" w16cex:dateUtc="2024-08-09T12:38:00Z"/>
  <w16cex:commentExtensible w16cex:durableId="4D01D5B6" w16cex:dateUtc="2024-08-10T17:31:00Z"/>
  <w16cex:commentExtensible w16cex:durableId="5F85F85B" w16cex:dateUtc="2024-08-13T15:07:00Z"/>
  <w16cex:commentExtensible w16cex:durableId="2A6710F8" w16cex:dateUtc="2024-08-14T09:18:00Z"/>
  <w16cex:commentExtensible w16cex:durableId="6B788343" w16cex:dateUtc="2024-07-05T19:04:00Z"/>
  <w16cex:commentExtensible w16cex:durableId="2A6712D6" w16cex:dateUtc="2024-08-14T09:26:00Z"/>
  <w16cex:commentExtensible w16cex:durableId="712B6CAD" w16cex:dateUtc="2024-08-09T16:00:00Z"/>
  <w16cex:commentExtensible w16cex:durableId="2A671569" w16cex:dateUtc="2024-08-14T09:37:00Z"/>
  <w16cex:commentExtensible w16cex:durableId="2A6747C2" w16cex:dateUtc="2024-08-14T13:12:00Z"/>
  <w16cex:commentExtensible w16cex:durableId="2A674AF9" w16cex:dateUtc="2024-08-14T13:25:00Z"/>
  <w16cex:commentExtensible w16cex:durableId="2A674B96" w16cex:dateUtc="2024-08-14T13:28:00Z"/>
  <w16cex:commentExtensible w16cex:durableId="12032394" w16cex:dateUtc="2024-08-07T09:56:00Z"/>
  <w16cex:commentExtensible w16cex:durableId="2A674CEB" w16cex:dateUtc="2024-08-14T13:34:00Z"/>
  <w16cex:commentExtensible w16cex:durableId="2640B877" w16cex:dateUtc="2024-08-09T11:55:00Z"/>
  <w16cex:commentExtensible w16cex:durableId="2A674F0E" w16cex:dateUtc="2024-08-14T13:43:00Z"/>
  <w16cex:commentExtensible w16cex:durableId="2A674E4C" w16cex:dateUtc="2024-08-14T13:39:00Z"/>
  <w16cex:commentExtensible w16cex:durableId="4A84FC7E" w16cex:dateUtc="2024-08-13T15:31:00Z"/>
  <w16cex:commentExtensible w16cex:durableId="2A67504F" w16cex:dateUtc="2024-08-14T13:48:00Z"/>
  <w16cex:commentExtensible w16cex:durableId="127CC8D2" w16cex:dateUtc="2024-08-15T14:18:00Z"/>
  <w16cex:commentExtensible w16cex:durableId="2A67587C" w16cex:dateUtc="2024-08-14T14:23:00Z"/>
  <w16cex:commentExtensible w16cex:durableId="2A67560E" w16cex:dateUtc="2024-08-14T14:13:00Z"/>
  <w16cex:commentExtensible w16cex:durableId="2A675634" w16cex:dateUtc="2024-08-14T14:13:00Z"/>
  <w16cex:commentExtensible w16cex:durableId="2A675740" w16cex:dateUtc="2024-08-14T14:18:00Z"/>
  <w16cex:commentExtensible w16cex:durableId="4209A9DF" w16cex:dateUtc="2024-08-13T15:41:00Z"/>
  <w16cex:commentExtensible w16cex:durableId="2A6757F0" w16cex:dateUtc="2024-08-14T14:21:00Z"/>
  <w16cex:commentExtensible w16cex:durableId="2A675A84" w16cex:dateUtc="2024-08-14T14:32:00Z"/>
  <w16cex:commentExtensible w16cex:durableId="1B620842" w16cex:dateUtc="2024-08-10T15:21:00Z"/>
  <w16cex:commentExtensible w16cex:durableId="2A675E3D" w16cex:dateUtc="2024-08-14T14:47:00Z"/>
  <w16cex:commentExtensible w16cex:durableId="2A675F19" w16cex:dateUtc="2024-08-14T14:51:00Z"/>
  <w16cex:commentExtensible w16cex:durableId="1E34EF96" w16cex:dateUtc="2024-08-13T16:15:00Z"/>
  <w16cex:commentExtensible w16cex:durableId="2A687EDF" w16cex:dateUtc="2024-08-15T11:19:00Z"/>
  <w16cex:commentExtensible w16cex:durableId="7D717F1D" w16cex:dateUtc="2024-08-05T19:26:00Z"/>
  <w16cex:commentExtensible w16cex:durableId="13831440" w16cex:dateUtc="2024-08-13T16:22:00Z"/>
  <w16cex:commentExtensible w16cex:durableId="2A6760C8" w16cex:dateUtc="2024-08-14T14:58:00Z"/>
  <w16cex:commentExtensible w16cex:durableId="027638B6" w16cex:dateUtc="2024-08-13T16:30:00Z"/>
  <w16cex:commentExtensible w16cex:durableId="32C3A558" w16cex:dateUtc="2024-08-13T16:24:00Z"/>
  <w16cex:commentExtensible w16cex:durableId="2A688043" w16cex:dateUtc="2024-08-15T11:25:00Z"/>
  <w16cex:commentExtensible w16cex:durableId="2D7F6AB8" w16cex:dateUtc="2024-05-25T22:20:00Z"/>
  <w16cex:commentExtensible w16cex:durableId="145FEAF4" w16cex:dateUtc="2024-08-05T19:52:00Z"/>
  <w16cex:commentExtensible w16cex:durableId="2A688186" w16cex:dateUtc="2024-08-15T11:30:00Z"/>
  <w16cex:commentExtensible w16cex:durableId="5CA1D7A8" w16cex:dateUtc="2024-08-13T16:44:00Z"/>
  <w16cex:commentExtensible w16cex:durableId="2A68809E" w16cex:dateUtc="2024-08-15T11:26:00Z"/>
  <w16cex:commentExtensible w16cex:durableId="3A5DC921" w16cex:dateUtc="2024-08-13T16:51:00Z"/>
  <w16cex:commentExtensible w16cex:durableId="645CB9F0" w16cex:dateUtc="2024-08-13T17:08:00Z"/>
  <w16cex:commentExtensible w16cex:durableId="3132069B" w16cex:dateUtc="2024-05-25T22:51:00Z"/>
  <w16cex:commentExtensible w16cex:durableId="54538BE2" w16cex:dateUtc="2024-05-26T01:29:00Z"/>
  <w16cex:commentExtensible w16cex:durableId="541973EA" w16cex:dateUtc="2024-05-26T10:46:00Z"/>
  <w16cex:commentExtensible w16cex:durableId="10B7B6D6" w16cex:dateUtc="2024-05-26T13:00:00Z"/>
  <w16cex:commentExtensible w16cex:durableId="3B31ECB9" w16cex:dateUtc="2024-05-26T13:04:00Z"/>
  <w16cex:commentExtensible w16cex:durableId="65F4764D" w16cex:dateUtc="2024-05-26T14:15:00Z"/>
  <w16cex:commentExtensible w16cex:durableId="353FCBFA" w16cex:dateUtc="2024-05-26T18:46:00Z"/>
  <w16cex:commentExtensible w16cex:durableId="76EB2963" w16cex:dateUtc="2024-05-26T18:48:00Z"/>
  <w16cex:commentExtensible w16cex:durableId="4F924F2E" w16cex:dateUtc="2024-08-05T20:40:00Z"/>
  <w16cex:commentExtensible w16cex:durableId="2A688398" w16cex:dateUtc="2024-08-15T11:39:00Z"/>
  <w16cex:commentExtensible w16cex:durableId="349DD8CD" w16cex:dateUtc="2024-08-13T16:57:00Z"/>
  <w16cex:commentExtensible w16cex:durableId="2A68857C" w16cex:dateUtc="2024-08-15T11:47:00Z"/>
  <w16cex:commentExtensible w16cex:durableId="35CFB62E" w16cex:dateUtc="2024-07-05T14:30:00Z"/>
  <w16cex:commentExtensible w16cex:durableId="2A6885BB" w16cex:dateUtc="2024-08-15T11:48:00Z"/>
  <w16cex:commentExtensible w16cex:durableId="229F3D98" w16cex:dateUtc="2024-08-07T10:38:00Z"/>
  <w16cex:commentExtensible w16cex:durableId="5BE88BCF" w16cex:dateUtc="2024-07-05T22:21:00Z"/>
  <w16cex:commentExtensible w16cex:durableId="3612D7A1" w16cex:dateUtc="2024-08-08T13:51:00Z"/>
  <w16cex:commentExtensible w16cex:durableId="14DE7878" w16cex:dateUtc="2024-08-08T19:49:00Z"/>
  <w16cex:commentExtensible w16cex:durableId="3F987FB4" w16cex:dateUtc="2024-08-13T15:07:00Z"/>
  <w16cex:commentExtensible w16cex:durableId="25FE08D8" w16cex:dateUtc="2024-08-10T13:57:00Z"/>
  <w16cex:commentExtensible w16cex:durableId="296A3F46" w16cex:dateUtc="2024-08-09T12:43:00Z"/>
  <w16cex:commentExtensible w16cex:durableId="20962B17" w16cex:dateUtc="2024-08-09T12:39:00Z"/>
  <w16cex:commentExtensible w16cex:durableId="7E74C4BA" w16cex:dateUtc="2024-07-07T21:35:00Z"/>
  <w16cex:commentExtensible w16cex:durableId="3C229071" w16cex:dateUtc="2024-07-10T14:23:00Z"/>
  <w16cex:commentExtensible w16cex:durableId="25BCCB7F" w16cex:dateUtc="2024-08-09T1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0FCA75" w16cid:durableId="08876388"/>
  <w16cid:commentId w16cid:paraId="44DD0C9A" w16cid:durableId="17EAE675"/>
  <w16cid:commentId w16cid:paraId="6A0FC720" w16cid:durableId="2A6700AD"/>
  <w16cid:commentId w16cid:paraId="1634EA8C" w16cid:durableId="1A699EA3"/>
  <w16cid:commentId w16cid:paraId="6C1E0E2F" w16cid:durableId="36CEA2EE"/>
  <w16cid:commentId w16cid:paraId="70E07049" w16cid:durableId="543047F3"/>
  <w16cid:commentId w16cid:paraId="369DB94B" w16cid:durableId="07DCA9E0"/>
  <w16cid:commentId w16cid:paraId="69D45860" w16cid:durableId="6A86393F"/>
  <w16cid:commentId w16cid:paraId="225ADB71" w16cid:durableId="4D01D5B6"/>
  <w16cid:commentId w16cid:paraId="4DF15158" w16cid:durableId="5F85F85B"/>
  <w16cid:commentId w16cid:paraId="048ED7A9" w16cid:durableId="2A6710F8"/>
  <w16cid:commentId w16cid:paraId="3DA0FD94" w16cid:durableId="6B788343"/>
  <w16cid:commentId w16cid:paraId="45025CB8" w16cid:durableId="2A6712D6"/>
  <w16cid:commentId w16cid:paraId="0CD9E6F7" w16cid:durableId="712B6CAD"/>
  <w16cid:commentId w16cid:paraId="2ED6ED1B" w16cid:durableId="2A671569"/>
  <w16cid:commentId w16cid:paraId="0344F9D5" w16cid:durableId="2A6747C2"/>
  <w16cid:commentId w16cid:paraId="4CEF736D" w16cid:durableId="2A674AF9"/>
  <w16cid:commentId w16cid:paraId="7810CF75" w16cid:durableId="2A674B96"/>
  <w16cid:commentId w16cid:paraId="787CC5D4" w16cid:durableId="12032394"/>
  <w16cid:commentId w16cid:paraId="4234D815" w16cid:durableId="2A674CEB"/>
  <w16cid:commentId w16cid:paraId="4E2B3662" w16cid:durableId="2640B877"/>
  <w16cid:commentId w16cid:paraId="14767BFD" w16cid:durableId="2A674F0E"/>
  <w16cid:commentId w16cid:paraId="4AE0F682" w16cid:durableId="2A674E4C"/>
  <w16cid:commentId w16cid:paraId="429F1449" w16cid:durableId="4A84FC7E"/>
  <w16cid:commentId w16cid:paraId="3FC2F5B4" w16cid:durableId="2A67504F"/>
  <w16cid:commentId w16cid:paraId="48ECDF4C" w16cid:durableId="127CC8D2"/>
  <w16cid:commentId w16cid:paraId="2345B43D" w16cid:durableId="2A67587C"/>
  <w16cid:commentId w16cid:paraId="25ACD1A7" w16cid:durableId="2A67560E"/>
  <w16cid:commentId w16cid:paraId="5B0B89C3" w16cid:durableId="2A675634"/>
  <w16cid:commentId w16cid:paraId="5A104B8C" w16cid:durableId="2A675740"/>
  <w16cid:commentId w16cid:paraId="52CC2A9F" w16cid:durableId="4209A9DF"/>
  <w16cid:commentId w16cid:paraId="35B9C9EF" w16cid:durableId="2A6757F0"/>
  <w16cid:commentId w16cid:paraId="55FC7060" w16cid:durableId="2A675A84"/>
  <w16cid:commentId w16cid:paraId="396411A4" w16cid:durableId="1B620842"/>
  <w16cid:commentId w16cid:paraId="389DDB3A" w16cid:durableId="2A675E3D"/>
  <w16cid:commentId w16cid:paraId="4082994D" w16cid:durableId="2A675F19"/>
  <w16cid:commentId w16cid:paraId="1365B335" w16cid:durableId="1E34EF96"/>
  <w16cid:commentId w16cid:paraId="5A10E8F2" w16cid:durableId="2A687EDF"/>
  <w16cid:commentId w16cid:paraId="77FB4C80" w16cid:durableId="7D717F1D"/>
  <w16cid:commentId w16cid:paraId="2BD989C8" w16cid:durableId="13831440"/>
  <w16cid:commentId w16cid:paraId="2BE021CC" w16cid:durableId="2A6760C8"/>
  <w16cid:commentId w16cid:paraId="49441BED" w16cid:durableId="027638B6"/>
  <w16cid:commentId w16cid:paraId="4EF87A42" w16cid:durableId="32C3A558"/>
  <w16cid:commentId w16cid:paraId="6979D0B5" w16cid:durableId="2A688043"/>
  <w16cid:commentId w16cid:paraId="7C276B77" w16cid:durableId="2D7F6AB8"/>
  <w16cid:commentId w16cid:paraId="26856C52" w16cid:durableId="145FEAF4"/>
  <w16cid:commentId w16cid:paraId="1CE70C0B" w16cid:durableId="2A688186"/>
  <w16cid:commentId w16cid:paraId="7319D5B9" w16cid:durableId="5CA1D7A8"/>
  <w16cid:commentId w16cid:paraId="6AA724C2" w16cid:durableId="2A68809E"/>
  <w16cid:commentId w16cid:paraId="0468922B" w16cid:durableId="3A5DC921"/>
  <w16cid:commentId w16cid:paraId="6D548A97" w16cid:durableId="645CB9F0"/>
  <w16cid:commentId w16cid:paraId="12147594" w16cid:durableId="3132069B"/>
  <w16cid:commentId w16cid:paraId="35EF5E92" w16cid:durableId="54538BE2"/>
  <w16cid:commentId w16cid:paraId="3B0BDC88" w16cid:durableId="541973EA"/>
  <w16cid:commentId w16cid:paraId="511830E9" w16cid:durableId="10B7B6D6"/>
  <w16cid:commentId w16cid:paraId="28193CE1" w16cid:durableId="3B31ECB9"/>
  <w16cid:commentId w16cid:paraId="6B413C3B" w16cid:durableId="65F4764D"/>
  <w16cid:commentId w16cid:paraId="40B0A1FD" w16cid:durableId="353FCBFA"/>
  <w16cid:commentId w16cid:paraId="534338CE" w16cid:durableId="76EB2963"/>
  <w16cid:commentId w16cid:paraId="3716248E" w16cid:durableId="4F924F2E"/>
  <w16cid:commentId w16cid:paraId="46B18D34" w16cid:durableId="2A688398"/>
  <w16cid:commentId w16cid:paraId="4DCCF805" w16cid:durableId="349DD8CD"/>
  <w16cid:commentId w16cid:paraId="32D0FBB5" w16cid:durableId="2A68857C"/>
  <w16cid:commentId w16cid:paraId="6B23D2F2" w16cid:durableId="35CFB62E"/>
  <w16cid:commentId w16cid:paraId="116FCD8F" w16cid:durableId="2A6885BB"/>
  <w16cid:commentId w16cid:paraId="2E8C465E" w16cid:durableId="229F3D98"/>
  <w16cid:commentId w16cid:paraId="754321AF" w16cid:durableId="5BE88BCF"/>
  <w16cid:commentId w16cid:paraId="1FA7604B" w16cid:durableId="3612D7A1"/>
  <w16cid:commentId w16cid:paraId="7325CEFF" w16cid:durableId="14DE7878"/>
  <w16cid:commentId w16cid:paraId="0CB5DF6E" w16cid:durableId="3F987FB4"/>
  <w16cid:commentId w16cid:paraId="6FEBFCB5" w16cid:durableId="25FE08D8"/>
  <w16cid:commentId w16cid:paraId="19981DE4" w16cid:durableId="296A3F46"/>
  <w16cid:commentId w16cid:paraId="24936A8B" w16cid:durableId="20962B17"/>
  <w16cid:commentId w16cid:paraId="2D434504" w16cid:durableId="7E74C4BA"/>
  <w16cid:commentId w16cid:paraId="60FF6A59" w16cid:durableId="3C229071"/>
  <w16cid:commentId w16cid:paraId="4335ADE4" w16cid:durableId="25BCCB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20A62" w14:textId="77777777" w:rsidR="003C6D5E" w:rsidRDefault="003C6D5E" w:rsidP="006F1A77">
      <w:pPr>
        <w:spacing w:after="0" w:line="240" w:lineRule="auto"/>
      </w:pPr>
      <w:r>
        <w:separator/>
      </w:r>
    </w:p>
  </w:endnote>
  <w:endnote w:type="continuationSeparator" w:id="0">
    <w:p w14:paraId="7930291E" w14:textId="77777777" w:rsidR="003C6D5E" w:rsidRDefault="003C6D5E" w:rsidP="006F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14F87" w14:textId="77777777" w:rsidR="003C6D5E" w:rsidRDefault="003C6D5E" w:rsidP="006F1A77">
      <w:pPr>
        <w:spacing w:after="0" w:line="240" w:lineRule="auto"/>
      </w:pPr>
      <w:r>
        <w:separator/>
      </w:r>
    </w:p>
  </w:footnote>
  <w:footnote w:type="continuationSeparator" w:id="0">
    <w:p w14:paraId="27C9BD82" w14:textId="77777777" w:rsidR="003C6D5E" w:rsidRDefault="003C6D5E" w:rsidP="006F1A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6C18"/>
    <w:multiLevelType w:val="hybridMultilevel"/>
    <w:tmpl w:val="19461A50"/>
    <w:lvl w:ilvl="0" w:tplc="FA82EF66">
      <w:start w:val="7"/>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D41F5"/>
    <w:multiLevelType w:val="hybridMultilevel"/>
    <w:tmpl w:val="2B166D22"/>
    <w:lvl w:ilvl="0" w:tplc="4AD42AFA">
      <w:start w:val="1"/>
      <w:numFmt w:val="bullet"/>
      <w:lvlText w:val=""/>
      <w:lvlJc w:val="left"/>
      <w:pPr>
        <w:ind w:left="1080" w:hanging="360"/>
      </w:pPr>
      <w:rPr>
        <w:rFonts w:ascii="Symbol" w:hAnsi="Symbol"/>
      </w:rPr>
    </w:lvl>
    <w:lvl w:ilvl="1" w:tplc="1B1A2BBA">
      <w:start w:val="1"/>
      <w:numFmt w:val="bullet"/>
      <w:lvlText w:val=""/>
      <w:lvlJc w:val="left"/>
      <w:pPr>
        <w:ind w:left="1080" w:hanging="360"/>
      </w:pPr>
      <w:rPr>
        <w:rFonts w:ascii="Symbol" w:hAnsi="Symbol"/>
      </w:rPr>
    </w:lvl>
    <w:lvl w:ilvl="2" w:tplc="EF96FB28">
      <w:start w:val="1"/>
      <w:numFmt w:val="bullet"/>
      <w:lvlText w:val=""/>
      <w:lvlJc w:val="left"/>
      <w:pPr>
        <w:ind w:left="1080" w:hanging="360"/>
      </w:pPr>
      <w:rPr>
        <w:rFonts w:ascii="Symbol" w:hAnsi="Symbol"/>
      </w:rPr>
    </w:lvl>
    <w:lvl w:ilvl="3" w:tplc="B5866320">
      <w:start w:val="1"/>
      <w:numFmt w:val="bullet"/>
      <w:lvlText w:val=""/>
      <w:lvlJc w:val="left"/>
      <w:pPr>
        <w:ind w:left="1080" w:hanging="360"/>
      </w:pPr>
      <w:rPr>
        <w:rFonts w:ascii="Symbol" w:hAnsi="Symbol"/>
      </w:rPr>
    </w:lvl>
    <w:lvl w:ilvl="4" w:tplc="59CC5AB4">
      <w:start w:val="1"/>
      <w:numFmt w:val="bullet"/>
      <w:lvlText w:val=""/>
      <w:lvlJc w:val="left"/>
      <w:pPr>
        <w:ind w:left="1080" w:hanging="360"/>
      </w:pPr>
      <w:rPr>
        <w:rFonts w:ascii="Symbol" w:hAnsi="Symbol"/>
      </w:rPr>
    </w:lvl>
    <w:lvl w:ilvl="5" w:tplc="FD5089B2">
      <w:start w:val="1"/>
      <w:numFmt w:val="bullet"/>
      <w:lvlText w:val=""/>
      <w:lvlJc w:val="left"/>
      <w:pPr>
        <w:ind w:left="1080" w:hanging="360"/>
      </w:pPr>
      <w:rPr>
        <w:rFonts w:ascii="Symbol" w:hAnsi="Symbol"/>
      </w:rPr>
    </w:lvl>
    <w:lvl w:ilvl="6" w:tplc="080290B4">
      <w:start w:val="1"/>
      <w:numFmt w:val="bullet"/>
      <w:lvlText w:val=""/>
      <w:lvlJc w:val="left"/>
      <w:pPr>
        <w:ind w:left="1080" w:hanging="360"/>
      </w:pPr>
      <w:rPr>
        <w:rFonts w:ascii="Symbol" w:hAnsi="Symbol"/>
      </w:rPr>
    </w:lvl>
    <w:lvl w:ilvl="7" w:tplc="DD6C2160">
      <w:start w:val="1"/>
      <w:numFmt w:val="bullet"/>
      <w:lvlText w:val=""/>
      <w:lvlJc w:val="left"/>
      <w:pPr>
        <w:ind w:left="1080" w:hanging="360"/>
      </w:pPr>
      <w:rPr>
        <w:rFonts w:ascii="Symbol" w:hAnsi="Symbol"/>
      </w:rPr>
    </w:lvl>
    <w:lvl w:ilvl="8" w:tplc="A0324590">
      <w:start w:val="1"/>
      <w:numFmt w:val="bullet"/>
      <w:lvlText w:val=""/>
      <w:lvlJc w:val="left"/>
      <w:pPr>
        <w:ind w:left="1080" w:hanging="360"/>
      </w:pPr>
      <w:rPr>
        <w:rFonts w:ascii="Symbol" w:hAnsi="Symbol"/>
      </w:rPr>
    </w:lvl>
  </w:abstractNum>
  <w:abstractNum w:abstractNumId="2" w15:restartNumberingAfterBreak="0">
    <w:nsid w:val="25277235"/>
    <w:multiLevelType w:val="hybridMultilevel"/>
    <w:tmpl w:val="18A24C12"/>
    <w:lvl w:ilvl="0" w:tplc="F7648210">
      <w:start w:val="7"/>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A77050"/>
    <w:multiLevelType w:val="hybridMultilevel"/>
    <w:tmpl w:val="0180C47E"/>
    <w:lvl w:ilvl="0" w:tplc="BC6E6E42">
      <w:start w:val="1"/>
      <w:numFmt w:val="bullet"/>
      <w:lvlText w:val=""/>
      <w:lvlJc w:val="left"/>
      <w:pPr>
        <w:ind w:left="1080" w:hanging="360"/>
      </w:pPr>
      <w:rPr>
        <w:rFonts w:ascii="Symbol" w:hAnsi="Symbol"/>
      </w:rPr>
    </w:lvl>
    <w:lvl w:ilvl="1" w:tplc="77323444">
      <w:start w:val="1"/>
      <w:numFmt w:val="bullet"/>
      <w:lvlText w:val=""/>
      <w:lvlJc w:val="left"/>
      <w:pPr>
        <w:ind w:left="1080" w:hanging="360"/>
      </w:pPr>
      <w:rPr>
        <w:rFonts w:ascii="Symbol" w:hAnsi="Symbol"/>
      </w:rPr>
    </w:lvl>
    <w:lvl w:ilvl="2" w:tplc="695ED5B6">
      <w:start w:val="1"/>
      <w:numFmt w:val="bullet"/>
      <w:lvlText w:val=""/>
      <w:lvlJc w:val="left"/>
      <w:pPr>
        <w:ind w:left="1080" w:hanging="360"/>
      </w:pPr>
      <w:rPr>
        <w:rFonts w:ascii="Symbol" w:hAnsi="Symbol"/>
      </w:rPr>
    </w:lvl>
    <w:lvl w:ilvl="3" w:tplc="642C78A2">
      <w:start w:val="1"/>
      <w:numFmt w:val="bullet"/>
      <w:lvlText w:val=""/>
      <w:lvlJc w:val="left"/>
      <w:pPr>
        <w:ind w:left="1080" w:hanging="360"/>
      </w:pPr>
      <w:rPr>
        <w:rFonts w:ascii="Symbol" w:hAnsi="Symbol"/>
      </w:rPr>
    </w:lvl>
    <w:lvl w:ilvl="4" w:tplc="67466640">
      <w:start w:val="1"/>
      <w:numFmt w:val="bullet"/>
      <w:lvlText w:val=""/>
      <w:lvlJc w:val="left"/>
      <w:pPr>
        <w:ind w:left="1080" w:hanging="360"/>
      </w:pPr>
      <w:rPr>
        <w:rFonts w:ascii="Symbol" w:hAnsi="Symbol"/>
      </w:rPr>
    </w:lvl>
    <w:lvl w:ilvl="5" w:tplc="0674ED12">
      <w:start w:val="1"/>
      <w:numFmt w:val="bullet"/>
      <w:lvlText w:val=""/>
      <w:lvlJc w:val="left"/>
      <w:pPr>
        <w:ind w:left="1080" w:hanging="360"/>
      </w:pPr>
      <w:rPr>
        <w:rFonts w:ascii="Symbol" w:hAnsi="Symbol"/>
      </w:rPr>
    </w:lvl>
    <w:lvl w:ilvl="6" w:tplc="7868B02A">
      <w:start w:val="1"/>
      <w:numFmt w:val="bullet"/>
      <w:lvlText w:val=""/>
      <w:lvlJc w:val="left"/>
      <w:pPr>
        <w:ind w:left="1080" w:hanging="360"/>
      </w:pPr>
      <w:rPr>
        <w:rFonts w:ascii="Symbol" w:hAnsi="Symbol"/>
      </w:rPr>
    </w:lvl>
    <w:lvl w:ilvl="7" w:tplc="D3A4D326">
      <w:start w:val="1"/>
      <w:numFmt w:val="bullet"/>
      <w:lvlText w:val=""/>
      <w:lvlJc w:val="left"/>
      <w:pPr>
        <w:ind w:left="1080" w:hanging="360"/>
      </w:pPr>
      <w:rPr>
        <w:rFonts w:ascii="Symbol" w:hAnsi="Symbol"/>
      </w:rPr>
    </w:lvl>
    <w:lvl w:ilvl="8" w:tplc="021A14F4">
      <w:start w:val="1"/>
      <w:numFmt w:val="bullet"/>
      <w:lvlText w:val=""/>
      <w:lvlJc w:val="left"/>
      <w:pPr>
        <w:ind w:left="1080" w:hanging="360"/>
      </w:pPr>
      <w:rPr>
        <w:rFonts w:ascii="Symbol" w:hAnsi="Symbol"/>
      </w:rPr>
    </w:lvl>
  </w:abstractNum>
  <w:abstractNum w:abstractNumId="4" w15:restartNumberingAfterBreak="0">
    <w:nsid w:val="339E7C30"/>
    <w:multiLevelType w:val="hybridMultilevel"/>
    <w:tmpl w:val="0F0A6F80"/>
    <w:lvl w:ilvl="0" w:tplc="FD94E43A">
      <w:start w:val="1"/>
      <w:numFmt w:val="decimal"/>
      <w:lvlText w:val="%1."/>
      <w:lvlJc w:val="left"/>
      <w:pPr>
        <w:ind w:left="1440" w:hanging="360"/>
      </w:pPr>
    </w:lvl>
    <w:lvl w:ilvl="1" w:tplc="0F0245EA">
      <w:start w:val="1"/>
      <w:numFmt w:val="decimal"/>
      <w:lvlText w:val="%2."/>
      <w:lvlJc w:val="left"/>
      <w:pPr>
        <w:ind w:left="1440" w:hanging="360"/>
      </w:pPr>
    </w:lvl>
    <w:lvl w:ilvl="2" w:tplc="773EE0CA">
      <w:start w:val="1"/>
      <w:numFmt w:val="decimal"/>
      <w:lvlText w:val="%3."/>
      <w:lvlJc w:val="left"/>
      <w:pPr>
        <w:ind w:left="1440" w:hanging="360"/>
      </w:pPr>
    </w:lvl>
    <w:lvl w:ilvl="3" w:tplc="2CD67B50">
      <w:start w:val="1"/>
      <w:numFmt w:val="decimal"/>
      <w:lvlText w:val="%4."/>
      <w:lvlJc w:val="left"/>
      <w:pPr>
        <w:ind w:left="1440" w:hanging="360"/>
      </w:pPr>
    </w:lvl>
    <w:lvl w:ilvl="4" w:tplc="17F8FB4C">
      <w:start w:val="1"/>
      <w:numFmt w:val="decimal"/>
      <w:lvlText w:val="%5."/>
      <w:lvlJc w:val="left"/>
      <w:pPr>
        <w:ind w:left="1440" w:hanging="360"/>
      </w:pPr>
    </w:lvl>
    <w:lvl w:ilvl="5" w:tplc="57DE30AC">
      <w:start w:val="1"/>
      <w:numFmt w:val="decimal"/>
      <w:lvlText w:val="%6."/>
      <w:lvlJc w:val="left"/>
      <w:pPr>
        <w:ind w:left="1440" w:hanging="360"/>
      </w:pPr>
    </w:lvl>
    <w:lvl w:ilvl="6" w:tplc="7F4E4F64">
      <w:start w:val="1"/>
      <w:numFmt w:val="decimal"/>
      <w:lvlText w:val="%7."/>
      <w:lvlJc w:val="left"/>
      <w:pPr>
        <w:ind w:left="1440" w:hanging="360"/>
      </w:pPr>
    </w:lvl>
    <w:lvl w:ilvl="7" w:tplc="198E9C84">
      <w:start w:val="1"/>
      <w:numFmt w:val="decimal"/>
      <w:lvlText w:val="%8."/>
      <w:lvlJc w:val="left"/>
      <w:pPr>
        <w:ind w:left="1440" w:hanging="360"/>
      </w:pPr>
    </w:lvl>
    <w:lvl w:ilvl="8" w:tplc="1772E7B6">
      <w:start w:val="1"/>
      <w:numFmt w:val="decimal"/>
      <w:lvlText w:val="%9."/>
      <w:lvlJc w:val="left"/>
      <w:pPr>
        <w:ind w:left="1440" w:hanging="360"/>
      </w:pPr>
    </w:lvl>
  </w:abstractNum>
  <w:abstractNum w:abstractNumId="5" w15:restartNumberingAfterBreak="0">
    <w:nsid w:val="3D5A771A"/>
    <w:multiLevelType w:val="hybridMultilevel"/>
    <w:tmpl w:val="ED42A46C"/>
    <w:lvl w:ilvl="0" w:tplc="5EAC7678">
      <w:start w:val="1"/>
      <w:numFmt w:val="bullet"/>
      <w:lvlText w:val=""/>
      <w:lvlJc w:val="left"/>
      <w:pPr>
        <w:ind w:left="1080" w:hanging="360"/>
      </w:pPr>
      <w:rPr>
        <w:rFonts w:ascii="Symbol" w:hAnsi="Symbol"/>
      </w:rPr>
    </w:lvl>
    <w:lvl w:ilvl="1" w:tplc="502E664E">
      <w:start w:val="1"/>
      <w:numFmt w:val="bullet"/>
      <w:lvlText w:val=""/>
      <w:lvlJc w:val="left"/>
      <w:pPr>
        <w:ind w:left="1080" w:hanging="360"/>
      </w:pPr>
      <w:rPr>
        <w:rFonts w:ascii="Symbol" w:hAnsi="Symbol"/>
      </w:rPr>
    </w:lvl>
    <w:lvl w:ilvl="2" w:tplc="2702CC32">
      <w:start w:val="1"/>
      <w:numFmt w:val="bullet"/>
      <w:lvlText w:val=""/>
      <w:lvlJc w:val="left"/>
      <w:pPr>
        <w:ind w:left="1080" w:hanging="360"/>
      </w:pPr>
      <w:rPr>
        <w:rFonts w:ascii="Symbol" w:hAnsi="Symbol"/>
      </w:rPr>
    </w:lvl>
    <w:lvl w:ilvl="3" w:tplc="21BCA924">
      <w:start w:val="1"/>
      <w:numFmt w:val="bullet"/>
      <w:lvlText w:val=""/>
      <w:lvlJc w:val="left"/>
      <w:pPr>
        <w:ind w:left="1080" w:hanging="360"/>
      </w:pPr>
      <w:rPr>
        <w:rFonts w:ascii="Symbol" w:hAnsi="Symbol"/>
      </w:rPr>
    </w:lvl>
    <w:lvl w:ilvl="4" w:tplc="7526C3F2">
      <w:start w:val="1"/>
      <w:numFmt w:val="bullet"/>
      <w:lvlText w:val=""/>
      <w:lvlJc w:val="left"/>
      <w:pPr>
        <w:ind w:left="1080" w:hanging="360"/>
      </w:pPr>
      <w:rPr>
        <w:rFonts w:ascii="Symbol" w:hAnsi="Symbol"/>
      </w:rPr>
    </w:lvl>
    <w:lvl w:ilvl="5" w:tplc="9AE27D50">
      <w:start w:val="1"/>
      <w:numFmt w:val="bullet"/>
      <w:lvlText w:val=""/>
      <w:lvlJc w:val="left"/>
      <w:pPr>
        <w:ind w:left="1080" w:hanging="360"/>
      </w:pPr>
      <w:rPr>
        <w:rFonts w:ascii="Symbol" w:hAnsi="Symbol"/>
      </w:rPr>
    </w:lvl>
    <w:lvl w:ilvl="6" w:tplc="0764C158">
      <w:start w:val="1"/>
      <w:numFmt w:val="bullet"/>
      <w:lvlText w:val=""/>
      <w:lvlJc w:val="left"/>
      <w:pPr>
        <w:ind w:left="1080" w:hanging="360"/>
      </w:pPr>
      <w:rPr>
        <w:rFonts w:ascii="Symbol" w:hAnsi="Symbol"/>
      </w:rPr>
    </w:lvl>
    <w:lvl w:ilvl="7" w:tplc="087AB424">
      <w:start w:val="1"/>
      <w:numFmt w:val="bullet"/>
      <w:lvlText w:val=""/>
      <w:lvlJc w:val="left"/>
      <w:pPr>
        <w:ind w:left="1080" w:hanging="360"/>
      </w:pPr>
      <w:rPr>
        <w:rFonts w:ascii="Symbol" w:hAnsi="Symbol"/>
      </w:rPr>
    </w:lvl>
    <w:lvl w:ilvl="8" w:tplc="4D5054BA">
      <w:start w:val="1"/>
      <w:numFmt w:val="bullet"/>
      <w:lvlText w:val=""/>
      <w:lvlJc w:val="left"/>
      <w:pPr>
        <w:ind w:left="1080" w:hanging="360"/>
      </w:pPr>
      <w:rPr>
        <w:rFonts w:ascii="Symbol" w:hAnsi="Symbol"/>
      </w:rPr>
    </w:lvl>
  </w:abstractNum>
  <w:abstractNum w:abstractNumId="6" w15:restartNumberingAfterBreak="0">
    <w:nsid w:val="4B960D77"/>
    <w:multiLevelType w:val="hybridMultilevel"/>
    <w:tmpl w:val="9C0AD546"/>
    <w:lvl w:ilvl="0" w:tplc="FA82EF66">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D455B9"/>
    <w:multiLevelType w:val="hybridMultilevel"/>
    <w:tmpl w:val="F1F6FAA4"/>
    <w:lvl w:ilvl="0" w:tplc="CF987A94">
      <w:start w:val="7"/>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341B2F"/>
    <w:multiLevelType w:val="hybridMultilevel"/>
    <w:tmpl w:val="436C1C7C"/>
    <w:lvl w:ilvl="0" w:tplc="FA82EF66">
      <w:start w:val="7"/>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4F7EFE"/>
    <w:multiLevelType w:val="hybridMultilevel"/>
    <w:tmpl w:val="3C7E2CEA"/>
    <w:lvl w:ilvl="0" w:tplc="7E7AA040">
      <w:start w:val="1"/>
      <w:numFmt w:val="bullet"/>
      <w:lvlText w:val=""/>
      <w:lvlJc w:val="left"/>
      <w:pPr>
        <w:ind w:left="1080" w:hanging="360"/>
      </w:pPr>
      <w:rPr>
        <w:rFonts w:ascii="Symbol" w:hAnsi="Symbol"/>
      </w:rPr>
    </w:lvl>
    <w:lvl w:ilvl="1" w:tplc="66D8CB4A">
      <w:start w:val="1"/>
      <w:numFmt w:val="bullet"/>
      <w:lvlText w:val=""/>
      <w:lvlJc w:val="left"/>
      <w:pPr>
        <w:ind w:left="1080" w:hanging="360"/>
      </w:pPr>
      <w:rPr>
        <w:rFonts w:ascii="Symbol" w:hAnsi="Symbol"/>
      </w:rPr>
    </w:lvl>
    <w:lvl w:ilvl="2" w:tplc="74FA2656">
      <w:start w:val="1"/>
      <w:numFmt w:val="bullet"/>
      <w:lvlText w:val=""/>
      <w:lvlJc w:val="left"/>
      <w:pPr>
        <w:ind w:left="1080" w:hanging="360"/>
      </w:pPr>
      <w:rPr>
        <w:rFonts w:ascii="Symbol" w:hAnsi="Symbol"/>
      </w:rPr>
    </w:lvl>
    <w:lvl w:ilvl="3" w:tplc="0736DF8E">
      <w:start w:val="1"/>
      <w:numFmt w:val="bullet"/>
      <w:lvlText w:val=""/>
      <w:lvlJc w:val="left"/>
      <w:pPr>
        <w:ind w:left="1080" w:hanging="360"/>
      </w:pPr>
      <w:rPr>
        <w:rFonts w:ascii="Symbol" w:hAnsi="Symbol"/>
      </w:rPr>
    </w:lvl>
    <w:lvl w:ilvl="4" w:tplc="E0828170">
      <w:start w:val="1"/>
      <w:numFmt w:val="bullet"/>
      <w:lvlText w:val=""/>
      <w:lvlJc w:val="left"/>
      <w:pPr>
        <w:ind w:left="1080" w:hanging="360"/>
      </w:pPr>
      <w:rPr>
        <w:rFonts w:ascii="Symbol" w:hAnsi="Symbol"/>
      </w:rPr>
    </w:lvl>
    <w:lvl w:ilvl="5" w:tplc="0C601A5E">
      <w:start w:val="1"/>
      <w:numFmt w:val="bullet"/>
      <w:lvlText w:val=""/>
      <w:lvlJc w:val="left"/>
      <w:pPr>
        <w:ind w:left="1080" w:hanging="360"/>
      </w:pPr>
      <w:rPr>
        <w:rFonts w:ascii="Symbol" w:hAnsi="Symbol"/>
      </w:rPr>
    </w:lvl>
    <w:lvl w:ilvl="6" w:tplc="D5C80A1C">
      <w:start w:val="1"/>
      <w:numFmt w:val="bullet"/>
      <w:lvlText w:val=""/>
      <w:lvlJc w:val="left"/>
      <w:pPr>
        <w:ind w:left="1080" w:hanging="360"/>
      </w:pPr>
      <w:rPr>
        <w:rFonts w:ascii="Symbol" w:hAnsi="Symbol"/>
      </w:rPr>
    </w:lvl>
    <w:lvl w:ilvl="7" w:tplc="29ECC2BA">
      <w:start w:val="1"/>
      <w:numFmt w:val="bullet"/>
      <w:lvlText w:val=""/>
      <w:lvlJc w:val="left"/>
      <w:pPr>
        <w:ind w:left="1080" w:hanging="360"/>
      </w:pPr>
      <w:rPr>
        <w:rFonts w:ascii="Symbol" w:hAnsi="Symbol"/>
      </w:rPr>
    </w:lvl>
    <w:lvl w:ilvl="8" w:tplc="D80E1F16">
      <w:start w:val="1"/>
      <w:numFmt w:val="bullet"/>
      <w:lvlText w:val=""/>
      <w:lvlJc w:val="left"/>
      <w:pPr>
        <w:ind w:left="1080" w:hanging="360"/>
      </w:pPr>
      <w:rPr>
        <w:rFonts w:ascii="Symbol" w:hAnsi="Symbol"/>
      </w:rPr>
    </w:lvl>
  </w:abstractNum>
  <w:abstractNum w:abstractNumId="10" w15:restartNumberingAfterBreak="0">
    <w:nsid w:val="7E5441D1"/>
    <w:multiLevelType w:val="hybridMultilevel"/>
    <w:tmpl w:val="AF2A7A34"/>
    <w:lvl w:ilvl="0" w:tplc="FA82EF66">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2465321">
    <w:abstractNumId w:val="10"/>
  </w:num>
  <w:num w:numId="2" w16cid:durableId="1591039853">
    <w:abstractNumId w:val="6"/>
  </w:num>
  <w:num w:numId="3" w16cid:durableId="1109088384">
    <w:abstractNumId w:val="4"/>
  </w:num>
  <w:num w:numId="4" w16cid:durableId="1535926807">
    <w:abstractNumId w:val="7"/>
  </w:num>
  <w:num w:numId="5" w16cid:durableId="732123327">
    <w:abstractNumId w:val="2"/>
  </w:num>
  <w:num w:numId="6" w16cid:durableId="271592721">
    <w:abstractNumId w:val="0"/>
  </w:num>
  <w:num w:numId="7" w16cid:durableId="779952572">
    <w:abstractNumId w:val="8"/>
  </w:num>
  <w:num w:numId="8" w16cid:durableId="1845167201">
    <w:abstractNumId w:val="1"/>
  </w:num>
  <w:num w:numId="9" w16cid:durableId="90591403">
    <w:abstractNumId w:val="3"/>
  </w:num>
  <w:num w:numId="10" w16cid:durableId="1591546152">
    <w:abstractNumId w:val="5"/>
  </w:num>
  <w:num w:numId="11" w16cid:durableId="51053487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mandine Gamble">
    <w15:presenceInfo w15:providerId="AD" w15:userId="S::amg469@cornell.edu::8449fba2-44c6-4c64-86fc-3b486c575289"/>
  </w15:person>
  <w15:person w15:author="Thierry BOULINIER">
    <w15:presenceInfo w15:providerId="AD" w15:userId="S-1-5-21-57989841-2077806209-839522115-8116"/>
  </w15:person>
  <w15:person w15:author="Edna Correia">
    <w15:presenceInfo w15:providerId="None" w15:userId="Edna Correia"/>
  </w15:person>
  <w15:person w15:author="Paulo Catry">
    <w15:presenceInfo w15:providerId="AD" w15:userId="S::paulo_catry@ispa.pt::bf38d815-604a-42e0-9f92-3478a5355acb"/>
  </w15:person>
  <w15:person w15:author="augustin.clessin">
    <w15:presenceInfo w15:providerId="AD" w15:userId="S::augustin.clessin_gmail.com#ext#@cornellprod.onmicrosoft.com::0b6f1b97-648c-4b0a-aed2-a7a60c12a787"/>
  </w15:person>
  <w15:person w15:author="Julia EMERIT">
    <w15:presenceInfo w15:providerId="AD" w15:userId="S::julia.emerit@vetagro-sup.fr::d9e04944-7da9-4eef-90a5-f6b1f90494dd"/>
  </w15:person>
  <w15:person w15:author="Luca Nelli">
    <w15:presenceInfo w15:providerId="AD" w15:userId="S::Luca.Nelli@glasgow.ac.uk::72303e79-533c-4039-97ba-fd2c601738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9DC"/>
    <w:rsid w:val="00000150"/>
    <w:rsid w:val="0000025D"/>
    <w:rsid w:val="00000468"/>
    <w:rsid w:val="0000057E"/>
    <w:rsid w:val="00000790"/>
    <w:rsid w:val="00000F5B"/>
    <w:rsid w:val="00001BB7"/>
    <w:rsid w:val="00001E0A"/>
    <w:rsid w:val="00001EE6"/>
    <w:rsid w:val="00001F05"/>
    <w:rsid w:val="00002E37"/>
    <w:rsid w:val="00003459"/>
    <w:rsid w:val="00003815"/>
    <w:rsid w:val="0000412C"/>
    <w:rsid w:val="00004B35"/>
    <w:rsid w:val="00004E97"/>
    <w:rsid w:val="00005120"/>
    <w:rsid w:val="00007333"/>
    <w:rsid w:val="00007B2E"/>
    <w:rsid w:val="000103FE"/>
    <w:rsid w:val="00010ABE"/>
    <w:rsid w:val="00010B21"/>
    <w:rsid w:val="00011026"/>
    <w:rsid w:val="00011234"/>
    <w:rsid w:val="00011A36"/>
    <w:rsid w:val="00011C0B"/>
    <w:rsid w:val="00011D72"/>
    <w:rsid w:val="00011DD1"/>
    <w:rsid w:val="00012D55"/>
    <w:rsid w:val="00012F0D"/>
    <w:rsid w:val="0001312B"/>
    <w:rsid w:val="000132DC"/>
    <w:rsid w:val="000141E0"/>
    <w:rsid w:val="00014FE6"/>
    <w:rsid w:val="000151FB"/>
    <w:rsid w:val="00015DF0"/>
    <w:rsid w:val="000161C0"/>
    <w:rsid w:val="000165F7"/>
    <w:rsid w:val="000169BB"/>
    <w:rsid w:val="00016D98"/>
    <w:rsid w:val="0001766B"/>
    <w:rsid w:val="0001777D"/>
    <w:rsid w:val="00017993"/>
    <w:rsid w:val="000179CA"/>
    <w:rsid w:val="000179F4"/>
    <w:rsid w:val="000201F9"/>
    <w:rsid w:val="00020676"/>
    <w:rsid w:val="00020EC8"/>
    <w:rsid w:val="00020F3D"/>
    <w:rsid w:val="00021DD3"/>
    <w:rsid w:val="00022473"/>
    <w:rsid w:val="000225B2"/>
    <w:rsid w:val="00023370"/>
    <w:rsid w:val="00023B77"/>
    <w:rsid w:val="00024D89"/>
    <w:rsid w:val="0002589B"/>
    <w:rsid w:val="00025F2F"/>
    <w:rsid w:val="000261BB"/>
    <w:rsid w:val="00026292"/>
    <w:rsid w:val="00026A41"/>
    <w:rsid w:val="000278EC"/>
    <w:rsid w:val="0003009B"/>
    <w:rsid w:val="000301D7"/>
    <w:rsid w:val="00030530"/>
    <w:rsid w:val="00030714"/>
    <w:rsid w:val="00030D8E"/>
    <w:rsid w:val="00031604"/>
    <w:rsid w:val="00031606"/>
    <w:rsid w:val="00031959"/>
    <w:rsid w:val="000319BC"/>
    <w:rsid w:val="00031DED"/>
    <w:rsid w:val="00032568"/>
    <w:rsid w:val="000327C5"/>
    <w:rsid w:val="0003295E"/>
    <w:rsid w:val="000342D1"/>
    <w:rsid w:val="000347B4"/>
    <w:rsid w:val="00034B8A"/>
    <w:rsid w:val="00034E68"/>
    <w:rsid w:val="00034FD0"/>
    <w:rsid w:val="00035070"/>
    <w:rsid w:val="000350FA"/>
    <w:rsid w:val="000353D9"/>
    <w:rsid w:val="00035555"/>
    <w:rsid w:val="00040330"/>
    <w:rsid w:val="00040364"/>
    <w:rsid w:val="0004039A"/>
    <w:rsid w:val="000405C6"/>
    <w:rsid w:val="00040923"/>
    <w:rsid w:val="00040D6D"/>
    <w:rsid w:val="00040D7D"/>
    <w:rsid w:val="00040FF3"/>
    <w:rsid w:val="00041690"/>
    <w:rsid w:val="0004192F"/>
    <w:rsid w:val="0004282A"/>
    <w:rsid w:val="00043724"/>
    <w:rsid w:val="00043C3E"/>
    <w:rsid w:val="00044093"/>
    <w:rsid w:val="000440B1"/>
    <w:rsid w:val="00044979"/>
    <w:rsid w:val="0004516D"/>
    <w:rsid w:val="0004521F"/>
    <w:rsid w:val="00045227"/>
    <w:rsid w:val="000452C5"/>
    <w:rsid w:val="00045919"/>
    <w:rsid w:val="0004607B"/>
    <w:rsid w:val="00046905"/>
    <w:rsid w:val="00046DA5"/>
    <w:rsid w:val="0004718E"/>
    <w:rsid w:val="000472BB"/>
    <w:rsid w:val="0004761A"/>
    <w:rsid w:val="00047F3A"/>
    <w:rsid w:val="0005038D"/>
    <w:rsid w:val="0005068D"/>
    <w:rsid w:val="00051208"/>
    <w:rsid w:val="0005162D"/>
    <w:rsid w:val="00051A63"/>
    <w:rsid w:val="0005202E"/>
    <w:rsid w:val="00052187"/>
    <w:rsid w:val="000527F7"/>
    <w:rsid w:val="00052B63"/>
    <w:rsid w:val="00053065"/>
    <w:rsid w:val="00053616"/>
    <w:rsid w:val="0005398C"/>
    <w:rsid w:val="0005404D"/>
    <w:rsid w:val="00054337"/>
    <w:rsid w:val="00054551"/>
    <w:rsid w:val="00055555"/>
    <w:rsid w:val="000556BD"/>
    <w:rsid w:val="00055B17"/>
    <w:rsid w:val="00055BB1"/>
    <w:rsid w:val="00055F89"/>
    <w:rsid w:val="00055FA3"/>
    <w:rsid w:val="000561DF"/>
    <w:rsid w:val="00056930"/>
    <w:rsid w:val="00056C25"/>
    <w:rsid w:val="0005768D"/>
    <w:rsid w:val="0005779E"/>
    <w:rsid w:val="00057A56"/>
    <w:rsid w:val="00060581"/>
    <w:rsid w:val="0006068E"/>
    <w:rsid w:val="00060995"/>
    <w:rsid w:val="0006189E"/>
    <w:rsid w:val="00061B5B"/>
    <w:rsid w:val="000629D3"/>
    <w:rsid w:val="000633F9"/>
    <w:rsid w:val="000636BA"/>
    <w:rsid w:val="00063F86"/>
    <w:rsid w:val="00064428"/>
    <w:rsid w:val="00064C0D"/>
    <w:rsid w:val="00065A78"/>
    <w:rsid w:val="00065CA4"/>
    <w:rsid w:val="00065FDA"/>
    <w:rsid w:val="00066472"/>
    <w:rsid w:val="00066DBF"/>
    <w:rsid w:val="000673F7"/>
    <w:rsid w:val="000675E7"/>
    <w:rsid w:val="00067DC3"/>
    <w:rsid w:val="00070779"/>
    <w:rsid w:val="00070A42"/>
    <w:rsid w:val="00070BFA"/>
    <w:rsid w:val="000710C9"/>
    <w:rsid w:val="000713CA"/>
    <w:rsid w:val="00072016"/>
    <w:rsid w:val="00074228"/>
    <w:rsid w:val="00074A6F"/>
    <w:rsid w:val="00074A77"/>
    <w:rsid w:val="00074B6E"/>
    <w:rsid w:val="00074C8C"/>
    <w:rsid w:val="00075099"/>
    <w:rsid w:val="00075185"/>
    <w:rsid w:val="000752C5"/>
    <w:rsid w:val="000754E2"/>
    <w:rsid w:val="000766C5"/>
    <w:rsid w:val="000768B8"/>
    <w:rsid w:val="000772DE"/>
    <w:rsid w:val="00080355"/>
    <w:rsid w:val="000804A5"/>
    <w:rsid w:val="00080742"/>
    <w:rsid w:val="00080C21"/>
    <w:rsid w:val="00082508"/>
    <w:rsid w:val="00082A17"/>
    <w:rsid w:val="00082C93"/>
    <w:rsid w:val="000832AA"/>
    <w:rsid w:val="00083786"/>
    <w:rsid w:val="00083C0F"/>
    <w:rsid w:val="00083E86"/>
    <w:rsid w:val="00083E88"/>
    <w:rsid w:val="00084692"/>
    <w:rsid w:val="00084966"/>
    <w:rsid w:val="00084F84"/>
    <w:rsid w:val="00085037"/>
    <w:rsid w:val="000851AE"/>
    <w:rsid w:val="000852DC"/>
    <w:rsid w:val="00085976"/>
    <w:rsid w:val="00085C82"/>
    <w:rsid w:val="00085FDC"/>
    <w:rsid w:val="00087192"/>
    <w:rsid w:val="000877F2"/>
    <w:rsid w:val="00087F37"/>
    <w:rsid w:val="000900FE"/>
    <w:rsid w:val="000903DE"/>
    <w:rsid w:val="000908C6"/>
    <w:rsid w:val="00090F50"/>
    <w:rsid w:val="00090FC5"/>
    <w:rsid w:val="00091273"/>
    <w:rsid w:val="00091601"/>
    <w:rsid w:val="0009169F"/>
    <w:rsid w:val="000916AA"/>
    <w:rsid w:val="00091845"/>
    <w:rsid w:val="000919E8"/>
    <w:rsid w:val="00091BBB"/>
    <w:rsid w:val="00091D20"/>
    <w:rsid w:val="0009251E"/>
    <w:rsid w:val="00092A33"/>
    <w:rsid w:val="000935AD"/>
    <w:rsid w:val="0009385C"/>
    <w:rsid w:val="00093C41"/>
    <w:rsid w:val="00094185"/>
    <w:rsid w:val="000943C8"/>
    <w:rsid w:val="00094BB8"/>
    <w:rsid w:val="00094C5C"/>
    <w:rsid w:val="0009518C"/>
    <w:rsid w:val="000962DE"/>
    <w:rsid w:val="00096BE4"/>
    <w:rsid w:val="00096C73"/>
    <w:rsid w:val="00096D7B"/>
    <w:rsid w:val="0009797C"/>
    <w:rsid w:val="000A01A6"/>
    <w:rsid w:val="000A0401"/>
    <w:rsid w:val="000A0818"/>
    <w:rsid w:val="000A0BFA"/>
    <w:rsid w:val="000A0E87"/>
    <w:rsid w:val="000A1C9C"/>
    <w:rsid w:val="000A1DAE"/>
    <w:rsid w:val="000A22E1"/>
    <w:rsid w:val="000A2CA2"/>
    <w:rsid w:val="000A3D38"/>
    <w:rsid w:val="000A3DB7"/>
    <w:rsid w:val="000A454E"/>
    <w:rsid w:val="000A46FF"/>
    <w:rsid w:val="000A54A3"/>
    <w:rsid w:val="000A6B96"/>
    <w:rsid w:val="000A6EE4"/>
    <w:rsid w:val="000A7659"/>
    <w:rsid w:val="000A7D4B"/>
    <w:rsid w:val="000B0619"/>
    <w:rsid w:val="000B119C"/>
    <w:rsid w:val="000B11E0"/>
    <w:rsid w:val="000B1486"/>
    <w:rsid w:val="000B1A24"/>
    <w:rsid w:val="000B1DB5"/>
    <w:rsid w:val="000B2A6A"/>
    <w:rsid w:val="000B2CA7"/>
    <w:rsid w:val="000B2D79"/>
    <w:rsid w:val="000B3231"/>
    <w:rsid w:val="000B34B0"/>
    <w:rsid w:val="000B360F"/>
    <w:rsid w:val="000B3CF4"/>
    <w:rsid w:val="000B3D17"/>
    <w:rsid w:val="000B46B3"/>
    <w:rsid w:val="000B4C08"/>
    <w:rsid w:val="000B55B5"/>
    <w:rsid w:val="000B666C"/>
    <w:rsid w:val="000B728D"/>
    <w:rsid w:val="000B7732"/>
    <w:rsid w:val="000C0026"/>
    <w:rsid w:val="000C02C8"/>
    <w:rsid w:val="000C0716"/>
    <w:rsid w:val="000C12AF"/>
    <w:rsid w:val="000C14F3"/>
    <w:rsid w:val="000C161A"/>
    <w:rsid w:val="000C1719"/>
    <w:rsid w:val="000C1A80"/>
    <w:rsid w:val="000C1ED3"/>
    <w:rsid w:val="000C23F9"/>
    <w:rsid w:val="000C25AA"/>
    <w:rsid w:val="000C26F2"/>
    <w:rsid w:val="000C2A48"/>
    <w:rsid w:val="000C309D"/>
    <w:rsid w:val="000C32B8"/>
    <w:rsid w:val="000C394A"/>
    <w:rsid w:val="000C3AC7"/>
    <w:rsid w:val="000C453F"/>
    <w:rsid w:val="000C4A77"/>
    <w:rsid w:val="000C4E2B"/>
    <w:rsid w:val="000C4E6B"/>
    <w:rsid w:val="000C5266"/>
    <w:rsid w:val="000C5317"/>
    <w:rsid w:val="000C53AD"/>
    <w:rsid w:val="000C5656"/>
    <w:rsid w:val="000C5FF7"/>
    <w:rsid w:val="000C600C"/>
    <w:rsid w:val="000C7293"/>
    <w:rsid w:val="000C7332"/>
    <w:rsid w:val="000C7541"/>
    <w:rsid w:val="000C7810"/>
    <w:rsid w:val="000C79F2"/>
    <w:rsid w:val="000C7E10"/>
    <w:rsid w:val="000D0270"/>
    <w:rsid w:val="000D08A5"/>
    <w:rsid w:val="000D0B77"/>
    <w:rsid w:val="000D0CFA"/>
    <w:rsid w:val="000D0F4A"/>
    <w:rsid w:val="000D124D"/>
    <w:rsid w:val="000D150D"/>
    <w:rsid w:val="000D186B"/>
    <w:rsid w:val="000D195F"/>
    <w:rsid w:val="000D1A45"/>
    <w:rsid w:val="000D1AE5"/>
    <w:rsid w:val="000D1BF3"/>
    <w:rsid w:val="000D1D3F"/>
    <w:rsid w:val="000D1DE9"/>
    <w:rsid w:val="000D1F45"/>
    <w:rsid w:val="000D2513"/>
    <w:rsid w:val="000D368C"/>
    <w:rsid w:val="000D3766"/>
    <w:rsid w:val="000D39DF"/>
    <w:rsid w:val="000D39E0"/>
    <w:rsid w:val="000D3BD8"/>
    <w:rsid w:val="000D427E"/>
    <w:rsid w:val="000D477C"/>
    <w:rsid w:val="000D4ADB"/>
    <w:rsid w:val="000D5115"/>
    <w:rsid w:val="000D546E"/>
    <w:rsid w:val="000D54E3"/>
    <w:rsid w:val="000D5FB7"/>
    <w:rsid w:val="000D665E"/>
    <w:rsid w:val="000D668E"/>
    <w:rsid w:val="000D6EA4"/>
    <w:rsid w:val="000D71AC"/>
    <w:rsid w:val="000D7370"/>
    <w:rsid w:val="000D7A55"/>
    <w:rsid w:val="000E0B70"/>
    <w:rsid w:val="000E0BA8"/>
    <w:rsid w:val="000E0F9E"/>
    <w:rsid w:val="000E312A"/>
    <w:rsid w:val="000E314A"/>
    <w:rsid w:val="000E3A83"/>
    <w:rsid w:val="000E498B"/>
    <w:rsid w:val="000E4A53"/>
    <w:rsid w:val="000E4C81"/>
    <w:rsid w:val="000E4E97"/>
    <w:rsid w:val="000E5148"/>
    <w:rsid w:val="000E531B"/>
    <w:rsid w:val="000E56A2"/>
    <w:rsid w:val="000E622B"/>
    <w:rsid w:val="000E6390"/>
    <w:rsid w:val="000E6393"/>
    <w:rsid w:val="000E794D"/>
    <w:rsid w:val="000E7A3A"/>
    <w:rsid w:val="000E7A8F"/>
    <w:rsid w:val="000E7AFA"/>
    <w:rsid w:val="000F09F5"/>
    <w:rsid w:val="000F0EC1"/>
    <w:rsid w:val="000F1117"/>
    <w:rsid w:val="000F136B"/>
    <w:rsid w:val="000F13F8"/>
    <w:rsid w:val="000F1CB7"/>
    <w:rsid w:val="000F1D62"/>
    <w:rsid w:val="000F201F"/>
    <w:rsid w:val="000F22CF"/>
    <w:rsid w:val="000F24D8"/>
    <w:rsid w:val="000F2584"/>
    <w:rsid w:val="000F25DA"/>
    <w:rsid w:val="000F2AD6"/>
    <w:rsid w:val="000F2B96"/>
    <w:rsid w:val="000F2E4F"/>
    <w:rsid w:val="000F3634"/>
    <w:rsid w:val="000F3B2E"/>
    <w:rsid w:val="000F4151"/>
    <w:rsid w:val="000F470A"/>
    <w:rsid w:val="000F47AF"/>
    <w:rsid w:val="000F5030"/>
    <w:rsid w:val="000F520E"/>
    <w:rsid w:val="000F669E"/>
    <w:rsid w:val="000F67B0"/>
    <w:rsid w:val="000F75A3"/>
    <w:rsid w:val="0010022A"/>
    <w:rsid w:val="001002CA"/>
    <w:rsid w:val="001007FC"/>
    <w:rsid w:val="001008D3"/>
    <w:rsid w:val="00100E63"/>
    <w:rsid w:val="00101B24"/>
    <w:rsid w:val="001025F4"/>
    <w:rsid w:val="00102D5E"/>
    <w:rsid w:val="0010312B"/>
    <w:rsid w:val="00103452"/>
    <w:rsid w:val="001035CD"/>
    <w:rsid w:val="00103720"/>
    <w:rsid w:val="00103CE5"/>
    <w:rsid w:val="00104088"/>
    <w:rsid w:val="0010423F"/>
    <w:rsid w:val="0010432E"/>
    <w:rsid w:val="001049F8"/>
    <w:rsid w:val="00104B29"/>
    <w:rsid w:val="00104DFF"/>
    <w:rsid w:val="00105C09"/>
    <w:rsid w:val="001064E6"/>
    <w:rsid w:val="001068F1"/>
    <w:rsid w:val="00106D2D"/>
    <w:rsid w:val="0010711D"/>
    <w:rsid w:val="001075BA"/>
    <w:rsid w:val="00107EC7"/>
    <w:rsid w:val="001100FD"/>
    <w:rsid w:val="001108AE"/>
    <w:rsid w:val="00110A3C"/>
    <w:rsid w:val="00110BA8"/>
    <w:rsid w:val="00110C21"/>
    <w:rsid w:val="00110E7E"/>
    <w:rsid w:val="00111212"/>
    <w:rsid w:val="00111305"/>
    <w:rsid w:val="001113CC"/>
    <w:rsid w:val="0011176A"/>
    <w:rsid w:val="001118CA"/>
    <w:rsid w:val="00112014"/>
    <w:rsid w:val="00112C19"/>
    <w:rsid w:val="00112C31"/>
    <w:rsid w:val="0011309B"/>
    <w:rsid w:val="0011312E"/>
    <w:rsid w:val="0011504D"/>
    <w:rsid w:val="00115690"/>
    <w:rsid w:val="001157B8"/>
    <w:rsid w:val="00115BE8"/>
    <w:rsid w:val="00115C4F"/>
    <w:rsid w:val="00115EA7"/>
    <w:rsid w:val="00116601"/>
    <w:rsid w:val="00116678"/>
    <w:rsid w:val="00116D56"/>
    <w:rsid w:val="00117096"/>
    <w:rsid w:val="001172A4"/>
    <w:rsid w:val="00117424"/>
    <w:rsid w:val="0011751B"/>
    <w:rsid w:val="00117D46"/>
    <w:rsid w:val="00117DB6"/>
    <w:rsid w:val="00117FDA"/>
    <w:rsid w:val="001208DE"/>
    <w:rsid w:val="001218EA"/>
    <w:rsid w:val="001220B3"/>
    <w:rsid w:val="001221A2"/>
    <w:rsid w:val="00122AEE"/>
    <w:rsid w:val="00123644"/>
    <w:rsid w:val="00123D9E"/>
    <w:rsid w:val="001242C0"/>
    <w:rsid w:val="00124454"/>
    <w:rsid w:val="0012458D"/>
    <w:rsid w:val="00124631"/>
    <w:rsid w:val="001248EB"/>
    <w:rsid w:val="00125166"/>
    <w:rsid w:val="001264E2"/>
    <w:rsid w:val="00126570"/>
    <w:rsid w:val="00127500"/>
    <w:rsid w:val="001277D1"/>
    <w:rsid w:val="00127FC2"/>
    <w:rsid w:val="00130DDA"/>
    <w:rsid w:val="00131583"/>
    <w:rsid w:val="001321C6"/>
    <w:rsid w:val="00132D2E"/>
    <w:rsid w:val="00133335"/>
    <w:rsid w:val="001336A3"/>
    <w:rsid w:val="00133902"/>
    <w:rsid w:val="00133BF7"/>
    <w:rsid w:val="001342B8"/>
    <w:rsid w:val="001343E2"/>
    <w:rsid w:val="0013446F"/>
    <w:rsid w:val="001347DE"/>
    <w:rsid w:val="00134948"/>
    <w:rsid w:val="00134E6D"/>
    <w:rsid w:val="00134EB2"/>
    <w:rsid w:val="001352B6"/>
    <w:rsid w:val="00135B65"/>
    <w:rsid w:val="00135CC7"/>
    <w:rsid w:val="00135D23"/>
    <w:rsid w:val="00136065"/>
    <w:rsid w:val="001368A3"/>
    <w:rsid w:val="00136D53"/>
    <w:rsid w:val="0013713D"/>
    <w:rsid w:val="00137AA5"/>
    <w:rsid w:val="00137FF0"/>
    <w:rsid w:val="001401D1"/>
    <w:rsid w:val="001402E6"/>
    <w:rsid w:val="001403F3"/>
    <w:rsid w:val="00140470"/>
    <w:rsid w:val="00140591"/>
    <w:rsid w:val="00140755"/>
    <w:rsid w:val="00140F58"/>
    <w:rsid w:val="00141ADF"/>
    <w:rsid w:val="00142FC2"/>
    <w:rsid w:val="00143487"/>
    <w:rsid w:val="00143C7E"/>
    <w:rsid w:val="00144174"/>
    <w:rsid w:val="001447EB"/>
    <w:rsid w:val="00144827"/>
    <w:rsid w:val="00144B6B"/>
    <w:rsid w:val="00144DA9"/>
    <w:rsid w:val="00145C0B"/>
    <w:rsid w:val="00145CE3"/>
    <w:rsid w:val="00145D5D"/>
    <w:rsid w:val="00146274"/>
    <w:rsid w:val="001464ED"/>
    <w:rsid w:val="00146AC7"/>
    <w:rsid w:val="00146F37"/>
    <w:rsid w:val="00147163"/>
    <w:rsid w:val="001474A2"/>
    <w:rsid w:val="00147519"/>
    <w:rsid w:val="00147791"/>
    <w:rsid w:val="00150154"/>
    <w:rsid w:val="001504A2"/>
    <w:rsid w:val="00150660"/>
    <w:rsid w:val="00150F09"/>
    <w:rsid w:val="00151790"/>
    <w:rsid w:val="00151924"/>
    <w:rsid w:val="00151CAA"/>
    <w:rsid w:val="00152FFF"/>
    <w:rsid w:val="00153C11"/>
    <w:rsid w:val="00153E7F"/>
    <w:rsid w:val="00154326"/>
    <w:rsid w:val="001548BE"/>
    <w:rsid w:val="00154C83"/>
    <w:rsid w:val="001556E8"/>
    <w:rsid w:val="0015599D"/>
    <w:rsid w:val="00155A23"/>
    <w:rsid w:val="001565F9"/>
    <w:rsid w:val="00156825"/>
    <w:rsid w:val="00157500"/>
    <w:rsid w:val="001577DF"/>
    <w:rsid w:val="00157D23"/>
    <w:rsid w:val="00157D83"/>
    <w:rsid w:val="001604E3"/>
    <w:rsid w:val="00160D27"/>
    <w:rsid w:val="00161276"/>
    <w:rsid w:val="00161587"/>
    <w:rsid w:val="0016162B"/>
    <w:rsid w:val="001620F7"/>
    <w:rsid w:val="00162549"/>
    <w:rsid w:val="00163233"/>
    <w:rsid w:val="001633C4"/>
    <w:rsid w:val="0016389A"/>
    <w:rsid w:val="0016394D"/>
    <w:rsid w:val="00164AA8"/>
    <w:rsid w:val="00164FA3"/>
    <w:rsid w:val="001652F5"/>
    <w:rsid w:val="00165402"/>
    <w:rsid w:val="00165495"/>
    <w:rsid w:val="001654BC"/>
    <w:rsid w:val="00165903"/>
    <w:rsid w:val="00165BDE"/>
    <w:rsid w:val="00165F62"/>
    <w:rsid w:val="00165FD9"/>
    <w:rsid w:val="00166329"/>
    <w:rsid w:val="00166A64"/>
    <w:rsid w:val="00167261"/>
    <w:rsid w:val="001674A9"/>
    <w:rsid w:val="00167796"/>
    <w:rsid w:val="0017083F"/>
    <w:rsid w:val="00170D45"/>
    <w:rsid w:val="001720AA"/>
    <w:rsid w:val="001724CF"/>
    <w:rsid w:val="001726AF"/>
    <w:rsid w:val="00172875"/>
    <w:rsid w:val="00172C31"/>
    <w:rsid w:val="00174032"/>
    <w:rsid w:val="0017417E"/>
    <w:rsid w:val="00174A8E"/>
    <w:rsid w:val="001757EA"/>
    <w:rsid w:val="00175F5B"/>
    <w:rsid w:val="0017650B"/>
    <w:rsid w:val="001768E3"/>
    <w:rsid w:val="00176920"/>
    <w:rsid w:val="00176FF7"/>
    <w:rsid w:val="00177103"/>
    <w:rsid w:val="00177312"/>
    <w:rsid w:val="001778EA"/>
    <w:rsid w:val="00177A40"/>
    <w:rsid w:val="00177A5A"/>
    <w:rsid w:val="001800FD"/>
    <w:rsid w:val="00180178"/>
    <w:rsid w:val="001802C9"/>
    <w:rsid w:val="0018081D"/>
    <w:rsid w:val="00180B57"/>
    <w:rsid w:val="00180C8F"/>
    <w:rsid w:val="00180FA4"/>
    <w:rsid w:val="001817C9"/>
    <w:rsid w:val="00181BCC"/>
    <w:rsid w:val="001822B9"/>
    <w:rsid w:val="0018242D"/>
    <w:rsid w:val="00182604"/>
    <w:rsid w:val="0018309D"/>
    <w:rsid w:val="0018316B"/>
    <w:rsid w:val="00183FC2"/>
    <w:rsid w:val="00184697"/>
    <w:rsid w:val="00184993"/>
    <w:rsid w:val="00184C00"/>
    <w:rsid w:val="00184C40"/>
    <w:rsid w:val="00184ECB"/>
    <w:rsid w:val="00185344"/>
    <w:rsid w:val="001858DC"/>
    <w:rsid w:val="00185A6E"/>
    <w:rsid w:val="00185C1E"/>
    <w:rsid w:val="00185C89"/>
    <w:rsid w:val="001864B3"/>
    <w:rsid w:val="00187C44"/>
    <w:rsid w:val="00187DA1"/>
    <w:rsid w:val="001900E4"/>
    <w:rsid w:val="0019038A"/>
    <w:rsid w:val="001903E5"/>
    <w:rsid w:val="00190BE7"/>
    <w:rsid w:val="00190D9C"/>
    <w:rsid w:val="00191BDA"/>
    <w:rsid w:val="00191CDB"/>
    <w:rsid w:val="001925B5"/>
    <w:rsid w:val="00192883"/>
    <w:rsid w:val="00192C13"/>
    <w:rsid w:val="00192EBB"/>
    <w:rsid w:val="00193B36"/>
    <w:rsid w:val="001942DE"/>
    <w:rsid w:val="00194A77"/>
    <w:rsid w:val="00194F95"/>
    <w:rsid w:val="00195994"/>
    <w:rsid w:val="00195EC1"/>
    <w:rsid w:val="00196042"/>
    <w:rsid w:val="001970BB"/>
    <w:rsid w:val="0019755C"/>
    <w:rsid w:val="001975B5"/>
    <w:rsid w:val="00197712"/>
    <w:rsid w:val="00197B51"/>
    <w:rsid w:val="00197CBB"/>
    <w:rsid w:val="001A04B6"/>
    <w:rsid w:val="001A0B11"/>
    <w:rsid w:val="001A1559"/>
    <w:rsid w:val="001A1F8E"/>
    <w:rsid w:val="001A21D7"/>
    <w:rsid w:val="001A24C0"/>
    <w:rsid w:val="001A275C"/>
    <w:rsid w:val="001A2DEE"/>
    <w:rsid w:val="001A3492"/>
    <w:rsid w:val="001A3C8E"/>
    <w:rsid w:val="001A4C8B"/>
    <w:rsid w:val="001A4CF2"/>
    <w:rsid w:val="001A5115"/>
    <w:rsid w:val="001A5603"/>
    <w:rsid w:val="001A5D80"/>
    <w:rsid w:val="001A6027"/>
    <w:rsid w:val="001A604A"/>
    <w:rsid w:val="001A6FB1"/>
    <w:rsid w:val="001A75C1"/>
    <w:rsid w:val="001A786E"/>
    <w:rsid w:val="001A797B"/>
    <w:rsid w:val="001B00F6"/>
    <w:rsid w:val="001B0288"/>
    <w:rsid w:val="001B07FB"/>
    <w:rsid w:val="001B1115"/>
    <w:rsid w:val="001B1BD5"/>
    <w:rsid w:val="001B1F1E"/>
    <w:rsid w:val="001B26AE"/>
    <w:rsid w:val="001B3E07"/>
    <w:rsid w:val="001B3E2D"/>
    <w:rsid w:val="001B45C2"/>
    <w:rsid w:val="001B499D"/>
    <w:rsid w:val="001B5109"/>
    <w:rsid w:val="001B5502"/>
    <w:rsid w:val="001B5546"/>
    <w:rsid w:val="001B5746"/>
    <w:rsid w:val="001B64B8"/>
    <w:rsid w:val="001B6686"/>
    <w:rsid w:val="001B6E12"/>
    <w:rsid w:val="001B6F81"/>
    <w:rsid w:val="001B6FD4"/>
    <w:rsid w:val="001B70FB"/>
    <w:rsid w:val="001B72E7"/>
    <w:rsid w:val="001B7E50"/>
    <w:rsid w:val="001C02C8"/>
    <w:rsid w:val="001C0411"/>
    <w:rsid w:val="001C08CF"/>
    <w:rsid w:val="001C09A8"/>
    <w:rsid w:val="001C0BC8"/>
    <w:rsid w:val="001C0F4F"/>
    <w:rsid w:val="001C1609"/>
    <w:rsid w:val="001C1906"/>
    <w:rsid w:val="001C1B16"/>
    <w:rsid w:val="001C1CC8"/>
    <w:rsid w:val="001C2017"/>
    <w:rsid w:val="001C2384"/>
    <w:rsid w:val="001C2BC3"/>
    <w:rsid w:val="001C31B3"/>
    <w:rsid w:val="001C3666"/>
    <w:rsid w:val="001C3A86"/>
    <w:rsid w:val="001C3BE7"/>
    <w:rsid w:val="001C3C86"/>
    <w:rsid w:val="001C4AEB"/>
    <w:rsid w:val="001C4F35"/>
    <w:rsid w:val="001C5A08"/>
    <w:rsid w:val="001C5BA4"/>
    <w:rsid w:val="001C6578"/>
    <w:rsid w:val="001C6EB8"/>
    <w:rsid w:val="001C7046"/>
    <w:rsid w:val="001C758B"/>
    <w:rsid w:val="001C7A78"/>
    <w:rsid w:val="001D00E8"/>
    <w:rsid w:val="001D039E"/>
    <w:rsid w:val="001D050F"/>
    <w:rsid w:val="001D078C"/>
    <w:rsid w:val="001D0AD8"/>
    <w:rsid w:val="001D0B6F"/>
    <w:rsid w:val="001D0F1E"/>
    <w:rsid w:val="001D1AF7"/>
    <w:rsid w:val="001D1B21"/>
    <w:rsid w:val="001D1DD1"/>
    <w:rsid w:val="001D2582"/>
    <w:rsid w:val="001D2BA9"/>
    <w:rsid w:val="001D3087"/>
    <w:rsid w:val="001D31DC"/>
    <w:rsid w:val="001D3939"/>
    <w:rsid w:val="001D3B8E"/>
    <w:rsid w:val="001D4096"/>
    <w:rsid w:val="001D41CF"/>
    <w:rsid w:val="001D4201"/>
    <w:rsid w:val="001D4C4E"/>
    <w:rsid w:val="001D5647"/>
    <w:rsid w:val="001D5685"/>
    <w:rsid w:val="001D5720"/>
    <w:rsid w:val="001D57D3"/>
    <w:rsid w:val="001D5894"/>
    <w:rsid w:val="001D6567"/>
    <w:rsid w:val="001D65D5"/>
    <w:rsid w:val="001D65F2"/>
    <w:rsid w:val="001D68B0"/>
    <w:rsid w:val="001D6B21"/>
    <w:rsid w:val="001D6D08"/>
    <w:rsid w:val="001D7120"/>
    <w:rsid w:val="001D7121"/>
    <w:rsid w:val="001D735F"/>
    <w:rsid w:val="001D7470"/>
    <w:rsid w:val="001D7B5F"/>
    <w:rsid w:val="001D7CE0"/>
    <w:rsid w:val="001D7ED3"/>
    <w:rsid w:val="001E09E4"/>
    <w:rsid w:val="001E09F4"/>
    <w:rsid w:val="001E113B"/>
    <w:rsid w:val="001E128B"/>
    <w:rsid w:val="001E1A74"/>
    <w:rsid w:val="001E1B88"/>
    <w:rsid w:val="001E1DE9"/>
    <w:rsid w:val="001E1E1F"/>
    <w:rsid w:val="001E1E9B"/>
    <w:rsid w:val="001E203C"/>
    <w:rsid w:val="001E206D"/>
    <w:rsid w:val="001E2895"/>
    <w:rsid w:val="001E2A10"/>
    <w:rsid w:val="001E2E8E"/>
    <w:rsid w:val="001E32F0"/>
    <w:rsid w:val="001E32FB"/>
    <w:rsid w:val="001E469B"/>
    <w:rsid w:val="001E4924"/>
    <w:rsid w:val="001E4A5E"/>
    <w:rsid w:val="001E5018"/>
    <w:rsid w:val="001E514C"/>
    <w:rsid w:val="001E5746"/>
    <w:rsid w:val="001E5C20"/>
    <w:rsid w:val="001E5EBE"/>
    <w:rsid w:val="001E6281"/>
    <w:rsid w:val="001E6B6C"/>
    <w:rsid w:val="001F043F"/>
    <w:rsid w:val="001F08B5"/>
    <w:rsid w:val="001F0BDA"/>
    <w:rsid w:val="001F1029"/>
    <w:rsid w:val="001F1469"/>
    <w:rsid w:val="001F19E1"/>
    <w:rsid w:val="001F1A50"/>
    <w:rsid w:val="001F1AC6"/>
    <w:rsid w:val="001F1B6E"/>
    <w:rsid w:val="001F1E44"/>
    <w:rsid w:val="001F295B"/>
    <w:rsid w:val="001F3393"/>
    <w:rsid w:val="001F3BB8"/>
    <w:rsid w:val="001F444E"/>
    <w:rsid w:val="001F451E"/>
    <w:rsid w:val="001F4FEF"/>
    <w:rsid w:val="001F5D46"/>
    <w:rsid w:val="001F5E09"/>
    <w:rsid w:val="001F5E22"/>
    <w:rsid w:val="001F680B"/>
    <w:rsid w:val="001F718F"/>
    <w:rsid w:val="001F7912"/>
    <w:rsid w:val="001F7E79"/>
    <w:rsid w:val="00200030"/>
    <w:rsid w:val="002010F1"/>
    <w:rsid w:val="00201466"/>
    <w:rsid w:val="002014D4"/>
    <w:rsid w:val="00201BC6"/>
    <w:rsid w:val="0020319D"/>
    <w:rsid w:val="002032B6"/>
    <w:rsid w:val="00203BFC"/>
    <w:rsid w:val="00203C68"/>
    <w:rsid w:val="00203EEF"/>
    <w:rsid w:val="0020401F"/>
    <w:rsid w:val="00204220"/>
    <w:rsid w:val="00204770"/>
    <w:rsid w:val="002048CA"/>
    <w:rsid w:val="00204DE5"/>
    <w:rsid w:val="00204FFA"/>
    <w:rsid w:val="00205284"/>
    <w:rsid w:val="00205658"/>
    <w:rsid w:val="0020574C"/>
    <w:rsid w:val="00205C86"/>
    <w:rsid w:val="00205DEB"/>
    <w:rsid w:val="002062FC"/>
    <w:rsid w:val="002064B3"/>
    <w:rsid w:val="00206C23"/>
    <w:rsid w:val="002075EA"/>
    <w:rsid w:val="00207E43"/>
    <w:rsid w:val="00210161"/>
    <w:rsid w:val="0021026E"/>
    <w:rsid w:val="00210B2A"/>
    <w:rsid w:val="002127BA"/>
    <w:rsid w:val="00212A29"/>
    <w:rsid w:val="00212A96"/>
    <w:rsid w:val="00214A1C"/>
    <w:rsid w:val="00214FDC"/>
    <w:rsid w:val="002155FA"/>
    <w:rsid w:val="00215681"/>
    <w:rsid w:val="002166DF"/>
    <w:rsid w:val="002168BD"/>
    <w:rsid w:val="0021694C"/>
    <w:rsid w:val="00216A08"/>
    <w:rsid w:val="00217BB9"/>
    <w:rsid w:val="00217C51"/>
    <w:rsid w:val="00220DF8"/>
    <w:rsid w:val="002213C7"/>
    <w:rsid w:val="00222297"/>
    <w:rsid w:val="002227DE"/>
    <w:rsid w:val="00222E5E"/>
    <w:rsid w:val="00223094"/>
    <w:rsid w:val="002237BC"/>
    <w:rsid w:val="00224258"/>
    <w:rsid w:val="002248D4"/>
    <w:rsid w:val="002254C6"/>
    <w:rsid w:val="0022567E"/>
    <w:rsid w:val="002256F0"/>
    <w:rsid w:val="00225C1B"/>
    <w:rsid w:val="0022609C"/>
    <w:rsid w:val="0022676A"/>
    <w:rsid w:val="0022749D"/>
    <w:rsid w:val="002275DA"/>
    <w:rsid w:val="00227C69"/>
    <w:rsid w:val="0023017F"/>
    <w:rsid w:val="00230F81"/>
    <w:rsid w:val="0023117C"/>
    <w:rsid w:val="00231244"/>
    <w:rsid w:val="00231721"/>
    <w:rsid w:val="00231E2A"/>
    <w:rsid w:val="00232A57"/>
    <w:rsid w:val="00232FC1"/>
    <w:rsid w:val="00233F65"/>
    <w:rsid w:val="002343EE"/>
    <w:rsid w:val="00234508"/>
    <w:rsid w:val="002346E7"/>
    <w:rsid w:val="0023479F"/>
    <w:rsid w:val="002348D7"/>
    <w:rsid w:val="002358D2"/>
    <w:rsid w:val="002363DE"/>
    <w:rsid w:val="00236950"/>
    <w:rsid w:val="00236F36"/>
    <w:rsid w:val="00237097"/>
    <w:rsid w:val="00237C51"/>
    <w:rsid w:val="002402BF"/>
    <w:rsid w:val="0024038B"/>
    <w:rsid w:val="0024096D"/>
    <w:rsid w:val="00240A1A"/>
    <w:rsid w:val="00240A7B"/>
    <w:rsid w:val="0024104A"/>
    <w:rsid w:val="00241514"/>
    <w:rsid w:val="00241956"/>
    <w:rsid w:val="002426AB"/>
    <w:rsid w:val="002427EF"/>
    <w:rsid w:val="00242C66"/>
    <w:rsid w:val="0024365B"/>
    <w:rsid w:val="00243C20"/>
    <w:rsid w:val="002441C4"/>
    <w:rsid w:val="00244C5B"/>
    <w:rsid w:val="00244DED"/>
    <w:rsid w:val="00245CF8"/>
    <w:rsid w:val="0024624E"/>
    <w:rsid w:val="00246B0F"/>
    <w:rsid w:val="00246C25"/>
    <w:rsid w:val="00246CAA"/>
    <w:rsid w:val="00246D0D"/>
    <w:rsid w:val="00247265"/>
    <w:rsid w:val="002472D6"/>
    <w:rsid w:val="002473E0"/>
    <w:rsid w:val="00247A2B"/>
    <w:rsid w:val="00247CA8"/>
    <w:rsid w:val="00250131"/>
    <w:rsid w:val="00250A4F"/>
    <w:rsid w:val="00250E24"/>
    <w:rsid w:val="00250F62"/>
    <w:rsid w:val="00250FD8"/>
    <w:rsid w:val="00250FE5"/>
    <w:rsid w:val="00251739"/>
    <w:rsid w:val="00251C28"/>
    <w:rsid w:val="00251E9F"/>
    <w:rsid w:val="00251F9A"/>
    <w:rsid w:val="002520C2"/>
    <w:rsid w:val="002529F1"/>
    <w:rsid w:val="00252C6E"/>
    <w:rsid w:val="00252F77"/>
    <w:rsid w:val="00253C2A"/>
    <w:rsid w:val="00253DCA"/>
    <w:rsid w:val="00255433"/>
    <w:rsid w:val="002559A0"/>
    <w:rsid w:val="00255CCF"/>
    <w:rsid w:val="00255F30"/>
    <w:rsid w:val="0025622A"/>
    <w:rsid w:val="0025665C"/>
    <w:rsid w:val="00256C71"/>
    <w:rsid w:val="00256EC6"/>
    <w:rsid w:val="00256F59"/>
    <w:rsid w:val="0025721E"/>
    <w:rsid w:val="0026018A"/>
    <w:rsid w:val="00260A41"/>
    <w:rsid w:val="00260E6C"/>
    <w:rsid w:val="002612C9"/>
    <w:rsid w:val="00261AAE"/>
    <w:rsid w:val="00262650"/>
    <w:rsid w:val="00262E81"/>
    <w:rsid w:val="00262ECF"/>
    <w:rsid w:val="0026302F"/>
    <w:rsid w:val="00263270"/>
    <w:rsid w:val="00263B15"/>
    <w:rsid w:val="00264261"/>
    <w:rsid w:val="00264739"/>
    <w:rsid w:val="002650BE"/>
    <w:rsid w:val="00265322"/>
    <w:rsid w:val="002659E5"/>
    <w:rsid w:val="00265A1D"/>
    <w:rsid w:val="00265AA9"/>
    <w:rsid w:val="00265C3E"/>
    <w:rsid w:val="00266602"/>
    <w:rsid w:val="00266E06"/>
    <w:rsid w:val="00267A4D"/>
    <w:rsid w:val="0027027F"/>
    <w:rsid w:val="00270D39"/>
    <w:rsid w:val="00271D57"/>
    <w:rsid w:val="002721B2"/>
    <w:rsid w:val="0027330B"/>
    <w:rsid w:val="00273BC0"/>
    <w:rsid w:val="00273CBF"/>
    <w:rsid w:val="00273E25"/>
    <w:rsid w:val="0027423B"/>
    <w:rsid w:val="00274579"/>
    <w:rsid w:val="00274C89"/>
    <w:rsid w:val="00275022"/>
    <w:rsid w:val="002751EA"/>
    <w:rsid w:val="002756A7"/>
    <w:rsid w:val="00275E62"/>
    <w:rsid w:val="00276050"/>
    <w:rsid w:val="0027621B"/>
    <w:rsid w:val="00276AEE"/>
    <w:rsid w:val="00277F55"/>
    <w:rsid w:val="00280147"/>
    <w:rsid w:val="002810B4"/>
    <w:rsid w:val="002812B9"/>
    <w:rsid w:val="00281C21"/>
    <w:rsid w:val="002825C6"/>
    <w:rsid w:val="00282C10"/>
    <w:rsid w:val="00283601"/>
    <w:rsid w:val="0028375C"/>
    <w:rsid w:val="002837D4"/>
    <w:rsid w:val="0028395A"/>
    <w:rsid w:val="00283BB7"/>
    <w:rsid w:val="00283F2E"/>
    <w:rsid w:val="00284599"/>
    <w:rsid w:val="0028487B"/>
    <w:rsid w:val="002848FB"/>
    <w:rsid w:val="00285515"/>
    <w:rsid w:val="002856FD"/>
    <w:rsid w:val="00285AF3"/>
    <w:rsid w:val="002860D1"/>
    <w:rsid w:val="002870FF"/>
    <w:rsid w:val="002872E3"/>
    <w:rsid w:val="00287347"/>
    <w:rsid w:val="00287EC1"/>
    <w:rsid w:val="00287FE3"/>
    <w:rsid w:val="00290096"/>
    <w:rsid w:val="00290BB2"/>
    <w:rsid w:val="00290E79"/>
    <w:rsid w:val="002912D8"/>
    <w:rsid w:val="00291303"/>
    <w:rsid w:val="00291853"/>
    <w:rsid w:val="00291BF8"/>
    <w:rsid w:val="00291F83"/>
    <w:rsid w:val="00291FE1"/>
    <w:rsid w:val="00292512"/>
    <w:rsid w:val="00292CEC"/>
    <w:rsid w:val="00292E81"/>
    <w:rsid w:val="00292FE5"/>
    <w:rsid w:val="00293880"/>
    <w:rsid w:val="0029417B"/>
    <w:rsid w:val="0029421A"/>
    <w:rsid w:val="0029447A"/>
    <w:rsid w:val="00294B79"/>
    <w:rsid w:val="00294F3C"/>
    <w:rsid w:val="002952C5"/>
    <w:rsid w:val="002953EB"/>
    <w:rsid w:val="00295D30"/>
    <w:rsid w:val="0029652C"/>
    <w:rsid w:val="00297784"/>
    <w:rsid w:val="002977FB"/>
    <w:rsid w:val="00297B36"/>
    <w:rsid w:val="00297DDA"/>
    <w:rsid w:val="002A00E7"/>
    <w:rsid w:val="002A028B"/>
    <w:rsid w:val="002A0533"/>
    <w:rsid w:val="002A0757"/>
    <w:rsid w:val="002A1804"/>
    <w:rsid w:val="002A2DB5"/>
    <w:rsid w:val="002A2EE7"/>
    <w:rsid w:val="002A44C9"/>
    <w:rsid w:val="002A46BA"/>
    <w:rsid w:val="002A4926"/>
    <w:rsid w:val="002A4B0D"/>
    <w:rsid w:val="002A50D0"/>
    <w:rsid w:val="002A544C"/>
    <w:rsid w:val="002A5462"/>
    <w:rsid w:val="002A5EE3"/>
    <w:rsid w:val="002A62FC"/>
    <w:rsid w:val="002A6385"/>
    <w:rsid w:val="002A66D7"/>
    <w:rsid w:val="002A6B97"/>
    <w:rsid w:val="002B016A"/>
    <w:rsid w:val="002B12D8"/>
    <w:rsid w:val="002B1612"/>
    <w:rsid w:val="002B2F72"/>
    <w:rsid w:val="002B3634"/>
    <w:rsid w:val="002B41EE"/>
    <w:rsid w:val="002B4BC2"/>
    <w:rsid w:val="002B5822"/>
    <w:rsid w:val="002B5DD3"/>
    <w:rsid w:val="002B630C"/>
    <w:rsid w:val="002B7389"/>
    <w:rsid w:val="002B76E8"/>
    <w:rsid w:val="002B7BC7"/>
    <w:rsid w:val="002C0064"/>
    <w:rsid w:val="002C0076"/>
    <w:rsid w:val="002C1136"/>
    <w:rsid w:val="002C232D"/>
    <w:rsid w:val="002C2454"/>
    <w:rsid w:val="002C2E0D"/>
    <w:rsid w:val="002C34BE"/>
    <w:rsid w:val="002C3E45"/>
    <w:rsid w:val="002C3F90"/>
    <w:rsid w:val="002C4482"/>
    <w:rsid w:val="002C4599"/>
    <w:rsid w:val="002C4720"/>
    <w:rsid w:val="002C5E06"/>
    <w:rsid w:val="002C6689"/>
    <w:rsid w:val="002C69B5"/>
    <w:rsid w:val="002C7EFB"/>
    <w:rsid w:val="002D0612"/>
    <w:rsid w:val="002D0DB3"/>
    <w:rsid w:val="002D14AA"/>
    <w:rsid w:val="002D1C7D"/>
    <w:rsid w:val="002D30EF"/>
    <w:rsid w:val="002D35E6"/>
    <w:rsid w:val="002D3754"/>
    <w:rsid w:val="002D3890"/>
    <w:rsid w:val="002D434D"/>
    <w:rsid w:val="002D46C2"/>
    <w:rsid w:val="002D4AD5"/>
    <w:rsid w:val="002D4CDA"/>
    <w:rsid w:val="002D4DAD"/>
    <w:rsid w:val="002D55F4"/>
    <w:rsid w:val="002D6235"/>
    <w:rsid w:val="002D6406"/>
    <w:rsid w:val="002D6749"/>
    <w:rsid w:val="002D6CA4"/>
    <w:rsid w:val="002D6F2D"/>
    <w:rsid w:val="002E0AB2"/>
    <w:rsid w:val="002E13B9"/>
    <w:rsid w:val="002E154B"/>
    <w:rsid w:val="002E184D"/>
    <w:rsid w:val="002E1B36"/>
    <w:rsid w:val="002E2140"/>
    <w:rsid w:val="002E2628"/>
    <w:rsid w:val="002E39BA"/>
    <w:rsid w:val="002E3AEC"/>
    <w:rsid w:val="002E3BF7"/>
    <w:rsid w:val="002E3EAE"/>
    <w:rsid w:val="002E4D37"/>
    <w:rsid w:val="002E4F55"/>
    <w:rsid w:val="002E5103"/>
    <w:rsid w:val="002E524A"/>
    <w:rsid w:val="002E5899"/>
    <w:rsid w:val="002E651C"/>
    <w:rsid w:val="002E6532"/>
    <w:rsid w:val="002E6C43"/>
    <w:rsid w:val="002E7399"/>
    <w:rsid w:val="002E7450"/>
    <w:rsid w:val="002E7844"/>
    <w:rsid w:val="002E7E4B"/>
    <w:rsid w:val="002E7FC3"/>
    <w:rsid w:val="002F0007"/>
    <w:rsid w:val="002F102A"/>
    <w:rsid w:val="002F16E2"/>
    <w:rsid w:val="002F1B17"/>
    <w:rsid w:val="002F1C3F"/>
    <w:rsid w:val="002F1EE3"/>
    <w:rsid w:val="002F1FD5"/>
    <w:rsid w:val="002F2861"/>
    <w:rsid w:val="002F2E01"/>
    <w:rsid w:val="002F35B9"/>
    <w:rsid w:val="002F37E1"/>
    <w:rsid w:val="002F38B9"/>
    <w:rsid w:val="002F39B3"/>
    <w:rsid w:val="002F3E84"/>
    <w:rsid w:val="002F4901"/>
    <w:rsid w:val="002F4CCA"/>
    <w:rsid w:val="002F559A"/>
    <w:rsid w:val="002F5C6E"/>
    <w:rsid w:val="002F5D78"/>
    <w:rsid w:val="002F5D9A"/>
    <w:rsid w:val="002F60CD"/>
    <w:rsid w:val="002F6138"/>
    <w:rsid w:val="002F652F"/>
    <w:rsid w:val="002F6786"/>
    <w:rsid w:val="002F6A42"/>
    <w:rsid w:val="002F7C3E"/>
    <w:rsid w:val="002F7E84"/>
    <w:rsid w:val="00300032"/>
    <w:rsid w:val="00301598"/>
    <w:rsid w:val="003021E8"/>
    <w:rsid w:val="00302A26"/>
    <w:rsid w:val="00302D0A"/>
    <w:rsid w:val="003037A1"/>
    <w:rsid w:val="00303C6A"/>
    <w:rsid w:val="00304127"/>
    <w:rsid w:val="003044C0"/>
    <w:rsid w:val="00304676"/>
    <w:rsid w:val="003047BE"/>
    <w:rsid w:val="003049E4"/>
    <w:rsid w:val="00304E48"/>
    <w:rsid w:val="00306278"/>
    <w:rsid w:val="003062E0"/>
    <w:rsid w:val="00306AD8"/>
    <w:rsid w:val="003071FA"/>
    <w:rsid w:val="003076A1"/>
    <w:rsid w:val="00307A00"/>
    <w:rsid w:val="00307C4B"/>
    <w:rsid w:val="00310772"/>
    <w:rsid w:val="003109DC"/>
    <w:rsid w:val="0031120D"/>
    <w:rsid w:val="00311591"/>
    <w:rsid w:val="00311FB4"/>
    <w:rsid w:val="00312423"/>
    <w:rsid w:val="003124E6"/>
    <w:rsid w:val="0031251B"/>
    <w:rsid w:val="00312558"/>
    <w:rsid w:val="00312EDA"/>
    <w:rsid w:val="00312F41"/>
    <w:rsid w:val="00312FEB"/>
    <w:rsid w:val="003135AA"/>
    <w:rsid w:val="00313671"/>
    <w:rsid w:val="00313D88"/>
    <w:rsid w:val="003143E8"/>
    <w:rsid w:val="003146F6"/>
    <w:rsid w:val="00314AEF"/>
    <w:rsid w:val="00314C1A"/>
    <w:rsid w:val="00314E64"/>
    <w:rsid w:val="00315130"/>
    <w:rsid w:val="00315B35"/>
    <w:rsid w:val="00315C94"/>
    <w:rsid w:val="00316064"/>
    <w:rsid w:val="00316382"/>
    <w:rsid w:val="0031648B"/>
    <w:rsid w:val="003168AC"/>
    <w:rsid w:val="00317062"/>
    <w:rsid w:val="0031785C"/>
    <w:rsid w:val="00320024"/>
    <w:rsid w:val="0032021C"/>
    <w:rsid w:val="0032054B"/>
    <w:rsid w:val="003209AE"/>
    <w:rsid w:val="003211A9"/>
    <w:rsid w:val="00321DBD"/>
    <w:rsid w:val="0032217A"/>
    <w:rsid w:val="0032249C"/>
    <w:rsid w:val="00322832"/>
    <w:rsid w:val="00322A13"/>
    <w:rsid w:val="00322E66"/>
    <w:rsid w:val="00323283"/>
    <w:rsid w:val="0032372C"/>
    <w:rsid w:val="00323731"/>
    <w:rsid w:val="0032384E"/>
    <w:rsid w:val="00323B03"/>
    <w:rsid w:val="0032428F"/>
    <w:rsid w:val="00324496"/>
    <w:rsid w:val="00324798"/>
    <w:rsid w:val="00324AA0"/>
    <w:rsid w:val="00325473"/>
    <w:rsid w:val="00325EC8"/>
    <w:rsid w:val="0032755E"/>
    <w:rsid w:val="0032759C"/>
    <w:rsid w:val="00327928"/>
    <w:rsid w:val="00327CD9"/>
    <w:rsid w:val="0033005F"/>
    <w:rsid w:val="00331A04"/>
    <w:rsid w:val="00332A37"/>
    <w:rsid w:val="0033325A"/>
    <w:rsid w:val="0033366A"/>
    <w:rsid w:val="00333EF9"/>
    <w:rsid w:val="00334975"/>
    <w:rsid w:val="00334F75"/>
    <w:rsid w:val="003350DF"/>
    <w:rsid w:val="00336079"/>
    <w:rsid w:val="0033621F"/>
    <w:rsid w:val="003365F8"/>
    <w:rsid w:val="003369E5"/>
    <w:rsid w:val="00337293"/>
    <w:rsid w:val="0033796C"/>
    <w:rsid w:val="00337DCD"/>
    <w:rsid w:val="00340900"/>
    <w:rsid w:val="00340ACE"/>
    <w:rsid w:val="00340CC0"/>
    <w:rsid w:val="00341192"/>
    <w:rsid w:val="0034134D"/>
    <w:rsid w:val="003419FC"/>
    <w:rsid w:val="00341D62"/>
    <w:rsid w:val="003430B1"/>
    <w:rsid w:val="003432D6"/>
    <w:rsid w:val="00343569"/>
    <w:rsid w:val="003437A4"/>
    <w:rsid w:val="003440DD"/>
    <w:rsid w:val="003443CE"/>
    <w:rsid w:val="00344D5C"/>
    <w:rsid w:val="0034525E"/>
    <w:rsid w:val="00345C71"/>
    <w:rsid w:val="00346C48"/>
    <w:rsid w:val="00346CFD"/>
    <w:rsid w:val="00346DFE"/>
    <w:rsid w:val="00346E8C"/>
    <w:rsid w:val="00347130"/>
    <w:rsid w:val="003476E8"/>
    <w:rsid w:val="0034772E"/>
    <w:rsid w:val="00347B65"/>
    <w:rsid w:val="00347EF3"/>
    <w:rsid w:val="00350398"/>
    <w:rsid w:val="00350541"/>
    <w:rsid w:val="0035066D"/>
    <w:rsid w:val="0035074C"/>
    <w:rsid w:val="00350C78"/>
    <w:rsid w:val="003515D9"/>
    <w:rsid w:val="00351E28"/>
    <w:rsid w:val="0035235F"/>
    <w:rsid w:val="00352DC5"/>
    <w:rsid w:val="00353439"/>
    <w:rsid w:val="00353D15"/>
    <w:rsid w:val="00353E74"/>
    <w:rsid w:val="00353EC2"/>
    <w:rsid w:val="003545CB"/>
    <w:rsid w:val="0035489D"/>
    <w:rsid w:val="00354EF6"/>
    <w:rsid w:val="0035551C"/>
    <w:rsid w:val="003557E7"/>
    <w:rsid w:val="0035589C"/>
    <w:rsid w:val="00355BF3"/>
    <w:rsid w:val="00355D39"/>
    <w:rsid w:val="003560C8"/>
    <w:rsid w:val="0035624D"/>
    <w:rsid w:val="003567F1"/>
    <w:rsid w:val="00357112"/>
    <w:rsid w:val="003571D3"/>
    <w:rsid w:val="00357809"/>
    <w:rsid w:val="003607C2"/>
    <w:rsid w:val="00360976"/>
    <w:rsid w:val="00360DAA"/>
    <w:rsid w:val="003610F9"/>
    <w:rsid w:val="00361462"/>
    <w:rsid w:val="00361890"/>
    <w:rsid w:val="00361932"/>
    <w:rsid w:val="00361F23"/>
    <w:rsid w:val="0036376E"/>
    <w:rsid w:val="003638F0"/>
    <w:rsid w:val="00363C9B"/>
    <w:rsid w:val="00363FD4"/>
    <w:rsid w:val="00364119"/>
    <w:rsid w:val="00364334"/>
    <w:rsid w:val="003647EC"/>
    <w:rsid w:val="00364954"/>
    <w:rsid w:val="00364962"/>
    <w:rsid w:val="00364C0E"/>
    <w:rsid w:val="003657AF"/>
    <w:rsid w:val="00365FEF"/>
    <w:rsid w:val="0036620C"/>
    <w:rsid w:val="003662F1"/>
    <w:rsid w:val="003663C2"/>
    <w:rsid w:val="00366740"/>
    <w:rsid w:val="003673AB"/>
    <w:rsid w:val="00367EC9"/>
    <w:rsid w:val="003706B7"/>
    <w:rsid w:val="00371F81"/>
    <w:rsid w:val="00372545"/>
    <w:rsid w:val="003727A3"/>
    <w:rsid w:val="00372AE3"/>
    <w:rsid w:val="00372AEA"/>
    <w:rsid w:val="003731B1"/>
    <w:rsid w:val="003733BB"/>
    <w:rsid w:val="003735F2"/>
    <w:rsid w:val="003736D4"/>
    <w:rsid w:val="00374D91"/>
    <w:rsid w:val="00375058"/>
    <w:rsid w:val="0037513C"/>
    <w:rsid w:val="00375E34"/>
    <w:rsid w:val="00376576"/>
    <w:rsid w:val="0037732F"/>
    <w:rsid w:val="00377B48"/>
    <w:rsid w:val="00377E2F"/>
    <w:rsid w:val="0038088E"/>
    <w:rsid w:val="0038095C"/>
    <w:rsid w:val="00380C32"/>
    <w:rsid w:val="003810A5"/>
    <w:rsid w:val="003822BD"/>
    <w:rsid w:val="00382D69"/>
    <w:rsid w:val="003832FB"/>
    <w:rsid w:val="00383B7E"/>
    <w:rsid w:val="00383EAF"/>
    <w:rsid w:val="00384805"/>
    <w:rsid w:val="0038485B"/>
    <w:rsid w:val="00384BE0"/>
    <w:rsid w:val="00384FBF"/>
    <w:rsid w:val="003852CA"/>
    <w:rsid w:val="00385669"/>
    <w:rsid w:val="00385A5A"/>
    <w:rsid w:val="00385D5C"/>
    <w:rsid w:val="00385D5D"/>
    <w:rsid w:val="003866E8"/>
    <w:rsid w:val="00386BDE"/>
    <w:rsid w:val="0038710B"/>
    <w:rsid w:val="003878B1"/>
    <w:rsid w:val="00387D9C"/>
    <w:rsid w:val="00387FA8"/>
    <w:rsid w:val="0039014E"/>
    <w:rsid w:val="00390B25"/>
    <w:rsid w:val="003912C8"/>
    <w:rsid w:val="00391FC6"/>
    <w:rsid w:val="00393091"/>
    <w:rsid w:val="003930F7"/>
    <w:rsid w:val="00393254"/>
    <w:rsid w:val="00393347"/>
    <w:rsid w:val="0039393F"/>
    <w:rsid w:val="0039419B"/>
    <w:rsid w:val="0039424E"/>
    <w:rsid w:val="0039481A"/>
    <w:rsid w:val="003948F6"/>
    <w:rsid w:val="00394F3D"/>
    <w:rsid w:val="00395522"/>
    <w:rsid w:val="00395DCB"/>
    <w:rsid w:val="00396199"/>
    <w:rsid w:val="00396C8E"/>
    <w:rsid w:val="0039720B"/>
    <w:rsid w:val="003A00E3"/>
    <w:rsid w:val="003A020E"/>
    <w:rsid w:val="003A083B"/>
    <w:rsid w:val="003A0A32"/>
    <w:rsid w:val="003A0AB8"/>
    <w:rsid w:val="003A1373"/>
    <w:rsid w:val="003A16A1"/>
    <w:rsid w:val="003A1848"/>
    <w:rsid w:val="003A18E8"/>
    <w:rsid w:val="003A2951"/>
    <w:rsid w:val="003A2B78"/>
    <w:rsid w:val="003A2E9D"/>
    <w:rsid w:val="003A31D1"/>
    <w:rsid w:val="003A333F"/>
    <w:rsid w:val="003A3452"/>
    <w:rsid w:val="003A3478"/>
    <w:rsid w:val="003A367C"/>
    <w:rsid w:val="003A4028"/>
    <w:rsid w:val="003A4B84"/>
    <w:rsid w:val="003A506A"/>
    <w:rsid w:val="003A514D"/>
    <w:rsid w:val="003A66DA"/>
    <w:rsid w:val="003A6987"/>
    <w:rsid w:val="003A69C2"/>
    <w:rsid w:val="003A73D8"/>
    <w:rsid w:val="003A77E2"/>
    <w:rsid w:val="003A791B"/>
    <w:rsid w:val="003B0A1A"/>
    <w:rsid w:val="003B1223"/>
    <w:rsid w:val="003B1665"/>
    <w:rsid w:val="003B1995"/>
    <w:rsid w:val="003B1CA7"/>
    <w:rsid w:val="003B2213"/>
    <w:rsid w:val="003B230C"/>
    <w:rsid w:val="003B2839"/>
    <w:rsid w:val="003B29BC"/>
    <w:rsid w:val="003B2BBD"/>
    <w:rsid w:val="003B2C13"/>
    <w:rsid w:val="003B2C25"/>
    <w:rsid w:val="003B3231"/>
    <w:rsid w:val="003B3EA4"/>
    <w:rsid w:val="003B4265"/>
    <w:rsid w:val="003B43D8"/>
    <w:rsid w:val="003B4CD7"/>
    <w:rsid w:val="003B5C26"/>
    <w:rsid w:val="003B6375"/>
    <w:rsid w:val="003B722F"/>
    <w:rsid w:val="003B725F"/>
    <w:rsid w:val="003B72CB"/>
    <w:rsid w:val="003B74E0"/>
    <w:rsid w:val="003B79DD"/>
    <w:rsid w:val="003B7D55"/>
    <w:rsid w:val="003C016C"/>
    <w:rsid w:val="003C0600"/>
    <w:rsid w:val="003C0B10"/>
    <w:rsid w:val="003C0BDC"/>
    <w:rsid w:val="003C0D17"/>
    <w:rsid w:val="003C0D20"/>
    <w:rsid w:val="003C11A5"/>
    <w:rsid w:val="003C15F3"/>
    <w:rsid w:val="003C1700"/>
    <w:rsid w:val="003C1827"/>
    <w:rsid w:val="003C22CA"/>
    <w:rsid w:val="003C2428"/>
    <w:rsid w:val="003C390F"/>
    <w:rsid w:val="003C473D"/>
    <w:rsid w:val="003C4D1B"/>
    <w:rsid w:val="003C51AE"/>
    <w:rsid w:val="003C56F7"/>
    <w:rsid w:val="003C5BA0"/>
    <w:rsid w:val="003C608E"/>
    <w:rsid w:val="003C6D5E"/>
    <w:rsid w:val="003C6F55"/>
    <w:rsid w:val="003C737F"/>
    <w:rsid w:val="003C7412"/>
    <w:rsid w:val="003C75A4"/>
    <w:rsid w:val="003C7B5B"/>
    <w:rsid w:val="003C7EA4"/>
    <w:rsid w:val="003D18F0"/>
    <w:rsid w:val="003D19B5"/>
    <w:rsid w:val="003D1CAE"/>
    <w:rsid w:val="003D1D71"/>
    <w:rsid w:val="003D2419"/>
    <w:rsid w:val="003D28A8"/>
    <w:rsid w:val="003D2F7D"/>
    <w:rsid w:val="003D3109"/>
    <w:rsid w:val="003D3725"/>
    <w:rsid w:val="003D3757"/>
    <w:rsid w:val="003D3AA6"/>
    <w:rsid w:val="003D3AA8"/>
    <w:rsid w:val="003D3B56"/>
    <w:rsid w:val="003D3BD0"/>
    <w:rsid w:val="003D5185"/>
    <w:rsid w:val="003D5323"/>
    <w:rsid w:val="003D5362"/>
    <w:rsid w:val="003D5AFB"/>
    <w:rsid w:val="003D609F"/>
    <w:rsid w:val="003D62FD"/>
    <w:rsid w:val="003D6F2C"/>
    <w:rsid w:val="003D76CF"/>
    <w:rsid w:val="003D77C6"/>
    <w:rsid w:val="003D7C10"/>
    <w:rsid w:val="003D7D56"/>
    <w:rsid w:val="003D7F08"/>
    <w:rsid w:val="003E0496"/>
    <w:rsid w:val="003E04EC"/>
    <w:rsid w:val="003E0BCB"/>
    <w:rsid w:val="003E0FB9"/>
    <w:rsid w:val="003E124D"/>
    <w:rsid w:val="003E1764"/>
    <w:rsid w:val="003E2780"/>
    <w:rsid w:val="003E2E08"/>
    <w:rsid w:val="003E308A"/>
    <w:rsid w:val="003E31F3"/>
    <w:rsid w:val="003E3E15"/>
    <w:rsid w:val="003E3ED2"/>
    <w:rsid w:val="003E3F42"/>
    <w:rsid w:val="003E3FD5"/>
    <w:rsid w:val="003E402C"/>
    <w:rsid w:val="003E4D6D"/>
    <w:rsid w:val="003E5479"/>
    <w:rsid w:val="003E5A27"/>
    <w:rsid w:val="003E5B7F"/>
    <w:rsid w:val="003E7328"/>
    <w:rsid w:val="003E78BD"/>
    <w:rsid w:val="003F0E9A"/>
    <w:rsid w:val="003F116A"/>
    <w:rsid w:val="003F1268"/>
    <w:rsid w:val="003F1F02"/>
    <w:rsid w:val="003F2474"/>
    <w:rsid w:val="003F284E"/>
    <w:rsid w:val="003F3B32"/>
    <w:rsid w:val="003F4216"/>
    <w:rsid w:val="003F4679"/>
    <w:rsid w:val="003F4751"/>
    <w:rsid w:val="003F5251"/>
    <w:rsid w:val="003F6C21"/>
    <w:rsid w:val="003F6E5C"/>
    <w:rsid w:val="003F7866"/>
    <w:rsid w:val="003F7BF2"/>
    <w:rsid w:val="0040023F"/>
    <w:rsid w:val="0040035E"/>
    <w:rsid w:val="004005E7"/>
    <w:rsid w:val="00400B7C"/>
    <w:rsid w:val="00400D31"/>
    <w:rsid w:val="004012F7"/>
    <w:rsid w:val="0040146D"/>
    <w:rsid w:val="004017C5"/>
    <w:rsid w:val="00401FD8"/>
    <w:rsid w:val="00402808"/>
    <w:rsid w:val="0040286C"/>
    <w:rsid w:val="00402933"/>
    <w:rsid w:val="00402F2A"/>
    <w:rsid w:val="00402F47"/>
    <w:rsid w:val="004030DB"/>
    <w:rsid w:val="00403BD3"/>
    <w:rsid w:val="004047C3"/>
    <w:rsid w:val="0040505A"/>
    <w:rsid w:val="0040551D"/>
    <w:rsid w:val="00405565"/>
    <w:rsid w:val="00405DCC"/>
    <w:rsid w:val="00405FD6"/>
    <w:rsid w:val="00406010"/>
    <w:rsid w:val="004066A9"/>
    <w:rsid w:val="004069F0"/>
    <w:rsid w:val="00406D80"/>
    <w:rsid w:val="00406D87"/>
    <w:rsid w:val="00406E8D"/>
    <w:rsid w:val="004074AF"/>
    <w:rsid w:val="004079DB"/>
    <w:rsid w:val="00410028"/>
    <w:rsid w:val="00410086"/>
    <w:rsid w:val="0041079A"/>
    <w:rsid w:val="00410D41"/>
    <w:rsid w:val="00411309"/>
    <w:rsid w:val="004114FC"/>
    <w:rsid w:val="00411C71"/>
    <w:rsid w:val="00412621"/>
    <w:rsid w:val="00412CE8"/>
    <w:rsid w:val="004135B4"/>
    <w:rsid w:val="00413777"/>
    <w:rsid w:val="004137C2"/>
    <w:rsid w:val="00413DE0"/>
    <w:rsid w:val="00413F94"/>
    <w:rsid w:val="00413F98"/>
    <w:rsid w:val="0041402F"/>
    <w:rsid w:val="004144E2"/>
    <w:rsid w:val="00414644"/>
    <w:rsid w:val="00414D02"/>
    <w:rsid w:val="00414D25"/>
    <w:rsid w:val="00414F0D"/>
    <w:rsid w:val="00414F2E"/>
    <w:rsid w:val="00415C14"/>
    <w:rsid w:val="00415C3D"/>
    <w:rsid w:val="00416852"/>
    <w:rsid w:val="00416EEA"/>
    <w:rsid w:val="00417250"/>
    <w:rsid w:val="00417806"/>
    <w:rsid w:val="00417A58"/>
    <w:rsid w:val="00420B6E"/>
    <w:rsid w:val="0042118E"/>
    <w:rsid w:val="0042136F"/>
    <w:rsid w:val="00421B0C"/>
    <w:rsid w:val="00421D8C"/>
    <w:rsid w:val="00421DA3"/>
    <w:rsid w:val="00422238"/>
    <w:rsid w:val="00422595"/>
    <w:rsid w:val="004225E9"/>
    <w:rsid w:val="00422C0A"/>
    <w:rsid w:val="00423790"/>
    <w:rsid w:val="00423B97"/>
    <w:rsid w:val="00424022"/>
    <w:rsid w:val="00424088"/>
    <w:rsid w:val="00424458"/>
    <w:rsid w:val="004247AF"/>
    <w:rsid w:val="00424CCE"/>
    <w:rsid w:val="00425982"/>
    <w:rsid w:val="004259ED"/>
    <w:rsid w:val="00425DB4"/>
    <w:rsid w:val="0042647E"/>
    <w:rsid w:val="00426716"/>
    <w:rsid w:val="00426FFE"/>
    <w:rsid w:val="004270B7"/>
    <w:rsid w:val="00427CA4"/>
    <w:rsid w:val="00430D88"/>
    <w:rsid w:val="00430DFA"/>
    <w:rsid w:val="004313BC"/>
    <w:rsid w:val="004313F5"/>
    <w:rsid w:val="00431442"/>
    <w:rsid w:val="004316EC"/>
    <w:rsid w:val="00431819"/>
    <w:rsid w:val="00431C3D"/>
    <w:rsid w:val="00431E62"/>
    <w:rsid w:val="00431F5B"/>
    <w:rsid w:val="0043214E"/>
    <w:rsid w:val="0043243E"/>
    <w:rsid w:val="004326AE"/>
    <w:rsid w:val="0043275D"/>
    <w:rsid w:val="0043376B"/>
    <w:rsid w:val="00433D71"/>
    <w:rsid w:val="00434B9E"/>
    <w:rsid w:val="00434D60"/>
    <w:rsid w:val="0043500A"/>
    <w:rsid w:val="00435B37"/>
    <w:rsid w:val="00435B69"/>
    <w:rsid w:val="00436D9E"/>
    <w:rsid w:val="00437059"/>
    <w:rsid w:val="004377AE"/>
    <w:rsid w:val="00440189"/>
    <w:rsid w:val="00440F9E"/>
    <w:rsid w:val="00441425"/>
    <w:rsid w:val="004419D4"/>
    <w:rsid w:val="00441BF7"/>
    <w:rsid w:val="004420CB"/>
    <w:rsid w:val="00442809"/>
    <w:rsid w:val="004428E3"/>
    <w:rsid w:val="00442BCA"/>
    <w:rsid w:val="00442C9E"/>
    <w:rsid w:val="00442E95"/>
    <w:rsid w:val="00443216"/>
    <w:rsid w:val="00443363"/>
    <w:rsid w:val="0044345F"/>
    <w:rsid w:val="00443747"/>
    <w:rsid w:val="00443C8A"/>
    <w:rsid w:val="00443E61"/>
    <w:rsid w:val="00444401"/>
    <w:rsid w:val="004444AB"/>
    <w:rsid w:val="00444829"/>
    <w:rsid w:val="00444A17"/>
    <w:rsid w:val="00444FED"/>
    <w:rsid w:val="004452FA"/>
    <w:rsid w:val="00445536"/>
    <w:rsid w:val="00445634"/>
    <w:rsid w:val="00446243"/>
    <w:rsid w:val="004464CA"/>
    <w:rsid w:val="00446568"/>
    <w:rsid w:val="004469FB"/>
    <w:rsid w:val="00446E74"/>
    <w:rsid w:val="004470C3"/>
    <w:rsid w:val="00447285"/>
    <w:rsid w:val="00450884"/>
    <w:rsid w:val="00450C52"/>
    <w:rsid w:val="00451282"/>
    <w:rsid w:val="004514C1"/>
    <w:rsid w:val="00451A1E"/>
    <w:rsid w:val="00451C69"/>
    <w:rsid w:val="004523BE"/>
    <w:rsid w:val="004528F8"/>
    <w:rsid w:val="00453922"/>
    <w:rsid w:val="00454198"/>
    <w:rsid w:val="0045469B"/>
    <w:rsid w:val="004546ED"/>
    <w:rsid w:val="00454F05"/>
    <w:rsid w:val="0045509F"/>
    <w:rsid w:val="00455956"/>
    <w:rsid w:val="00456B94"/>
    <w:rsid w:val="004571B9"/>
    <w:rsid w:val="00457C97"/>
    <w:rsid w:val="00460FD0"/>
    <w:rsid w:val="0046149F"/>
    <w:rsid w:val="00461560"/>
    <w:rsid w:val="00461587"/>
    <w:rsid w:val="004618C2"/>
    <w:rsid w:val="004626C8"/>
    <w:rsid w:val="0046296E"/>
    <w:rsid w:val="00462ABD"/>
    <w:rsid w:val="00463438"/>
    <w:rsid w:val="00463CF0"/>
    <w:rsid w:val="00463D62"/>
    <w:rsid w:val="004641ED"/>
    <w:rsid w:val="00464382"/>
    <w:rsid w:val="004648D8"/>
    <w:rsid w:val="00464A78"/>
    <w:rsid w:val="00464AB5"/>
    <w:rsid w:val="00464F1A"/>
    <w:rsid w:val="004654F4"/>
    <w:rsid w:val="00465CB6"/>
    <w:rsid w:val="004660DA"/>
    <w:rsid w:val="0046637B"/>
    <w:rsid w:val="004664BB"/>
    <w:rsid w:val="0046714D"/>
    <w:rsid w:val="00467FF6"/>
    <w:rsid w:val="004707F6"/>
    <w:rsid w:val="00470BAE"/>
    <w:rsid w:val="004711A5"/>
    <w:rsid w:val="00472045"/>
    <w:rsid w:val="004721A6"/>
    <w:rsid w:val="00472756"/>
    <w:rsid w:val="00472897"/>
    <w:rsid w:val="00472D4F"/>
    <w:rsid w:val="00472EE0"/>
    <w:rsid w:val="00473AD0"/>
    <w:rsid w:val="0047470B"/>
    <w:rsid w:val="00474898"/>
    <w:rsid w:val="00474D3F"/>
    <w:rsid w:val="004751CB"/>
    <w:rsid w:val="00475F26"/>
    <w:rsid w:val="004764E3"/>
    <w:rsid w:val="0047665D"/>
    <w:rsid w:val="00476D2F"/>
    <w:rsid w:val="00477829"/>
    <w:rsid w:val="00477AE3"/>
    <w:rsid w:val="00477C73"/>
    <w:rsid w:val="00477F1C"/>
    <w:rsid w:val="00477F44"/>
    <w:rsid w:val="004804A0"/>
    <w:rsid w:val="00480983"/>
    <w:rsid w:val="004809E1"/>
    <w:rsid w:val="00480BE0"/>
    <w:rsid w:val="00481007"/>
    <w:rsid w:val="0048141C"/>
    <w:rsid w:val="0048248C"/>
    <w:rsid w:val="00483266"/>
    <w:rsid w:val="004839EE"/>
    <w:rsid w:val="004842BF"/>
    <w:rsid w:val="00484595"/>
    <w:rsid w:val="004845AC"/>
    <w:rsid w:val="00484A1D"/>
    <w:rsid w:val="00484D1B"/>
    <w:rsid w:val="00484F4D"/>
    <w:rsid w:val="00485333"/>
    <w:rsid w:val="0048550C"/>
    <w:rsid w:val="0048557C"/>
    <w:rsid w:val="00485859"/>
    <w:rsid w:val="00485D6D"/>
    <w:rsid w:val="00485E9A"/>
    <w:rsid w:val="004864A2"/>
    <w:rsid w:val="004866F1"/>
    <w:rsid w:val="004870A2"/>
    <w:rsid w:val="0048730A"/>
    <w:rsid w:val="00487A96"/>
    <w:rsid w:val="00490F70"/>
    <w:rsid w:val="004916C9"/>
    <w:rsid w:val="00491FFE"/>
    <w:rsid w:val="00492A9B"/>
    <w:rsid w:val="00492AB0"/>
    <w:rsid w:val="004933DA"/>
    <w:rsid w:val="00493617"/>
    <w:rsid w:val="00493F85"/>
    <w:rsid w:val="00494351"/>
    <w:rsid w:val="0049481A"/>
    <w:rsid w:val="00494B72"/>
    <w:rsid w:val="00494E13"/>
    <w:rsid w:val="004950EA"/>
    <w:rsid w:val="00495BEC"/>
    <w:rsid w:val="00496128"/>
    <w:rsid w:val="004963EF"/>
    <w:rsid w:val="00496821"/>
    <w:rsid w:val="004972A1"/>
    <w:rsid w:val="00497549"/>
    <w:rsid w:val="0049758E"/>
    <w:rsid w:val="004979CD"/>
    <w:rsid w:val="00497CE9"/>
    <w:rsid w:val="00497EFC"/>
    <w:rsid w:val="004A0572"/>
    <w:rsid w:val="004A0A12"/>
    <w:rsid w:val="004A15CB"/>
    <w:rsid w:val="004A166B"/>
    <w:rsid w:val="004A1895"/>
    <w:rsid w:val="004A1AAB"/>
    <w:rsid w:val="004A1F92"/>
    <w:rsid w:val="004A2168"/>
    <w:rsid w:val="004A21B1"/>
    <w:rsid w:val="004A239D"/>
    <w:rsid w:val="004A2654"/>
    <w:rsid w:val="004A3046"/>
    <w:rsid w:val="004A308A"/>
    <w:rsid w:val="004A34B6"/>
    <w:rsid w:val="004A3E2F"/>
    <w:rsid w:val="004A461D"/>
    <w:rsid w:val="004A5251"/>
    <w:rsid w:val="004A5C75"/>
    <w:rsid w:val="004A6A6C"/>
    <w:rsid w:val="004A6DA2"/>
    <w:rsid w:val="004A6FF1"/>
    <w:rsid w:val="004A7E98"/>
    <w:rsid w:val="004B053F"/>
    <w:rsid w:val="004B0BDC"/>
    <w:rsid w:val="004B1328"/>
    <w:rsid w:val="004B1754"/>
    <w:rsid w:val="004B1E5D"/>
    <w:rsid w:val="004B399C"/>
    <w:rsid w:val="004B3FF5"/>
    <w:rsid w:val="004B4121"/>
    <w:rsid w:val="004B424A"/>
    <w:rsid w:val="004B45A0"/>
    <w:rsid w:val="004B47E7"/>
    <w:rsid w:val="004B4BB0"/>
    <w:rsid w:val="004B4BF8"/>
    <w:rsid w:val="004B4DB4"/>
    <w:rsid w:val="004B5107"/>
    <w:rsid w:val="004B5114"/>
    <w:rsid w:val="004B587C"/>
    <w:rsid w:val="004B5C1E"/>
    <w:rsid w:val="004B6135"/>
    <w:rsid w:val="004B631B"/>
    <w:rsid w:val="004B64A4"/>
    <w:rsid w:val="004B67AC"/>
    <w:rsid w:val="004B6AA9"/>
    <w:rsid w:val="004B6FAA"/>
    <w:rsid w:val="004B70ED"/>
    <w:rsid w:val="004B73DE"/>
    <w:rsid w:val="004B7B44"/>
    <w:rsid w:val="004C02AB"/>
    <w:rsid w:val="004C0616"/>
    <w:rsid w:val="004C0711"/>
    <w:rsid w:val="004C0B30"/>
    <w:rsid w:val="004C0D52"/>
    <w:rsid w:val="004C13FB"/>
    <w:rsid w:val="004C1424"/>
    <w:rsid w:val="004C1E15"/>
    <w:rsid w:val="004C1E88"/>
    <w:rsid w:val="004C216F"/>
    <w:rsid w:val="004C28A2"/>
    <w:rsid w:val="004C2B36"/>
    <w:rsid w:val="004C2BEA"/>
    <w:rsid w:val="004C36C1"/>
    <w:rsid w:val="004C38EE"/>
    <w:rsid w:val="004C3BCD"/>
    <w:rsid w:val="004C4CCA"/>
    <w:rsid w:val="004C50E4"/>
    <w:rsid w:val="004C53A6"/>
    <w:rsid w:val="004C6934"/>
    <w:rsid w:val="004C6DED"/>
    <w:rsid w:val="004C72C8"/>
    <w:rsid w:val="004C73F7"/>
    <w:rsid w:val="004C756F"/>
    <w:rsid w:val="004C7A34"/>
    <w:rsid w:val="004C7CE0"/>
    <w:rsid w:val="004C7FED"/>
    <w:rsid w:val="004D0292"/>
    <w:rsid w:val="004D0AA1"/>
    <w:rsid w:val="004D0D77"/>
    <w:rsid w:val="004D1270"/>
    <w:rsid w:val="004D130D"/>
    <w:rsid w:val="004D14DC"/>
    <w:rsid w:val="004D2809"/>
    <w:rsid w:val="004D2CD9"/>
    <w:rsid w:val="004D2EF5"/>
    <w:rsid w:val="004D2F51"/>
    <w:rsid w:val="004D316E"/>
    <w:rsid w:val="004D3696"/>
    <w:rsid w:val="004D3A87"/>
    <w:rsid w:val="004D3E7F"/>
    <w:rsid w:val="004D3F64"/>
    <w:rsid w:val="004D41C6"/>
    <w:rsid w:val="004D4F62"/>
    <w:rsid w:val="004D6AA8"/>
    <w:rsid w:val="004D7063"/>
    <w:rsid w:val="004D73A3"/>
    <w:rsid w:val="004DF4F9"/>
    <w:rsid w:val="004E04CC"/>
    <w:rsid w:val="004E0C00"/>
    <w:rsid w:val="004E1627"/>
    <w:rsid w:val="004E1DD5"/>
    <w:rsid w:val="004E2117"/>
    <w:rsid w:val="004E25F8"/>
    <w:rsid w:val="004E28BE"/>
    <w:rsid w:val="004E2A01"/>
    <w:rsid w:val="004E2F59"/>
    <w:rsid w:val="004E2F66"/>
    <w:rsid w:val="004E3003"/>
    <w:rsid w:val="004E30F2"/>
    <w:rsid w:val="004E3A9D"/>
    <w:rsid w:val="004E3AE2"/>
    <w:rsid w:val="004E3E71"/>
    <w:rsid w:val="004E3FA0"/>
    <w:rsid w:val="004E4375"/>
    <w:rsid w:val="004E4BCF"/>
    <w:rsid w:val="004E4E99"/>
    <w:rsid w:val="004E4FC8"/>
    <w:rsid w:val="004E53A3"/>
    <w:rsid w:val="004E5A5F"/>
    <w:rsid w:val="004E69C9"/>
    <w:rsid w:val="004E6EAC"/>
    <w:rsid w:val="004E6F86"/>
    <w:rsid w:val="004E74AB"/>
    <w:rsid w:val="004E7E15"/>
    <w:rsid w:val="004F0D0D"/>
    <w:rsid w:val="004F0EC8"/>
    <w:rsid w:val="004F1097"/>
    <w:rsid w:val="004F1790"/>
    <w:rsid w:val="004F1C9E"/>
    <w:rsid w:val="004F1F0F"/>
    <w:rsid w:val="004F2344"/>
    <w:rsid w:val="004F30A9"/>
    <w:rsid w:val="004F3648"/>
    <w:rsid w:val="004F3768"/>
    <w:rsid w:val="004F3D5D"/>
    <w:rsid w:val="004F3EAA"/>
    <w:rsid w:val="004F3F8C"/>
    <w:rsid w:val="004F41F8"/>
    <w:rsid w:val="004F451E"/>
    <w:rsid w:val="004F486C"/>
    <w:rsid w:val="004F4D2E"/>
    <w:rsid w:val="004F5181"/>
    <w:rsid w:val="004F53F6"/>
    <w:rsid w:val="004F5526"/>
    <w:rsid w:val="004F5799"/>
    <w:rsid w:val="004F6F97"/>
    <w:rsid w:val="004F72EF"/>
    <w:rsid w:val="004F7A3E"/>
    <w:rsid w:val="005004D6"/>
    <w:rsid w:val="005005C3"/>
    <w:rsid w:val="0050117B"/>
    <w:rsid w:val="0050145B"/>
    <w:rsid w:val="005016C7"/>
    <w:rsid w:val="00501E1D"/>
    <w:rsid w:val="005029CB"/>
    <w:rsid w:val="00502A4C"/>
    <w:rsid w:val="00502D16"/>
    <w:rsid w:val="0050341D"/>
    <w:rsid w:val="00503846"/>
    <w:rsid w:val="00503A54"/>
    <w:rsid w:val="00503CE1"/>
    <w:rsid w:val="00504EFA"/>
    <w:rsid w:val="00504F67"/>
    <w:rsid w:val="005055DC"/>
    <w:rsid w:val="00505B09"/>
    <w:rsid w:val="00505E9B"/>
    <w:rsid w:val="00506212"/>
    <w:rsid w:val="00506391"/>
    <w:rsid w:val="00507B23"/>
    <w:rsid w:val="00510209"/>
    <w:rsid w:val="0051038F"/>
    <w:rsid w:val="005105DA"/>
    <w:rsid w:val="005108F0"/>
    <w:rsid w:val="00511097"/>
    <w:rsid w:val="0051156C"/>
    <w:rsid w:val="00511766"/>
    <w:rsid w:val="00511A68"/>
    <w:rsid w:val="00511E1B"/>
    <w:rsid w:val="00512081"/>
    <w:rsid w:val="005134CF"/>
    <w:rsid w:val="00513520"/>
    <w:rsid w:val="0051353E"/>
    <w:rsid w:val="00513633"/>
    <w:rsid w:val="005136BD"/>
    <w:rsid w:val="00513CA8"/>
    <w:rsid w:val="00513D14"/>
    <w:rsid w:val="00514504"/>
    <w:rsid w:val="00514C0F"/>
    <w:rsid w:val="00514D14"/>
    <w:rsid w:val="00514E9A"/>
    <w:rsid w:val="0051524D"/>
    <w:rsid w:val="00515A67"/>
    <w:rsid w:val="00515AB6"/>
    <w:rsid w:val="00516101"/>
    <w:rsid w:val="005162CE"/>
    <w:rsid w:val="005165F3"/>
    <w:rsid w:val="00516934"/>
    <w:rsid w:val="00516CA4"/>
    <w:rsid w:val="00520140"/>
    <w:rsid w:val="00520C9F"/>
    <w:rsid w:val="00520D63"/>
    <w:rsid w:val="00520E01"/>
    <w:rsid w:val="00521066"/>
    <w:rsid w:val="005212E2"/>
    <w:rsid w:val="00521490"/>
    <w:rsid w:val="00521619"/>
    <w:rsid w:val="005220BE"/>
    <w:rsid w:val="00522281"/>
    <w:rsid w:val="00522D61"/>
    <w:rsid w:val="00523147"/>
    <w:rsid w:val="00523C4E"/>
    <w:rsid w:val="00524C98"/>
    <w:rsid w:val="00524D22"/>
    <w:rsid w:val="0052524A"/>
    <w:rsid w:val="005252E8"/>
    <w:rsid w:val="00525387"/>
    <w:rsid w:val="00525E44"/>
    <w:rsid w:val="005274EC"/>
    <w:rsid w:val="00527DD4"/>
    <w:rsid w:val="00530584"/>
    <w:rsid w:val="005305E7"/>
    <w:rsid w:val="005310F9"/>
    <w:rsid w:val="00531328"/>
    <w:rsid w:val="00531961"/>
    <w:rsid w:val="00531C8D"/>
    <w:rsid w:val="00531D36"/>
    <w:rsid w:val="00532106"/>
    <w:rsid w:val="005327DB"/>
    <w:rsid w:val="005327F1"/>
    <w:rsid w:val="00532DE8"/>
    <w:rsid w:val="00532F99"/>
    <w:rsid w:val="00533910"/>
    <w:rsid w:val="00533F56"/>
    <w:rsid w:val="00533FA0"/>
    <w:rsid w:val="005350DF"/>
    <w:rsid w:val="00535169"/>
    <w:rsid w:val="005353EF"/>
    <w:rsid w:val="00535913"/>
    <w:rsid w:val="00535C36"/>
    <w:rsid w:val="00535D5D"/>
    <w:rsid w:val="0053654F"/>
    <w:rsid w:val="00536CC8"/>
    <w:rsid w:val="005371AE"/>
    <w:rsid w:val="005376A5"/>
    <w:rsid w:val="00537BDB"/>
    <w:rsid w:val="005405D3"/>
    <w:rsid w:val="005408C0"/>
    <w:rsid w:val="005409AD"/>
    <w:rsid w:val="00540A75"/>
    <w:rsid w:val="00540A7C"/>
    <w:rsid w:val="00540AA8"/>
    <w:rsid w:val="0054130D"/>
    <w:rsid w:val="00541665"/>
    <w:rsid w:val="00541AB7"/>
    <w:rsid w:val="00541BA2"/>
    <w:rsid w:val="00541C3D"/>
    <w:rsid w:val="00542A41"/>
    <w:rsid w:val="00542BE6"/>
    <w:rsid w:val="00542CD6"/>
    <w:rsid w:val="0054314E"/>
    <w:rsid w:val="005445DE"/>
    <w:rsid w:val="005446CB"/>
    <w:rsid w:val="0054534A"/>
    <w:rsid w:val="00545BFC"/>
    <w:rsid w:val="00545C48"/>
    <w:rsid w:val="00545D0F"/>
    <w:rsid w:val="005464FA"/>
    <w:rsid w:val="00546E56"/>
    <w:rsid w:val="005472C5"/>
    <w:rsid w:val="00547D85"/>
    <w:rsid w:val="00550708"/>
    <w:rsid w:val="00550993"/>
    <w:rsid w:val="00550F13"/>
    <w:rsid w:val="00551572"/>
    <w:rsid w:val="0055191C"/>
    <w:rsid w:val="005520A9"/>
    <w:rsid w:val="00552403"/>
    <w:rsid w:val="005526BF"/>
    <w:rsid w:val="005527EB"/>
    <w:rsid w:val="005532A3"/>
    <w:rsid w:val="00554E45"/>
    <w:rsid w:val="0055612C"/>
    <w:rsid w:val="005569E0"/>
    <w:rsid w:val="00556F3E"/>
    <w:rsid w:val="005573CC"/>
    <w:rsid w:val="005601A8"/>
    <w:rsid w:val="0056022B"/>
    <w:rsid w:val="0056045C"/>
    <w:rsid w:val="005611F9"/>
    <w:rsid w:val="00561808"/>
    <w:rsid w:val="00561C2C"/>
    <w:rsid w:val="00561E2C"/>
    <w:rsid w:val="00562931"/>
    <w:rsid w:val="005632EC"/>
    <w:rsid w:val="005639DD"/>
    <w:rsid w:val="00563BCF"/>
    <w:rsid w:val="00563C1A"/>
    <w:rsid w:val="00563E5E"/>
    <w:rsid w:val="005650DB"/>
    <w:rsid w:val="0056566D"/>
    <w:rsid w:val="005658F5"/>
    <w:rsid w:val="00565D16"/>
    <w:rsid w:val="00565D53"/>
    <w:rsid w:val="0056627F"/>
    <w:rsid w:val="00566A49"/>
    <w:rsid w:val="00566CEF"/>
    <w:rsid w:val="00566DC2"/>
    <w:rsid w:val="00567203"/>
    <w:rsid w:val="00567A85"/>
    <w:rsid w:val="005703B3"/>
    <w:rsid w:val="005705FA"/>
    <w:rsid w:val="00571D12"/>
    <w:rsid w:val="00571EFA"/>
    <w:rsid w:val="00572AE1"/>
    <w:rsid w:val="00572BA4"/>
    <w:rsid w:val="005733C8"/>
    <w:rsid w:val="00573461"/>
    <w:rsid w:val="00573B4F"/>
    <w:rsid w:val="00573F33"/>
    <w:rsid w:val="005740A5"/>
    <w:rsid w:val="00574122"/>
    <w:rsid w:val="005741B7"/>
    <w:rsid w:val="005745A9"/>
    <w:rsid w:val="00574BD4"/>
    <w:rsid w:val="00574E17"/>
    <w:rsid w:val="00575304"/>
    <w:rsid w:val="00575C1B"/>
    <w:rsid w:val="005761BE"/>
    <w:rsid w:val="0057626E"/>
    <w:rsid w:val="00576EFD"/>
    <w:rsid w:val="0057706D"/>
    <w:rsid w:val="00577907"/>
    <w:rsid w:val="00577A9A"/>
    <w:rsid w:val="0058087E"/>
    <w:rsid w:val="0058139F"/>
    <w:rsid w:val="00581CF2"/>
    <w:rsid w:val="005820ED"/>
    <w:rsid w:val="005820FC"/>
    <w:rsid w:val="00582648"/>
    <w:rsid w:val="005828D7"/>
    <w:rsid w:val="00582B77"/>
    <w:rsid w:val="00582CCA"/>
    <w:rsid w:val="00582ED4"/>
    <w:rsid w:val="005834BA"/>
    <w:rsid w:val="005836B0"/>
    <w:rsid w:val="00583DA9"/>
    <w:rsid w:val="005844A9"/>
    <w:rsid w:val="00584603"/>
    <w:rsid w:val="00584756"/>
    <w:rsid w:val="00584B06"/>
    <w:rsid w:val="00584C67"/>
    <w:rsid w:val="005856E6"/>
    <w:rsid w:val="005856E7"/>
    <w:rsid w:val="00585893"/>
    <w:rsid w:val="00585A3B"/>
    <w:rsid w:val="00585C56"/>
    <w:rsid w:val="00586A8A"/>
    <w:rsid w:val="00586F00"/>
    <w:rsid w:val="00587098"/>
    <w:rsid w:val="0058741A"/>
    <w:rsid w:val="0058773D"/>
    <w:rsid w:val="00590554"/>
    <w:rsid w:val="005909DD"/>
    <w:rsid w:val="00591164"/>
    <w:rsid w:val="005916EB"/>
    <w:rsid w:val="0059259F"/>
    <w:rsid w:val="0059283A"/>
    <w:rsid w:val="00592951"/>
    <w:rsid w:val="0059304C"/>
    <w:rsid w:val="005938C4"/>
    <w:rsid w:val="00593A3F"/>
    <w:rsid w:val="00593B57"/>
    <w:rsid w:val="0059409E"/>
    <w:rsid w:val="005944D2"/>
    <w:rsid w:val="005945FD"/>
    <w:rsid w:val="0059497E"/>
    <w:rsid w:val="00594B51"/>
    <w:rsid w:val="00594D41"/>
    <w:rsid w:val="00595527"/>
    <w:rsid w:val="00595808"/>
    <w:rsid w:val="00596D47"/>
    <w:rsid w:val="00597D11"/>
    <w:rsid w:val="005A06E1"/>
    <w:rsid w:val="005A07C2"/>
    <w:rsid w:val="005A07CC"/>
    <w:rsid w:val="005A0D83"/>
    <w:rsid w:val="005A1B7C"/>
    <w:rsid w:val="005A1E25"/>
    <w:rsid w:val="005A2E12"/>
    <w:rsid w:val="005A33AC"/>
    <w:rsid w:val="005A36C3"/>
    <w:rsid w:val="005A382E"/>
    <w:rsid w:val="005A38AD"/>
    <w:rsid w:val="005A4688"/>
    <w:rsid w:val="005A4EB2"/>
    <w:rsid w:val="005A5241"/>
    <w:rsid w:val="005A52E8"/>
    <w:rsid w:val="005A5EB2"/>
    <w:rsid w:val="005A660C"/>
    <w:rsid w:val="005A6928"/>
    <w:rsid w:val="005A69CE"/>
    <w:rsid w:val="005A6B6A"/>
    <w:rsid w:val="005A7311"/>
    <w:rsid w:val="005A78DB"/>
    <w:rsid w:val="005A7AA5"/>
    <w:rsid w:val="005A7E61"/>
    <w:rsid w:val="005B03E9"/>
    <w:rsid w:val="005B0B65"/>
    <w:rsid w:val="005B107B"/>
    <w:rsid w:val="005B1121"/>
    <w:rsid w:val="005B14D7"/>
    <w:rsid w:val="005B1686"/>
    <w:rsid w:val="005B16D3"/>
    <w:rsid w:val="005B1845"/>
    <w:rsid w:val="005B223E"/>
    <w:rsid w:val="005B2B5C"/>
    <w:rsid w:val="005B2D91"/>
    <w:rsid w:val="005B35B8"/>
    <w:rsid w:val="005B37A8"/>
    <w:rsid w:val="005B3A52"/>
    <w:rsid w:val="005B4867"/>
    <w:rsid w:val="005B4C8A"/>
    <w:rsid w:val="005B502F"/>
    <w:rsid w:val="005B52B0"/>
    <w:rsid w:val="005B533F"/>
    <w:rsid w:val="005B5440"/>
    <w:rsid w:val="005B5865"/>
    <w:rsid w:val="005B5A4A"/>
    <w:rsid w:val="005B641B"/>
    <w:rsid w:val="005B692A"/>
    <w:rsid w:val="005B7037"/>
    <w:rsid w:val="005B70DD"/>
    <w:rsid w:val="005B714D"/>
    <w:rsid w:val="005B73C3"/>
    <w:rsid w:val="005C00B8"/>
    <w:rsid w:val="005C04C0"/>
    <w:rsid w:val="005C1419"/>
    <w:rsid w:val="005C2420"/>
    <w:rsid w:val="005C2579"/>
    <w:rsid w:val="005C28CF"/>
    <w:rsid w:val="005C3AEA"/>
    <w:rsid w:val="005C416D"/>
    <w:rsid w:val="005C4B92"/>
    <w:rsid w:val="005C50B5"/>
    <w:rsid w:val="005C5FB7"/>
    <w:rsid w:val="005C60A4"/>
    <w:rsid w:val="005C6583"/>
    <w:rsid w:val="005C6741"/>
    <w:rsid w:val="005C6CCD"/>
    <w:rsid w:val="005C74EB"/>
    <w:rsid w:val="005D010F"/>
    <w:rsid w:val="005D0159"/>
    <w:rsid w:val="005D0584"/>
    <w:rsid w:val="005D06B4"/>
    <w:rsid w:val="005D0CB0"/>
    <w:rsid w:val="005D11BB"/>
    <w:rsid w:val="005D1454"/>
    <w:rsid w:val="005D15E2"/>
    <w:rsid w:val="005D17F4"/>
    <w:rsid w:val="005D2A96"/>
    <w:rsid w:val="005D2C36"/>
    <w:rsid w:val="005D2CA5"/>
    <w:rsid w:val="005D3038"/>
    <w:rsid w:val="005D3E1F"/>
    <w:rsid w:val="005D4033"/>
    <w:rsid w:val="005D456F"/>
    <w:rsid w:val="005D505E"/>
    <w:rsid w:val="005D5EA3"/>
    <w:rsid w:val="005D60BA"/>
    <w:rsid w:val="005D663F"/>
    <w:rsid w:val="005D6871"/>
    <w:rsid w:val="005E0400"/>
    <w:rsid w:val="005E077D"/>
    <w:rsid w:val="005E083E"/>
    <w:rsid w:val="005E0E70"/>
    <w:rsid w:val="005E0F5E"/>
    <w:rsid w:val="005E17B7"/>
    <w:rsid w:val="005E2C47"/>
    <w:rsid w:val="005E2F8D"/>
    <w:rsid w:val="005E3267"/>
    <w:rsid w:val="005E3C61"/>
    <w:rsid w:val="005E4024"/>
    <w:rsid w:val="005E531C"/>
    <w:rsid w:val="005E53CA"/>
    <w:rsid w:val="005E57EC"/>
    <w:rsid w:val="005E7354"/>
    <w:rsid w:val="005E77A9"/>
    <w:rsid w:val="005E7874"/>
    <w:rsid w:val="005F0183"/>
    <w:rsid w:val="005F07AF"/>
    <w:rsid w:val="005F07D1"/>
    <w:rsid w:val="005F1C76"/>
    <w:rsid w:val="005F1F12"/>
    <w:rsid w:val="005F2401"/>
    <w:rsid w:val="005F269C"/>
    <w:rsid w:val="005F2D8B"/>
    <w:rsid w:val="005F30ED"/>
    <w:rsid w:val="005F3136"/>
    <w:rsid w:val="005F3641"/>
    <w:rsid w:val="005F385E"/>
    <w:rsid w:val="005F3D9D"/>
    <w:rsid w:val="005F46D5"/>
    <w:rsid w:val="005F48A8"/>
    <w:rsid w:val="005F490B"/>
    <w:rsid w:val="005F4DAD"/>
    <w:rsid w:val="005F4F55"/>
    <w:rsid w:val="005F58CA"/>
    <w:rsid w:val="005F5CD6"/>
    <w:rsid w:val="005F5EFD"/>
    <w:rsid w:val="005F6989"/>
    <w:rsid w:val="005F6C17"/>
    <w:rsid w:val="005F6C7B"/>
    <w:rsid w:val="005F6FF7"/>
    <w:rsid w:val="005F7220"/>
    <w:rsid w:val="005F7281"/>
    <w:rsid w:val="005F77E5"/>
    <w:rsid w:val="005F78BF"/>
    <w:rsid w:val="00600772"/>
    <w:rsid w:val="006009A6"/>
    <w:rsid w:val="00600DB8"/>
    <w:rsid w:val="00600EA4"/>
    <w:rsid w:val="0060109E"/>
    <w:rsid w:val="00602026"/>
    <w:rsid w:val="0060326E"/>
    <w:rsid w:val="006037FD"/>
    <w:rsid w:val="00603A7C"/>
    <w:rsid w:val="00603FC4"/>
    <w:rsid w:val="00604466"/>
    <w:rsid w:val="006047B2"/>
    <w:rsid w:val="006049A1"/>
    <w:rsid w:val="0060561C"/>
    <w:rsid w:val="006057D4"/>
    <w:rsid w:val="0060653C"/>
    <w:rsid w:val="006065CA"/>
    <w:rsid w:val="006077EC"/>
    <w:rsid w:val="006105B5"/>
    <w:rsid w:val="00610905"/>
    <w:rsid w:val="00610980"/>
    <w:rsid w:val="00610D61"/>
    <w:rsid w:val="00611094"/>
    <w:rsid w:val="0061133B"/>
    <w:rsid w:val="006119B4"/>
    <w:rsid w:val="006123B8"/>
    <w:rsid w:val="00612705"/>
    <w:rsid w:val="00612FA0"/>
    <w:rsid w:val="00613A7B"/>
    <w:rsid w:val="00613B1B"/>
    <w:rsid w:val="0061436F"/>
    <w:rsid w:val="00614824"/>
    <w:rsid w:val="00614DFA"/>
    <w:rsid w:val="00615433"/>
    <w:rsid w:val="006165CD"/>
    <w:rsid w:val="006167F0"/>
    <w:rsid w:val="00616B57"/>
    <w:rsid w:val="00616FD9"/>
    <w:rsid w:val="00617822"/>
    <w:rsid w:val="00617CFE"/>
    <w:rsid w:val="00620353"/>
    <w:rsid w:val="00620A1A"/>
    <w:rsid w:val="00621D24"/>
    <w:rsid w:val="006222AA"/>
    <w:rsid w:val="00622716"/>
    <w:rsid w:val="00622D18"/>
    <w:rsid w:val="00622D9F"/>
    <w:rsid w:val="00622E87"/>
    <w:rsid w:val="006230F7"/>
    <w:rsid w:val="006236BF"/>
    <w:rsid w:val="00623934"/>
    <w:rsid w:val="00624409"/>
    <w:rsid w:val="00624A96"/>
    <w:rsid w:val="0062511C"/>
    <w:rsid w:val="00625B7D"/>
    <w:rsid w:val="006260E7"/>
    <w:rsid w:val="00626191"/>
    <w:rsid w:val="006265B1"/>
    <w:rsid w:val="006269E0"/>
    <w:rsid w:val="00626BED"/>
    <w:rsid w:val="006275DE"/>
    <w:rsid w:val="00627E56"/>
    <w:rsid w:val="0063015B"/>
    <w:rsid w:val="00630320"/>
    <w:rsid w:val="00630458"/>
    <w:rsid w:val="006307B3"/>
    <w:rsid w:val="0063082B"/>
    <w:rsid w:val="00630962"/>
    <w:rsid w:val="00630A22"/>
    <w:rsid w:val="006311CF"/>
    <w:rsid w:val="00631267"/>
    <w:rsid w:val="00631C3E"/>
    <w:rsid w:val="00632286"/>
    <w:rsid w:val="0063271D"/>
    <w:rsid w:val="00634230"/>
    <w:rsid w:val="00634CCB"/>
    <w:rsid w:val="00634F99"/>
    <w:rsid w:val="00635930"/>
    <w:rsid w:val="00635968"/>
    <w:rsid w:val="00635B8C"/>
    <w:rsid w:val="00635C0B"/>
    <w:rsid w:val="00635C74"/>
    <w:rsid w:val="00636559"/>
    <w:rsid w:val="006368A3"/>
    <w:rsid w:val="006368D4"/>
    <w:rsid w:val="00636B1E"/>
    <w:rsid w:val="00636D06"/>
    <w:rsid w:val="006405A6"/>
    <w:rsid w:val="0064082E"/>
    <w:rsid w:val="00640B67"/>
    <w:rsid w:val="006410A7"/>
    <w:rsid w:val="006411BE"/>
    <w:rsid w:val="00641438"/>
    <w:rsid w:val="006430CC"/>
    <w:rsid w:val="00643840"/>
    <w:rsid w:val="006439D8"/>
    <w:rsid w:val="00643F5E"/>
    <w:rsid w:val="006446E2"/>
    <w:rsid w:val="0064499B"/>
    <w:rsid w:val="00644B59"/>
    <w:rsid w:val="00644F3C"/>
    <w:rsid w:val="00645CA1"/>
    <w:rsid w:val="00645EBC"/>
    <w:rsid w:val="00645FE6"/>
    <w:rsid w:val="00646451"/>
    <w:rsid w:val="00646A7D"/>
    <w:rsid w:val="00646CC0"/>
    <w:rsid w:val="006471CC"/>
    <w:rsid w:val="006473ED"/>
    <w:rsid w:val="00647404"/>
    <w:rsid w:val="00647CF4"/>
    <w:rsid w:val="006502E7"/>
    <w:rsid w:val="0065074D"/>
    <w:rsid w:val="0065078A"/>
    <w:rsid w:val="00650CCD"/>
    <w:rsid w:val="0065106B"/>
    <w:rsid w:val="0065137B"/>
    <w:rsid w:val="00651F06"/>
    <w:rsid w:val="00652200"/>
    <w:rsid w:val="00652555"/>
    <w:rsid w:val="00652B6C"/>
    <w:rsid w:val="00652BE7"/>
    <w:rsid w:val="00652C0B"/>
    <w:rsid w:val="00652C18"/>
    <w:rsid w:val="00652F41"/>
    <w:rsid w:val="006533D2"/>
    <w:rsid w:val="00654892"/>
    <w:rsid w:val="00654A7F"/>
    <w:rsid w:val="00654DDC"/>
    <w:rsid w:val="00655163"/>
    <w:rsid w:val="00655B8B"/>
    <w:rsid w:val="0065684D"/>
    <w:rsid w:val="00656AF2"/>
    <w:rsid w:val="00657373"/>
    <w:rsid w:val="0066038B"/>
    <w:rsid w:val="006611AE"/>
    <w:rsid w:val="00661374"/>
    <w:rsid w:val="00661399"/>
    <w:rsid w:val="0066184B"/>
    <w:rsid w:val="006618B4"/>
    <w:rsid w:val="006618C1"/>
    <w:rsid w:val="006619F7"/>
    <w:rsid w:val="00661EF4"/>
    <w:rsid w:val="00662064"/>
    <w:rsid w:val="0066317E"/>
    <w:rsid w:val="0066338B"/>
    <w:rsid w:val="006633E9"/>
    <w:rsid w:val="006635E7"/>
    <w:rsid w:val="006636AD"/>
    <w:rsid w:val="00663D85"/>
    <w:rsid w:val="006643E3"/>
    <w:rsid w:val="00664CE9"/>
    <w:rsid w:val="00664EB8"/>
    <w:rsid w:val="006651B1"/>
    <w:rsid w:val="006651F7"/>
    <w:rsid w:val="0066670A"/>
    <w:rsid w:val="00666A91"/>
    <w:rsid w:val="00666C1C"/>
    <w:rsid w:val="00666EBC"/>
    <w:rsid w:val="00667367"/>
    <w:rsid w:val="0067067E"/>
    <w:rsid w:val="00670845"/>
    <w:rsid w:val="00671528"/>
    <w:rsid w:val="006719B9"/>
    <w:rsid w:val="00671CAF"/>
    <w:rsid w:val="00671E31"/>
    <w:rsid w:val="006726D9"/>
    <w:rsid w:val="0067284C"/>
    <w:rsid w:val="006728B3"/>
    <w:rsid w:val="00672AE3"/>
    <w:rsid w:val="006738B9"/>
    <w:rsid w:val="00673B4B"/>
    <w:rsid w:val="00673C55"/>
    <w:rsid w:val="00673EA0"/>
    <w:rsid w:val="0067410E"/>
    <w:rsid w:val="006742A3"/>
    <w:rsid w:val="00674BD9"/>
    <w:rsid w:val="00675007"/>
    <w:rsid w:val="0067515C"/>
    <w:rsid w:val="00675271"/>
    <w:rsid w:val="00675DFE"/>
    <w:rsid w:val="00676033"/>
    <w:rsid w:val="006766DA"/>
    <w:rsid w:val="006766E0"/>
    <w:rsid w:val="00676DFD"/>
    <w:rsid w:val="0067750A"/>
    <w:rsid w:val="00680470"/>
    <w:rsid w:val="00680A51"/>
    <w:rsid w:val="00680F5B"/>
    <w:rsid w:val="00680F5E"/>
    <w:rsid w:val="006815A2"/>
    <w:rsid w:val="006816F8"/>
    <w:rsid w:val="006817ED"/>
    <w:rsid w:val="00681D61"/>
    <w:rsid w:val="006820B4"/>
    <w:rsid w:val="00682597"/>
    <w:rsid w:val="00682BA6"/>
    <w:rsid w:val="00683481"/>
    <w:rsid w:val="0068362F"/>
    <w:rsid w:val="00683BCD"/>
    <w:rsid w:val="006846E7"/>
    <w:rsid w:val="00684ED1"/>
    <w:rsid w:val="00685222"/>
    <w:rsid w:val="00685884"/>
    <w:rsid w:val="00685C45"/>
    <w:rsid w:val="00685CF2"/>
    <w:rsid w:val="006860E1"/>
    <w:rsid w:val="00687471"/>
    <w:rsid w:val="00687A5E"/>
    <w:rsid w:val="00687D5A"/>
    <w:rsid w:val="0069040B"/>
    <w:rsid w:val="006905EC"/>
    <w:rsid w:val="00690621"/>
    <w:rsid w:val="00690ED0"/>
    <w:rsid w:val="00691056"/>
    <w:rsid w:val="0069106D"/>
    <w:rsid w:val="00691076"/>
    <w:rsid w:val="00691255"/>
    <w:rsid w:val="006913E2"/>
    <w:rsid w:val="00691865"/>
    <w:rsid w:val="00692868"/>
    <w:rsid w:val="00693CA1"/>
    <w:rsid w:val="00693EE4"/>
    <w:rsid w:val="0069411D"/>
    <w:rsid w:val="006945C7"/>
    <w:rsid w:val="00694F33"/>
    <w:rsid w:val="006950B2"/>
    <w:rsid w:val="006962C5"/>
    <w:rsid w:val="006975B8"/>
    <w:rsid w:val="006975C2"/>
    <w:rsid w:val="00697805"/>
    <w:rsid w:val="0069796F"/>
    <w:rsid w:val="006A03FD"/>
    <w:rsid w:val="006A05E9"/>
    <w:rsid w:val="006A0B78"/>
    <w:rsid w:val="006A1F78"/>
    <w:rsid w:val="006A2222"/>
    <w:rsid w:val="006A2BBC"/>
    <w:rsid w:val="006A3121"/>
    <w:rsid w:val="006A31F2"/>
    <w:rsid w:val="006A344E"/>
    <w:rsid w:val="006A3731"/>
    <w:rsid w:val="006A3A79"/>
    <w:rsid w:val="006A3DF5"/>
    <w:rsid w:val="006A40A7"/>
    <w:rsid w:val="006A4114"/>
    <w:rsid w:val="006A47F3"/>
    <w:rsid w:val="006A4E08"/>
    <w:rsid w:val="006A543A"/>
    <w:rsid w:val="006A55F2"/>
    <w:rsid w:val="006A5D27"/>
    <w:rsid w:val="006A5D60"/>
    <w:rsid w:val="006A6791"/>
    <w:rsid w:val="006A67B3"/>
    <w:rsid w:val="006A7112"/>
    <w:rsid w:val="006A7307"/>
    <w:rsid w:val="006A795A"/>
    <w:rsid w:val="006A7CD0"/>
    <w:rsid w:val="006B0047"/>
    <w:rsid w:val="006B0394"/>
    <w:rsid w:val="006B0BCC"/>
    <w:rsid w:val="006B1055"/>
    <w:rsid w:val="006B149D"/>
    <w:rsid w:val="006B1955"/>
    <w:rsid w:val="006B1A71"/>
    <w:rsid w:val="006B1C60"/>
    <w:rsid w:val="006B1E24"/>
    <w:rsid w:val="006B2679"/>
    <w:rsid w:val="006B2C4C"/>
    <w:rsid w:val="006B30C0"/>
    <w:rsid w:val="006B31F8"/>
    <w:rsid w:val="006B3354"/>
    <w:rsid w:val="006B3FC5"/>
    <w:rsid w:val="006B4855"/>
    <w:rsid w:val="006B4AA7"/>
    <w:rsid w:val="006B4B75"/>
    <w:rsid w:val="006B52C8"/>
    <w:rsid w:val="006B5EC9"/>
    <w:rsid w:val="006B65CC"/>
    <w:rsid w:val="006B728F"/>
    <w:rsid w:val="006B7636"/>
    <w:rsid w:val="006B7DE4"/>
    <w:rsid w:val="006C01F6"/>
    <w:rsid w:val="006C1109"/>
    <w:rsid w:val="006C1F57"/>
    <w:rsid w:val="006C2802"/>
    <w:rsid w:val="006C35FA"/>
    <w:rsid w:val="006C36C6"/>
    <w:rsid w:val="006C383C"/>
    <w:rsid w:val="006C3A2B"/>
    <w:rsid w:val="006C3AF3"/>
    <w:rsid w:val="006C4812"/>
    <w:rsid w:val="006C4EB1"/>
    <w:rsid w:val="006C5368"/>
    <w:rsid w:val="006C570A"/>
    <w:rsid w:val="006C593C"/>
    <w:rsid w:val="006C5B88"/>
    <w:rsid w:val="006C5F92"/>
    <w:rsid w:val="006C5FA7"/>
    <w:rsid w:val="006C607A"/>
    <w:rsid w:val="006C6901"/>
    <w:rsid w:val="006C77FB"/>
    <w:rsid w:val="006D0406"/>
    <w:rsid w:val="006D1558"/>
    <w:rsid w:val="006D1AB5"/>
    <w:rsid w:val="006D1AC2"/>
    <w:rsid w:val="006D20C4"/>
    <w:rsid w:val="006D280F"/>
    <w:rsid w:val="006D2C9C"/>
    <w:rsid w:val="006D331B"/>
    <w:rsid w:val="006D3555"/>
    <w:rsid w:val="006D35E4"/>
    <w:rsid w:val="006D3D35"/>
    <w:rsid w:val="006D418D"/>
    <w:rsid w:val="006D43D2"/>
    <w:rsid w:val="006D47C0"/>
    <w:rsid w:val="006D4D0F"/>
    <w:rsid w:val="006D5AB2"/>
    <w:rsid w:val="006D69E2"/>
    <w:rsid w:val="006D6D54"/>
    <w:rsid w:val="006D6E38"/>
    <w:rsid w:val="006D734B"/>
    <w:rsid w:val="006D7393"/>
    <w:rsid w:val="006D7BE9"/>
    <w:rsid w:val="006D7D9E"/>
    <w:rsid w:val="006E00E1"/>
    <w:rsid w:val="006E0355"/>
    <w:rsid w:val="006E0C02"/>
    <w:rsid w:val="006E136A"/>
    <w:rsid w:val="006E1487"/>
    <w:rsid w:val="006E1730"/>
    <w:rsid w:val="006E1E4E"/>
    <w:rsid w:val="006E2FB2"/>
    <w:rsid w:val="006E375F"/>
    <w:rsid w:val="006E44E7"/>
    <w:rsid w:val="006E498A"/>
    <w:rsid w:val="006E54DF"/>
    <w:rsid w:val="006E5722"/>
    <w:rsid w:val="006E63F1"/>
    <w:rsid w:val="006E749E"/>
    <w:rsid w:val="006E7700"/>
    <w:rsid w:val="006E7B93"/>
    <w:rsid w:val="006F0BC5"/>
    <w:rsid w:val="006F0EEB"/>
    <w:rsid w:val="006F152B"/>
    <w:rsid w:val="006F1A77"/>
    <w:rsid w:val="006F1FD4"/>
    <w:rsid w:val="006F2563"/>
    <w:rsid w:val="006F2CF4"/>
    <w:rsid w:val="006F2EF0"/>
    <w:rsid w:val="006F35AC"/>
    <w:rsid w:val="006F3A84"/>
    <w:rsid w:val="006F3CB2"/>
    <w:rsid w:val="006F3D33"/>
    <w:rsid w:val="006F41A0"/>
    <w:rsid w:val="006F4692"/>
    <w:rsid w:val="006F4991"/>
    <w:rsid w:val="006F5323"/>
    <w:rsid w:val="006F5663"/>
    <w:rsid w:val="006F58E6"/>
    <w:rsid w:val="006F5B08"/>
    <w:rsid w:val="006F5D2B"/>
    <w:rsid w:val="006F6822"/>
    <w:rsid w:val="006F68DC"/>
    <w:rsid w:val="006F6CDA"/>
    <w:rsid w:val="006F7627"/>
    <w:rsid w:val="006F776A"/>
    <w:rsid w:val="006F7CC7"/>
    <w:rsid w:val="0070041E"/>
    <w:rsid w:val="00700B03"/>
    <w:rsid w:val="00700FEB"/>
    <w:rsid w:val="00701212"/>
    <w:rsid w:val="007012D4"/>
    <w:rsid w:val="00702683"/>
    <w:rsid w:val="00702E51"/>
    <w:rsid w:val="007033A4"/>
    <w:rsid w:val="007033E8"/>
    <w:rsid w:val="00704306"/>
    <w:rsid w:val="007049CD"/>
    <w:rsid w:val="00704AAC"/>
    <w:rsid w:val="00705286"/>
    <w:rsid w:val="00705994"/>
    <w:rsid w:val="00705A1E"/>
    <w:rsid w:val="00705C9A"/>
    <w:rsid w:val="0070617C"/>
    <w:rsid w:val="00706375"/>
    <w:rsid w:val="007063B0"/>
    <w:rsid w:val="007065A7"/>
    <w:rsid w:val="00706E44"/>
    <w:rsid w:val="00706E50"/>
    <w:rsid w:val="007070C6"/>
    <w:rsid w:val="007073E6"/>
    <w:rsid w:val="007077CC"/>
    <w:rsid w:val="007078B3"/>
    <w:rsid w:val="0070798C"/>
    <w:rsid w:val="00707A6C"/>
    <w:rsid w:val="00710218"/>
    <w:rsid w:val="00710CFD"/>
    <w:rsid w:val="00710DA8"/>
    <w:rsid w:val="00710DF9"/>
    <w:rsid w:val="00711041"/>
    <w:rsid w:val="007115F1"/>
    <w:rsid w:val="007122EF"/>
    <w:rsid w:val="0071268D"/>
    <w:rsid w:val="007137CE"/>
    <w:rsid w:val="00713B82"/>
    <w:rsid w:val="007144CD"/>
    <w:rsid w:val="00714697"/>
    <w:rsid w:val="00714831"/>
    <w:rsid w:val="007149DE"/>
    <w:rsid w:val="00715124"/>
    <w:rsid w:val="00715437"/>
    <w:rsid w:val="0071565A"/>
    <w:rsid w:val="00715C71"/>
    <w:rsid w:val="00716063"/>
    <w:rsid w:val="00716643"/>
    <w:rsid w:val="007174A1"/>
    <w:rsid w:val="00720F9C"/>
    <w:rsid w:val="0072130B"/>
    <w:rsid w:val="00721C0D"/>
    <w:rsid w:val="00722413"/>
    <w:rsid w:val="00722F1E"/>
    <w:rsid w:val="00723320"/>
    <w:rsid w:val="007239B6"/>
    <w:rsid w:val="007241C6"/>
    <w:rsid w:val="007242D0"/>
    <w:rsid w:val="00724D0E"/>
    <w:rsid w:val="00725005"/>
    <w:rsid w:val="0072542C"/>
    <w:rsid w:val="00725440"/>
    <w:rsid w:val="00725962"/>
    <w:rsid w:val="007259BA"/>
    <w:rsid w:val="00725BF9"/>
    <w:rsid w:val="00725C56"/>
    <w:rsid w:val="007264F4"/>
    <w:rsid w:val="00726953"/>
    <w:rsid w:val="0072698C"/>
    <w:rsid w:val="00726D95"/>
    <w:rsid w:val="00726F04"/>
    <w:rsid w:val="007278F3"/>
    <w:rsid w:val="0073028B"/>
    <w:rsid w:val="007304AC"/>
    <w:rsid w:val="00730A1B"/>
    <w:rsid w:val="00730CBF"/>
    <w:rsid w:val="00730E37"/>
    <w:rsid w:val="007313D1"/>
    <w:rsid w:val="007314A6"/>
    <w:rsid w:val="0073196B"/>
    <w:rsid w:val="00731B94"/>
    <w:rsid w:val="00732BA3"/>
    <w:rsid w:val="00732E2F"/>
    <w:rsid w:val="00733971"/>
    <w:rsid w:val="007339B3"/>
    <w:rsid w:val="0073405B"/>
    <w:rsid w:val="007341F0"/>
    <w:rsid w:val="00734285"/>
    <w:rsid w:val="00734460"/>
    <w:rsid w:val="00734B3C"/>
    <w:rsid w:val="007354A0"/>
    <w:rsid w:val="00735E22"/>
    <w:rsid w:val="00735F97"/>
    <w:rsid w:val="00736014"/>
    <w:rsid w:val="00736CA4"/>
    <w:rsid w:val="00736F30"/>
    <w:rsid w:val="00736FB4"/>
    <w:rsid w:val="00737B28"/>
    <w:rsid w:val="00737B2E"/>
    <w:rsid w:val="00737D86"/>
    <w:rsid w:val="00737EFA"/>
    <w:rsid w:val="00740041"/>
    <w:rsid w:val="007404CC"/>
    <w:rsid w:val="00740DAA"/>
    <w:rsid w:val="00741C6C"/>
    <w:rsid w:val="00741E3D"/>
    <w:rsid w:val="0074215B"/>
    <w:rsid w:val="007425D5"/>
    <w:rsid w:val="00742E8C"/>
    <w:rsid w:val="00742F69"/>
    <w:rsid w:val="007431F6"/>
    <w:rsid w:val="00744187"/>
    <w:rsid w:val="00744D5D"/>
    <w:rsid w:val="0074568A"/>
    <w:rsid w:val="00745895"/>
    <w:rsid w:val="00745D32"/>
    <w:rsid w:val="00746179"/>
    <w:rsid w:val="0074630C"/>
    <w:rsid w:val="007466B1"/>
    <w:rsid w:val="00746955"/>
    <w:rsid w:val="007473E5"/>
    <w:rsid w:val="007477F0"/>
    <w:rsid w:val="00747909"/>
    <w:rsid w:val="00750112"/>
    <w:rsid w:val="00750D29"/>
    <w:rsid w:val="00750E5E"/>
    <w:rsid w:val="0075127D"/>
    <w:rsid w:val="00751304"/>
    <w:rsid w:val="007519F5"/>
    <w:rsid w:val="00752659"/>
    <w:rsid w:val="007526FA"/>
    <w:rsid w:val="00752D52"/>
    <w:rsid w:val="00752F89"/>
    <w:rsid w:val="007542BA"/>
    <w:rsid w:val="007547EE"/>
    <w:rsid w:val="00754F13"/>
    <w:rsid w:val="007552BC"/>
    <w:rsid w:val="00755348"/>
    <w:rsid w:val="00756700"/>
    <w:rsid w:val="00756A78"/>
    <w:rsid w:val="00756A9E"/>
    <w:rsid w:val="007574D7"/>
    <w:rsid w:val="007606F8"/>
    <w:rsid w:val="00760969"/>
    <w:rsid w:val="007609B0"/>
    <w:rsid w:val="00761129"/>
    <w:rsid w:val="00761811"/>
    <w:rsid w:val="00761C56"/>
    <w:rsid w:val="00761F04"/>
    <w:rsid w:val="00762176"/>
    <w:rsid w:val="00762BDA"/>
    <w:rsid w:val="00762D02"/>
    <w:rsid w:val="007630A7"/>
    <w:rsid w:val="00763374"/>
    <w:rsid w:val="00763396"/>
    <w:rsid w:val="007633B3"/>
    <w:rsid w:val="007633D3"/>
    <w:rsid w:val="00763642"/>
    <w:rsid w:val="00763943"/>
    <w:rsid w:val="00763E2B"/>
    <w:rsid w:val="00763FB3"/>
    <w:rsid w:val="00764049"/>
    <w:rsid w:val="007645F8"/>
    <w:rsid w:val="00764E98"/>
    <w:rsid w:val="00765BF6"/>
    <w:rsid w:val="00766112"/>
    <w:rsid w:val="0076637E"/>
    <w:rsid w:val="007664D9"/>
    <w:rsid w:val="007666F8"/>
    <w:rsid w:val="007668ED"/>
    <w:rsid w:val="00767823"/>
    <w:rsid w:val="00770B69"/>
    <w:rsid w:val="00770E08"/>
    <w:rsid w:val="00770E45"/>
    <w:rsid w:val="00770E95"/>
    <w:rsid w:val="0077105C"/>
    <w:rsid w:val="007711CF"/>
    <w:rsid w:val="007716D3"/>
    <w:rsid w:val="00772088"/>
    <w:rsid w:val="0077231F"/>
    <w:rsid w:val="00772A60"/>
    <w:rsid w:val="00772C25"/>
    <w:rsid w:val="00772DA6"/>
    <w:rsid w:val="007734E6"/>
    <w:rsid w:val="00774188"/>
    <w:rsid w:val="007741AF"/>
    <w:rsid w:val="007741C7"/>
    <w:rsid w:val="007749F3"/>
    <w:rsid w:val="00774C73"/>
    <w:rsid w:val="00774CB2"/>
    <w:rsid w:val="007750FA"/>
    <w:rsid w:val="00775923"/>
    <w:rsid w:val="00775EED"/>
    <w:rsid w:val="00776651"/>
    <w:rsid w:val="00776680"/>
    <w:rsid w:val="00776F06"/>
    <w:rsid w:val="007772AF"/>
    <w:rsid w:val="0077785C"/>
    <w:rsid w:val="00777C99"/>
    <w:rsid w:val="00777CBA"/>
    <w:rsid w:val="007802B1"/>
    <w:rsid w:val="00780539"/>
    <w:rsid w:val="007805BD"/>
    <w:rsid w:val="00780CD5"/>
    <w:rsid w:val="00781023"/>
    <w:rsid w:val="00781050"/>
    <w:rsid w:val="00782E58"/>
    <w:rsid w:val="007830E5"/>
    <w:rsid w:val="00783EE3"/>
    <w:rsid w:val="007842FC"/>
    <w:rsid w:val="00784AC0"/>
    <w:rsid w:val="00784FCA"/>
    <w:rsid w:val="00785242"/>
    <w:rsid w:val="0078536B"/>
    <w:rsid w:val="007860F4"/>
    <w:rsid w:val="0078642F"/>
    <w:rsid w:val="007865EF"/>
    <w:rsid w:val="007867AB"/>
    <w:rsid w:val="00786F3C"/>
    <w:rsid w:val="00787887"/>
    <w:rsid w:val="00787938"/>
    <w:rsid w:val="00787A17"/>
    <w:rsid w:val="0078C095"/>
    <w:rsid w:val="00790073"/>
    <w:rsid w:val="0079044B"/>
    <w:rsid w:val="007904A4"/>
    <w:rsid w:val="00790643"/>
    <w:rsid w:val="00790702"/>
    <w:rsid w:val="00790FC5"/>
    <w:rsid w:val="0079117C"/>
    <w:rsid w:val="00791194"/>
    <w:rsid w:val="007926C7"/>
    <w:rsid w:val="00792C30"/>
    <w:rsid w:val="00792E0C"/>
    <w:rsid w:val="00792F28"/>
    <w:rsid w:val="007933CD"/>
    <w:rsid w:val="007934C0"/>
    <w:rsid w:val="00793508"/>
    <w:rsid w:val="00793892"/>
    <w:rsid w:val="007944C0"/>
    <w:rsid w:val="0079460D"/>
    <w:rsid w:val="00794A35"/>
    <w:rsid w:val="00794EC9"/>
    <w:rsid w:val="007950A5"/>
    <w:rsid w:val="00795C4B"/>
    <w:rsid w:val="00795D66"/>
    <w:rsid w:val="007961CB"/>
    <w:rsid w:val="00796F21"/>
    <w:rsid w:val="00797D04"/>
    <w:rsid w:val="00797EB5"/>
    <w:rsid w:val="00797F28"/>
    <w:rsid w:val="007A0432"/>
    <w:rsid w:val="007A04ED"/>
    <w:rsid w:val="007A0648"/>
    <w:rsid w:val="007A064B"/>
    <w:rsid w:val="007A0753"/>
    <w:rsid w:val="007A1339"/>
    <w:rsid w:val="007A1BA3"/>
    <w:rsid w:val="007A2721"/>
    <w:rsid w:val="007A2804"/>
    <w:rsid w:val="007A2ADF"/>
    <w:rsid w:val="007A2BC7"/>
    <w:rsid w:val="007A2FB7"/>
    <w:rsid w:val="007A34CF"/>
    <w:rsid w:val="007A45B3"/>
    <w:rsid w:val="007A4D46"/>
    <w:rsid w:val="007A5173"/>
    <w:rsid w:val="007A51AE"/>
    <w:rsid w:val="007A55C1"/>
    <w:rsid w:val="007A5820"/>
    <w:rsid w:val="007A58E4"/>
    <w:rsid w:val="007A59AB"/>
    <w:rsid w:val="007A5C94"/>
    <w:rsid w:val="007A5CA3"/>
    <w:rsid w:val="007A63BE"/>
    <w:rsid w:val="007A644F"/>
    <w:rsid w:val="007A66C2"/>
    <w:rsid w:val="007A67BA"/>
    <w:rsid w:val="007A6ECA"/>
    <w:rsid w:val="007A7A05"/>
    <w:rsid w:val="007A7CC7"/>
    <w:rsid w:val="007A7CCB"/>
    <w:rsid w:val="007A7FD2"/>
    <w:rsid w:val="007B040F"/>
    <w:rsid w:val="007B0C22"/>
    <w:rsid w:val="007B0D6D"/>
    <w:rsid w:val="007B18A2"/>
    <w:rsid w:val="007B18DC"/>
    <w:rsid w:val="007B2089"/>
    <w:rsid w:val="007B263E"/>
    <w:rsid w:val="007B3181"/>
    <w:rsid w:val="007B31C7"/>
    <w:rsid w:val="007B3357"/>
    <w:rsid w:val="007B37A6"/>
    <w:rsid w:val="007B38F6"/>
    <w:rsid w:val="007B3FDD"/>
    <w:rsid w:val="007B419A"/>
    <w:rsid w:val="007B4758"/>
    <w:rsid w:val="007B5A7C"/>
    <w:rsid w:val="007B5C9F"/>
    <w:rsid w:val="007B604B"/>
    <w:rsid w:val="007B6156"/>
    <w:rsid w:val="007B6283"/>
    <w:rsid w:val="007B664E"/>
    <w:rsid w:val="007B6873"/>
    <w:rsid w:val="007B68F8"/>
    <w:rsid w:val="007B731C"/>
    <w:rsid w:val="007C0525"/>
    <w:rsid w:val="007C05AF"/>
    <w:rsid w:val="007C075D"/>
    <w:rsid w:val="007C0D5D"/>
    <w:rsid w:val="007C18A3"/>
    <w:rsid w:val="007C1949"/>
    <w:rsid w:val="007C28E5"/>
    <w:rsid w:val="007C2B9D"/>
    <w:rsid w:val="007C361D"/>
    <w:rsid w:val="007C366B"/>
    <w:rsid w:val="007C3BFA"/>
    <w:rsid w:val="007C4379"/>
    <w:rsid w:val="007C43C1"/>
    <w:rsid w:val="007C46C1"/>
    <w:rsid w:val="007C4905"/>
    <w:rsid w:val="007C4EA4"/>
    <w:rsid w:val="007C4F05"/>
    <w:rsid w:val="007C5892"/>
    <w:rsid w:val="007C6035"/>
    <w:rsid w:val="007C60DD"/>
    <w:rsid w:val="007C6199"/>
    <w:rsid w:val="007C62DE"/>
    <w:rsid w:val="007C62DF"/>
    <w:rsid w:val="007C6407"/>
    <w:rsid w:val="007C6939"/>
    <w:rsid w:val="007C6F50"/>
    <w:rsid w:val="007C7195"/>
    <w:rsid w:val="007C7536"/>
    <w:rsid w:val="007C7E82"/>
    <w:rsid w:val="007D0BE6"/>
    <w:rsid w:val="007D0C64"/>
    <w:rsid w:val="007D111B"/>
    <w:rsid w:val="007D11D5"/>
    <w:rsid w:val="007D17B0"/>
    <w:rsid w:val="007D18FF"/>
    <w:rsid w:val="007D1909"/>
    <w:rsid w:val="007D204B"/>
    <w:rsid w:val="007D2277"/>
    <w:rsid w:val="007D3085"/>
    <w:rsid w:val="007D3128"/>
    <w:rsid w:val="007D322B"/>
    <w:rsid w:val="007D3320"/>
    <w:rsid w:val="007D352C"/>
    <w:rsid w:val="007D3837"/>
    <w:rsid w:val="007D41FD"/>
    <w:rsid w:val="007D460A"/>
    <w:rsid w:val="007D4C69"/>
    <w:rsid w:val="007D4F18"/>
    <w:rsid w:val="007D505D"/>
    <w:rsid w:val="007D5607"/>
    <w:rsid w:val="007D596B"/>
    <w:rsid w:val="007D59DE"/>
    <w:rsid w:val="007D5DF9"/>
    <w:rsid w:val="007D7130"/>
    <w:rsid w:val="007D739B"/>
    <w:rsid w:val="007D7572"/>
    <w:rsid w:val="007D7729"/>
    <w:rsid w:val="007D7BDB"/>
    <w:rsid w:val="007D7C71"/>
    <w:rsid w:val="007E01C0"/>
    <w:rsid w:val="007E038C"/>
    <w:rsid w:val="007E05B1"/>
    <w:rsid w:val="007E0B7E"/>
    <w:rsid w:val="007E0BB3"/>
    <w:rsid w:val="007E0CC4"/>
    <w:rsid w:val="007E1006"/>
    <w:rsid w:val="007E113E"/>
    <w:rsid w:val="007E1B1F"/>
    <w:rsid w:val="007E20DA"/>
    <w:rsid w:val="007E213F"/>
    <w:rsid w:val="007E2186"/>
    <w:rsid w:val="007E2419"/>
    <w:rsid w:val="007E2D72"/>
    <w:rsid w:val="007E31DA"/>
    <w:rsid w:val="007E3855"/>
    <w:rsid w:val="007E3D39"/>
    <w:rsid w:val="007E3DFE"/>
    <w:rsid w:val="007E43B9"/>
    <w:rsid w:val="007E4AEC"/>
    <w:rsid w:val="007E4EF8"/>
    <w:rsid w:val="007E4F09"/>
    <w:rsid w:val="007E51F6"/>
    <w:rsid w:val="007E52D2"/>
    <w:rsid w:val="007E599A"/>
    <w:rsid w:val="007E5C18"/>
    <w:rsid w:val="007E63A3"/>
    <w:rsid w:val="007E67F2"/>
    <w:rsid w:val="007E68EE"/>
    <w:rsid w:val="007E6955"/>
    <w:rsid w:val="007E7DB8"/>
    <w:rsid w:val="007F0AD9"/>
    <w:rsid w:val="007F11B0"/>
    <w:rsid w:val="007F1AEE"/>
    <w:rsid w:val="007F200A"/>
    <w:rsid w:val="007F2027"/>
    <w:rsid w:val="007F21A8"/>
    <w:rsid w:val="007F234E"/>
    <w:rsid w:val="007F3139"/>
    <w:rsid w:val="007F342D"/>
    <w:rsid w:val="007F3542"/>
    <w:rsid w:val="007F3747"/>
    <w:rsid w:val="007F3AB1"/>
    <w:rsid w:val="007F412C"/>
    <w:rsid w:val="007F41B7"/>
    <w:rsid w:val="007F4609"/>
    <w:rsid w:val="007F46F0"/>
    <w:rsid w:val="007F4C7A"/>
    <w:rsid w:val="007F4E9E"/>
    <w:rsid w:val="007F568F"/>
    <w:rsid w:val="007F592B"/>
    <w:rsid w:val="007F63CE"/>
    <w:rsid w:val="007F694F"/>
    <w:rsid w:val="007F6A4D"/>
    <w:rsid w:val="007F6FE5"/>
    <w:rsid w:val="007F7290"/>
    <w:rsid w:val="007F787C"/>
    <w:rsid w:val="007F7883"/>
    <w:rsid w:val="007F788A"/>
    <w:rsid w:val="007F7BF7"/>
    <w:rsid w:val="008007D7"/>
    <w:rsid w:val="0080156C"/>
    <w:rsid w:val="00801ABF"/>
    <w:rsid w:val="00801F96"/>
    <w:rsid w:val="00802069"/>
    <w:rsid w:val="008020B2"/>
    <w:rsid w:val="00802319"/>
    <w:rsid w:val="00802816"/>
    <w:rsid w:val="00803E33"/>
    <w:rsid w:val="00804B27"/>
    <w:rsid w:val="00804E33"/>
    <w:rsid w:val="00804FD8"/>
    <w:rsid w:val="00806722"/>
    <w:rsid w:val="008070F2"/>
    <w:rsid w:val="00807804"/>
    <w:rsid w:val="00807B8A"/>
    <w:rsid w:val="00807DE9"/>
    <w:rsid w:val="00807E85"/>
    <w:rsid w:val="00807F71"/>
    <w:rsid w:val="00810A29"/>
    <w:rsid w:val="00810FB8"/>
    <w:rsid w:val="00811F1F"/>
    <w:rsid w:val="00811F87"/>
    <w:rsid w:val="0081257C"/>
    <w:rsid w:val="00812CD1"/>
    <w:rsid w:val="00812CE9"/>
    <w:rsid w:val="00812D44"/>
    <w:rsid w:val="008135A8"/>
    <w:rsid w:val="00813691"/>
    <w:rsid w:val="00813975"/>
    <w:rsid w:val="008139E0"/>
    <w:rsid w:val="00813F12"/>
    <w:rsid w:val="00813F39"/>
    <w:rsid w:val="00814294"/>
    <w:rsid w:val="0081481F"/>
    <w:rsid w:val="00814AB7"/>
    <w:rsid w:val="00814CDB"/>
    <w:rsid w:val="00815958"/>
    <w:rsid w:val="00815E2C"/>
    <w:rsid w:val="00815F1B"/>
    <w:rsid w:val="0081626C"/>
    <w:rsid w:val="00816D2B"/>
    <w:rsid w:val="00817286"/>
    <w:rsid w:val="008179D4"/>
    <w:rsid w:val="0082006B"/>
    <w:rsid w:val="008200A5"/>
    <w:rsid w:val="0082030D"/>
    <w:rsid w:val="008206AD"/>
    <w:rsid w:val="008209BE"/>
    <w:rsid w:val="00821D65"/>
    <w:rsid w:val="00822EF6"/>
    <w:rsid w:val="00822FA1"/>
    <w:rsid w:val="008230F6"/>
    <w:rsid w:val="00823511"/>
    <w:rsid w:val="00823569"/>
    <w:rsid w:val="00823AA8"/>
    <w:rsid w:val="008240D8"/>
    <w:rsid w:val="0082475C"/>
    <w:rsid w:val="00824FB0"/>
    <w:rsid w:val="00824FF2"/>
    <w:rsid w:val="00826287"/>
    <w:rsid w:val="0082642B"/>
    <w:rsid w:val="0082658C"/>
    <w:rsid w:val="0082683C"/>
    <w:rsid w:val="00826D3E"/>
    <w:rsid w:val="00827537"/>
    <w:rsid w:val="00827AB1"/>
    <w:rsid w:val="00830ED8"/>
    <w:rsid w:val="0083126A"/>
    <w:rsid w:val="00831860"/>
    <w:rsid w:val="00831ED4"/>
    <w:rsid w:val="008325A0"/>
    <w:rsid w:val="008327A3"/>
    <w:rsid w:val="008329E0"/>
    <w:rsid w:val="00832A56"/>
    <w:rsid w:val="00832AD9"/>
    <w:rsid w:val="00833812"/>
    <w:rsid w:val="00833E3C"/>
    <w:rsid w:val="008341EB"/>
    <w:rsid w:val="00834427"/>
    <w:rsid w:val="008349A8"/>
    <w:rsid w:val="008355AA"/>
    <w:rsid w:val="0083570C"/>
    <w:rsid w:val="00835882"/>
    <w:rsid w:val="00835CE9"/>
    <w:rsid w:val="00836340"/>
    <w:rsid w:val="00836548"/>
    <w:rsid w:val="008366B7"/>
    <w:rsid w:val="00836AF5"/>
    <w:rsid w:val="00837576"/>
    <w:rsid w:val="00837B53"/>
    <w:rsid w:val="00837C90"/>
    <w:rsid w:val="008400B6"/>
    <w:rsid w:val="0084020F"/>
    <w:rsid w:val="0084030E"/>
    <w:rsid w:val="008407A2"/>
    <w:rsid w:val="00840D1C"/>
    <w:rsid w:val="00840FAF"/>
    <w:rsid w:val="008413E5"/>
    <w:rsid w:val="0084141A"/>
    <w:rsid w:val="00841A25"/>
    <w:rsid w:val="00841C9C"/>
    <w:rsid w:val="0084235A"/>
    <w:rsid w:val="00843B0A"/>
    <w:rsid w:val="008444B1"/>
    <w:rsid w:val="00845431"/>
    <w:rsid w:val="00845603"/>
    <w:rsid w:val="00845BBE"/>
    <w:rsid w:val="008461CE"/>
    <w:rsid w:val="008462D7"/>
    <w:rsid w:val="008467A3"/>
    <w:rsid w:val="0084738E"/>
    <w:rsid w:val="00847498"/>
    <w:rsid w:val="00847905"/>
    <w:rsid w:val="00847C9C"/>
    <w:rsid w:val="00847F3A"/>
    <w:rsid w:val="00850BAE"/>
    <w:rsid w:val="00851BE8"/>
    <w:rsid w:val="00851EBE"/>
    <w:rsid w:val="00852467"/>
    <w:rsid w:val="00852F7F"/>
    <w:rsid w:val="00852F83"/>
    <w:rsid w:val="00852FBA"/>
    <w:rsid w:val="0085317E"/>
    <w:rsid w:val="008531C5"/>
    <w:rsid w:val="0085377E"/>
    <w:rsid w:val="00853994"/>
    <w:rsid w:val="00853FE9"/>
    <w:rsid w:val="00855042"/>
    <w:rsid w:val="00855718"/>
    <w:rsid w:val="0085573B"/>
    <w:rsid w:val="00855AC2"/>
    <w:rsid w:val="00855BC2"/>
    <w:rsid w:val="00856349"/>
    <w:rsid w:val="008563B5"/>
    <w:rsid w:val="00856C28"/>
    <w:rsid w:val="00856DE2"/>
    <w:rsid w:val="00857367"/>
    <w:rsid w:val="00857461"/>
    <w:rsid w:val="00857791"/>
    <w:rsid w:val="008579F6"/>
    <w:rsid w:val="00857C62"/>
    <w:rsid w:val="00857C66"/>
    <w:rsid w:val="00857E8F"/>
    <w:rsid w:val="00860A91"/>
    <w:rsid w:val="00860CEE"/>
    <w:rsid w:val="00861DBF"/>
    <w:rsid w:val="0086257A"/>
    <w:rsid w:val="0086273A"/>
    <w:rsid w:val="00862F37"/>
    <w:rsid w:val="00863584"/>
    <w:rsid w:val="008637A2"/>
    <w:rsid w:val="00863A10"/>
    <w:rsid w:val="00863EF1"/>
    <w:rsid w:val="00864A78"/>
    <w:rsid w:val="00864B12"/>
    <w:rsid w:val="00864BA5"/>
    <w:rsid w:val="00865031"/>
    <w:rsid w:val="008656DB"/>
    <w:rsid w:val="0086579F"/>
    <w:rsid w:val="00865CE2"/>
    <w:rsid w:val="00865D9D"/>
    <w:rsid w:val="00866B68"/>
    <w:rsid w:val="00866BEF"/>
    <w:rsid w:val="00867065"/>
    <w:rsid w:val="00867737"/>
    <w:rsid w:val="00867E58"/>
    <w:rsid w:val="008700FC"/>
    <w:rsid w:val="00870201"/>
    <w:rsid w:val="008703FF"/>
    <w:rsid w:val="008707F5"/>
    <w:rsid w:val="00870BB2"/>
    <w:rsid w:val="00871115"/>
    <w:rsid w:val="00871338"/>
    <w:rsid w:val="00871476"/>
    <w:rsid w:val="00872739"/>
    <w:rsid w:val="00872FF2"/>
    <w:rsid w:val="0087304F"/>
    <w:rsid w:val="0087351C"/>
    <w:rsid w:val="008737F6"/>
    <w:rsid w:val="00873ABF"/>
    <w:rsid w:val="008745A6"/>
    <w:rsid w:val="00874B9F"/>
    <w:rsid w:val="0087526B"/>
    <w:rsid w:val="008752A0"/>
    <w:rsid w:val="008754B2"/>
    <w:rsid w:val="00875856"/>
    <w:rsid w:val="008764DC"/>
    <w:rsid w:val="00876567"/>
    <w:rsid w:val="008769CF"/>
    <w:rsid w:val="00876B86"/>
    <w:rsid w:val="00876C53"/>
    <w:rsid w:val="00877E71"/>
    <w:rsid w:val="0088020F"/>
    <w:rsid w:val="00880474"/>
    <w:rsid w:val="00880652"/>
    <w:rsid w:val="0088066D"/>
    <w:rsid w:val="0088091D"/>
    <w:rsid w:val="00880FB6"/>
    <w:rsid w:val="00881143"/>
    <w:rsid w:val="00882404"/>
    <w:rsid w:val="00882765"/>
    <w:rsid w:val="008829E4"/>
    <w:rsid w:val="008834B4"/>
    <w:rsid w:val="00883788"/>
    <w:rsid w:val="00883C88"/>
    <w:rsid w:val="00883F7C"/>
    <w:rsid w:val="0088454E"/>
    <w:rsid w:val="0088475C"/>
    <w:rsid w:val="008849A5"/>
    <w:rsid w:val="00884FBF"/>
    <w:rsid w:val="00885217"/>
    <w:rsid w:val="00885386"/>
    <w:rsid w:val="0088560F"/>
    <w:rsid w:val="00886F79"/>
    <w:rsid w:val="0088788D"/>
    <w:rsid w:val="008878F3"/>
    <w:rsid w:val="008878FB"/>
    <w:rsid w:val="00887E14"/>
    <w:rsid w:val="008918F5"/>
    <w:rsid w:val="00891A06"/>
    <w:rsid w:val="00891D38"/>
    <w:rsid w:val="00891EED"/>
    <w:rsid w:val="00891FCB"/>
    <w:rsid w:val="00892ABD"/>
    <w:rsid w:val="00892EC0"/>
    <w:rsid w:val="008931F5"/>
    <w:rsid w:val="008934A5"/>
    <w:rsid w:val="00893736"/>
    <w:rsid w:val="008939EE"/>
    <w:rsid w:val="00893C36"/>
    <w:rsid w:val="00895527"/>
    <w:rsid w:val="008955C5"/>
    <w:rsid w:val="00895D97"/>
    <w:rsid w:val="0089659C"/>
    <w:rsid w:val="008977C8"/>
    <w:rsid w:val="00897867"/>
    <w:rsid w:val="00897884"/>
    <w:rsid w:val="0089792C"/>
    <w:rsid w:val="0089794A"/>
    <w:rsid w:val="008A067D"/>
    <w:rsid w:val="008A09B5"/>
    <w:rsid w:val="008A0B64"/>
    <w:rsid w:val="008A1757"/>
    <w:rsid w:val="008A1A0D"/>
    <w:rsid w:val="008A1A68"/>
    <w:rsid w:val="008A2780"/>
    <w:rsid w:val="008A2CD3"/>
    <w:rsid w:val="008A2E68"/>
    <w:rsid w:val="008A4109"/>
    <w:rsid w:val="008A420D"/>
    <w:rsid w:val="008A4BD9"/>
    <w:rsid w:val="008A4F9C"/>
    <w:rsid w:val="008A55CE"/>
    <w:rsid w:val="008A56A3"/>
    <w:rsid w:val="008A58B7"/>
    <w:rsid w:val="008A59DC"/>
    <w:rsid w:val="008A624F"/>
    <w:rsid w:val="008A6296"/>
    <w:rsid w:val="008A6354"/>
    <w:rsid w:val="008A6589"/>
    <w:rsid w:val="008A6749"/>
    <w:rsid w:val="008A6A98"/>
    <w:rsid w:val="008A72A1"/>
    <w:rsid w:val="008A7932"/>
    <w:rsid w:val="008A7D45"/>
    <w:rsid w:val="008B0101"/>
    <w:rsid w:val="008B012D"/>
    <w:rsid w:val="008B1529"/>
    <w:rsid w:val="008B16F3"/>
    <w:rsid w:val="008B19B1"/>
    <w:rsid w:val="008B1B58"/>
    <w:rsid w:val="008B1C6D"/>
    <w:rsid w:val="008B268C"/>
    <w:rsid w:val="008B2996"/>
    <w:rsid w:val="008B3E14"/>
    <w:rsid w:val="008B3E49"/>
    <w:rsid w:val="008B49E4"/>
    <w:rsid w:val="008B4C5A"/>
    <w:rsid w:val="008B671A"/>
    <w:rsid w:val="008B67EE"/>
    <w:rsid w:val="008B69EE"/>
    <w:rsid w:val="008B6F60"/>
    <w:rsid w:val="008B7107"/>
    <w:rsid w:val="008B74BB"/>
    <w:rsid w:val="008B7CD1"/>
    <w:rsid w:val="008C098C"/>
    <w:rsid w:val="008C0D43"/>
    <w:rsid w:val="008C126A"/>
    <w:rsid w:val="008C1D45"/>
    <w:rsid w:val="008C2B23"/>
    <w:rsid w:val="008C3D2C"/>
    <w:rsid w:val="008C3D42"/>
    <w:rsid w:val="008C409D"/>
    <w:rsid w:val="008C43E0"/>
    <w:rsid w:val="008C482C"/>
    <w:rsid w:val="008C49E8"/>
    <w:rsid w:val="008C4CA3"/>
    <w:rsid w:val="008C4D43"/>
    <w:rsid w:val="008C4F2F"/>
    <w:rsid w:val="008C4FF6"/>
    <w:rsid w:val="008C58C9"/>
    <w:rsid w:val="008C5DD5"/>
    <w:rsid w:val="008C60BC"/>
    <w:rsid w:val="008C64FA"/>
    <w:rsid w:val="008C65D7"/>
    <w:rsid w:val="008C66A8"/>
    <w:rsid w:val="008C6EF0"/>
    <w:rsid w:val="008C7230"/>
    <w:rsid w:val="008C74D3"/>
    <w:rsid w:val="008D02E5"/>
    <w:rsid w:val="008D0465"/>
    <w:rsid w:val="008D092B"/>
    <w:rsid w:val="008D0D4E"/>
    <w:rsid w:val="008D1413"/>
    <w:rsid w:val="008D15F4"/>
    <w:rsid w:val="008D1E35"/>
    <w:rsid w:val="008D2B94"/>
    <w:rsid w:val="008D2FFC"/>
    <w:rsid w:val="008D3155"/>
    <w:rsid w:val="008D3289"/>
    <w:rsid w:val="008D3826"/>
    <w:rsid w:val="008D4200"/>
    <w:rsid w:val="008D4653"/>
    <w:rsid w:val="008D4A1A"/>
    <w:rsid w:val="008D4CAF"/>
    <w:rsid w:val="008D51BA"/>
    <w:rsid w:val="008D5A82"/>
    <w:rsid w:val="008D5F0E"/>
    <w:rsid w:val="008D5FCA"/>
    <w:rsid w:val="008D74E6"/>
    <w:rsid w:val="008D758C"/>
    <w:rsid w:val="008D7DBF"/>
    <w:rsid w:val="008E00DA"/>
    <w:rsid w:val="008E030F"/>
    <w:rsid w:val="008E05A1"/>
    <w:rsid w:val="008E0AB9"/>
    <w:rsid w:val="008E0CA3"/>
    <w:rsid w:val="008E0FFC"/>
    <w:rsid w:val="008E1200"/>
    <w:rsid w:val="008E1585"/>
    <w:rsid w:val="008E1DFB"/>
    <w:rsid w:val="008E21EE"/>
    <w:rsid w:val="008E2C3B"/>
    <w:rsid w:val="008E2EC6"/>
    <w:rsid w:val="008E36EC"/>
    <w:rsid w:val="008E3711"/>
    <w:rsid w:val="008E38CC"/>
    <w:rsid w:val="008E41E3"/>
    <w:rsid w:val="008E4C49"/>
    <w:rsid w:val="008E4FF5"/>
    <w:rsid w:val="008E50DB"/>
    <w:rsid w:val="008E588C"/>
    <w:rsid w:val="008E5CA9"/>
    <w:rsid w:val="008E5D22"/>
    <w:rsid w:val="008E66AD"/>
    <w:rsid w:val="008E6B34"/>
    <w:rsid w:val="008E6D00"/>
    <w:rsid w:val="008E6E95"/>
    <w:rsid w:val="008E6F57"/>
    <w:rsid w:val="008E78EE"/>
    <w:rsid w:val="008E79EA"/>
    <w:rsid w:val="008E7BB5"/>
    <w:rsid w:val="008E7C44"/>
    <w:rsid w:val="008E7D30"/>
    <w:rsid w:val="008F052D"/>
    <w:rsid w:val="008F1B53"/>
    <w:rsid w:val="008F1C68"/>
    <w:rsid w:val="008F1DF3"/>
    <w:rsid w:val="008F25DB"/>
    <w:rsid w:val="008F2889"/>
    <w:rsid w:val="008F309B"/>
    <w:rsid w:val="008F318F"/>
    <w:rsid w:val="008F3269"/>
    <w:rsid w:val="008F343A"/>
    <w:rsid w:val="008F37D0"/>
    <w:rsid w:val="008F38F7"/>
    <w:rsid w:val="008F3FD8"/>
    <w:rsid w:val="008F4761"/>
    <w:rsid w:val="008F4850"/>
    <w:rsid w:val="008F5661"/>
    <w:rsid w:val="008F5F8E"/>
    <w:rsid w:val="008F6B3B"/>
    <w:rsid w:val="008F7FDC"/>
    <w:rsid w:val="009005BD"/>
    <w:rsid w:val="00900931"/>
    <w:rsid w:val="009009C1"/>
    <w:rsid w:val="009017B2"/>
    <w:rsid w:val="00901BAD"/>
    <w:rsid w:val="009025B1"/>
    <w:rsid w:val="009026E9"/>
    <w:rsid w:val="00902A10"/>
    <w:rsid w:val="00903754"/>
    <w:rsid w:val="00903778"/>
    <w:rsid w:val="00903F19"/>
    <w:rsid w:val="0090487A"/>
    <w:rsid w:val="009051AB"/>
    <w:rsid w:val="00905287"/>
    <w:rsid w:val="00905541"/>
    <w:rsid w:val="009062CD"/>
    <w:rsid w:val="00906301"/>
    <w:rsid w:val="00906C44"/>
    <w:rsid w:val="009073DE"/>
    <w:rsid w:val="00907755"/>
    <w:rsid w:val="00907902"/>
    <w:rsid w:val="00907C77"/>
    <w:rsid w:val="00907CE2"/>
    <w:rsid w:val="0091043A"/>
    <w:rsid w:val="00910C95"/>
    <w:rsid w:val="009110EE"/>
    <w:rsid w:val="009118E5"/>
    <w:rsid w:val="00911DB7"/>
    <w:rsid w:val="0091222D"/>
    <w:rsid w:val="009126D6"/>
    <w:rsid w:val="00912ACE"/>
    <w:rsid w:val="00912DA3"/>
    <w:rsid w:val="00913E67"/>
    <w:rsid w:val="009141BB"/>
    <w:rsid w:val="00914AF9"/>
    <w:rsid w:val="00914FDD"/>
    <w:rsid w:val="00915546"/>
    <w:rsid w:val="009158FD"/>
    <w:rsid w:val="009165C2"/>
    <w:rsid w:val="00916C57"/>
    <w:rsid w:val="00916D3F"/>
    <w:rsid w:val="009170F4"/>
    <w:rsid w:val="00917D77"/>
    <w:rsid w:val="00917F9A"/>
    <w:rsid w:val="00920348"/>
    <w:rsid w:val="00920BCE"/>
    <w:rsid w:val="00920D58"/>
    <w:rsid w:val="009215A1"/>
    <w:rsid w:val="009215CC"/>
    <w:rsid w:val="00921AD6"/>
    <w:rsid w:val="00921CA3"/>
    <w:rsid w:val="00921D42"/>
    <w:rsid w:val="00921D49"/>
    <w:rsid w:val="0092257D"/>
    <w:rsid w:val="00922591"/>
    <w:rsid w:val="00922659"/>
    <w:rsid w:val="00923005"/>
    <w:rsid w:val="009231FB"/>
    <w:rsid w:val="00923547"/>
    <w:rsid w:val="009235E1"/>
    <w:rsid w:val="009237C1"/>
    <w:rsid w:val="009239B4"/>
    <w:rsid w:val="00923A85"/>
    <w:rsid w:val="00924BCF"/>
    <w:rsid w:val="00925794"/>
    <w:rsid w:val="00925E84"/>
    <w:rsid w:val="00926389"/>
    <w:rsid w:val="0092666A"/>
    <w:rsid w:val="00926E9E"/>
    <w:rsid w:val="0092705C"/>
    <w:rsid w:val="009272DF"/>
    <w:rsid w:val="0092772F"/>
    <w:rsid w:val="0093046D"/>
    <w:rsid w:val="00930A3A"/>
    <w:rsid w:val="00930AE7"/>
    <w:rsid w:val="00931214"/>
    <w:rsid w:val="009314F8"/>
    <w:rsid w:val="00931992"/>
    <w:rsid w:val="009319CF"/>
    <w:rsid w:val="0093282E"/>
    <w:rsid w:val="00932DB2"/>
    <w:rsid w:val="0093344F"/>
    <w:rsid w:val="009342A8"/>
    <w:rsid w:val="00934353"/>
    <w:rsid w:val="00934363"/>
    <w:rsid w:val="009355AC"/>
    <w:rsid w:val="009355B8"/>
    <w:rsid w:val="00935C7E"/>
    <w:rsid w:val="00935EDE"/>
    <w:rsid w:val="009362FF"/>
    <w:rsid w:val="0093663E"/>
    <w:rsid w:val="0093687C"/>
    <w:rsid w:val="009368A0"/>
    <w:rsid w:val="00936A38"/>
    <w:rsid w:val="00936ACE"/>
    <w:rsid w:val="00936EB5"/>
    <w:rsid w:val="00936ED0"/>
    <w:rsid w:val="00936F6C"/>
    <w:rsid w:val="00937799"/>
    <w:rsid w:val="00937D02"/>
    <w:rsid w:val="00937F01"/>
    <w:rsid w:val="0094009A"/>
    <w:rsid w:val="00940343"/>
    <w:rsid w:val="00940612"/>
    <w:rsid w:val="00940FF5"/>
    <w:rsid w:val="00941182"/>
    <w:rsid w:val="00941B47"/>
    <w:rsid w:val="00941E19"/>
    <w:rsid w:val="00941FC2"/>
    <w:rsid w:val="009426EB"/>
    <w:rsid w:val="00942837"/>
    <w:rsid w:val="0094310A"/>
    <w:rsid w:val="00943425"/>
    <w:rsid w:val="009435CB"/>
    <w:rsid w:val="00943AE8"/>
    <w:rsid w:val="00944401"/>
    <w:rsid w:val="00944BD9"/>
    <w:rsid w:val="00944EB1"/>
    <w:rsid w:val="00945373"/>
    <w:rsid w:val="00945695"/>
    <w:rsid w:val="009457FA"/>
    <w:rsid w:val="009458EA"/>
    <w:rsid w:val="00945F0E"/>
    <w:rsid w:val="009501D6"/>
    <w:rsid w:val="009501EA"/>
    <w:rsid w:val="009506BF"/>
    <w:rsid w:val="00950BDC"/>
    <w:rsid w:val="00950ED7"/>
    <w:rsid w:val="0095105F"/>
    <w:rsid w:val="00952112"/>
    <w:rsid w:val="00952D33"/>
    <w:rsid w:val="00953720"/>
    <w:rsid w:val="00954A5E"/>
    <w:rsid w:val="00955886"/>
    <w:rsid w:val="00955C16"/>
    <w:rsid w:val="00956595"/>
    <w:rsid w:val="00956949"/>
    <w:rsid w:val="00956CF6"/>
    <w:rsid w:val="00956DF4"/>
    <w:rsid w:val="009570C4"/>
    <w:rsid w:val="00957519"/>
    <w:rsid w:val="0095770E"/>
    <w:rsid w:val="0095785B"/>
    <w:rsid w:val="0095785F"/>
    <w:rsid w:val="00957D0E"/>
    <w:rsid w:val="00960136"/>
    <w:rsid w:val="009601EC"/>
    <w:rsid w:val="009601FD"/>
    <w:rsid w:val="009603BB"/>
    <w:rsid w:val="00960449"/>
    <w:rsid w:val="009607D4"/>
    <w:rsid w:val="00960C61"/>
    <w:rsid w:val="00960E8F"/>
    <w:rsid w:val="00960F5B"/>
    <w:rsid w:val="009614F6"/>
    <w:rsid w:val="009615D9"/>
    <w:rsid w:val="00961A68"/>
    <w:rsid w:val="00961CB6"/>
    <w:rsid w:val="00961D7B"/>
    <w:rsid w:val="00962636"/>
    <w:rsid w:val="009629BD"/>
    <w:rsid w:val="00963059"/>
    <w:rsid w:val="00963223"/>
    <w:rsid w:val="00963DE1"/>
    <w:rsid w:val="00963F30"/>
    <w:rsid w:val="0096418E"/>
    <w:rsid w:val="009648A6"/>
    <w:rsid w:val="00964BE3"/>
    <w:rsid w:val="00964EB3"/>
    <w:rsid w:val="00965069"/>
    <w:rsid w:val="00965312"/>
    <w:rsid w:val="00965613"/>
    <w:rsid w:val="00965710"/>
    <w:rsid w:val="00965E3F"/>
    <w:rsid w:val="00966847"/>
    <w:rsid w:val="009669FB"/>
    <w:rsid w:val="00966E59"/>
    <w:rsid w:val="00966EBA"/>
    <w:rsid w:val="00967539"/>
    <w:rsid w:val="0097062B"/>
    <w:rsid w:val="00970CBE"/>
    <w:rsid w:val="009710A5"/>
    <w:rsid w:val="0097112A"/>
    <w:rsid w:val="009712E8"/>
    <w:rsid w:val="009713BA"/>
    <w:rsid w:val="0097169F"/>
    <w:rsid w:val="00971800"/>
    <w:rsid w:val="0097328E"/>
    <w:rsid w:val="00973810"/>
    <w:rsid w:val="00973AD7"/>
    <w:rsid w:val="00973D94"/>
    <w:rsid w:val="00974230"/>
    <w:rsid w:val="0097481C"/>
    <w:rsid w:val="00974C46"/>
    <w:rsid w:val="009755E3"/>
    <w:rsid w:val="0097579B"/>
    <w:rsid w:val="00975C8F"/>
    <w:rsid w:val="009763C4"/>
    <w:rsid w:val="009765CA"/>
    <w:rsid w:val="00976CC9"/>
    <w:rsid w:val="00976D80"/>
    <w:rsid w:val="00977122"/>
    <w:rsid w:val="009771BB"/>
    <w:rsid w:val="00977213"/>
    <w:rsid w:val="00977497"/>
    <w:rsid w:val="0097751E"/>
    <w:rsid w:val="0097794A"/>
    <w:rsid w:val="009801FD"/>
    <w:rsid w:val="00980526"/>
    <w:rsid w:val="00980A07"/>
    <w:rsid w:val="00981708"/>
    <w:rsid w:val="00981C8A"/>
    <w:rsid w:val="00981E88"/>
    <w:rsid w:val="0098296F"/>
    <w:rsid w:val="00982A8C"/>
    <w:rsid w:val="00982C57"/>
    <w:rsid w:val="009835C3"/>
    <w:rsid w:val="00983DD5"/>
    <w:rsid w:val="00984DD6"/>
    <w:rsid w:val="009853C4"/>
    <w:rsid w:val="009860ED"/>
    <w:rsid w:val="009863C7"/>
    <w:rsid w:val="0098687A"/>
    <w:rsid w:val="0098704C"/>
    <w:rsid w:val="0098782E"/>
    <w:rsid w:val="0099043F"/>
    <w:rsid w:val="00990583"/>
    <w:rsid w:val="00990774"/>
    <w:rsid w:val="00990A2C"/>
    <w:rsid w:val="00991E27"/>
    <w:rsid w:val="00992752"/>
    <w:rsid w:val="00992974"/>
    <w:rsid w:val="009931F5"/>
    <w:rsid w:val="00993725"/>
    <w:rsid w:val="00994EF4"/>
    <w:rsid w:val="00995508"/>
    <w:rsid w:val="0099574F"/>
    <w:rsid w:val="00995D58"/>
    <w:rsid w:val="00996286"/>
    <w:rsid w:val="009964C7"/>
    <w:rsid w:val="0099656A"/>
    <w:rsid w:val="00996CFB"/>
    <w:rsid w:val="00996E46"/>
    <w:rsid w:val="0099713C"/>
    <w:rsid w:val="00997336"/>
    <w:rsid w:val="00997710"/>
    <w:rsid w:val="00997E68"/>
    <w:rsid w:val="009A055C"/>
    <w:rsid w:val="009A092B"/>
    <w:rsid w:val="009A0CD8"/>
    <w:rsid w:val="009A0DF2"/>
    <w:rsid w:val="009A26BE"/>
    <w:rsid w:val="009A27B4"/>
    <w:rsid w:val="009A281A"/>
    <w:rsid w:val="009A2994"/>
    <w:rsid w:val="009A2AE3"/>
    <w:rsid w:val="009A2E7F"/>
    <w:rsid w:val="009A383D"/>
    <w:rsid w:val="009A41C2"/>
    <w:rsid w:val="009A430E"/>
    <w:rsid w:val="009A442F"/>
    <w:rsid w:val="009A456A"/>
    <w:rsid w:val="009A4F65"/>
    <w:rsid w:val="009A59F0"/>
    <w:rsid w:val="009A5CC5"/>
    <w:rsid w:val="009A5ECE"/>
    <w:rsid w:val="009A6160"/>
    <w:rsid w:val="009A688D"/>
    <w:rsid w:val="009A6AF0"/>
    <w:rsid w:val="009A7130"/>
    <w:rsid w:val="009A7154"/>
    <w:rsid w:val="009B089F"/>
    <w:rsid w:val="009B0A26"/>
    <w:rsid w:val="009B11E1"/>
    <w:rsid w:val="009B12D6"/>
    <w:rsid w:val="009B15E4"/>
    <w:rsid w:val="009B1845"/>
    <w:rsid w:val="009B1A03"/>
    <w:rsid w:val="009B1AE9"/>
    <w:rsid w:val="009B22A7"/>
    <w:rsid w:val="009B24E1"/>
    <w:rsid w:val="009B278C"/>
    <w:rsid w:val="009B2879"/>
    <w:rsid w:val="009B29A7"/>
    <w:rsid w:val="009B2B58"/>
    <w:rsid w:val="009B2FCF"/>
    <w:rsid w:val="009B3422"/>
    <w:rsid w:val="009B396E"/>
    <w:rsid w:val="009B4D50"/>
    <w:rsid w:val="009B4E2C"/>
    <w:rsid w:val="009B5157"/>
    <w:rsid w:val="009B5853"/>
    <w:rsid w:val="009B5F81"/>
    <w:rsid w:val="009B6038"/>
    <w:rsid w:val="009B6445"/>
    <w:rsid w:val="009B6454"/>
    <w:rsid w:val="009B6698"/>
    <w:rsid w:val="009B6A73"/>
    <w:rsid w:val="009B7069"/>
    <w:rsid w:val="009B7645"/>
    <w:rsid w:val="009B7CF1"/>
    <w:rsid w:val="009B7D4F"/>
    <w:rsid w:val="009C04A0"/>
    <w:rsid w:val="009C0F29"/>
    <w:rsid w:val="009C11B7"/>
    <w:rsid w:val="009C1718"/>
    <w:rsid w:val="009C17B7"/>
    <w:rsid w:val="009C2B3C"/>
    <w:rsid w:val="009C306D"/>
    <w:rsid w:val="009C3DBC"/>
    <w:rsid w:val="009C3F86"/>
    <w:rsid w:val="009C415F"/>
    <w:rsid w:val="009C485D"/>
    <w:rsid w:val="009C4BE4"/>
    <w:rsid w:val="009C4F9E"/>
    <w:rsid w:val="009C5341"/>
    <w:rsid w:val="009C549B"/>
    <w:rsid w:val="009C6E45"/>
    <w:rsid w:val="009C6F3D"/>
    <w:rsid w:val="009C71B5"/>
    <w:rsid w:val="009C72E0"/>
    <w:rsid w:val="009C76E2"/>
    <w:rsid w:val="009C7BAB"/>
    <w:rsid w:val="009C7BD9"/>
    <w:rsid w:val="009C7CAA"/>
    <w:rsid w:val="009D0778"/>
    <w:rsid w:val="009D1180"/>
    <w:rsid w:val="009D1290"/>
    <w:rsid w:val="009D17AC"/>
    <w:rsid w:val="009D1CC7"/>
    <w:rsid w:val="009D2018"/>
    <w:rsid w:val="009D237D"/>
    <w:rsid w:val="009D291D"/>
    <w:rsid w:val="009D2A03"/>
    <w:rsid w:val="009D3C66"/>
    <w:rsid w:val="009D4B84"/>
    <w:rsid w:val="009D5064"/>
    <w:rsid w:val="009D5B78"/>
    <w:rsid w:val="009D61EE"/>
    <w:rsid w:val="009D688A"/>
    <w:rsid w:val="009D69D1"/>
    <w:rsid w:val="009D6EC5"/>
    <w:rsid w:val="009D6F5C"/>
    <w:rsid w:val="009D7012"/>
    <w:rsid w:val="009D71D3"/>
    <w:rsid w:val="009D7440"/>
    <w:rsid w:val="009D7517"/>
    <w:rsid w:val="009D7D81"/>
    <w:rsid w:val="009E011C"/>
    <w:rsid w:val="009E05F9"/>
    <w:rsid w:val="009E068E"/>
    <w:rsid w:val="009E089A"/>
    <w:rsid w:val="009E08D5"/>
    <w:rsid w:val="009E0BB7"/>
    <w:rsid w:val="009E1C38"/>
    <w:rsid w:val="009E1F81"/>
    <w:rsid w:val="009E2243"/>
    <w:rsid w:val="009E3781"/>
    <w:rsid w:val="009E3A3E"/>
    <w:rsid w:val="009E46B8"/>
    <w:rsid w:val="009E4A55"/>
    <w:rsid w:val="009E4EC3"/>
    <w:rsid w:val="009E507C"/>
    <w:rsid w:val="009E5389"/>
    <w:rsid w:val="009E5686"/>
    <w:rsid w:val="009E6158"/>
    <w:rsid w:val="009E63A0"/>
    <w:rsid w:val="009E65D5"/>
    <w:rsid w:val="009E7A35"/>
    <w:rsid w:val="009E7E78"/>
    <w:rsid w:val="009F000D"/>
    <w:rsid w:val="009F020A"/>
    <w:rsid w:val="009F0797"/>
    <w:rsid w:val="009F0DE1"/>
    <w:rsid w:val="009F0E77"/>
    <w:rsid w:val="009F1559"/>
    <w:rsid w:val="009F15B6"/>
    <w:rsid w:val="009F1AB9"/>
    <w:rsid w:val="009F1CB3"/>
    <w:rsid w:val="009F20A0"/>
    <w:rsid w:val="009F29B1"/>
    <w:rsid w:val="009F2AEE"/>
    <w:rsid w:val="009F2E44"/>
    <w:rsid w:val="009F32E6"/>
    <w:rsid w:val="009F340D"/>
    <w:rsid w:val="009F347B"/>
    <w:rsid w:val="009F34E1"/>
    <w:rsid w:val="009F42F0"/>
    <w:rsid w:val="009F431E"/>
    <w:rsid w:val="009F53AA"/>
    <w:rsid w:val="009F5CE9"/>
    <w:rsid w:val="009F5DAB"/>
    <w:rsid w:val="009F61ED"/>
    <w:rsid w:val="009F621C"/>
    <w:rsid w:val="009F6998"/>
    <w:rsid w:val="009F791B"/>
    <w:rsid w:val="009F7AB1"/>
    <w:rsid w:val="00A00B01"/>
    <w:rsid w:val="00A00B37"/>
    <w:rsid w:val="00A01654"/>
    <w:rsid w:val="00A01743"/>
    <w:rsid w:val="00A018B1"/>
    <w:rsid w:val="00A01C37"/>
    <w:rsid w:val="00A02304"/>
    <w:rsid w:val="00A025AF"/>
    <w:rsid w:val="00A02A09"/>
    <w:rsid w:val="00A03FAF"/>
    <w:rsid w:val="00A0447E"/>
    <w:rsid w:val="00A046BE"/>
    <w:rsid w:val="00A0490D"/>
    <w:rsid w:val="00A04B1D"/>
    <w:rsid w:val="00A054D1"/>
    <w:rsid w:val="00A05EB3"/>
    <w:rsid w:val="00A05F4E"/>
    <w:rsid w:val="00A06182"/>
    <w:rsid w:val="00A0728E"/>
    <w:rsid w:val="00A07540"/>
    <w:rsid w:val="00A10D01"/>
    <w:rsid w:val="00A10F24"/>
    <w:rsid w:val="00A11883"/>
    <w:rsid w:val="00A1217D"/>
    <w:rsid w:val="00A123F9"/>
    <w:rsid w:val="00A13558"/>
    <w:rsid w:val="00A136D9"/>
    <w:rsid w:val="00A13FE8"/>
    <w:rsid w:val="00A1459B"/>
    <w:rsid w:val="00A145B7"/>
    <w:rsid w:val="00A14F88"/>
    <w:rsid w:val="00A15231"/>
    <w:rsid w:val="00A15588"/>
    <w:rsid w:val="00A168FA"/>
    <w:rsid w:val="00A17218"/>
    <w:rsid w:val="00A178CC"/>
    <w:rsid w:val="00A20709"/>
    <w:rsid w:val="00A21092"/>
    <w:rsid w:val="00A2165A"/>
    <w:rsid w:val="00A21DE6"/>
    <w:rsid w:val="00A2210A"/>
    <w:rsid w:val="00A221A8"/>
    <w:rsid w:val="00A2245D"/>
    <w:rsid w:val="00A22843"/>
    <w:rsid w:val="00A23448"/>
    <w:rsid w:val="00A237DF"/>
    <w:rsid w:val="00A23A97"/>
    <w:rsid w:val="00A24753"/>
    <w:rsid w:val="00A24A43"/>
    <w:rsid w:val="00A24D2D"/>
    <w:rsid w:val="00A2525E"/>
    <w:rsid w:val="00A25B37"/>
    <w:rsid w:val="00A25E3A"/>
    <w:rsid w:val="00A27C83"/>
    <w:rsid w:val="00A307FC"/>
    <w:rsid w:val="00A30A7C"/>
    <w:rsid w:val="00A318DC"/>
    <w:rsid w:val="00A32285"/>
    <w:rsid w:val="00A3233F"/>
    <w:rsid w:val="00A3245B"/>
    <w:rsid w:val="00A32D8F"/>
    <w:rsid w:val="00A337E6"/>
    <w:rsid w:val="00A33E2C"/>
    <w:rsid w:val="00A3417B"/>
    <w:rsid w:val="00A342CF"/>
    <w:rsid w:val="00A3571A"/>
    <w:rsid w:val="00A36D36"/>
    <w:rsid w:val="00A37381"/>
    <w:rsid w:val="00A373DA"/>
    <w:rsid w:val="00A37857"/>
    <w:rsid w:val="00A378E6"/>
    <w:rsid w:val="00A37F5C"/>
    <w:rsid w:val="00A40548"/>
    <w:rsid w:val="00A407E2"/>
    <w:rsid w:val="00A40E32"/>
    <w:rsid w:val="00A41043"/>
    <w:rsid w:val="00A41068"/>
    <w:rsid w:val="00A4144B"/>
    <w:rsid w:val="00A42B34"/>
    <w:rsid w:val="00A42B8F"/>
    <w:rsid w:val="00A42BC1"/>
    <w:rsid w:val="00A43610"/>
    <w:rsid w:val="00A4375D"/>
    <w:rsid w:val="00A43FE9"/>
    <w:rsid w:val="00A4412F"/>
    <w:rsid w:val="00A441B2"/>
    <w:rsid w:val="00A449AB"/>
    <w:rsid w:val="00A449DB"/>
    <w:rsid w:val="00A44ABD"/>
    <w:rsid w:val="00A45071"/>
    <w:rsid w:val="00A4521A"/>
    <w:rsid w:val="00A45E89"/>
    <w:rsid w:val="00A465F2"/>
    <w:rsid w:val="00A46616"/>
    <w:rsid w:val="00A46C68"/>
    <w:rsid w:val="00A46F60"/>
    <w:rsid w:val="00A47004"/>
    <w:rsid w:val="00A47594"/>
    <w:rsid w:val="00A5055A"/>
    <w:rsid w:val="00A50864"/>
    <w:rsid w:val="00A50ECC"/>
    <w:rsid w:val="00A50F73"/>
    <w:rsid w:val="00A511B3"/>
    <w:rsid w:val="00A514A0"/>
    <w:rsid w:val="00A5150A"/>
    <w:rsid w:val="00A51B0B"/>
    <w:rsid w:val="00A51BD4"/>
    <w:rsid w:val="00A528FA"/>
    <w:rsid w:val="00A52F5A"/>
    <w:rsid w:val="00A531F7"/>
    <w:rsid w:val="00A556DD"/>
    <w:rsid w:val="00A556F6"/>
    <w:rsid w:val="00A557D2"/>
    <w:rsid w:val="00A55B76"/>
    <w:rsid w:val="00A55C7B"/>
    <w:rsid w:val="00A55E71"/>
    <w:rsid w:val="00A56721"/>
    <w:rsid w:val="00A57CB9"/>
    <w:rsid w:val="00A60851"/>
    <w:rsid w:val="00A608A1"/>
    <w:rsid w:val="00A60A8E"/>
    <w:rsid w:val="00A6127D"/>
    <w:rsid w:val="00A61423"/>
    <w:rsid w:val="00A61EA1"/>
    <w:rsid w:val="00A61FD7"/>
    <w:rsid w:val="00A62F20"/>
    <w:rsid w:val="00A6328D"/>
    <w:rsid w:val="00A63730"/>
    <w:rsid w:val="00A63F92"/>
    <w:rsid w:val="00A64F73"/>
    <w:rsid w:val="00A651B6"/>
    <w:rsid w:val="00A6572C"/>
    <w:rsid w:val="00A6583A"/>
    <w:rsid w:val="00A6585F"/>
    <w:rsid w:val="00A65931"/>
    <w:rsid w:val="00A65BB4"/>
    <w:rsid w:val="00A66111"/>
    <w:rsid w:val="00A666FA"/>
    <w:rsid w:val="00A66927"/>
    <w:rsid w:val="00A67393"/>
    <w:rsid w:val="00A675CA"/>
    <w:rsid w:val="00A6798C"/>
    <w:rsid w:val="00A67AA8"/>
    <w:rsid w:val="00A70B5C"/>
    <w:rsid w:val="00A719C8"/>
    <w:rsid w:val="00A719D6"/>
    <w:rsid w:val="00A71AA8"/>
    <w:rsid w:val="00A71D76"/>
    <w:rsid w:val="00A72046"/>
    <w:rsid w:val="00A72491"/>
    <w:rsid w:val="00A7252B"/>
    <w:rsid w:val="00A7261E"/>
    <w:rsid w:val="00A72E9F"/>
    <w:rsid w:val="00A731D8"/>
    <w:rsid w:val="00A73441"/>
    <w:rsid w:val="00A73986"/>
    <w:rsid w:val="00A73E44"/>
    <w:rsid w:val="00A73F79"/>
    <w:rsid w:val="00A74064"/>
    <w:rsid w:val="00A745BE"/>
    <w:rsid w:val="00A75749"/>
    <w:rsid w:val="00A758CB"/>
    <w:rsid w:val="00A760E2"/>
    <w:rsid w:val="00A77027"/>
    <w:rsid w:val="00A77036"/>
    <w:rsid w:val="00A77837"/>
    <w:rsid w:val="00A80AD7"/>
    <w:rsid w:val="00A81635"/>
    <w:rsid w:val="00A81FEA"/>
    <w:rsid w:val="00A82164"/>
    <w:rsid w:val="00A82AC0"/>
    <w:rsid w:val="00A83144"/>
    <w:rsid w:val="00A831E3"/>
    <w:rsid w:val="00A83A17"/>
    <w:rsid w:val="00A83F4C"/>
    <w:rsid w:val="00A84BA7"/>
    <w:rsid w:val="00A84D3A"/>
    <w:rsid w:val="00A84F0A"/>
    <w:rsid w:val="00A851B6"/>
    <w:rsid w:val="00A8532B"/>
    <w:rsid w:val="00A853C3"/>
    <w:rsid w:val="00A854FC"/>
    <w:rsid w:val="00A85E3A"/>
    <w:rsid w:val="00A8614E"/>
    <w:rsid w:val="00A86A82"/>
    <w:rsid w:val="00A86CA4"/>
    <w:rsid w:val="00A8730C"/>
    <w:rsid w:val="00A877AB"/>
    <w:rsid w:val="00A90037"/>
    <w:rsid w:val="00A90FDE"/>
    <w:rsid w:val="00A92318"/>
    <w:rsid w:val="00A9246D"/>
    <w:rsid w:val="00A9262F"/>
    <w:rsid w:val="00A9280E"/>
    <w:rsid w:val="00A92930"/>
    <w:rsid w:val="00A9297F"/>
    <w:rsid w:val="00A93940"/>
    <w:rsid w:val="00A93B66"/>
    <w:rsid w:val="00A93FD2"/>
    <w:rsid w:val="00A945D9"/>
    <w:rsid w:val="00A9484D"/>
    <w:rsid w:val="00A94927"/>
    <w:rsid w:val="00A94F7B"/>
    <w:rsid w:val="00A954D6"/>
    <w:rsid w:val="00A9626D"/>
    <w:rsid w:val="00A96B7B"/>
    <w:rsid w:val="00A96D3C"/>
    <w:rsid w:val="00AA0447"/>
    <w:rsid w:val="00AA0EA3"/>
    <w:rsid w:val="00AA0F89"/>
    <w:rsid w:val="00AA194D"/>
    <w:rsid w:val="00AA1B17"/>
    <w:rsid w:val="00AA1D3B"/>
    <w:rsid w:val="00AA214E"/>
    <w:rsid w:val="00AA235E"/>
    <w:rsid w:val="00AA2F5C"/>
    <w:rsid w:val="00AA33F2"/>
    <w:rsid w:val="00AA345A"/>
    <w:rsid w:val="00AA38AB"/>
    <w:rsid w:val="00AA39E1"/>
    <w:rsid w:val="00AA43ED"/>
    <w:rsid w:val="00AA45E0"/>
    <w:rsid w:val="00AA4E23"/>
    <w:rsid w:val="00AA5096"/>
    <w:rsid w:val="00AA6000"/>
    <w:rsid w:val="00AA604B"/>
    <w:rsid w:val="00AA61EF"/>
    <w:rsid w:val="00AA6634"/>
    <w:rsid w:val="00AA6AB6"/>
    <w:rsid w:val="00AA7198"/>
    <w:rsid w:val="00AA72C9"/>
    <w:rsid w:val="00AA747E"/>
    <w:rsid w:val="00AA76DA"/>
    <w:rsid w:val="00AA7A5F"/>
    <w:rsid w:val="00AB00B9"/>
    <w:rsid w:val="00AB0463"/>
    <w:rsid w:val="00AB0C95"/>
    <w:rsid w:val="00AB1B09"/>
    <w:rsid w:val="00AB1BFF"/>
    <w:rsid w:val="00AB1D52"/>
    <w:rsid w:val="00AB1F24"/>
    <w:rsid w:val="00AB2536"/>
    <w:rsid w:val="00AB2B63"/>
    <w:rsid w:val="00AB2F07"/>
    <w:rsid w:val="00AB3844"/>
    <w:rsid w:val="00AB42E4"/>
    <w:rsid w:val="00AB4317"/>
    <w:rsid w:val="00AB43F9"/>
    <w:rsid w:val="00AB4740"/>
    <w:rsid w:val="00AB5610"/>
    <w:rsid w:val="00AB5B45"/>
    <w:rsid w:val="00AB5E91"/>
    <w:rsid w:val="00AB5FFE"/>
    <w:rsid w:val="00AB62B1"/>
    <w:rsid w:val="00AB6CAA"/>
    <w:rsid w:val="00AB6FF3"/>
    <w:rsid w:val="00AB726C"/>
    <w:rsid w:val="00AB735E"/>
    <w:rsid w:val="00AB78FD"/>
    <w:rsid w:val="00AB7BCF"/>
    <w:rsid w:val="00AB7BF0"/>
    <w:rsid w:val="00AB7C17"/>
    <w:rsid w:val="00AC0344"/>
    <w:rsid w:val="00AC0488"/>
    <w:rsid w:val="00AC04E6"/>
    <w:rsid w:val="00AC0FCF"/>
    <w:rsid w:val="00AC12B3"/>
    <w:rsid w:val="00AC1452"/>
    <w:rsid w:val="00AC1B6A"/>
    <w:rsid w:val="00AC21E6"/>
    <w:rsid w:val="00AC2C54"/>
    <w:rsid w:val="00AC2E5B"/>
    <w:rsid w:val="00AC3082"/>
    <w:rsid w:val="00AC3182"/>
    <w:rsid w:val="00AC33B8"/>
    <w:rsid w:val="00AC3BAC"/>
    <w:rsid w:val="00AC3D8E"/>
    <w:rsid w:val="00AC400C"/>
    <w:rsid w:val="00AC41AC"/>
    <w:rsid w:val="00AC46C0"/>
    <w:rsid w:val="00AC48BE"/>
    <w:rsid w:val="00AC4D00"/>
    <w:rsid w:val="00AC4E96"/>
    <w:rsid w:val="00AC53C4"/>
    <w:rsid w:val="00AC5828"/>
    <w:rsid w:val="00AC5986"/>
    <w:rsid w:val="00AC5EDC"/>
    <w:rsid w:val="00AC6081"/>
    <w:rsid w:val="00AC6B30"/>
    <w:rsid w:val="00AC721D"/>
    <w:rsid w:val="00AC7396"/>
    <w:rsid w:val="00AC7500"/>
    <w:rsid w:val="00AC7EB3"/>
    <w:rsid w:val="00AD0C94"/>
    <w:rsid w:val="00AD2176"/>
    <w:rsid w:val="00AD2C3D"/>
    <w:rsid w:val="00AD3515"/>
    <w:rsid w:val="00AD3747"/>
    <w:rsid w:val="00AD3AF6"/>
    <w:rsid w:val="00AD3F52"/>
    <w:rsid w:val="00AD42FE"/>
    <w:rsid w:val="00AD4D37"/>
    <w:rsid w:val="00AD51FC"/>
    <w:rsid w:val="00AD5245"/>
    <w:rsid w:val="00AD5CDE"/>
    <w:rsid w:val="00AD5DF8"/>
    <w:rsid w:val="00AD5E6A"/>
    <w:rsid w:val="00AD6771"/>
    <w:rsid w:val="00AD720A"/>
    <w:rsid w:val="00AD7668"/>
    <w:rsid w:val="00AD7A39"/>
    <w:rsid w:val="00AD7E2C"/>
    <w:rsid w:val="00AD7E6C"/>
    <w:rsid w:val="00AE0554"/>
    <w:rsid w:val="00AE0715"/>
    <w:rsid w:val="00AE0762"/>
    <w:rsid w:val="00AE07DC"/>
    <w:rsid w:val="00AE092F"/>
    <w:rsid w:val="00AE0DE0"/>
    <w:rsid w:val="00AE2CA2"/>
    <w:rsid w:val="00AE2DAB"/>
    <w:rsid w:val="00AE30D5"/>
    <w:rsid w:val="00AE31A9"/>
    <w:rsid w:val="00AE342D"/>
    <w:rsid w:val="00AE4550"/>
    <w:rsid w:val="00AE477D"/>
    <w:rsid w:val="00AE4EC0"/>
    <w:rsid w:val="00AE511A"/>
    <w:rsid w:val="00AE54B7"/>
    <w:rsid w:val="00AE58E5"/>
    <w:rsid w:val="00AE5DB5"/>
    <w:rsid w:val="00AE6224"/>
    <w:rsid w:val="00AE6366"/>
    <w:rsid w:val="00AE6F6F"/>
    <w:rsid w:val="00AE78C1"/>
    <w:rsid w:val="00AE79E0"/>
    <w:rsid w:val="00AE7CD5"/>
    <w:rsid w:val="00AF071D"/>
    <w:rsid w:val="00AF0D5A"/>
    <w:rsid w:val="00AF15A5"/>
    <w:rsid w:val="00AF1CB6"/>
    <w:rsid w:val="00AF2287"/>
    <w:rsid w:val="00AF268A"/>
    <w:rsid w:val="00AF2A93"/>
    <w:rsid w:val="00AF2C87"/>
    <w:rsid w:val="00AF2E47"/>
    <w:rsid w:val="00AF3206"/>
    <w:rsid w:val="00AF3E8B"/>
    <w:rsid w:val="00AF461E"/>
    <w:rsid w:val="00AF47B4"/>
    <w:rsid w:val="00AF4AB7"/>
    <w:rsid w:val="00AF4AED"/>
    <w:rsid w:val="00AF4BAA"/>
    <w:rsid w:val="00AF52C3"/>
    <w:rsid w:val="00AF5B97"/>
    <w:rsid w:val="00AF6010"/>
    <w:rsid w:val="00AF6406"/>
    <w:rsid w:val="00AF6989"/>
    <w:rsid w:val="00AF7079"/>
    <w:rsid w:val="00AF7718"/>
    <w:rsid w:val="00AF7BF2"/>
    <w:rsid w:val="00AFECA2"/>
    <w:rsid w:val="00B00CFF"/>
    <w:rsid w:val="00B0157A"/>
    <w:rsid w:val="00B01B13"/>
    <w:rsid w:val="00B01C74"/>
    <w:rsid w:val="00B02E8D"/>
    <w:rsid w:val="00B030D0"/>
    <w:rsid w:val="00B0316B"/>
    <w:rsid w:val="00B0361F"/>
    <w:rsid w:val="00B03F5D"/>
    <w:rsid w:val="00B04085"/>
    <w:rsid w:val="00B043D4"/>
    <w:rsid w:val="00B04837"/>
    <w:rsid w:val="00B05095"/>
    <w:rsid w:val="00B0528E"/>
    <w:rsid w:val="00B05370"/>
    <w:rsid w:val="00B05B43"/>
    <w:rsid w:val="00B05CFA"/>
    <w:rsid w:val="00B060AB"/>
    <w:rsid w:val="00B0646B"/>
    <w:rsid w:val="00B06490"/>
    <w:rsid w:val="00B06714"/>
    <w:rsid w:val="00B06811"/>
    <w:rsid w:val="00B06A6F"/>
    <w:rsid w:val="00B06BB1"/>
    <w:rsid w:val="00B07541"/>
    <w:rsid w:val="00B07B5D"/>
    <w:rsid w:val="00B10425"/>
    <w:rsid w:val="00B10C4D"/>
    <w:rsid w:val="00B10C7F"/>
    <w:rsid w:val="00B10DFB"/>
    <w:rsid w:val="00B11434"/>
    <w:rsid w:val="00B11BB6"/>
    <w:rsid w:val="00B11CD3"/>
    <w:rsid w:val="00B11D01"/>
    <w:rsid w:val="00B11E13"/>
    <w:rsid w:val="00B1231B"/>
    <w:rsid w:val="00B1272D"/>
    <w:rsid w:val="00B12807"/>
    <w:rsid w:val="00B13205"/>
    <w:rsid w:val="00B13E0D"/>
    <w:rsid w:val="00B14182"/>
    <w:rsid w:val="00B14865"/>
    <w:rsid w:val="00B14B6A"/>
    <w:rsid w:val="00B14D50"/>
    <w:rsid w:val="00B15121"/>
    <w:rsid w:val="00B156F5"/>
    <w:rsid w:val="00B15F37"/>
    <w:rsid w:val="00B1620F"/>
    <w:rsid w:val="00B1626F"/>
    <w:rsid w:val="00B166F8"/>
    <w:rsid w:val="00B17631"/>
    <w:rsid w:val="00B17A23"/>
    <w:rsid w:val="00B201DB"/>
    <w:rsid w:val="00B20BF7"/>
    <w:rsid w:val="00B2128B"/>
    <w:rsid w:val="00B212E7"/>
    <w:rsid w:val="00B219E1"/>
    <w:rsid w:val="00B21E1F"/>
    <w:rsid w:val="00B21EC9"/>
    <w:rsid w:val="00B21F7E"/>
    <w:rsid w:val="00B224F7"/>
    <w:rsid w:val="00B22B30"/>
    <w:rsid w:val="00B233CE"/>
    <w:rsid w:val="00B234ED"/>
    <w:rsid w:val="00B236E0"/>
    <w:rsid w:val="00B237CE"/>
    <w:rsid w:val="00B23ADD"/>
    <w:rsid w:val="00B243DA"/>
    <w:rsid w:val="00B24591"/>
    <w:rsid w:val="00B25059"/>
    <w:rsid w:val="00B252BC"/>
    <w:rsid w:val="00B265D0"/>
    <w:rsid w:val="00B26813"/>
    <w:rsid w:val="00B27749"/>
    <w:rsid w:val="00B27989"/>
    <w:rsid w:val="00B27B2C"/>
    <w:rsid w:val="00B27B4A"/>
    <w:rsid w:val="00B30800"/>
    <w:rsid w:val="00B30C48"/>
    <w:rsid w:val="00B30F69"/>
    <w:rsid w:val="00B31684"/>
    <w:rsid w:val="00B319C2"/>
    <w:rsid w:val="00B31D0A"/>
    <w:rsid w:val="00B32089"/>
    <w:rsid w:val="00B321BD"/>
    <w:rsid w:val="00B32BEF"/>
    <w:rsid w:val="00B32C32"/>
    <w:rsid w:val="00B32D26"/>
    <w:rsid w:val="00B33434"/>
    <w:rsid w:val="00B339C5"/>
    <w:rsid w:val="00B33F0B"/>
    <w:rsid w:val="00B34070"/>
    <w:rsid w:val="00B34169"/>
    <w:rsid w:val="00B342BE"/>
    <w:rsid w:val="00B34602"/>
    <w:rsid w:val="00B34862"/>
    <w:rsid w:val="00B34CE7"/>
    <w:rsid w:val="00B34D3C"/>
    <w:rsid w:val="00B34F73"/>
    <w:rsid w:val="00B352D4"/>
    <w:rsid w:val="00B35513"/>
    <w:rsid w:val="00B35576"/>
    <w:rsid w:val="00B356EC"/>
    <w:rsid w:val="00B35C95"/>
    <w:rsid w:val="00B35FFA"/>
    <w:rsid w:val="00B3603F"/>
    <w:rsid w:val="00B36B4C"/>
    <w:rsid w:val="00B36D06"/>
    <w:rsid w:val="00B371A8"/>
    <w:rsid w:val="00B374A2"/>
    <w:rsid w:val="00B377A9"/>
    <w:rsid w:val="00B37BEC"/>
    <w:rsid w:val="00B40125"/>
    <w:rsid w:val="00B40630"/>
    <w:rsid w:val="00B408D9"/>
    <w:rsid w:val="00B40E45"/>
    <w:rsid w:val="00B413C6"/>
    <w:rsid w:val="00B419C3"/>
    <w:rsid w:val="00B424CF"/>
    <w:rsid w:val="00B42500"/>
    <w:rsid w:val="00B4253D"/>
    <w:rsid w:val="00B42B6B"/>
    <w:rsid w:val="00B4314D"/>
    <w:rsid w:val="00B43C6F"/>
    <w:rsid w:val="00B448D6"/>
    <w:rsid w:val="00B45225"/>
    <w:rsid w:val="00B4570E"/>
    <w:rsid w:val="00B45DCB"/>
    <w:rsid w:val="00B45E7C"/>
    <w:rsid w:val="00B462B1"/>
    <w:rsid w:val="00B46673"/>
    <w:rsid w:val="00B47C01"/>
    <w:rsid w:val="00B50AA2"/>
    <w:rsid w:val="00B50B29"/>
    <w:rsid w:val="00B50E30"/>
    <w:rsid w:val="00B5107C"/>
    <w:rsid w:val="00B5190D"/>
    <w:rsid w:val="00B51999"/>
    <w:rsid w:val="00B51C3B"/>
    <w:rsid w:val="00B51D01"/>
    <w:rsid w:val="00B51D86"/>
    <w:rsid w:val="00B52565"/>
    <w:rsid w:val="00B52A4E"/>
    <w:rsid w:val="00B52C41"/>
    <w:rsid w:val="00B52D77"/>
    <w:rsid w:val="00B53292"/>
    <w:rsid w:val="00B537C7"/>
    <w:rsid w:val="00B53B9B"/>
    <w:rsid w:val="00B54BC6"/>
    <w:rsid w:val="00B54D3F"/>
    <w:rsid w:val="00B54FE5"/>
    <w:rsid w:val="00B5511E"/>
    <w:rsid w:val="00B558D9"/>
    <w:rsid w:val="00B55D29"/>
    <w:rsid w:val="00B56040"/>
    <w:rsid w:val="00B56A13"/>
    <w:rsid w:val="00B57178"/>
    <w:rsid w:val="00B577F6"/>
    <w:rsid w:val="00B57915"/>
    <w:rsid w:val="00B57B18"/>
    <w:rsid w:val="00B57C65"/>
    <w:rsid w:val="00B57F65"/>
    <w:rsid w:val="00B60678"/>
    <w:rsid w:val="00B6109D"/>
    <w:rsid w:val="00B617EF"/>
    <w:rsid w:val="00B61F22"/>
    <w:rsid w:val="00B632DA"/>
    <w:rsid w:val="00B636D8"/>
    <w:rsid w:val="00B63F1F"/>
    <w:rsid w:val="00B649EC"/>
    <w:rsid w:val="00B6501D"/>
    <w:rsid w:val="00B65066"/>
    <w:rsid w:val="00B6520A"/>
    <w:rsid w:val="00B659FF"/>
    <w:rsid w:val="00B65AFE"/>
    <w:rsid w:val="00B65B99"/>
    <w:rsid w:val="00B65CEE"/>
    <w:rsid w:val="00B660F1"/>
    <w:rsid w:val="00B6630C"/>
    <w:rsid w:val="00B66379"/>
    <w:rsid w:val="00B66DE7"/>
    <w:rsid w:val="00B674CC"/>
    <w:rsid w:val="00B67959"/>
    <w:rsid w:val="00B67971"/>
    <w:rsid w:val="00B70A96"/>
    <w:rsid w:val="00B71E9D"/>
    <w:rsid w:val="00B72259"/>
    <w:rsid w:val="00B72A07"/>
    <w:rsid w:val="00B72A68"/>
    <w:rsid w:val="00B7311A"/>
    <w:rsid w:val="00B73181"/>
    <w:rsid w:val="00B7346E"/>
    <w:rsid w:val="00B73673"/>
    <w:rsid w:val="00B73BCD"/>
    <w:rsid w:val="00B73E15"/>
    <w:rsid w:val="00B749CA"/>
    <w:rsid w:val="00B75386"/>
    <w:rsid w:val="00B75CDF"/>
    <w:rsid w:val="00B76393"/>
    <w:rsid w:val="00B768A7"/>
    <w:rsid w:val="00B76A44"/>
    <w:rsid w:val="00B76BB9"/>
    <w:rsid w:val="00B7795B"/>
    <w:rsid w:val="00B80167"/>
    <w:rsid w:val="00B80425"/>
    <w:rsid w:val="00B80525"/>
    <w:rsid w:val="00B806CD"/>
    <w:rsid w:val="00B81563"/>
    <w:rsid w:val="00B81686"/>
    <w:rsid w:val="00B81FFC"/>
    <w:rsid w:val="00B827A5"/>
    <w:rsid w:val="00B83486"/>
    <w:rsid w:val="00B83543"/>
    <w:rsid w:val="00B84023"/>
    <w:rsid w:val="00B8455F"/>
    <w:rsid w:val="00B84E84"/>
    <w:rsid w:val="00B84FA6"/>
    <w:rsid w:val="00B852AB"/>
    <w:rsid w:val="00B85844"/>
    <w:rsid w:val="00B859D5"/>
    <w:rsid w:val="00B85A2D"/>
    <w:rsid w:val="00B85BDC"/>
    <w:rsid w:val="00B8679F"/>
    <w:rsid w:val="00B8704E"/>
    <w:rsid w:val="00B87807"/>
    <w:rsid w:val="00B87AC8"/>
    <w:rsid w:val="00B87D7A"/>
    <w:rsid w:val="00B87E38"/>
    <w:rsid w:val="00B87F7B"/>
    <w:rsid w:val="00B900B5"/>
    <w:rsid w:val="00B90B2E"/>
    <w:rsid w:val="00B9133E"/>
    <w:rsid w:val="00B917D6"/>
    <w:rsid w:val="00B918AE"/>
    <w:rsid w:val="00B91C1C"/>
    <w:rsid w:val="00B91D38"/>
    <w:rsid w:val="00B924A6"/>
    <w:rsid w:val="00B92535"/>
    <w:rsid w:val="00B9260B"/>
    <w:rsid w:val="00B92C6C"/>
    <w:rsid w:val="00B92CBB"/>
    <w:rsid w:val="00B92DE6"/>
    <w:rsid w:val="00B92FBB"/>
    <w:rsid w:val="00B9308C"/>
    <w:rsid w:val="00B930F2"/>
    <w:rsid w:val="00B93209"/>
    <w:rsid w:val="00B93459"/>
    <w:rsid w:val="00B93ACC"/>
    <w:rsid w:val="00B93E1E"/>
    <w:rsid w:val="00B94355"/>
    <w:rsid w:val="00B94362"/>
    <w:rsid w:val="00B950B8"/>
    <w:rsid w:val="00B95245"/>
    <w:rsid w:val="00B95472"/>
    <w:rsid w:val="00B958E5"/>
    <w:rsid w:val="00B95E31"/>
    <w:rsid w:val="00B96DCC"/>
    <w:rsid w:val="00B96DF2"/>
    <w:rsid w:val="00B973CD"/>
    <w:rsid w:val="00B976AB"/>
    <w:rsid w:val="00B97998"/>
    <w:rsid w:val="00B97BDB"/>
    <w:rsid w:val="00BA0DDC"/>
    <w:rsid w:val="00BA116B"/>
    <w:rsid w:val="00BA12F3"/>
    <w:rsid w:val="00BA1D5B"/>
    <w:rsid w:val="00BA2007"/>
    <w:rsid w:val="00BA2F74"/>
    <w:rsid w:val="00BA36C3"/>
    <w:rsid w:val="00BA3BA4"/>
    <w:rsid w:val="00BA410A"/>
    <w:rsid w:val="00BA62E5"/>
    <w:rsid w:val="00BA66BC"/>
    <w:rsid w:val="00BA66D6"/>
    <w:rsid w:val="00BA67E0"/>
    <w:rsid w:val="00BA6B3C"/>
    <w:rsid w:val="00BA6D85"/>
    <w:rsid w:val="00BA6DD7"/>
    <w:rsid w:val="00BA6FF2"/>
    <w:rsid w:val="00BA76BC"/>
    <w:rsid w:val="00BB0240"/>
    <w:rsid w:val="00BB0F08"/>
    <w:rsid w:val="00BB147D"/>
    <w:rsid w:val="00BB17C0"/>
    <w:rsid w:val="00BB1CD0"/>
    <w:rsid w:val="00BB1D0F"/>
    <w:rsid w:val="00BB1F48"/>
    <w:rsid w:val="00BB284E"/>
    <w:rsid w:val="00BB3068"/>
    <w:rsid w:val="00BB41C2"/>
    <w:rsid w:val="00BB4785"/>
    <w:rsid w:val="00BB479C"/>
    <w:rsid w:val="00BB4B56"/>
    <w:rsid w:val="00BB645C"/>
    <w:rsid w:val="00BB6537"/>
    <w:rsid w:val="00BB68F6"/>
    <w:rsid w:val="00BB6AFC"/>
    <w:rsid w:val="00BB6B5C"/>
    <w:rsid w:val="00BB6E98"/>
    <w:rsid w:val="00BB706B"/>
    <w:rsid w:val="00BB767E"/>
    <w:rsid w:val="00BC05E3"/>
    <w:rsid w:val="00BC0672"/>
    <w:rsid w:val="00BC0BC3"/>
    <w:rsid w:val="00BC0FE4"/>
    <w:rsid w:val="00BC1DBE"/>
    <w:rsid w:val="00BC2538"/>
    <w:rsid w:val="00BC2855"/>
    <w:rsid w:val="00BC2CD3"/>
    <w:rsid w:val="00BC331E"/>
    <w:rsid w:val="00BC3450"/>
    <w:rsid w:val="00BC3C3F"/>
    <w:rsid w:val="00BC3FC5"/>
    <w:rsid w:val="00BC4246"/>
    <w:rsid w:val="00BC43BB"/>
    <w:rsid w:val="00BC4BB7"/>
    <w:rsid w:val="00BC4CC3"/>
    <w:rsid w:val="00BC51E9"/>
    <w:rsid w:val="00BC5209"/>
    <w:rsid w:val="00BC612D"/>
    <w:rsid w:val="00BC6425"/>
    <w:rsid w:val="00BC66E0"/>
    <w:rsid w:val="00BC7DD4"/>
    <w:rsid w:val="00BD06EE"/>
    <w:rsid w:val="00BD0E53"/>
    <w:rsid w:val="00BD1710"/>
    <w:rsid w:val="00BD174D"/>
    <w:rsid w:val="00BD1870"/>
    <w:rsid w:val="00BD1C86"/>
    <w:rsid w:val="00BD1CFB"/>
    <w:rsid w:val="00BD1F51"/>
    <w:rsid w:val="00BD2138"/>
    <w:rsid w:val="00BD2969"/>
    <w:rsid w:val="00BD2D28"/>
    <w:rsid w:val="00BD31F3"/>
    <w:rsid w:val="00BD3373"/>
    <w:rsid w:val="00BD35B1"/>
    <w:rsid w:val="00BD3862"/>
    <w:rsid w:val="00BD389D"/>
    <w:rsid w:val="00BD39C1"/>
    <w:rsid w:val="00BD3ECB"/>
    <w:rsid w:val="00BD539B"/>
    <w:rsid w:val="00BD53C2"/>
    <w:rsid w:val="00BD5F53"/>
    <w:rsid w:val="00BD6189"/>
    <w:rsid w:val="00BD6542"/>
    <w:rsid w:val="00BD6916"/>
    <w:rsid w:val="00BD6963"/>
    <w:rsid w:val="00BD6A5E"/>
    <w:rsid w:val="00BD6A7A"/>
    <w:rsid w:val="00BD7363"/>
    <w:rsid w:val="00BD7845"/>
    <w:rsid w:val="00BD7874"/>
    <w:rsid w:val="00BD7D40"/>
    <w:rsid w:val="00BD7EDD"/>
    <w:rsid w:val="00BE0351"/>
    <w:rsid w:val="00BE0D40"/>
    <w:rsid w:val="00BE18AC"/>
    <w:rsid w:val="00BE1A2D"/>
    <w:rsid w:val="00BE262A"/>
    <w:rsid w:val="00BE321D"/>
    <w:rsid w:val="00BE36F6"/>
    <w:rsid w:val="00BE39D4"/>
    <w:rsid w:val="00BE3BE7"/>
    <w:rsid w:val="00BE403F"/>
    <w:rsid w:val="00BE4050"/>
    <w:rsid w:val="00BE45B5"/>
    <w:rsid w:val="00BE4AD3"/>
    <w:rsid w:val="00BE4FFD"/>
    <w:rsid w:val="00BE55A9"/>
    <w:rsid w:val="00BE581A"/>
    <w:rsid w:val="00BE5CEE"/>
    <w:rsid w:val="00BE6114"/>
    <w:rsid w:val="00BE6207"/>
    <w:rsid w:val="00BE6767"/>
    <w:rsid w:val="00BE6A90"/>
    <w:rsid w:val="00BE74BF"/>
    <w:rsid w:val="00BE7B5D"/>
    <w:rsid w:val="00BF02C6"/>
    <w:rsid w:val="00BF04E0"/>
    <w:rsid w:val="00BF0516"/>
    <w:rsid w:val="00BF1AAB"/>
    <w:rsid w:val="00BF1BC9"/>
    <w:rsid w:val="00BF1EBA"/>
    <w:rsid w:val="00BF2020"/>
    <w:rsid w:val="00BF2444"/>
    <w:rsid w:val="00BF2B23"/>
    <w:rsid w:val="00BF2C0C"/>
    <w:rsid w:val="00BF2C22"/>
    <w:rsid w:val="00BF3952"/>
    <w:rsid w:val="00BF3B62"/>
    <w:rsid w:val="00BF4525"/>
    <w:rsid w:val="00BF4C29"/>
    <w:rsid w:val="00BF55C4"/>
    <w:rsid w:val="00BF638B"/>
    <w:rsid w:val="00BF6B5D"/>
    <w:rsid w:val="00BF70B3"/>
    <w:rsid w:val="00C0104C"/>
    <w:rsid w:val="00C01A35"/>
    <w:rsid w:val="00C023C2"/>
    <w:rsid w:val="00C026A9"/>
    <w:rsid w:val="00C026FB"/>
    <w:rsid w:val="00C02907"/>
    <w:rsid w:val="00C02928"/>
    <w:rsid w:val="00C030A7"/>
    <w:rsid w:val="00C032CE"/>
    <w:rsid w:val="00C036D7"/>
    <w:rsid w:val="00C03C2B"/>
    <w:rsid w:val="00C03EE5"/>
    <w:rsid w:val="00C049C1"/>
    <w:rsid w:val="00C0525A"/>
    <w:rsid w:val="00C05724"/>
    <w:rsid w:val="00C05C6B"/>
    <w:rsid w:val="00C05E0A"/>
    <w:rsid w:val="00C06013"/>
    <w:rsid w:val="00C06052"/>
    <w:rsid w:val="00C0611D"/>
    <w:rsid w:val="00C065E3"/>
    <w:rsid w:val="00C0705C"/>
    <w:rsid w:val="00C07A9F"/>
    <w:rsid w:val="00C07FDA"/>
    <w:rsid w:val="00C112B7"/>
    <w:rsid w:val="00C11807"/>
    <w:rsid w:val="00C11C93"/>
    <w:rsid w:val="00C1294C"/>
    <w:rsid w:val="00C131A9"/>
    <w:rsid w:val="00C138C0"/>
    <w:rsid w:val="00C139CF"/>
    <w:rsid w:val="00C13D7F"/>
    <w:rsid w:val="00C14841"/>
    <w:rsid w:val="00C14CBA"/>
    <w:rsid w:val="00C15510"/>
    <w:rsid w:val="00C15B7D"/>
    <w:rsid w:val="00C1697A"/>
    <w:rsid w:val="00C16A33"/>
    <w:rsid w:val="00C1713D"/>
    <w:rsid w:val="00C174B2"/>
    <w:rsid w:val="00C17632"/>
    <w:rsid w:val="00C1764C"/>
    <w:rsid w:val="00C17AB0"/>
    <w:rsid w:val="00C20852"/>
    <w:rsid w:val="00C20B4D"/>
    <w:rsid w:val="00C20B64"/>
    <w:rsid w:val="00C20EFC"/>
    <w:rsid w:val="00C210F2"/>
    <w:rsid w:val="00C21439"/>
    <w:rsid w:val="00C216A6"/>
    <w:rsid w:val="00C21A54"/>
    <w:rsid w:val="00C21AB7"/>
    <w:rsid w:val="00C21D85"/>
    <w:rsid w:val="00C21DBF"/>
    <w:rsid w:val="00C22104"/>
    <w:rsid w:val="00C22787"/>
    <w:rsid w:val="00C22808"/>
    <w:rsid w:val="00C22CE9"/>
    <w:rsid w:val="00C23409"/>
    <w:rsid w:val="00C23649"/>
    <w:rsid w:val="00C2393F"/>
    <w:rsid w:val="00C23F22"/>
    <w:rsid w:val="00C24196"/>
    <w:rsid w:val="00C249E7"/>
    <w:rsid w:val="00C25042"/>
    <w:rsid w:val="00C25689"/>
    <w:rsid w:val="00C25963"/>
    <w:rsid w:val="00C25C2F"/>
    <w:rsid w:val="00C25F46"/>
    <w:rsid w:val="00C26E99"/>
    <w:rsid w:val="00C27A38"/>
    <w:rsid w:val="00C3049F"/>
    <w:rsid w:val="00C305D2"/>
    <w:rsid w:val="00C30AA7"/>
    <w:rsid w:val="00C30C4D"/>
    <w:rsid w:val="00C310E2"/>
    <w:rsid w:val="00C31203"/>
    <w:rsid w:val="00C3132D"/>
    <w:rsid w:val="00C31437"/>
    <w:rsid w:val="00C31FD0"/>
    <w:rsid w:val="00C32286"/>
    <w:rsid w:val="00C3258E"/>
    <w:rsid w:val="00C32DA2"/>
    <w:rsid w:val="00C33396"/>
    <w:rsid w:val="00C33857"/>
    <w:rsid w:val="00C33933"/>
    <w:rsid w:val="00C339D3"/>
    <w:rsid w:val="00C33DCD"/>
    <w:rsid w:val="00C33EC5"/>
    <w:rsid w:val="00C34034"/>
    <w:rsid w:val="00C340B5"/>
    <w:rsid w:val="00C348D2"/>
    <w:rsid w:val="00C349F9"/>
    <w:rsid w:val="00C35134"/>
    <w:rsid w:val="00C355FE"/>
    <w:rsid w:val="00C3584E"/>
    <w:rsid w:val="00C35975"/>
    <w:rsid w:val="00C35AF7"/>
    <w:rsid w:val="00C35E3F"/>
    <w:rsid w:val="00C366D3"/>
    <w:rsid w:val="00C36D48"/>
    <w:rsid w:val="00C36EA6"/>
    <w:rsid w:val="00C36EA9"/>
    <w:rsid w:val="00C372BB"/>
    <w:rsid w:val="00C4036B"/>
    <w:rsid w:val="00C4042B"/>
    <w:rsid w:val="00C409EC"/>
    <w:rsid w:val="00C40B55"/>
    <w:rsid w:val="00C40C8D"/>
    <w:rsid w:val="00C412E7"/>
    <w:rsid w:val="00C4164C"/>
    <w:rsid w:val="00C418CD"/>
    <w:rsid w:val="00C41DEC"/>
    <w:rsid w:val="00C41E26"/>
    <w:rsid w:val="00C41FBC"/>
    <w:rsid w:val="00C42124"/>
    <w:rsid w:val="00C421D7"/>
    <w:rsid w:val="00C42489"/>
    <w:rsid w:val="00C427C6"/>
    <w:rsid w:val="00C433A3"/>
    <w:rsid w:val="00C43EE1"/>
    <w:rsid w:val="00C4411A"/>
    <w:rsid w:val="00C447D0"/>
    <w:rsid w:val="00C44A65"/>
    <w:rsid w:val="00C44ACD"/>
    <w:rsid w:val="00C457E3"/>
    <w:rsid w:val="00C45C5A"/>
    <w:rsid w:val="00C4648F"/>
    <w:rsid w:val="00C47389"/>
    <w:rsid w:val="00C47FE9"/>
    <w:rsid w:val="00C500F5"/>
    <w:rsid w:val="00C503CD"/>
    <w:rsid w:val="00C5084F"/>
    <w:rsid w:val="00C50941"/>
    <w:rsid w:val="00C50BFF"/>
    <w:rsid w:val="00C51A21"/>
    <w:rsid w:val="00C51A2A"/>
    <w:rsid w:val="00C51B90"/>
    <w:rsid w:val="00C51F8B"/>
    <w:rsid w:val="00C52364"/>
    <w:rsid w:val="00C52A61"/>
    <w:rsid w:val="00C53858"/>
    <w:rsid w:val="00C53976"/>
    <w:rsid w:val="00C53E63"/>
    <w:rsid w:val="00C545A0"/>
    <w:rsid w:val="00C548DD"/>
    <w:rsid w:val="00C54BB4"/>
    <w:rsid w:val="00C54BCB"/>
    <w:rsid w:val="00C54EF1"/>
    <w:rsid w:val="00C54F92"/>
    <w:rsid w:val="00C55052"/>
    <w:rsid w:val="00C55B46"/>
    <w:rsid w:val="00C560BF"/>
    <w:rsid w:val="00C5618E"/>
    <w:rsid w:val="00C562BE"/>
    <w:rsid w:val="00C56849"/>
    <w:rsid w:val="00C5697B"/>
    <w:rsid w:val="00C56A67"/>
    <w:rsid w:val="00C57A09"/>
    <w:rsid w:val="00C609E4"/>
    <w:rsid w:val="00C60AE1"/>
    <w:rsid w:val="00C60E66"/>
    <w:rsid w:val="00C6139E"/>
    <w:rsid w:val="00C61409"/>
    <w:rsid w:val="00C61A85"/>
    <w:rsid w:val="00C61B0D"/>
    <w:rsid w:val="00C61CAA"/>
    <w:rsid w:val="00C61E23"/>
    <w:rsid w:val="00C620FA"/>
    <w:rsid w:val="00C627E7"/>
    <w:rsid w:val="00C63032"/>
    <w:rsid w:val="00C636A8"/>
    <w:rsid w:val="00C636E8"/>
    <w:rsid w:val="00C63D8E"/>
    <w:rsid w:val="00C63F43"/>
    <w:rsid w:val="00C64A4D"/>
    <w:rsid w:val="00C64B02"/>
    <w:rsid w:val="00C64C48"/>
    <w:rsid w:val="00C64DEA"/>
    <w:rsid w:val="00C652FA"/>
    <w:rsid w:val="00C656CD"/>
    <w:rsid w:val="00C657A3"/>
    <w:rsid w:val="00C65B56"/>
    <w:rsid w:val="00C661AD"/>
    <w:rsid w:val="00C67334"/>
    <w:rsid w:val="00C674A5"/>
    <w:rsid w:val="00C7094F"/>
    <w:rsid w:val="00C70AEF"/>
    <w:rsid w:val="00C70CFE"/>
    <w:rsid w:val="00C70F5F"/>
    <w:rsid w:val="00C72099"/>
    <w:rsid w:val="00C72366"/>
    <w:rsid w:val="00C72641"/>
    <w:rsid w:val="00C72A0D"/>
    <w:rsid w:val="00C734FF"/>
    <w:rsid w:val="00C73C13"/>
    <w:rsid w:val="00C73FAC"/>
    <w:rsid w:val="00C74101"/>
    <w:rsid w:val="00C747DA"/>
    <w:rsid w:val="00C74985"/>
    <w:rsid w:val="00C74A0A"/>
    <w:rsid w:val="00C74F27"/>
    <w:rsid w:val="00C7508F"/>
    <w:rsid w:val="00C76095"/>
    <w:rsid w:val="00C7643F"/>
    <w:rsid w:val="00C767AA"/>
    <w:rsid w:val="00C76C2F"/>
    <w:rsid w:val="00C77AFC"/>
    <w:rsid w:val="00C77E62"/>
    <w:rsid w:val="00C8036A"/>
    <w:rsid w:val="00C805A4"/>
    <w:rsid w:val="00C8071C"/>
    <w:rsid w:val="00C8096D"/>
    <w:rsid w:val="00C809D6"/>
    <w:rsid w:val="00C80EC8"/>
    <w:rsid w:val="00C820A5"/>
    <w:rsid w:val="00C82EFE"/>
    <w:rsid w:val="00C8398A"/>
    <w:rsid w:val="00C839E7"/>
    <w:rsid w:val="00C83C4F"/>
    <w:rsid w:val="00C83DB3"/>
    <w:rsid w:val="00C84094"/>
    <w:rsid w:val="00C85131"/>
    <w:rsid w:val="00C85715"/>
    <w:rsid w:val="00C85C8F"/>
    <w:rsid w:val="00C86EBD"/>
    <w:rsid w:val="00C8794D"/>
    <w:rsid w:val="00C87BB9"/>
    <w:rsid w:val="00C87F14"/>
    <w:rsid w:val="00C90B98"/>
    <w:rsid w:val="00C90BFC"/>
    <w:rsid w:val="00C90EE7"/>
    <w:rsid w:val="00C9113B"/>
    <w:rsid w:val="00C91975"/>
    <w:rsid w:val="00C91E08"/>
    <w:rsid w:val="00C92912"/>
    <w:rsid w:val="00C932D8"/>
    <w:rsid w:val="00C93419"/>
    <w:rsid w:val="00C9360C"/>
    <w:rsid w:val="00C93633"/>
    <w:rsid w:val="00C93665"/>
    <w:rsid w:val="00C93716"/>
    <w:rsid w:val="00C93860"/>
    <w:rsid w:val="00C93D06"/>
    <w:rsid w:val="00C953AB"/>
    <w:rsid w:val="00C9540B"/>
    <w:rsid w:val="00C95C3F"/>
    <w:rsid w:val="00C961E4"/>
    <w:rsid w:val="00C96CBB"/>
    <w:rsid w:val="00C975C7"/>
    <w:rsid w:val="00C97EF9"/>
    <w:rsid w:val="00CA03AD"/>
    <w:rsid w:val="00CA0E02"/>
    <w:rsid w:val="00CA0EDA"/>
    <w:rsid w:val="00CA0F50"/>
    <w:rsid w:val="00CA1031"/>
    <w:rsid w:val="00CA1234"/>
    <w:rsid w:val="00CA1ACF"/>
    <w:rsid w:val="00CA2B0C"/>
    <w:rsid w:val="00CA2D3A"/>
    <w:rsid w:val="00CA2E0E"/>
    <w:rsid w:val="00CA3970"/>
    <w:rsid w:val="00CA44E1"/>
    <w:rsid w:val="00CA480F"/>
    <w:rsid w:val="00CA4DF5"/>
    <w:rsid w:val="00CA56B9"/>
    <w:rsid w:val="00CA5C23"/>
    <w:rsid w:val="00CA5CC9"/>
    <w:rsid w:val="00CA61D7"/>
    <w:rsid w:val="00CA63D5"/>
    <w:rsid w:val="00CA724E"/>
    <w:rsid w:val="00CA7735"/>
    <w:rsid w:val="00CA7817"/>
    <w:rsid w:val="00CA7947"/>
    <w:rsid w:val="00CA7ADA"/>
    <w:rsid w:val="00CA7CB0"/>
    <w:rsid w:val="00CB07E3"/>
    <w:rsid w:val="00CB1578"/>
    <w:rsid w:val="00CB178B"/>
    <w:rsid w:val="00CB187F"/>
    <w:rsid w:val="00CB1EDA"/>
    <w:rsid w:val="00CB2081"/>
    <w:rsid w:val="00CB23D8"/>
    <w:rsid w:val="00CB23ED"/>
    <w:rsid w:val="00CB3610"/>
    <w:rsid w:val="00CB36B4"/>
    <w:rsid w:val="00CB37D8"/>
    <w:rsid w:val="00CB3877"/>
    <w:rsid w:val="00CB38CA"/>
    <w:rsid w:val="00CB38D8"/>
    <w:rsid w:val="00CB4440"/>
    <w:rsid w:val="00CB4EF8"/>
    <w:rsid w:val="00CB4F7B"/>
    <w:rsid w:val="00CB5243"/>
    <w:rsid w:val="00CB5433"/>
    <w:rsid w:val="00CB5EF5"/>
    <w:rsid w:val="00CB60DE"/>
    <w:rsid w:val="00CB6ADD"/>
    <w:rsid w:val="00CB771D"/>
    <w:rsid w:val="00CB7B0D"/>
    <w:rsid w:val="00CB7ED7"/>
    <w:rsid w:val="00CC0061"/>
    <w:rsid w:val="00CC0170"/>
    <w:rsid w:val="00CC0180"/>
    <w:rsid w:val="00CC0763"/>
    <w:rsid w:val="00CC0856"/>
    <w:rsid w:val="00CC0A9B"/>
    <w:rsid w:val="00CC0D46"/>
    <w:rsid w:val="00CC1204"/>
    <w:rsid w:val="00CC30E4"/>
    <w:rsid w:val="00CC34C0"/>
    <w:rsid w:val="00CC353C"/>
    <w:rsid w:val="00CC3CF1"/>
    <w:rsid w:val="00CC445C"/>
    <w:rsid w:val="00CC4B95"/>
    <w:rsid w:val="00CC4D0F"/>
    <w:rsid w:val="00CC5101"/>
    <w:rsid w:val="00CC5679"/>
    <w:rsid w:val="00CC5BF9"/>
    <w:rsid w:val="00CC603B"/>
    <w:rsid w:val="00CC6DB1"/>
    <w:rsid w:val="00CC7BF5"/>
    <w:rsid w:val="00CD01EF"/>
    <w:rsid w:val="00CD03E9"/>
    <w:rsid w:val="00CD0C02"/>
    <w:rsid w:val="00CD1314"/>
    <w:rsid w:val="00CD15FC"/>
    <w:rsid w:val="00CD1909"/>
    <w:rsid w:val="00CD1C28"/>
    <w:rsid w:val="00CD1D26"/>
    <w:rsid w:val="00CD2775"/>
    <w:rsid w:val="00CD2AFF"/>
    <w:rsid w:val="00CD2B5F"/>
    <w:rsid w:val="00CD2B91"/>
    <w:rsid w:val="00CD2E93"/>
    <w:rsid w:val="00CD3B31"/>
    <w:rsid w:val="00CD4107"/>
    <w:rsid w:val="00CD50D6"/>
    <w:rsid w:val="00CD5FF7"/>
    <w:rsid w:val="00CD64AF"/>
    <w:rsid w:val="00CD6A48"/>
    <w:rsid w:val="00CD6C19"/>
    <w:rsid w:val="00CD6F26"/>
    <w:rsid w:val="00CD7A64"/>
    <w:rsid w:val="00CD7C8F"/>
    <w:rsid w:val="00CD7C9F"/>
    <w:rsid w:val="00CD7E46"/>
    <w:rsid w:val="00CE0374"/>
    <w:rsid w:val="00CE03C2"/>
    <w:rsid w:val="00CE05E4"/>
    <w:rsid w:val="00CE0EFC"/>
    <w:rsid w:val="00CE1332"/>
    <w:rsid w:val="00CE20BB"/>
    <w:rsid w:val="00CE2243"/>
    <w:rsid w:val="00CE3C69"/>
    <w:rsid w:val="00CE4389"/>
    <w:rsid w:val="00CE4891"/>
    <w:rsid w:val="00CE4980"/>
    <w:rsid w:val="00CE549E"/>
    <w:rsid w:val="00CE5AEB"/>
    <w:rsid w:val="00CE5B48"/>
    <w:rsid w:val="00CE6008"/>
    <w:rsid w:val="00CE6253"/>
    <w:rsid w:val="00CE6468"/>
    <w:rsid w:val="00CE6942"/>
    <w:rsid w:val="00CE6EA4"/>
    <w:rsid w:val="00CE7DE5"/>
    <w:rsid w:val="00CF027D"/>
    <w:rsid w:val="00CF02F3"/>
    <w:rsid w:val="00CF1428"/>
    <w:rsid w:val="00CF17ED"/>
    <w:rsid w:val="00CF2ED7"/>
    <w:rsid w:val="00CF3F8E"/>
    <w:rsid w:val="00CF40E5"/>
    <w:rsid w:val="00CF5373"/>
    <w:rsid w:val="00CF5406"/>
    <w:rsid w:val="00CF54CB"/>
    <w:rsid w:val="00CF5F8F"/>
    <w:rsid w:val="00CF62AB"/>
    <w:rsid w:val="00CF6BD1"/>
    <w:rsid w:val="00CF7A05"/>
    <w:rsid w:val="00CF7D00"/>
    <w:rsid w:val="00CF7D23"/>
    <w:rsid w:val="00D0066D"/>
    <w:rsid w:val="00D006ED"/>
    <w:rsid w:val="00D00C99"/>
    <w:rsid w:val="00D017D5"/>
    <w:rsid w:val="00D01E5A"/>
    <w:rsid w:val="00D0204C"/>
    <w:rsid w:val="00D028E0"/>
    <w:rsid w:val="00D02B17"/>
    <w:rsid w:val="00D045A0"/>
    <w:rsid w:val="00D0521F"/>
    <w:rsid w:val="00D055B4"/>
    <w:rsid w:val="00D05ECF"/>
    <w:rsid w:val="00D063FA"/>
    <w:rsid w:val="00D0640A"/>
    <w:rsid w:val="00D06955"/>
    <w:rsid w:val="00D06C68"/>
    <w:rsid w:val="00D06D09"/>
    <w:rsid w:val="00D070B4"/>
    <w:rsid w:val="00D07337"/>
    <w:rsid w:val="00D07565"/>
    <w:rsid w:val="00D07AB5"/>
    <w:rsid w:val="00D103CD"/>
    <w:rsid w:val="00D104A2"/>
    <w:rsid w:val="00D121F9"/>
    <w:rsid w:val="00D13596"/>
    <w:rsid w:val="00D136CA"/>
    <w:rsid w:val="00D138E2"/>
    <w:rsid w:val="00D142F5"/>
    <w:rsid w:val="00D147EE"/>
    <w:rsid w:val="00D14AED"/>
    <w:rsid w:val="00D14CE3"/>
    <w:rsid w:val="00D14E93"/>
    <w:rsid w:val="00D15693"/>
    <w:rsid w:val="00D15849"/>
    <w:rsid w:val="00D15B4D"/>
    <w:rsid w:val="00D16236"/>
    <w:rsid w:val="00D164DB"/>
    <w:rsid w:val="00D166A1"/>
    <w:rsid w:val="00D16A46"/>
    <w:rsid w:val="00D16B2D"/>
    <w:rsid w:val="00D16E2D"/>
    <w:rsid w:val="00D17688"/>
    <w:rsid w:val="00D17C69"/>
    <w:rsid w:val="00D17DF9"/>
    <w:rsid w:val="00D2066E"/>
    <w:rsid w:val="00D20CC1"/>
    <w:rsid w:val="00D2150E"/>
    <w:rsid w:val="00D21840"/>
    <w:rsid w:val="00D21CB3"/>
    <w:rsid w:val="00D21E97"/>
    <w:rsid w:val="00D223BA"/>
    <w:rsid w:val="00D22503"/>
    <w:rsid w:val="00D22C59"/>
    <w:rsid w:val="00D22D69"/>
    <w:rsid w:val="00D22EDF"/>
    <w:rsid w:val="00D240B1"/>
    <w:rsid w:val="00D245E9"/>
    <w:rsid w:val="00D2484C"/>
    <w:rsid w:val="00D25026"/>
    <w:rsid w:val="00D2542D"/>
    <w:rsid w:val="00D254CD"/>
    <w:rsid w:val="00D25F45"/>
    <w:rsid w:val="00D25FD9"/>
    <w:rsid w:val="00D26994"/>
    <w:rsid w:val="00D26D24"/>
    <w:rsid w:val="00D27067"/>
    <w:rsid w:val="00D278CC"/>
    <w:rsid w:val="00D278E3"/>
    <w:rsid w:val="00D27A25"/>
    <w:rsid w:val="00D27A47"/>
    <w:rsid w:val="00D27B49"/>
    <w:rsid w:val="00D27E71"/>
    <w:rsid w:val="00D3068E"/>
    <w:rsid w:val="00D30697"/>
    <w:rsid w:val="00D308E3"/>
    <w:rsid w:val="00D30D54"/>
    <w:rsid w:val="00D30E5E"/>
    <w:rsid w:val="00D3115F"/>
    <w:rsid w:val="00D32092"/>
    <w:rsid w:val="00D32D7A"/>
    <w:rsid w:val="00D3336A"/>
    <w:rsid w:val="00D335BF"/>
    <w:rsid w:val="00D3412F"/>
    <w:rsid w:val="00D346CB"/>
    <w:rsid w:val="00D35401"/>
    <w:rsid w:val="00D35FA9"/>
    <w:rsid w:val="00D36093"/>
    <w:rsid w:val="00D366C0"/>
    <w:rsid w:val="00D36760"/>
    <w:rsid w:val="00D37A59"/>
    <w:rsid w:val="00D37A87"/>
    <w:rsid w:val="00D400BE"/>
    <w:rsid w:val="00D40115"/>
    <w:rsid w:val="00D40184"/>
    <w:rsid w:val="00D405D3"/>
    <w:rsid w:val="00D4100B"/>
    <w:rsid w:val="00D410D5"/>
    <w:rsid w:val="00D411AB"/>
    <w:rsid w:val="00D4209A"/>
    <w:rsid w:val="00D425E6"/>
    <w:rsid w:val="00D42816"/>
    <w:rsid w:val="00D4382A"/>
    <w:rsid w:val="00D43ABB"/>
    <w:rsid w:val="00D43E1D"/>
    <w:rsid w:val="00D4462D"/>
    <w:rsid w:val="00D448B6"/>
    <w:rsid w:val="00D44C69"/>
    <w:rsid w:val="00D457B4"/>
    <w:rsid w:val="00D45853"/>
    <w:rsid w:val="00D4596E"/>
    <w:rsid w:val="00D45B21"/>
    <w:rsid w:val="00D45F59"/>
    <w:rsid w:val="00D46053"/>
    <w:rsid w:val="00D461F0"/>
    <w:rsid w:val="00D464F6"/>
    <w:rsid w:val="00D46B4D"/>
    <w:rsid w:val="00D46DE0"/>
    <w:rsid w:val="00D475F8"/>
    <w:rsid w:val="00D47ABD"/>
    <w:rsid w:val="00D47B86"/>
    <w:rsid w:val="00D47E10"/>
    <w:rsid w:val="00D50733"/>
    <w:rsid w:val="00D511B2"/>
    <w:rsid w:val="00D5142B"/>
    <w:rsid w:val="00D518BD"/>
    <w:rsid w:val="00D5237A"/>
    <w:rsid w:val="00D52682"/>
    <w:rsid w:val="00D52C8E"/>
    <w:rsid w:val="00D53A7E"/>
    <w:rsid w:val="00D53EAF"/>
    <w:rsid w:val="00D54226"/>
    <w:rsid w:val="00D544AC"/>
    <w:rsid w:val="00D56820"/>
    <w:rsid w:val="00D56DA5"/>
    <w:rsid w:val="00D56DFD"/>
    <w:rsid w:val="00D5738F"/>
    <w:rsid w:val="00D57895"/>
    <w:rsid w:val="00D57A72"/>
    <w:rsid w:val="00D60DFE"/>
    <w:rsid w:val="00D61070"/>
    <w:rsid w:val="00D61177"/>
    <w:rsid w:val="00D61DF8"/>
    <w:rsid w:val="00D62121"/>
    <w:rsid w:val="00D628C8"/>
    <w:rsid w:val="00D64084"/>
    <w:rsid w:val="00D64C11"/>
    <w:rsid w:val="00D6502C"/>
    <w:rsid w:val="00D6516C"/>
    <w:rsid w:val="00D67361"/>
    <w:rsid w:val="00D67714"/>
    <w:rsid w:val="00D67F6B"/>
    <w:rsid w:val="00D70418"/>
    <w:rsid w:val="00D70489"/>
    <w:rsid w:val="00D716FC"/>
    <w:rsid w:val="00D717ED"/>
    <w:rsid w:val="00D71849"/>
    <w:rsid w:val="00D727EC"/>
    <w:rsid w:val="00D730D1"/>
    <w:rsid w:val="00D73E12"/>
    <w:rsid w:val="00D74151"/>
    <w:rsid w:val="00D74278"/>
    <w:rsid w:val="00D74C08"/>
    <w:rsid w:val="00D7509D"/>
    <w:rsid w:val="00D758A2"/>
    <w:rsid w:val="00D76625"/>
    <w:rsid w:val="00D76C1D"/>
    <w:rsid w:val="00D76D47"/>
    <w:rsid w:val="00D77195"/>
    <w:rsid w:val="00D77EDF"/>
    <w:rsid w:val="00D80401"/>
    <w:rsid w:val="00D80B26"/>
    <w:rsid w:val="00D814D1"/>
    <w:rsid w:val="00D817B6"/>
    <w:rsid w:val="00D81C49"/>
    <w:rsid w:val="00D81E78"/>
    <w:rsid w:val="00D8212D"/>
    <w:rsid w:val="00D82C16"/>
    <w:rsid w:val="00D83421"/>
    <w:rsid w:val="00D83437"/>
    <w:rsid w:val="00D83AA7"/>
    <w:rsid w:val="00D83C1E"/>
    <w:rsid w:val="00D841DA"/>
    <w:rsid w:val="00D84646"/>
    <w:rsid w:val="00D84832"/>
    <w:rsid w:val="00D84877"/>
    <w:rsid w:val="00D8492E"/>
    <w:rsid w:val="00D852F7"/>
    <w:rsid w:val="00D85A51"/>
    <w:rsid w:val="00D85AA5"/>
    <w:rsid w:val="00D8688B"/>
    <w:rsid w:val="00D86F1A"/>
    <w:rsid w:val="00D8740C"/>
    <w:rsid w:val="00D8766E"/>
    <w:rsid w:val="00D87DD6"/>
    <w:rsid w:val="00D903FA"/>
    <w:rsid w:val="00D9090E"/>
    <w:rsid w:val="00D90A3D"/>
    <w:rsid w:val="00D90A4C"/>
    <w:rsid w:val="00D9114C"/>
    <w:rsid w:val="00D91304"/>
    <w:rsid w:val="00D91368"/>
    <w:rsid w:val="00D9186F"/>
    <w:rsid w:val="00D91F8E"/>
    <w:rsid w:val="00D9268E"/>
    <w:rsid w:val="00D9339B"/>
    <w:rsid w:val="00D93919"/>
    <w:rsid w:val="00D939AC"/>
    <w:rsid w:val="00D944B3"/>
    <w:rsid w:val="00D9487B"/>
    <w:rsid w:val="00D94925"/>
    <w:rsid w:val="00D94E30"/>
    <w:rsid w:val="00D94E4C"/>
    <w:rsid w:val="00D9595A"/>
    <w:rsid w:val="00D966EA"/>
    <w:rsid w:val="00D96892"/>
    <w:rsid w:val="00D9717E"/>
    <w:rsid w:val="00D97E16"/>
    <w:rsid w:val="00DA01E5"/>
    <w:rsid w:val="00DA073A"/>
    <w:rsid w:val="00DA086D"/>
    <w:rsid w:val="00DA1BC2"/>
    <w:rsid w:val="00DA1C81"/>
    <w:rsid w:val="00DA1F37"/>
    <w:rsid w:val="00DA2785"/>
    <w:rsid w:val="00DA46F6"/>
    <w:rsid w:val="00DA5099"/>
    <w:rsid w:val="00DA578B"/>
    <w:rsid w:val="00DA57AB"/>
    <w:rsid w:val="00DA6A48"/>
    <w:rsid w:val="00DA6DB0"/>
    <w:rsid w:val="00DA6F1C"/>
    <w:rsid w:val="00DA7760"/>
    <w:rsid w:val="00DB002E"/>
    <w:rsid w:val="00DB08BF"/>
    <w:rsid w:val="00DB0C42"/>
    <w:rsid w:val="00DB0F7D"/>
    <w:rsid w:val="00DB143C"/>
    <w:rsid w:val="00DB15D4"/>
    <w:rsid w:val="00DB212E"/>
    <w:rsid w:val="00DB29D0"/>
    <w:rsid w:val="00DB3457"/>
    <w:rsid w:val="00DB38AF"/>
    <w:rsid w:val="00DB38FF"/>
    <w:rsid w:val="00DB3E6C"/>
    <w:rsid w:val="00DB4124"/>
    <w:rsid w:val="00DB4A2B"/>
    <w:rsid w:val="00DB50B7"/>
    <w:rsid w:val="00DB5407"/>
    <w:rsid w:val="00DB55A3"/>
    <w:rsid w:val="00DB5A21"/>
    <w:rsid w:val="00DB6663"/>
    <w:rsid w:val="00DB66EF"/>
    <w:rsid w:val="00DB686D"/>
    <w:rsid w:val="00DB6B06"/>
    <w:rsid w:val="00DB6C73"/>
    <w:rsid w:val="00DB7089"/>
    <w:rsid w:val="00DC05BC"/>
    <w:rsid w:val="00DC0653"/>
    <w:rsid w:val="00DC0D88"/>
    <w:rsid w:val="00DC121F"/>
    <w:rsid w:val="00DC1549"/>
    <w:rsid w:val="00DC1CB9"/>
    <w:rsid w:val="00DC26A8"/>
    <w:rsid w:val="00DC27A7"/>
    <w:rsid w:val="00DC2C10"/>
    <w:rsid w:val="00DC31F5"/>
    <w:rsid w:val="00DC33B8"/>
    <w:rsid w:val="00DC3AA0"/>
    <w:rsid w:val="00DC3D4D"/>
    <w:rsid w:val="00DC4382"/>
    <w:rsid w:val="00DC451A"/>
    <w:rsid w:val="00DC454D"/>
    <w:rsid w:val="00DC47A6"/>
    <w:rsid w:val="00DC4918"/>
    <w:rsid w:val="00DC4B2F"/>
    <w:rsid w:val="00DC5820"/>
    <w:rsid w:val="00DC6021"/>
    <w:rsid w:val="00DC636F"/>
    <w:rsid w:val="00DC663F"/>
    <w:rsid w:val="00DC7084"/>
    <w:rsid w:val="00DD05A6"/>
    <w:rsid w:val="00DD12D1"/>
    <w:rsid w:val="00DD1641"/>
    <w:rsid w:val="00DD1675"/>
    <w:rsid w:val="00DD1A50"/>
    <w:rsid w:val="00DD2016"/>
    <w:rsid w:val="00DD2700"/>
    <w:rsid w:val="00DD2B18"/>
    <w:rsid w:val="00DD3B47"/>
    <w:rsid w:val="00DD496C"/>
    <w:rsid w:val="00DD49BD"/>
    <w:rsid w:val="00DD539F"/>
    <w:rsid w:val="00DD55A0"/>
    <w:rsid w:val="00DD630F"/>
    <w:rsid w:val="00DD650A"/>
    <w:rsid w:val="00DD6C40"/>
    <w:rsid w:val="00DD6CE4"/>
    <w:rsid w:val="00DD6CED"/>
    <w:rsid w:val="00DD6EAB"/>
    <w:rsid w:val="00DD7351"/>
    <w:rsid w:val="00DD7588"/>
    <w:rsid w:val="00DD76BC"/>
    <w:rsid w:val="00DD7A01"/>
    <w:rsid w:val="00DD7C6C"/>
    <w:rsid w:val="00DE041C"/>
    <w:rsid w:val="00DE04CE"/>
    <w:rsid w:val="00DE0B13"/>
    <w:rsid w:val="00DE15A7"/>
    <w:rsid w:val="00DE2106"/>
    <w:rsid w:val="00DE2D8D"/>
    <w:rsid w:val="00DE2E74"/>
    <w:rsid w:val="00DE36C3"/>
    <w:rsid w:val="00DE3865"/>
    <w:rsid w:val="00DE3FDE"/>
    <w:rsid w:val="00DE42A7"/>
    <w:rsid w:val="00DE4385"/>
    <w:rsid w:val="00DE5799"/>
    <w:rsid w:val="00DE5823"/>
    <w:rsid w:val="00DE5B89"/>
    <w:rsid w:val="00DE5BA8"/>
    <w:rsid w:val="00DE6151"/>
    <w:rsid w:val="00DE64ED"/>
    <w:rsid w:val="00DE6577"/>
    <w:rsid w:val="00DE79DE"/>
    <w:rsid w:val="00DE7C41"/>
    <w:rsid w:val="00DE7DF7"/>
    <w:rsid w:val="00DE7E71"/>
    <w:rsid w:val="00DF020D"/>
    <w:rsid w:val="00DF066D"/>
    <w:rsid w:val="00DF088D"/>
    <w:rsid w:val="00DF0BEE"/>
    <w:rsid w:val="00DF0E93"/>
    <w:rsid w:val="00DF1099"/>
    <w:rsid w:val="00DF17C9"/>
    <w:rsid w:val="00DF18A0"/>
    <w:rsid w:val="00DF1A87"/>
    <w:rsid w:val="00DF1ED1"/>
    <w:rsid w:val="00DF20BE"/>
    <w:rsid w:val="00DF297D"/>
    <w:rsid w:val="00DF2AE0"/>
    <w:rsid w:val="00DF2C14"/>
    <w:rsid w:val="00DF3063"/>
    <w:rsid w:val="00DF363D"/>
    <w:rsid w:val="00DF3A59"/>
    <w:rsid w:val="00DF4144"/>
    <w:rsid w:val="00DF5452"/>
    <w:rsid w:val="00DF5FF8"/>
    <w:rsid w:val="00DF6863"/>
    <w:rsid w:val="00DF6BBF"/>
    <w:rsid w:val="00DF6D6A"/>
    <w:rsid w:val="00DF6E58"/>
    <w:rsid w:val="00DF7012"/>
    <w:rsid w:val="00DF799E"/>
    <w:rsid w:val="00DF7AB2"/>
    <w:rsid w:val="00DF7DB1"/>
    <w:rsid w:val="00E00244"/>
    <w:rsid w:val="00E004A7"/>
    <w:rsid w:val="00E00629"/>
    <w:rsid w:val="00E00EA3"/>
    <w:rsid w:val="00E0145B"/>
    <w:rsid w:val="00E01ED8"/>
    <w:rsid w:val="00E02625"/>
    <w:rsid w:val="00E029DD"/>
    <w:rsid w:val="00E02A58"/>
    <w:rsid w:val="00E02A8E"/>
    <w:rsid w:val="00E03140"/>
    <w:rsid w:val="00E03371"/>
    <w:rsid w:val="00E03BBB"/>
    <w:rsid w:val="00E03E01"/>
    <w:rsid w:val="00E03E76"/>
    <w:rsid w:val="00E04380"/>
    <w:rsid w:val="00E047F0"/>
    <w:rsid w:val="00E04887"/>
    <w:rsid w:val="00E04C7F"/>
    <w:rsid w:val="00E04CCC"/>
    <w:rsid w:val="00E04DA1"/>
    <w:rsid w:val="00E05221"/>
    <w:rsid w:val="00E05C2B"/>
    <w:rsid w:val="00E05C50"/>
    <w:rsid w:val="00E06258"/>
    <w:rsid w:val="00E06B02"/>
    <w:rsid w:val="00E06F51"/>
    <w:rsid w:val="00E07436"/>
    <w:rsid w:val="00E10078"/>
    <w:rsid w:val="00E119AC"/>
    <w:rsid w:val="00E11DE1"/>
    <w:rsid w:val="00E11E6D"/>
    <w:rsid w:val="00E11FBF"/>
    <w:rsid w:val="00E12183"/>
    <w:rsid w:val="00E12D97"/>
    <w:rsid w:val="00E12E60"/>
    <w:rsid w:val="00E137A6"/>
    <w:rsid w:val="00E1432A"/>
    <w:rsid w:val="00E14BD2"/>
    <w:rsid w:val="00E14CCD"/>
    <w:rsid w:val="00E14E99"/>
    <w:rsid w:val="00E1540A"/>
    <w:rsid w:val="00E15571"/>
    <w:rsid w:val="00E155E4"/>
    <w:rsid w:val="00E15A1F"/>
    <w:rsid w:val="00E1616C"/>
    <w:rsid w:val="00E168F3"/>
    <w:rsid w:val="00E16906"/>
    <w:rsid w:val="00E16CB6"/>
    <w:rsid w:val="00E20176"/>
    <w:rsid w:val="00E20D4B"/>
    <w:rsid w:val="00E20E4B"/>
    <w:rsid w:val="00E21E85"/>
    <w:rsid w:val="00E22372"/>
    <w:rsid w:val="00E234B3"/>
    <w:rsid w:val="00E23672"/>
    <w:rsid w:val="00E23E2A"/>
    <w:rsid w:val="00E245CD"/>
    <w:rsid w:val="00E246E0"/>
    <w:rsid w:val="00E24892"/>
    <w:rsid w:val="00E25251"/>
    <w:rsid w:val="00E2586C"/>
    <w:rsid w:val="00E25AE8"/>
    <w:rsid w:val="00E25DC3"/>
    <w:rsid w:val="00E25F36"/>
    <w:rsid w:val="00E267FD"/>
    <w:rsid w:val="00E278CE"/>
    <w:rsid w:val="00E27D01"/>
    <w:rsid w:val="00E27DC0"/>
    <w:rsid w:val="00E27E30"/>
    <w:rsid w:val="00E306F5"/>
    <w:rsid w:val="00E30A04"/>
    <w:rsid w:val="00E30E57"/>
    <w:rsid w:val="00E31624"/>
    <w:rsid w:val="00E31896"/>
    <w:rsid w:val="00E31B5D"/>
    <w:rsid w:val="00E3267A"/>
    <w:rsid w:val="00E3294F"/>
    <w:rsid w:val="00E32A5C"/>
    <w:rsid w:val="00E32CD8"/>
    <w:rsid w:val="00E330DC"/>
    <w:rsid w:val="00E33A08"/>
    <w:rsid w:val="00E33ACB"/>
    <w:rsid w:val="00E33B60"/>
    <w:rsid w:val="00E342CC"/>
    <w:rsid w:val="00E3523B"/>
    <w:rsid w:val="00E35368"/>
    <w:rsid w:val="00E36046"/>
    <w:rsid w:val="00E360DD"/>
    <w:rsid w:val="00E361CE"/>
    <w:rsid w:val="00E3641E"/>
    <w:rsid w:val="00E3683B"/>
    <w:rsid w:val="00E36A04"/>
    <w:rsid w:val="00E37098"/>
    <w:rsid w:val="00E370D2"/>
    <w:rsid w:val="00E37A2B"/>
    <w:rsid w:val="00E37D63"/>
    <w:rsid w:val="00E405B3"/>
    <w:rsid w:val="00E40D28"/>
    <w:rsid w:val="00E41AD4"/>
    <w:rsid w:val="00E41DF1"/>
    <w:rsid w:val="00E42987"/>
    <w:rsid w:val="00E42A2C"/>
    <w:rsid w:val="00E42B2D"/>
    <w:rsid w:val="00E42B74"/>
    <w:rsid w:val="00E42B88"/>
    <w:rsid w:val="00E42E2C"/>
    <w:rsid w:val="00E43ABC"/>
    <w:rsid w:val="00E43ABD"/>
    <w:rsid w:val="00E45685"/>
    <w:rsid w:val="00E45689"/>
    <w:rsid w:val="00E45757"/>
    <w:rsid w:val="00E45ADA"/>
    <w:rsid w:val="00E45BFE"/>
    <w:rsid w:val="00E463FD"/>
    <w:rsid w:val="00E47945"/>
    <w:rsid w:val="00E506AE"/>
    <w:rsid w:val="00E511C1"/>
    <w:rsid w:val="00E51C2B"/>
    <w:rsid w:val="00E51DEA"/>
    <w:rsid w:val="00E52188"/>
    <w:rsid w:val="00E530F5"/>
    <w:rsid w:val="00E53251"/>
    <w:rsid w:val="00E532B1"/>
    <w:rsid w:val="00E53428"/>
    <w:rsid w:val="00E53880"/>
    <w:rsid w:val="00E53953"/>
    <w:rsid w:val="00E5422E"/>
    <w:rsid w:val="00E5442F"/>
    <w:rsid w:val="00E547B4"/>
    <w:rsid w:val="00E549CA"/>
    <w:rsid w:val="00E54ABE"/>
    <w:rsid w:val="00E54AD3"/>
    <w:rsid w:val="00E54BD1"/>
    <w:rsid w:val="00E54F40"/>
    <w:rsid w:val="00E5504E"/>
    <w:rsid w:val="00E5555A"/>
    <w:rsid w:val="00E558D1"/>
    <w:rsid w:val="00E55979"/>
    <w:rsid w:val="00E5640B"/>
    <w:rsid w:val="00E57C68"/>
    <w:rsid w:val="00E606B3"/>
    <w:rsid w:val="00E60914"/>
    <w:rsid w:val="00E60BD2"/>
    <w:rsid w:val="00E6118F"/>
    <w:rsid w:val="00E61477"/>
    <w:rsid w:val="00E61CAA"/>
    <w:rsid w:val="00E61ED5"/>
    <w:rsid w:val="00E61FF9"/>
    <w:rsid w:val="00E62464"/>
    <w:rsid w:val="00E62C24"/>
    <w:rsid w:val="00E63110"/>
    <w:rsid w:val="00E63F46"/>
    <w:rsid w:val="00E6570E"/>
    <w:rsid w:val="00E657A1"/>
    <w:rsid w:val="00E65AD1"/>
    <w:rsid w:val="00E66805"/>
    <w:rsid w:val="00E66B39"/>
    <w:rsid w:val="00E6715E"/>
    <w:rsid w:val="00E6721B"/>
    <w:rsid w:val="00E67E14"/>
    <w:rsid w:val="00E70703"/>
    <w:rsid w:val="00E709BA"/>
    <w:rsid w:val="00E70F3A"/>
    <w:rsid w:val="00E7121F"/>
    <w:rsid w:val="00E7191A"/>
    <w:rsid w:val="00E71A90"/>
    <w:rsid w:val="00E7295A"/>
    <w:rsid w:val="00E72C4A"/>
    <w:rsid w:val="00E72C61"/>
    <w:rsid w:val="00E737AE"/>
    <w:rsid w:val="00E73CED"/>
    <w:rsid w:val="00E73D4E"/>
    <w:rsid w:val="00E73D88"/>
    <w:rsid w:val="00E7428C"/>
    <w:rsid w:val="00E7468C"/>
    <w:rsid w:val="00E75420"/>
    <w:rsid w:val="00E75472"/>
    <w:rsid w:val="00E75A93"/>
    <w:rsid w:val="00E76362"/>
    <w:rsid w:val="00E76704"/>
    <w:rsid w:val="00E7692D"/>
    <w:rsid w:val="00E76AB4"/>
    <w:rsid w:val="00E76B17"/>
    <w:rsid w:val="00E76F36"/>
    <w:rsid w:val="00E77B3B"/>
    <w:rsid w:val="00E77C9A"/>
    <w:rsid w:val="00E80691"/>
    <w:rsid w:val="00E80EE1"/>
    <w:rsid w:val="00E80F38"/>
    <w:rsid w:val="00E8154A"/>
    <w:rsid w:val="00E816D4"/>
    <w:rsid w:val="00E818E9"/>
    <w:rsid w:val="00E81F23"/>
    <w:rsid w:val="00E823E8"/>
    <w:rsid w:val="00E8246A"/>
    <w:rsid w:val="00E82EB8"/>
    <w:rsid w:val="00E832CA"/>
    <w:rsid w:val="00E836D1"/>
    <w:rsid w:val="00E8496D"/>
    <w:rsid w:val="00E84DC9"/>
    <w:rsid w:val="00E84DFB"/>
    <w:rsid w:val="00E84FB0"/>
    <w:rsid w:val="00E85590"/>
    <w:rsid w:val="00E86571"/>
    <w:rsid w:val="00E86983"/>
    <w:rsid w:val="00E871C5"/>
    <w:rsid w:val="00E8766B"/>
    <w:rsid w:val="00E87F6E"/>
    <w:rsid w:val="00E905A5"/>
    <w:rsid w:val="00E90879"/>
    <w:rsid w:val="00E90F8A"/>
    <w:rsid w:val="00E9146C"/>
    <w:rsid w:val="00E91CCB"/>
    <w:rsid w:val="00E91EB4"/>
    <w:rsid w:val="00E91FBC"/>
    <w:rsid w:val="00E92295"/>
    <w:rsid w:val="00E930A6"/>
    <w:rsid w:val="00E93132"/>
    <w:rsid w:val="00E9354F"/>
    <w:rsid w:val="00E93BC8"/>
    <w:rsid w:val="00E93F3A"/>
    <w:rsid w:val="00E94DA8"/>
    <w:rsid w:val="00E95062"/>
    <w:rsid w:val="00E950F7"/>
    <w:rsid w:val="00E9546A"/>
    <w:rsid w:val="00E954B7"/>
    <w:rsid w:val="00E95ABF"/>
    <w:rsid w:val="00E96042"/>
    <w:rsid w:val="00E961E2"/>
    <w:rsid w:val="00E965E0"/>
    <w:rsid w:val="00E968AB"/>
    <w:rsid w:val="00E9695D"/>
    <w:rsid w:val="00E96DBE"/>
    <w:rsid w:val="00E96FFE"/>
    <w:rsid w:val="00E976AB"/>
    <w:rsid w:val="00E97868"/>
    <w:rsid w:val="00E978BF"/>
    <w:rsid w:val="00E97A06"/>
    <w:rsid w:val="00EA0B4A"/>
    <w:rsid w:val="00EA0EE3"/>
    <w:rsid w:val="00EA117F"/>
    <w:rsid w:val="00EA1A88"/>
    <w:rsid w:val="00EA2700"/>
    <w:rsid w:val="00EA2871"/>
    <w:rsid w:val="00EA28BF"/>
    <w:rsid w:val="00EA2E42"/>
    <w:rsid w:val="00EA3438"/>
    <w:rsid w:val="00EA396C"/>
    <w:rsid w:val="00EA3EBF"/>
    <w:rsid w:val="00EA3FF6"/>
    <w:rsid w:val="00EA4749"/>
    <w:rsid w:val="00EA4BBE"/>
    <w:rsid w:val="00EA5364"/>
    <w:rsid w:val="00EA5381"/>
    <w:rsid w:val="00EA54C7"/>
    <w:rsid w:val="00EA56CA"/>
    <w:rsid w:val="00EA6346"/>
    <w:rsid w:val="00EA6477"/>
    <w:rsid w:val="00EA6652"/>
    <w:rsid w:val="00EA6F02"/>
    <w:rsid w:val="00EA780B"/>
    <w:rsid w:val="00EA7A9B"/>
    <w:rsid w:val="00EA7BB6"/>
    <w:rsid w:val="00EB112A"/>
    <w:rsid w:val="00EB16A7"/>
    <w:rsid w:val="00EB17E0"/>
    <w:rsid w:val="00EB1C07"/>
    <w:rsid w:val="00EB2137"/>
    <w:rsid w:val="00EB2826"/>
    <w:rsid w:val="00EB4529"/>
    <w:rsid w:val="00EB6F93"/>
    <w:rsid w:val="00EB73BD"/>
    <w:rsid w:val="00EB7612"/>
    <w:rsid w:val="00EB765C"/>
    <w:rsid w:val="00EB7E86"/>
    <w:rsid w:val="00EC044F"/>
    <w:rsid w:val="00EC07B8"/>
    <w:rsid w:val="00EC0839"/>
    <w:rsid w:val="00EC0BE7"/>
    <w:rsid w:val="00EC130F"/>
    <w:rsid w:val="00EC1553"/>
    <w:rsid w:val="00EC1D17"/>
    <w:rsid w:val="00EC25FE"/>
    <w:rsid w:val="00EC2BCD"/>
    <w:rsid w:val="00EC2BED"/>
    <w:rsid w:val="00EC2D0C"/>
    <w:rsid w:val="00EC3A86"/>
    <w:rsid w:val="00EC3D61"/>
    <w:rsid w:val="00EC4442"/>
    <w:rsid w:val="00EC4D35"/>
    <w:rsid w:val="00EC502D"/>
    <w:rsid w:val="00EC5894"/>
    <w:rsid w:val="00EC62F2"/>
    <w:rsid w:val="00EC6B7B"/>
    <w:rsid w:val="00EC72F9"/>
    <w:rsid w:val="00EC79C7"/>
    <w:rsid w:val="00ED0182"/>
    <w:rsid w:val="00ED0991"/>
    <w:rsid w:val="00ED141F"/>
    <w:rsid w:val="00ED1719"/>
    <w:rsid w:val="00ED1768"/>
    <w:rsid w:val="00ED1879"/>
    <w:rsid w:val="00ED1E8F"/>
    <w:rsid w:val="00ED200C"/>
    <w:rsid w:val="00ED28FD"/>
    <w:rsid w:val="00ED2A1D"/>
    <w:rsid w:val="00ED2D69"/>
    <w:rsid w:val="00ED331D"/>
    <w:rsid w:val="00ED33F6"/>
    <w:rsid w:val="00ED362E"/>
    <w:rsid w:val="00ED418A"/>
    <w:rsid w:val="00ED4496"/>
    <w:rsid w:val="00ED456C"/>
    <w:rsid w:val="00ED4C6C"/>
    <w:rsid w:val="00ED6250"/>
    <w:rsid w:val="00ED6670"/>
    <w:rsid w:val="00ED6E35"/>
    <w:rsid w:val="00ED7246"/>
    <w:rsid w:val="00ED7B48"/>
    <w:rsid w:val="00ED7B50"/>
    <w:rsid w:val="00ED7CA0"/>
    <w:rsid w:val="00ED7E92"/>
    <w:rsid w:val="00EE01DF"/>
    <w:rsid w:val="00EE0374"/>
    <w:rsid w:val="00EE207B"/>
    <w:rsid w:val="00EE21E7"/>
    <w:rsid w:val="00EE2883"/>
    <w:rsid w:val="00EE28EF"/>
    <w:rsid w:val="00EE2CFD"/>
    <w:rsid w:val="00EE3102"/>
    <w:rsid w:val="00EE3320"/>
    <w:rsid w:val="00EE3D57"/>
    <w:rsid w:val="00EE4732"/>
    <w:rsid w:val="00EE503E"/>
    <w:rsid w:val="00EE5348"/>
    <w:rsid w:val="00EE6220"/>
    <w:rsid w:val="00EE6339"/>
    <w:rsid w:val="00EE64B3"/>
    <w:rsid w:val="00EE7363"/>
    <w:rsid w:val="00EE77FC"/>
    <w:rsid w:val="00EE7896"/>
    <w:rsid w:val="00EE78A5"/>
    <w:rsid w:val="00EE7984"/>
    <w:rsid w:val="00EF0AFC"/>
    <w:rsid w:val="00EF106F"/>
    <w:rsid w:val="00EF134C"/>
    <w:rsid w:val="00EF136F"/>
    <w:rsid w:val="00EF1489"/>
    <w:rsid w:val="00EF196B"/>
    <w:rsid w:val="00EF2118"/>
    <w:rsid w:val="00EF2224"/>
    <w:rsid w:val="00EF27D6"/>
    <w:rsid w:val="00EF2D4E"/>
    <w:rsid w:val="00EF3754"/>
    <w:rsid w:val="00EF382D"/>
    <w:rsid w:val="00EF3937"/>
    <w:rsid w:val="00EF3A7A"/>
    <w:rsid w:val="00EF3DA9"/>
    <w:rsid w:val="00EF4211"/>
    <w:rsid w:val="00EF4D65"/>
    <w:rsid w:val="00EF543C"/>
    <w:rsid w:val="00EF66CD"/>
    <w:rsid w:val="00EF679B"/>
    <w:rsid w:val="00EF68BB"/>
    <w:rsid w:val="00EF6D86"/>
    <w:rsid w:val="00EF6D94"/>
    <w:rsid w:val="00F00014"/>
    <w:rsid w:val="00F018DE"/>
    <w:rsid w:val="00F01914"/>
    <w:rsid w:val="00F01A39"/>
    <w:rsid w:val="00F01ABE"/>
    <w:rsid w:val="00F0228D"/>
    <w:rsid w:val="00F0231C"/>
    <w:rsid w:val="00F0237C"/>
    <w:rsid w:val="00F026B7"/>
    <w:rsid w:val="00F02BEF"/>
    <w:rsid w:val="00F031B8"/>
    <w:rsid w:val="00F0322D"/>
    <w:rsid w:val="00F038C3"/>
    <w:rsid w:val="00F03B0E"/>
    <w:rsid w:val="00F03BDA"/>
    <w:rsid w:val="00F03E25"/>
    <w:rsid w:val="00F0493F"/>
    <w:rsid w:val="00F04B12"/>
    <w:rsid w:val="00F04F90"/>
    <w:rsid w:val="00F053A6"/>
    <w:rsid w:val="00F06111"/>
    <w:rsid w:val="00F063BE"/>
    <w:rsid w:val="00F06C49"/>
    <w:rsid w:val="00F06EA7"/>
    <w:rsid w:val="00F06F75"/>
    <w:rsid w:val="00F0748A"/>
    <w:rsid w:val="00F1011C"/>
    <w:rsid w:val="00F101F1"/>
    <w:rsid w:val="00F1033F"/>
    <w:rsid w:val="00F10417"/>
    <w:rsid w:val="00F10892"/>
    <w:rsid w:val="00F109EA"/>
    <w:rsid w:val="00F10A5E"/>
    <w:rsid w:val="00F10B4D"/>
    <w:rsid w:val="00F10CCD"/>
    <w:rsid w:val="00F10D0C"/>
    <w:rsid w:val="00F113E6"/>
    <w:rsid w:val="00F11F7B"/>
    <w:rsid w:val="00F126DF"/>
    <w:rsid w:val="00F12B5F"/>
    <w:rsid w:val="00F12C48"/>
    <w:rsid w:val="00F13116"/>
    <w:rsid w:val="00F134B4"/>
    <w:rsid w:val="00F13894"/>
    <w:rsid w:val="00F15C4C"/>
    <w:rsid w:val="00F15C5B"/>
    <w:rsid w:val="00F1619A"/>
    <w:rsid w:val="00F16622"/>
    <w:rsid w:val="00F168AB"/>
    <w:rsid w:val="00F1709A"/>
    <w:rsid w:val="00F1715B"/>
    <w:rsid w:val="00F17359"/>
    <w:rsid w:val="00F1754C"/>
    <w:rsid w:val="00F17584"/>
    <w:rsid w:val="00F17707"/>
    <w:rsid w:val="00F17B03"/>
    <w:rsid w:val="00F17C00"/>
    <w:rsid w:val="00F201D7"/>
    <w:rsid w:val="00F20E92"/>
    <w:rsid w:val="00F213B2"/>
    <w:rsid w:val="00F21F61"/>
    <w:rsid w:val="00F226D9"/>
    <w:rsid w:val="00F2271D"/>
    <w:rsid w:val="00F2279B"/>
    <w:rsid w:val="00F22A7F"/>
    <w:rsid w:val="00F22C5B"/>
    <w:rsid w:val="00F23840"/>
    <w:rsid w:val="00F2444A"/>
    <w:rsid w:val="00F245D2"/>
    <w:rsid w:val="00F24BBA"/>
    <w:rsid w:val="00F25152"/>
    <w:rsid w:val="00F251A7"/>
    <w:rsid w:val="00F25634"/>
    <w:rsid w:val="00F257C0"/>
    <w:rsid w:val="00F25B18"/>
    <w:rsid w:val="00F26162"/>
    <w:rsid w:val="00F26428"/>
    <w:rsid w:val="00F2681B"/>
    <w:rsid w:val="00F26B5F"/>
    <w:rsid w:val="00F26E99"/>
    <w:rsid w:val="00F2720A"/>
    <w:rsid w:val="00F27669"/>
    <w:rsid w:val="00F27AD9"/>
    <w:rsid w:val="00F27DE0"/>
    <w:rsid w:val="00F27F4A"/>
    <w:rsid w:val="00F27F98"/>
    <w:rsid w:val="00F302E8"/>
    <w:rsid w:val="00F30FE3"/>
    <w:rsid w:val="00F31264"/>
    <w:rsid w:val="00F312CD"/>
    <w:rsid w:val="00F31A99"/>
    <w:rsid w:val="00F31BEF"/>
    <w:rsid w:val="00F32708"/>
    <w:rsid w:val="00F32D73"/>
    <w:rsid w:val="00F32DEB"/>
    <w:rsid w:val="00F336E1"/>
    <w:rsid w:val="00F34690"/>
    <w:rsid w:val="00F34922"/>
    <w:rsid w:val="00F349CB"/>
    <w:rsid w:val="00F34F71"/>
    <w:rsid w:val="00F351D5"/>
    <w:rsid w:val="00F35730"/>
    <w:rsid w:val="00F3574F"/>
    <w:rsid w:val="00F3646D"/>
    <w:rsid w:val="00F368CE"/>
    <w:rsid w:val="00F36EBE"/>
    <w:rsid w:val="00F3701F"/>
    <w:rsid w:val="00F374DE"/>
    <w:rsid w:val="00F37F41"/>
    <w:rsid w:val="00F40113"/>
    <w:rsid w:val="00F4041F"/>
    <w:rsid w:val="00F40947"/>
    <w:rsid w:val="00F409C1"/>
    <w:rsid w:val="00F40BE0"/>
    <w:rsid w:val="00F41305"/>
    <w:rsid w:val="00F41B7E"/>
    <w:rsid w:val="00F42037"/>
    <w:rsid w:val="00F426F1"/>
    <w:rsid w:val="00F42851"/>
    <w:rsid w:val="00F42A85"/>
    <w:rsid w:val="00F42E9C"/>
    <w:rsid w:val="00F43320"/>
    <w:rsid w:val="00F436CE"/>
    <w:rsid w:val="00F43814"/>
    <w:rsid w:val="00F43AD9"/>
    <w:rsid w:val="00F448C4"/>
    <w:rsid w:val="00F455DE"/>
    <w:rsid w:val="00F4583C"/>
    <w:rsid w:val="00F45E05"/>
    <w:rsid w:val="00F46241"/>
    <w:rsid w:val="00F47171"/>
    <w:rsid w:val="00F47778"/>
    <w:rsid w:val="00F47831"/>
    <w:rsid w:val="00F47CA4"/>
    <w:rsid w:val="00F47E2B"/>
    <w:rsid w:val="00F47E91"/>
    <w:rsid w:val="00F503B0"/>
    <w:rsid w:val="00F50DD7"/>
    <w:rsid w:val="00F50FAD"/>
    <w:rsid w:val="00F51711"/>
    <w:rsid w:val="00F5176B"/>
    <w:rsid w:val="00F51FA8"/>
    <w:rsid w:val="00F521DD"/>
    <w:rsid w:val="00F5268C"/>
    <w:rsid w:val="00F526D8"/>
    <w:rsid w:val="00F52CF3"/>
    <w:rsid w:val="00F52D6B"/>
    <w:rsid w:val="00F52DE9"/>
    <w:rsid w:val="00F53196"/>
    <w:rsid w:val="00F53583"/>
    <w:rsid w:val="00F5395F"/>
    <w:rsid w:val="00F53C20"/>
    <w:rsid w:val="00F53EF7"/>
    <w:rsid w:val="00F54136"/>
    <w:rsid w:val="00F54200"/>
    <w:rsid w:val="00F54693"/>
    <w:rsid w:val="00F54C5E"/>
    <w:rsid w:val="00F5511E"/>
    <w:rsid w:val="00F553DA"/>
    <w:rsid w:val="00F55F3B"/>
    <w:rsid w:val="00F56057"/>
    <w:rsid w:val="00F561D2"/>
    <w:rsid w:val="00F567ED"/>
    <w:rsid w:val="00F56E9D"/>
    <w:rsid w:val="00F57049"/>
    <w:rsid w:val="00F57B5B"/>
    <w:rsid w:val="00F57B9A"/>
    <w:rsid w:val="00F6037E"/>
    <w:rsid w:val="00F60C2C"/>
    <w:rsid w:val="00F61069"/>
    <w:rsid w:val="00F619BF"/>
    <w:rsid w:val="00F626A2"/>
    <w:rsid w:val="00F631A7"/>
    <w:rsid w:val="00F63F52"/>
    <w:rsid w:val="00F64274"/>
    <w:rsid w:val="00F645B3"/>
    <w:rsid w:val="00F64C24"/>
    <w:rsid w:val="00F65091"/>
    <w:rsid w:val="00F654AD"/>
    <w:rsid w:val="00F657ED"/>
    <w:rsid w:val="00F65974"/>
    <w:rsid w:val="00F65A3A"/>
    <w:rsid w:val="00F65A8D"/>
    <w:rsid w:val="00F65DE2"/>
    <w:rsid w:val="00F662D6"/>
    <w:rsid w:val="00F663A9"/>
    <w:rsid w:val="00F679C6"/>
    <w:rsid w:val="00F70A98"/>
    <w:rsid w:val="00F70E19"/>
    <w:rsid w:val="00F716B9"/>
    <w:rsid w:val="00F71CED"/>
    <w:rsid w:val="00F728E2"/>
    <w:rsid w:val="00F73465"/>
    <w:rsid w:val="00F741EA"/>
    <w:rsid w:val="00F74BA3"/>
    <w:rsid w:val="00F75819"/>
    <w:rsid w:val="00F75EAF"/>
    <w:rsid w:val="00F760F2"/>
    <w:rsid w:val="00F76141"/>
    <w:rsid w:val="00F76916"/>
    <w:rsid w:val="00F76F2B"/>
    <w:rsid w:val="00F77723"/>
    <w:rsid w:val="00F802BC"/>
    <w:rsid w:val="00F80859"/>
    <w:rsid w:val="00F8176E"/>
    <w:rsid w:val="00F81E79"/>
    <w:rsid w:val="00F829AA"/>
    <w:rsid w:val="00F82A39"/>
    <w:rsid w:val="00F82A79"/>
    <w:rsid w:val="00F82AB1"/>
    <w:rsid w:val="00F830CC"/>
    <w:rsid w:val="00F83153"/>
    <w:rsid w:val="00F831A4"/>
    <w:rsid w:val="00F83937"/>
    <w:rsid w:val="00F83B56"/>
    <w:rsid w:val="00F83DBF"/>
    <w:rsid w:val="00F84017"/>
    <w:rsid w:val="00F844F6"/>
    <w:rsid w:val="00F847E6"/>
    <w:rsid w:val="00F848C3"/>
    <w:rsid w:val="00F84BEF"/>
    <w:rsid w:val="00F85038"/>
    <w:rsid w:val="00F853A5"/>
    <w:rsid w:val="00F85675"/>
    <w:rsid w:val="00F85D83"/>
    <w:rsid w:val="00F86A56"/>
    <w:rsid w:val="00F87014"/>
    <w:rsid w:val="00F872A4"/>
    <w:rsid w:val="00F87B3B"/>
    <w:rsid w:val="00F9015B"/>
    <w:rsid w:val="00F9054A"/>
    <w:rsid w:val="00F90630"/>
    <w:rsid w:val="00F90B4A"/>
    <w:rsid w:val="00F91DE0"/>
    <w:rsid w:val="00F92E8E"/>
    <w:rsid w:val="00F9318D"/>
    <w:rsid w:val="00F9344A"/>
    <w:rsid w:val="00F93522"/>
    <w:rsid w:val="00F93B51"/>
    <w:rsid w:val="00F940EB"/>
    <w:rsid w:val="00F9416C"/>
    <w:rsid w:val="00F94202"/>
    <w:rsid w:val="00F94803"/>
    <w:rsid w:val="00F94912"/>
    <w:rsid w:val="00F94916"/>
    <w:rsid w:val="00F94A9F"/>
    <w:rsid w:val="00F94DE7"/>
    <w:rsid w:val="00F9536F"/>
    <w:rsid w:val="00F95BF0"/>
    <w:rsid w:val="00F96115"/>
    <w:rsid w:val="00F9641F"/>
    <w:rsid w:val="00F9651E"/>
    <w:rsid w:val="00F96637"/>
    <w:rsid w:val="00F9681B"/>
    <w:rsid w:val="00F96A12"/>
    <w:rsid w:val="00F97511"/>
    <w:rsid w:val="00F97BFE"/>
    <w:rsid w:val="00F97F7A"/>
    <w:rsid w:val="00FA0980"/>
    <w:rsid w:val="00FA2464"/>
    <w:rsid w:val="00FA2565"/>
    <w:rsid w:val="00FA2A61"/>
    <w:rsid w:val="00FA2CA7"/>
    <w:rsid w:val="00FA2F64"/>
    <w:rsid w:val="00FA305B"/>
    <w:rsid w:val="00FA3486"/>
    <w:rsid w:val="00FA3546"/>
    <w:rsid w:val="00FA37A7"/>
    <w:rsid w:val="00FA37F1"/>
    <w:rsid w:val="00FA3922"/>
    <w:rsid w:val="00FA3D0F"/>
    <w:rsid w:val="00FA41A5"/>
    <w:rsid w:val="00FA4773"/>
    <w:rsid w:val="00FA4A38"/>
    <w:rsid w:val="00FA5F49"/>
    <w:rsid w:val="00FA5FBD"/>
    <w:rsid w:val="00FA697D"/>
    <w:rsid w:val="00FA6CA4"/>
    <w:rsid w:val="00FA6CD8"/>
    <w:rsid w:val="00FA6D3C"/>
    <w:rsid w:val="00FA6DA1"/>
    <w:rsid w:val="00FA7063"/>
    <w:rsid w:val="00FA706E"/>
    <w:rsid w:val="00FA7A0A"/>
    <w:rsid w:val="00FA7EFB"/>
    <w:rsid w:val="00FA7F2D"/>
    <w:rsid w:val="00FA7F6E"/>
    <w:rsid w:val="00FB0782"/>
    <w:rsid w:val="00FB1045"/>
    <w:rsid w:val="00FB1690"/>
    <w:rsid w:val="00FB250B"/>
    <w:rsid w:val="00FB2B2A"/>
    <w:rsid w:val="00FB2F6E"/>
    <w:rsid w:val="00FB30CB"/>
    <w:rsid w:val="00FB3F69"/>
    <w:rsid w:val="00FB3FDA"/>
    <w:rsid w:val="00FB4035"/>
    <w:rsid w:val="00FB42E5"/>
    <w:rsid w:val="00FB47E1"/>
    <w:rsid w:val="00FB4897"/>
    <w:rsid w:val="00FB4E45"/>
    <w:rsid w:val="00FB50AD"/>
    <w:rsid w:val="00FB601F"/>
    <w:rsid w:val="00FB631E"/>
    <w:rsid w:val="00FB6AD7"/>
    <w:rsid w:val="00FB6B23"/>
    <w:rsid w:val="00FB6B81"/>
    <w:rsid w:val="00FB755F"/>
    <w:rsid w:val="00FB77BE"/>
    <w:rsid w:val="00FB788D"/>
    <w:rsid w:val="00FC01B2"/>
    <w:rsid w:val="00FC099D"/>
    <w:rsid w:val="00FC0CBB"/>
    <w:rsid w:val="00FC1048"/>
    <w:rsid w:val="00FC13F5"/>
    <w:rsid w:val="00FC1E1F"/>
    <w:rsid w:val="00FC2100"/>
    <w:rsid w:val="00FC29A8"/>
    <w:rsid w:val="00FC2B52"/>
    <w:rsid w:val="00FC35CC"/>
    <w:rsid w:val="00FC4653"/>
    <w:rsid w:val="00FC4839"/>
    <w:rsid w:val="00FC4A09"/>
    <w:rsid w:val="00FC4BC3"/>
    <w:rsid w:val="00FC50C5"/>
    <w:rsid w:val="00FC5212"/>
    <w:rsid w:val="00FC5D2B"/>
    <w:rsid w:val="00FC6A7E"/>
    <w:rsid w:val="00FC7A09"/>
    <w:rsid w:val="00FD1501"/>
    <w:rsid w:val="00FD18AD"/>
    <w:rsid w:val="00FD1AFF"/>
    <w:rsid w:val="00FD1B85"/>
    <w:rsid w:val="00FD1CBF"/>
    <w:rsid w:val="00FD1CF0"/>
    <w:rsid w:val="00FD1D05"/>
    <w:rsid w:val="00FD1E93"/>
    <w:rsid w:val="00FD22D2"/>
    <w:rsid w:val="00FD2C85"/>
    <w:rsid w:val="00FD2E7B"/>
    <w:rsid w:val="00FD38EC"/>
    <w:rsid w:val="00FD3B52"/>
    <w:rsid w:val="00FD50CB"/>
    <w:rsid w:val="00FD53C0"/>
    <w:rsid w:val="00FD5632"/>
    <w:rsid w:val="00FD63A7"/>
    <w:rsid w:val="00FD6C53"/>
    <w:rsid w:val="00FD6F83"/>
    <w:rsid w:val="00FD6FF4"/>
    <w:rsid w:val="00FD7374"/>
    <w:rsid w:val="00FD789B"/>
    <w:rsid w:val="00FE055C"/>
    <w:rsid w:val="00FE0A40"/>
    <w:rsid w:val="00FE0F4B"/>
    <w:rsid w:val="00FE191A"/>
    <w:rsid w:val="00FE1B3C"/>
    <w:rsid w:val="00FE2122"/>
    <w:rsid w:val="00FE22DA"/>
    <w:rsid w:val="00FE2978"/>
    <w:rsid w:val="00FE299E"/>
    <w:rsid w:val="00FE2B65"/>
    <w:rsid w:val="00FE339C"/>
    <w:rsid w:val="00FE3816"/>
    <w:rsid w:val="00FE3848"/>
    <w:rsid w:val="00FE3D5B"/>
    <w:rsid w:val="00FE3F2A"/>
    <w:rsid w:val="00FE3F30"/>
    <w:rsid w:val="00FE3F53"/>
    <w:rsid w:val="00FE4A1A"/>
    <w:rsid w:val="00FE51F6"/>
    <w:rsid w:val="00FE5545"/>
    <w:rsid w:val="00FE66AB"/>
    <w:rsid w:val="00FE6BEB"/>
    <w:rsid w:val="00FE72B9"/>
    <w:rsid w:val="00FE7399"/>
    <w:rsid w:val="00FE78E5"/>
    <w:rsid w:val="00FF0037"/>
    <w:rsid w:val="00FF00C5"/>
    <w:rsid w:val="00FF068A"/>
    <w:rsid w:val="00FF0CCE"/>
    <w:rsid w:val="00FF0D45"/>
    <w:rsid w:val="00FF0D4A"/>
    <w:rsid w:val="00FF10FF"/>
    <w:rsid w:val="00FF160C"/>
    <w:rsid w:val="00FF1C39"/>
    <w:rsid w:val="00FF21C2"/>
    <w:rsid w:val="00FF24F5"/>
    <w:rsid w:val="00FF26AB"/>
    <w:rsid w:val="00FF38A6"/>
    <w:rsid w:val="00FF3F78"/>
    <w:rsid w:val="00FF4235"/>
    <w:rsid w:val="00FF448C"/>
    <w:rsid w:val="00FF4AE7"/>
    <w:rsid w:val="00FF5074"/>
    <w:rsid w:val="00FF5ADB"/>
    <w:rsid w:val="00FF5C59"/>
    <w:rsid w:val="00FF5E4C"/>
    <w:rsid w:val="00FF6AC3"/>
    <w:rsid w:val="00FF7E13"/>
    <w:rsid w:val="01256950"/>
    <w:rsid w:val="023690A1"/>
    <w:rsid w:val="026FFAF4"/>
    <w:rsid w:val="027A6A9A"/>
    <w:rsid w:val="02B701B4"/>
    <w:rsid w:val="02E9F1B0"/>
    <w:rsid w:val="02FC61B8"/>
    <w:rsid w:val="0326F862"/>
    <w:rsid w:val="03365461"/>
    <w:rsid w:val="0385FBE6"/>
    <w:rsid w:val="03A0C750"/>
    <w:rsid w:val="03CDAFA2"/>
    <w:rsid w:val="03F3279E"/>
    <w:rsid w:val="03F77B5E"/>
    <w:rsid w:val="0492AEAB"/>
    <w:rsid w:val="04A39340"/>
    <w:rsid w:val="04EF5807"/>
    <w:rsid w:val="0532F21E"/>
    <w:rsid w:val="05778914"/>
    <w:rsid w:val="057B8D1A"/>
    <w:rsid w:val="05AE52EF"/>
    <w:rsid w:val="0603B385"/>
    <w:rsid w:val="06456C42"/>
    <w:rsid w:val="06D8F928"/>
    <w:rsid w:val="06E10F20"/>
    <w:rsid w:val="07033D9C"/>
    <w:rsid w:val="071200E9"/>
    <w:rsid w:val="07CA1C9C"/>
    <w:rsid w:val="07DA961C"/>
    <w:rsid w:val="0819A1AE"/>
    <w:rsid w:val="08285118"/>
    <w:rsid w:val="083AE47B"/>
    <w:rsid w:val="0840D8C8"/>
    <w:rsid w:val="08674681"/>
    <w:rsid w:val="0892E919"/>
    <w:rsid w:val="089B2C78"/>
    <w:rsid w:val="096196DF"/>
    <w:rsid w:val="09794DD0"/>
    <w:rsid w:val="09F15819"/>
    <w:rsid w:val="0A1A8071"/>
    <w:rsid w:val="0A460CA1"/>
    <w:rsid w:val="0A7462C6"/>
    <w:rsid w:val="0A9A5383"/>
    <w:rsid w:val="0B399CC3"/>
    <w:rsid w:val="0B54D32E"/>
    <w:rsid w:val="0C0F4A61"/>
    <w:rsid w:val="0CADDD6B"/>
    <w:rsid w:val="0D688E24"/>
    <w:rsid w:val="0D8E186B"/>
    <w:rsid w:val="0DBBB3E6"/>
    <w:rsid w:val="0DD81600"/>
    <w:rsid w:val="0DE3A321"/>
    <w:rsid w:val="0DF706B1"/>
    <w:rsid w:val="0E497E39"/>
    <w:rsid w:val="0E61799F"/>
    <w:rsid w:val="0EFB0EBD"/>
    <w:rsid w:val="0F178586"/>
    <w:rsid w:val="0F6EEB91"/>
    <w:rsid w:val="0FB86FB7"/>
    <w:rsid w:val="0FC62485"/>
    <w:rsid w:val="0FD78ECD"/>
    <w:rsid w:val="10338063"/>
    <w:rsid w:val="103982BE"/>
    <w:rsid w:val="103A4D07"/>
    <w:rsid w:val="10690239"/>
    <w:rsid w:val="106D2570"/>
    <w:rsid w:val="10F54D4F"/>
    <w:rsid w:val="111BD4CE"/>
    <w:rsid w:val="1145C7C8"/>
    <w:rsid w:val="1159C526"/>
    <w:rsid w:val="117DEF2E"/>
    <w:rsid w:val="11951119"/>
    <w:rsid w:val="11B370B3"/>
    <w:rsid w:val="120AE020"/>
    <w:rsid w:val="1212415E"/>
    <w:rsid w:val="12131803"/>
    <w:rsid w:val="12330D43"/>
    <w:rsid w:val="1245F4A2"/>
    <w:rsid w:val="12742807"/>
    <w:rsid w:val="12EB213D"/>
    <w:rsid w:val="131D40CC"/>
    <w:rsid w:val="1360D6A4"/>
    <w:rsid w:val="136FA954"/>
    <w:rsid w:val="13718CEC"/>
    <w:rsid w:val="13FC71CD"/>
    <w:rsid w:val="14224EF9"/>
    <w:rsid w:val="14227F3A"/>
    <w:rsid w:val="142E1C98"/>
    <w:rsid w:val="14EA081D"/>
    <w:rsid w:val="158FDDAF"/>
    <w:rsid w:val="15BE0EF7"/>
    <w:rsid w:val="15D17131"/>
    <w:rsid w:val="1617E5F8"/>
    <w:rsid w:val="1647A429"/>
    <w:rsid w:val="16A38B70"/>
    <w:rsid w:val="1704B1EC"/>
    <w:rsid w:val="17B0E6A1"/>
    <w:rsid w:val="180DD786"/>
    <w:rsid w:val="181E1418"/>
    <w:rsid w:val="18F3B7B5"/>
    <w:rsid w:val="190A1B98"/>
    <w:rsid w:val="192D0CD6"/>
    <w:rsid w:val="1984B924"/>
    <w:rsid w:val="1993BABD"/>
    <w:rsid w:val="19AA3F97"/>
    <w:rsid w:val="19B7EE99"/>
    <w:rsid w:val="19BD4D46"/>
    <w:rsid w:val="19EE6BB4"/>
    <w:rsid w:val="1A90DF81"/>
    <w:rsid w:val="1AB012C8"/>
    <w:rsid w:val="1B6D7092"/>
    <w:rsid w:val="1B9B596C"/>
    <w:rsid w:val="1B9D80CC"/>
    <w:rsid w:val="1BA9FBDE"/>
    <w:rsid w:val="1BC28E15"/>
    <w:rsid w:val="1BCF0898"/>
    <w:rsid w:val="1BDEFDD1"/>
    <w:rsid w:val="1BFC04D2"/>
    <w:rsid w:val="1BFD6C6F"/>
    <w:rsid w:val="1C250ABB"/>
    <w:rsid w:val="1C405A1E"/>
    <w:rsid w:val="1CA72C62"/>
    <w:rsid w:val="1CEAE1E8"/>
    <w:rsid w:val="1D8C86F7"/>
    <w:rsid w:val="1DBEF280"/>
    <w:rsid w:val="1E08EC01"/>
    <w:rsid w:val="1EBDBBEB"/>
    <w:rsid w:val="1EC15DD2"/>
    <w:rsid w:val="1F5AB5A0"/>
    <w:rsid w:val="1F75F943"/>
    <w:rsid w:val="1FD7524C"/>
    <w:rsid w:val="203D562C"/>
    <w:rsid w:val="209792CF"/>
    <w:rsid w:val="2133FB6E"/>
    <w:rsid w:val="215A5FF2"/>
    <w:rsid w:val="2177EEE1"/>
    <w:rsid w:val="21C52321"/>
    <w:rsid w:val="21DC3BAD"/>
    <w:rsid w:val="21DCEE92"/>
    <w:rsid w:val="2232C9E0"/>
    <w:rsid w:val="228BC94B"/>
    <w:rsid w:val="22A3588C"/>
    <w:rsid w:val="22FA4BA9"/>
    <w:rsid w:val="22FC81E1"/>
    <w:rsid w:val="232CBDA7"/>
    <w:rsid w:val="235F97CF"/>
    <w:rsid w:val="2397CD50"/>
    <w:rsid w:val="23E463A0"/>
    <w:rsid w:val="23FA38D5"/>
    <w:rsid w:val="24682269"/>
    <w:rsid w:val="247F34E7"/>
    <w:rsid w:val="24C61748"/>
    <w:rsid w:val="250F3BAF"/>
    <w:rsid w:val="2540F697"/>
    <w:rsid w:val="258C467A"/>
    <w:rsid w:val="26286B4E"/>
    <w:rsid w:val="26710E03"/>
    <w:rsid w:val="26886A68"/>
    <w:rsid w:val="26ADA2A9"/>
    <w:rsid w:val="2709D348"/>
    <w:rsid w:val="2725D69C"/>
    <w:rsid w:val="2726F7B4"/>
    <w:rsid w:val="278967ED"/>
    <w:rsid w:val="279FC8C0"/>
    <w:rsid w:val="27AC1DD4"/>
    <w:rsid w:val="28131862"/>
    <w:rsid w:val="281CA220"/>
    <w:rsid w:val="2887E8C0"/>
    <w:rsid w:val="28984500"/>
    <w:rsid w:val="28C22529"/>
    <w:rsid w:val="28C568A3"/>
    <w:rsid w:val="29085CDE"/>
    <w:rsid w:val="297182AA"/>
    <w:rsid w:val="29C6EFEC"/>
    <w:rsid w:val="29E6FF05"/>
    <w:rsid w:val="2A0DA411"/>
    <w:rsid w:val="2A168CCD"/>
    <w:rsid w:val="2A7E3CCF"/>
    <w:rsid w:val="2AEE7F28"/>
    <w:rsid w:val="2B33914E"/>
    <w:rsid w:val="2B4D219C"/>
    <w:rsid w:val="2B4E25B2"/>
    <w:rsid w:val="2C120A96"/>
    <w:rsid w:val="2C1AC1FA"/>
    <w:rsid w:val="2C570682"/>
    <w:rsid w:val="2C7654AE"/>
    <w:rsid w:val="2D13A5FA"/>
    <w:rsid w:val="2D19243D"/>
    <w:rsid w:val="2D4C3B4D"/>
    <w:rsid w:val="2D5661C6"/>
    <w:rsid w:val="2D5BE28D"/>
    <w:rsid w:val="2D902A8A"/>
    <w:rsid w:val="2D932F45"/>
    <w:rsid w:val="2DF86684"/>
    <w:rsid w:val="2E2A2FE2"/>
    <w:rsid w:val="2E498D30"/>
    <w:rsid w:val="2E667ECB"/>
    <w:rsid w:val="2E863F14"/>
    <w:rsid w:val="2E9745AB"/>
    <w:rsid w:val="2EA9E223"/>
    <w:rsid w:val="2F44AA22"/>
    <w:rsid w:val="2F7AC590"/>
    <w:rsid w:val="2F91E0E2"/>
    <w:rsid w:val="2FA46980"/>
    <w:rsid w:val="2FC775E3"/>
    <w:rsid w:val="2FDB2A06"/>
    <w:rsid w:val="2FE7651F"/>
    <w:rsid w:val="300088C4"/>
    <w:rsid w:val="3035457F"/>
    <w:rsid w:val="3041EA7B"/>
    <w:rsid w:val="306AF551"/>
    <w:rsid w:val="3083F23A"/>
    <w:rsid w:val="31736369"/>
    <w:rsid w:val="31A5DC4D"/>
    <w:rsid w:val="31BFFBEB"/>
    <w:rsid w:val="320F49B5"/>
    <w:rsid w:val="321669BE"/>
    <w:rsid w:val="32B4FA3E"/>
    <w:rsid w:val="32D0FB29"/>
    <w:rsid w:val="3321B4E2"/>
    <w:rsid w:val="336726A3"/>
    <w:rsid w:val="338E41E6"/>
    <w:rsid w:val="347A31B4"/>
    <w:rsid w:val="3481B562"/>
    <w:rsid w:val="349B743C"/>
    <w:rsid w:val="3505AC52"/>
    <w:rsid w:val="35194FA1"/>
    <w:rsid w:val="3552EC7C"/>
    <w:rsid w:val="35ABE97F"/>
    <w:rsid w:val="35B4D40B"/>
    <w:rsid w:val="361EC824"/>
    <w:rsid w:val="36A4827F"/>
    <w:rsid w:val="36AA840F"/>
    <w:rsid w:val="36C0F512"/>
    <w:rsid w:val="36E1DD60"/>
    <w:rsid w:val="36F8C269"/>
    <w:rsid w:val="370CC813"/>
    <w:rsid w:val="3715B6BC"/>
    <w:rsid w:val="378952A4"/>
    <w:rsid w:val="37E9D4E3"/>
    <w:rsid w:val="3881AC8B"/>
    <w:rsid w:val="3897C003"/>
    <w:rsid w:val="390AB109"/>
    <w:rsid w:val="39106009"/>
    <w:rsid w:val="3927EFB7"/>
    <w:rsid w:val="39821FFC"/>
    <w:rsid w:val="3A289346"/>
    <w:rsid w:val="3A302527"/>
    <w:rsid w:val="3A3AA9A3"/>
    <w:rsid w:val="3AAC306A"/>
    <w:rsid w:val="3AC7CBD7"/>
    <w:rsid w:val="3AE0AD96"/>
    <w:rsid w:val="3B170832"/>
    <w:rsid w:val="3B31F1C6"/>
    <w:rsid w:val="3B3754BD"/>
    <w:rsid w:val="3B5A7DB4"/>
    <w:rsid w:val="3B8141EE"/>
    <w:rsid w:val="3BC86A4E"/>
    <w:rsid w:val="3BF13E21"/>
    <w:rsid w:val="3C00A3C2"/>
    <w:rsid w:val="3D1EFBBF"/>
    <w:rsid w:val="3D364948"/>
    <w:rsid w:val="3D3A8A60"/>
    <w:rsid w:val="3DC55951"/>
    <w:rsid w:val="3DCD0BF1"/>
    <w:rsid w:val="3DF6778A"/>
    <w:rsid w:val="3DFF3176"/>
    <w:rsid w:val="3E6039A4"/>
    <w:rsid w:val="3E8C25C6"/>
    <w:rsid w:val="3EB7404B"/>
    <w:rsid w:val="3EE6A980"/>
    <w:rsid w:val="3EEF23CD"/>
    <w:rsid w:val="3EF950B0"/>
    <w:rsid w:val="3F08CAE3"/>
    <w:rsid w:val="3F14A41C"/>
    <w:rsid w:val="3F503043"/>
    <w:rsid w:val="3F9E6B61"/>
    <w:rsid w:val="3FD150F8"/>
    <w:rsid w:val="403C4E26"/>
    <w:rsid w:val="405010BC"/>
    <w:rsid w:val="40798FE5"/>
    <w:rsid w:val="40E26A2D"/>
    <w:rsid w:val="41383DAE"/>
    <w:rsid w:val="413F8B0D"/>
    <w:rsid w:val="4183EBD6"/>
    <w:rsid w:val="419071CE"/>
    <w:rsid w:val="41D75B15"/>
    <w:rsid w:val="42127E22"/>
    <w:rsid w:val="4334EC46"/>
    <w:rsid w:val="436187C2"/>
    <w:rsid w:val="43631EED"/>
    <w:rsid w:val="439B348F"/>
    <w:rsid w:val="43AD59ED"/>
    <w:rsid w:val="43C60438"/>
    <w:rsid w:val="43C92B66"/>
    <w:rsid w:val="43CBE507"/>
    <w:rsid w:val="44456A42"/>
    <w:rsid w:val="44A544B7"/>
    <w:rsid w:val="44B29425"/>
    <w:rsid w:val="44B49C2C"/>
    <w:rsid w:val="44E2D66E"/>
    <w:rsid w:val="44E9EBDB"/>
    <w:rsid w:val="4506C315"/>
    <w:rsid w:val="454CC9AD"/>
    <w:rsid w:val="45719EE1"/>
    <w:rsid w:val="45E2FBDA"/>
    <w:rsid w:val="46844BAD"/>
    <w:rsid w:val="46ACF2CA"/>
    <w:rsid w:val="46C87853"/>
    <w:rsid w:val="46E14AD7"/>
    <w:rsid w:val="46EB910C"/>
    <w:rsid w:val="472D465F"/>
    <w:rsid w:val="472DE43C"/>
    <w:rsid w:val="475B5EA4"/>
    <w:rsid w:val="476FFE12"/>
    <w:rsid w:val="47760EEC"/>
    <w:rsid w:val="489984A8"/>
    <w:rsid w:val="48AE6E44"/>
    <w:rsid w:val="49145276"/>
    <w:rsid w:val="493B72B5"/>
    <w:rsid w:val="49DF18E7"/>
    <w:rsid w:val="4A6B2BE8"/>
    <w:rsid w:val="4A77C1D5"/>
    <w:rsid w:val="4B6ACB05"/>
    <w:rsid w:val="4B9CAD49"/>
    <w:rsid w:val="4BC8E5BF"/>
    <w:rsid w:val="4C18B83C"/>
    <w:rsid w:val="4C3219FD"/>
    <w:rsid w:val="4C6BDE01"/>
    <w:rsid w:val="4C7FAC99"/>
    <w:rsid w:val="4CC0CD38"/>
    <w:rsid w:val="4CEE97C6"/>
    <w:rsid w:val="4D1182E2"/>
    <w:rsid w:val="4D636561"/>
    <w:rsid w:val="4D65C7E4"/>
    <w:rsid w:val="4DA515E9"/>
    <w:rsid w:val="4E248C5E"/>
    <w:rsid w:val="4E3D2C11"/>
    <w:rsid w:val="4E69D851"/>
    <w:rsid w:val="4EA9E383"/>
    <w:rsid w:val="4F3B29E1"/>
    <w:rsid w:val="4F89BB18"/>
    <w:rsid w:val="4F8B5F95"/>
    <w:rsid w:val="4F9752B2"/>
    <w:rsid w:val="503A7883"/>
    <w:rsid w:val="50A016C1"/>
    <w:rsid w:val="50B72398"/>
    <w:rsid w:val="50B7E8F0"/>
    <w:rsid w:val="50FA10A7"/>
    <w:rsid w:val="51609CA4"/>
    <w:rsid w:val="51780DAF"/>
    <w:rsid w:val="51FD8A6F"/>
    <w:rsid w:val="52D78AA9"/>
    <w:rsid w:val="5303B5A8"/>
    <w:rsid w:val="53D09B36"/>
    <w:rsid w:val="54301FEB"/>
    <w:rsid w:val="54CC2819"/>
    <w:rsid w:val="54E21B14"/>
    <w:rsid w:val="54E822A4"/>
    <w:rsid w:val="5538B422"/>
    <w:rsid w:val="55A08661"/>
    <w:rsid w:val="55A50ABD"/>
    <w:rsid w:val="55C0BA1F"/>
    <w:rsid w:val="5686E44E"/>
    <w:rsid w:val="568AA292"/>
    <w:rsid w:val="569265E4"/>
    <w:rsid w:val="56F709FA"/>
    <w:rsid w:val="5703A395"/>
    <w:rsid w:val="570411BB"/>
    <w:rsid w:val="572DDD77"/>
    <w:rsid w:val="574180C6"/>
    <w:rsid w:val="5754F23F"/>
    <w:rsid w:val="57A56A80"/>
    <w:rsid w:val="57A72C13"/>
    <w:rsid w:val="581153BD"/>
    <w:rsid w:val="583CAEF7"/>
    <w:rsid w:val="589D0C54"/>
    <w:rsid w:val="58B0309D"/>
    <w:rsid w:val="5A0CB58E"/>
    <w:rsid w:val="5A1CFD99"/>
    <w:rsid w:val="5A1D2E1D"/>
    <w:rsid w:val="5A5D4B10"/>
    <w:rsid w:val="5A6291D3"/>
    <w:rsid w:val="5AFABD39"/>
    <w:rsid w:val="5B0EFA5E"/>
    <w:rsid w:val="5BB585A4"/>
    <w:rsid w:val="5BEBDEE1"/>
    <w:rsid w:val="5BF73700"/>
    <w:rsid w:val="5C3289CA"/>
    <w:rsid w:val="5C583463"/>
    <w:rsid w:val="5C849775"/>
    <w:rsid w:val="5CD81FF2"/>
    <w:rsid w:val="5D08C258"/>
    <w:rsid w:val="5D0BC2F8"/>
    <w:rsid w:val="5D471D4D"/>
    <w:rsid w:val="5D6A39F9"/>
    <w:rsid w:val="5D86CF50"/>
    <w:rsid w:val="5DA47D00"/>
    <w:rsid w:val="5E476B02"/>
    <w:rsid w:val="5E9C65E1"/>
    <w:rsid w:val="5EA9D77A"/>
    <w:rsid w:val="5EEFB218"/>
    <w:rsid w:val="5F414189"/>
    <w:rsid w:val="5F67F72F"/>
    <w:rsid w:val="5F7620FE"/>
    <w:rsid w:val="5F811811"/>
    <w:rsid w:val="5FA59190"/>
    <w:rsid w:val="5FAE1E85"/>
    <w:rsid w:val="5FAF7754"/>
    <w:rsid w:val="5FC377DA"/>
    <w:rsid w:val="6009605E"/>
    <w:rsid w:val="609B0F27"/>
    <w:rsid w:val="609EA6C0"/>
    <w:rsid w:val="60A41E8D"/>
    <w:rsid w:val="60FE3D3D"/>
    <w:rsid w:val="61309D19"/>
    <w:rsid w:val="6131A2C7"/>
    <w:rsid w:val="619D8804"/>
    <w:rsid w:val="61F1C18C"/>
    <w:rsid w:val="62391E52"/>
    <w:rsid w:val="6265680D"/>
    <w:rsid w:val="62CDCA21"/>
    <w:rsid w:val="62DE9B7A"/>
    <w:rsid w:val="632FE711"/>
    <w:rsid w:val="6374AB2F"/>
    <w:rsid w:val="63769366"/>
    <w:rsid w:val="63DAD4FB"/>
    <w:rsid w:val="63DDA1AD"/>
    <w:rsid w:val="641383BC"/>
    <w:rsid w:val="64143F08"/>
    <w:rsid w:val="64657B54"/>
    <w:rsid w:val="64711628"/>
    <w:rsid w:val="649E0912"/>
    <w:rsid w:val="64B7C1D0"/>
    <w:rsid w:val="64E3AEED"/>
    <w:rsid w:val="6507AB56"/>
    <w:rsid w:val="650C09D8"/>
    <w:rsid w:val="655A7098"/>
    <w:rsid w:val="657751B0"/>
    <w:rsid w:val="659BAF45"/>
    <w:rsid w:val="65AC3BBD"/>
    <w:rsid w:val="65B5AD11"/>
    <w:rsid w:val="66014BB5"/>
    <w:rsid w:val="661A2E43"/>
    <w:rsid w:val="66293362"/>
    <w:rsid w:val="664436B0"/>
    <w:rsid w:val="666B97D8"/>
    <w:rsid w:val="66E0CE1C"/>
    <w:rsid w:val="66F9623C"/>
    <w:rsid w:val="66FEFDE5"/>
    <w:rsid w:val="6741B152"/>
    <w:rsid w:val="674EE65A"/>
    <w:rsid w:val="6754CA45"/>
    <w:rsid w:val="678F6555"/>
    <w:rsid w:val="67DD7DEF"/>
    <w:rsid w:val="67EA5262"/>
    <w:rsid w:val="67FE5BD0"/>
    <w:rsid w:val="68672C8C"/>
    <w:rsid w:val="688F6A4A"/>
    <w:rsid w:val="69926FD6"/>
    <w:rsid w:val="69AEA0D4"/>
    <w:rsid w:val="69B8A6CB"/>
    <w:rsid w:val="69F4DB53"/>
    <w:rsid w:val="6A1A8E5A"/>
    <w:rsid w:val="6A8135D9"/>
    <w:rsid w:val="6A97D91E"/>
    <w:rsid w:val="6AA4B5EB"/>
    <w:rsid w:val="6AB60AA6"/>
    <w:rsid w:val="6AC9692C"/>
    <w:rsid w:val="6B4C23C6"/>
    <w:rsid w:val="6B5BA937"/>
    <w:rsid w:val="6BCF8B35"/>
    <w:rsid w:val="6C067F8E"/>
    <w:rsid w:val="6C12E3F5"/>
    <w:rsid w:val="6C50E661"/>
    <w:rsid w:val="6C60EE8F"/>
    <w:rsid w:val="6C6A17EB"/>
    <w:rsid w:val="6C6F5AC3"/>
    <w:rsid w:val="6CAB84CF"/>
    <w:rsid w:val="6CE57782"/>
    <w:rsid w:val="6DAAC4DE"/>
    <w:rsid w:val="6DE79182"/>
    <w:rsid w:val="6DF3353D"/>
    <w:rsid w:val="6E35E45C"/>
    <w:rsid w:val="6E58B5E5"/>
    <w:rsid w:val="6EA93B5F"/>
    <w:rsid w:val="6EC0DEF3"/>
    <w:rsid w:val="6EF57A71"/>
    <w:rsid w:val="6EFF2FBC"/>
    <w:rsid w:val="6F1A8DC0"/>
    <w:rsid w:val="6F2220B5"/>
    <w:rsid w:val="6F277B6B"/>
    <w:rsid w:val="6FD3A44E"/>
    <w:rsid w:val="6FE851A7"/>
    <w:rsid w:val="700DC3D3"/>
    <w:rsid w:val="70406DA1"/>
    <w:rsid w:val="70727BED"/>
    <w:rsid w:val="70F9E22F"/>
    <w:rsid w:val="710E6B7F"/>
    <w:rsid w:val="71451A4E"/>
    <w:rsid w:val="71680612"/>
    <w:rsid w:val="718290EA"/>
    <w:rsid w:val="71BB984D"/>
    <w:rsid w:val="7211FCF0"/>
    <w:rsid w:val="722333D7"/>
    <w:rsid w:val="72D0ED7D"/>
    <w:rsid w:val="7302F298"/>
    <w:rsid w:val="731AC4F3"/>
    <w:rsid w:val="73439395"/>
    <w:rsid w:val="734B8583"/>
    <w:rsid w:val="73A2AF00"/>
    <w:rsid w:val="73E882C7"/>
    <w:rsid w:val="7454BB98"/>
    <w:rsid w:val="746097C2"/>
    <w:rsid w:val="749907B1"/>
    <w:rsid w:val="74C09CA2"/>
    <w:rsid w:val="74D52859"/>
    <w:rsid w:val="75741B47"/>
    <w:rsid w:val="75EA3A42"/>
    <w:rsid w:val="766BCA69"/>
    <w:rsid w:val="768CBB65"/>
    <w:rsid w:val="76A32850"/>
    <w:rsid w:val="76C1CDD1"/>
    <w:rsid w:val="76CBAF39"/>
    <w:rsid w:val="7724545E"/>
    <w:rsid w:val="772770A5"/>
    <w:rsid w:val="772CDC48"/>
    <w:rsid w:val="77381B9E"/>
    <w:rsid w:val="778420DE"/>
    <w:rsid w:val="77B279E5"/>
    <w:rsid w:val="77DA0346"/>
    <w:rsid w:val="78249CD9"/>
    <w:rsid w:val="783004DC"/>
    <w:rsid w:val="783F246D"/>
    <w:rsid w:val="787FAE9D"/>
    <w:rsid w:val="78BED916"/>
    <w:rsid w:val="78EFF2C2"/>
    <w:rsid w:val="79AA77D6"/>
    <w:rsid w:val="7A0B9A3C"/>
    <w:rsid w:val="7A0CE811"/>
    <w:rsid w:val="7A38AE78"/>
    <w:rsid w:val="7A6634A4"/>
    <w:rsid w:val="7AD803C0"/>
    <w:rsid w:val="7AD9FCF9"/>
    <w:rsid w:val="7B3DA191"/>
    <w:rsid w:val="7BCF1C95"/>
    <w:rsid w:val="7C23E33B"/>
    <w:rsid w:val="7C7C7766"/>
    <w:rsid w:val="7C850A6E"/>
    <w:rsid w:val="7D2F95D4"/>
    <w:rsid w:val="7D5FD7D5"/>
    <w:rsid w:val="7DDD442A"/>
    <w:rsid w:val="7E208E51"/>
    <w:rsid w:val="7F10A62A"/>
    <w:rsid w:val="7F4850E8"/>
    <w:rsid w:val="7F55876E"/>
    <w:rsid w:val="7F5A3205"/>
    <w:rsid w:val="7F74524B"/>
    <w:rsid w:val="7FEBCA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0BAF76"/>
  <w15:chartTrackingRefBased/>
  <w15:docId w15:val="{67DBF6F1-5504-42A9-B217-CCA6D33A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B51"/>
    <w:pPr>
      <w:spacing w:after="80"/>
    </w:pPr>
  </w:style>
  <w:style w:type="paragraph" w:styleId="Ttulo1">
    <w:name w:val="heading 1"/>
    <w:basedOn w:val="Normal"/>
    <w:next w:val="Normal"/>
    <w:link w:val="Ttulo1Carter"/>
    <w:uiPriority w:val="9"/>
    <w:qFormat/>
    <w:rsid w:val="00926E9E"/>
    <w:pPr>
      <w:keepNext/>
      <w:keepLines/>
      <w:spacing w:before="360"/>
      <w:outlineLvl w:val="0"/>
    </w:pPr>
    <w:rPr>
      <w:rFonts w:eastAsiaTheme="majorEastAsia" w:cstheme="majorBidi"/>
      <w:b/>
      <w:bCs/>
      <w:sz w:val="40"/>
      <w:szCs w:val="40"/>
      <w:lang w:val="en-GB"/>
    </w:rPr>
  </w:style>
  <w:style w:type="paragraph" w:styleId="Ttulo2">
    <w:name w:val="heading 2"/>
    <w:basedOn w:val="Ttulo1"/>
    <w:next w:val="Normal"/>
    <w:link w:val="Ttulo2Carter"/>
    <w:uiPriority w:val="9"/>
    <w:unhideWhenUsed/>
    <w:qFormat/>
    <w:rsid w:val="00926E9E"/>
    <w:pPr>
      <w:spacing w:before="120"/>
      <w:jc w:val="both"/>
      <w:outlineLvl w:val="1"/>
    </w:pPr>
    <w:rPr>
      <w:sz w:val="24"/>
      <w:szCs w:val="24"/>
    </w:rPr>
  </w:style>
  <w:style w:type="paragraph" w:styleId="Ttulo3">
    <w:name w:val="heading 3"/>
    <w:basedOn w:val="Ttulo2"/>
    <w:next w:val="Normal"/>
    <w:link w:val="Ttulo3Carter"/>
    <w:uiPriority w:val="9"/>
    <w:unhideWhenUsed/>
    <w:qFormat/>
    <w:rsid w:val="00926E9E"/>
    <w:pPr>
      <w:outlineLvl w:val="2"/>
    </w:pPr>
    <w:rPr>
      <w:b w:val="0"/>
      <w:bCs w:val="0"/>
      <w:i/>
      <w:iCs/>
      <w:sz w:val="22"/>
      <w:szCs w:val="22"/>
    </w:rPr>
  </w:style>
  <w:style w:type="paragraph" w:styleId="Ttulo4">
    <w:name w:val="heading 4"/>
    <w:basedOn w:val="Normal"/>
    <w:next w:val="Normal"/>
    <w:link w:val="Ttulo4Carter"/>
    <w:uiPriority w:val="9"/>
    <w:semiHidden/>
    <w:unhideWhenUsed/>
    <w:qFormat/>
    <w:rsid w:val="008A59D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8A59D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8A59D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8A59D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8A59D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8A59DC"/>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926E9E"/>
    <w:rPr>
      <w:rFonts w:eastAsiaTheme="majorEastAsia" w:cstheme="majorBidi"/>
      <w:b/>
      <w:bCs/>
      <w:sz w:val="40"/>
      <w:szCs w:val="40"/>
      <w:lang w:val="en-GB"/>
    </w:rPr>
  </w:style>
  <w:style w:type="character" w:customStyle="1" w:styleId="Ttulo2Carter">
    <w:name w:val="Título 2 Caráter"/>
    <w:basedOn w:val="Tipodeletrapredefinidodopargrafo"/>
    <w:link w:val="Ttulo2"/>
    <w:uiPriority w:val="9"/>
    <w:rsid w:val="00926E9E"/>
    <w:rPr>
      <w:rFonts w:eastAsiaTheme="majorEastAsia" w:cstheme="majorBidi"/>
      <w:b/>
      <w:bCs/>
      <w:sz w:val="24"/>
      <w:szCs w:val="24"/>
      <w:lang w:val="en-GB"/>
    </w:rPr>
  </w:style>
  <w:style w:type="character" w:customStyle="1" w:styleId="Ttulo3Carter">
    <w:name w:val="Título 3 Caráter"/>
    <w:basedOn w:val="Tipodeletrapredefinidodopargrafo"/>
    <w:link w:val="Ttulo3"/>
    <w:uiPriority w:val="9"/>
    <w:rsid w:val="00926E9E"/>
    <w:rPr>
      <w:rFonts w:eastAsiaTheme="majorEastAsia" w:cstheme="majorBidi"/>
      <w:i/>
      <w:iCs/>
      <w:lang w:val="en-GB"/>
    </w:rPr>
  </w:style>
  <w:style w:type="character" w:customStyle="1" w:styleId="Ttulo4Carter">
    <w:name w:val="Título 4 Caráter"/>
    <w:basedOn w:val="Tipodeletrapredefinidodopargrafo"/>
    <w:link w:val="Ttulo4"/>
    <w:uiPriority w:val="9"/>
    <w:semiHidden/>
    <w:rsid w:val="008A59D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8A59D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8A59D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8A59D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8A59D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8A59DC"/>
    <w:rPr>
      <w:rFonts w:eastAsiaTheme="majorEastAsia" w:cstheme="majorBidi"/>
      <w:color w:val="272727" w:themeColor="text1" w:themeTint="D8"/>
    </w:rPr>
  </w:style>
  <w:style w:type="paragraph" w:styleId="Ttulo">
    <w:name w:val="Title"/>
    <w:basedOn w:val="Normal"/>
    <w:next w:val="Normal"/>
    <w:link w:val="TtuloCarter"/>
    <w:uiPriority w:val="10"/>
    <w:qFormat/>
    <w:rsid w:val="008A59DC"/>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8A59D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8A59DC"/>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8A59DC"/>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8A59DC"/>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8A59DC"/>
    <w:rPr>
      <w:i/>
      <w:iCs/>
      <w:color w:val="404040" w:themeColor="text1" w:themeTint="BF"/>
    </w:rPr>
  </w:style>
  <w:style w:type="paragraph" w:styleId="PargrafodaLista">
    <w:name w:val="List Paragraph"/>
    <w:basedOn w:val="Normal"/>
    <w:uiPriority w:val="34"/>
    <w:qFormat/>
    <w:rsid w:val="008A59DC"/>
    <w:pPr>
      <w:ind w:left="720"/>
      <w:contextualSpacing/>
    </w:pPr>
  </w:style>
  <w:style w:type="character" w:styleId="nfaseIntensa">
    <w:name w:val="Intense Emphasis"/>
    <w:basedOn w:val="Tipodeletrapredefinidodopargrafo"/>
    <w:uiPriority w:val="21"/>
    <w:qFormat/>
    <w:rsid w:val="008A59DC"/>
    <w:rPr>
      <w:i/>
      <w:iCs/>
      <w:color w:val="0F4761" w:themeColor="accent1" w:themeShade="BF"/>
    </w:rPr>
  </w:style>
  <w:style w:type="paragraph" w:styleId="CitaoIntensa">
    <w:name w:val="Intense Quote"/>
    <w:basedOn w:val="Normal"/>
    <w:next w:val="Normal"/>
    <w:link w:val="CitaoIntensaCarter"/>
    <w:uiPriority w:val="30"/>
    <w:qFormat/>
    <w:rsid w:val="008A59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8A59DC"/>
    <w:rPr>
      <w:i/>
      <w:iCs/>
      <w:color w:val="0F4761" w:themeColor="accent1" w:themeShade="BF"/>
    </w:rPr>
  </w:style>
  <w:style w:type="character" w:styleId="RefernciaIntensa">
    <w:name w:val="Intense Reference"/>
    <w:basedOn w:val="Tipodeletrapredefinidodopargrafo"/>
    <w:uiPriority w:val="32"/>
    <w:qFormat/>
    <w:rsid w:val="008A59DC"/>
    <w:rPr>
      <w:b/>
      <w:bCs/>
      <w:smallCaps/>
      <w:color w:val="0F4761" w:themeColor="accent1" w:themeShade="BF"/>
      <w:spacing w:val="5"/>
    </w:rPr>
  </w:style>
  <w:style w:type="character" w:styleId="Refdecomentrio">
    <w:name w:val="annotation reference"/>
    <w:basedOn w:val="Tipodeletrapredefinidodopargrafo"/>
    <w:uiPriority w:val="99"/>
    <w:semiHidden/>
    <w:unhideWhenUsed/>
    <w:rsid w:val="008A59DC"/>
    <w:rPr>
      <w:sz w:val="16"/>
      <w:szCs w:val="16"/>
    </w:rPr>
  </w:style>
  <w:style w:type="paragraph" w:styleId="Textodecomentrio">
    <w:name w:val="annotation text"/>
    <w:basedOn w:val="Normal"/>
    <w:link w:val="TextodecomentrioCarter"/>
    <w:uiPriority w:val="99"/>
    <w:unhideWhenUsed/>
    <w:rsid w:val="008A59D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8A59DC"/>
    <w:rPr>
      <w:sz w:val="20"/>
      <w:szCs w:val="20"/>
    </w:rPr>
  </w:style>
  <w:style w:type="paragraph" w:styleId="Assuntodecomentrio">
    <w:name w:val="annotation subject"/>
    <w:basedOn w:val="Textodecomentrio"/>
    <w:next w:val="Textodecomentrio"/>
    <w:link w:val="AssuntodecomentrioCarter"/>
    <w:uiPriority w:val="99"/>
    <w:semiHidden/>
    <w:unhideWhenUsed/>
    <w:rsid w:val="00BA62E5"/>
    <w:rPr>
      <w:b/>
      <w:bCs/>
    </w:rPr>
  </w:style>
  <w:style w:type="character" w:customStyle="1" w:styleId="AssuntodecomentrioCarter">
    <w:name w:val="Assunto de comentário Caráter"/>
    <w:basedOn w:val="TextodecomentrioCarter"/>
    <w:link w:val="Assuntodecomentrio"/>
    <w:uiPriority w:val="99"/>
    <w:semiHidden/>
    <w:rsid w:val="00BA62E5"/>
    <w:rPr>
      <w:b/>
      <w:bCs/>
      <w:sz w:val="20"/>
      <w:szCs w:val="20"/>
    </w:rPr>
  </w:style>
  <w:style w:type="character" w:styleId="Hiperligao">
    <w:name w:val="Hyperlink"/>
    <w:basedOn w:val="Tipodeletrapredefinidodopargrafo"/>
    <w:uiPriority w:val="99"/>
    <w:unhideWhenUsed/>
    <w:rsid w:val="0091222D"/>
    <w:rPr>
      <w:color w:val="467886" w:themeColor="hyperlink"/>
      <w:u w:val="single"/>
    </w:rPr>
  </w:style>
  <w:style w:type="character" w:styleId="MenoNoResolvida">
    <w:name w:val="Unresolved Mention"/>
    <w:basedOn w:val="Tipodeletrapredefinidodopargrafo"/>
    <w:uiPriority w:val="99"/>
    <w:semiHidden/>
    <w:unhideWhenUsed/>
    <w:rsid w:val="0091222D"/>
    <w:rPr>
      <w:color w:val="605E5C"/>
      <w:shd w:val="clear" w:color="auto" w:fill="E1DFDD"/>
    </w:rPr>
  </w:style>
  <w:style w:type="paragraph" w:styleId="Reviso">
    <w:name w:val="Revision"/>
    <w:hidden/>
    <w:uiPriority w:val="99"/>
    <w:semiHidden/>
    <w:rsid w:val="00921CA3"/>
    <w:pPr>
      <w:spacing w:after="0" w:line="240" w:lineRule="auto"/>
    </w:pPr>
  </w:style>
  <w:style w:type="paragraph" w:styleId="Legenda">
    <w:name w:val="caption"/>
    <w:basedOn w:val="Normal"/>
    <w:next w:val="Normal"/>
    <w:uiPriority w:val="35"/>
    <w:unhideWhenUsed/>
    <w:qFormat/>
    <w:rsid w:val="00784AC0"/>
    <w:pPr>
      <w:spacing w:after="200" w:line="240" w:lineRule="auto"/>
    </w:pPr>
    <w:rPr>
      <w:sz w:val="20"/>
      <w:szCs w:val="20"/>
      <w:lang w:val="en-GB"/>
    </w:rPr>
  </w:style>
  <w:style w:type="paragraph" w:styleId="Bibliografia">
    <w:name w:val="Bibliography"/>
    <w:basedOn w:val="Normal"/>
    <w:next w:val="Normal"/>
    <w:uiPriority w:val="37"/>
    <w:unhideWhenUsed/>
    <w:qFormat/>
    <w:rsid w:val="00F312CD"/>
    <w:pPr>
      <w:tabs>
        <w:tab w:val="left" w:pos="384"/>
      </w:tabs>
      <w:spacing w:after="40" w:line="240" w:lineRule="auto"/>
      <w:ind w:left="384" w:hanging="384"/>
    </w:pPr>
    <w:rPr>
      <w:lang w:val="en-GB"/>
    </w:rPr>
  </w:style>
  <w:style w:type="character" w:customStyle="1" w:styleId="cf01">
    <w:name w:val="cf01"/>
    <w:basedOn w:val="Tipodeletrapredefinidodopargrafo"/>
    <w:rsid w:val="00161587"/>
    <w:rPr>
      <w:rFonts w:ascii="Segoe UI" w:hAnsi="Segoe UI" w:cs="Segoe UI" w:hint="default"/>
      <w:sz w:val="18"/>
      <w:szCs w:val="18"/>
    </w:rPr>
  </w:style>
  <w:style w:type="table" w:styleId="TabelacomGrelha">
    <w:name w:val="Table Grid"/>
    <w:basedOn w:val="Tabelanormal"/>
    <w:uiPriority w:val="39"/>
    <w:rsid w:val="00446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visitada">
    <w:name w:val="FollowedHyperlink"/>
    <w:basedOn w:val="Tipodeletrapredefinidodopargrafo"/>
    <w:uiPriority w:val="99"/>
    <w:semiHidden/>
    <w:unhideWhenUsed/>
    <w:rsid w:val="003B6375"/>
    <w:rPr>
      <w:color w:val="96607D"/>
      <w:u w:val="single"/>
    </w:rPr>
  </w:style>
  <w:style w:type="paragraph" w:customStyle="1" w:styleId="msonormal0">
    <w:name w:val="msonormal"/>
    <w:basedOn w:val="Normal"/>
    <w:rsid w:val="003B6375"/>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styleId="nfase">
    <w:name w:val="Emphasis"/>
    <w:basedOn w:val="Tipodeletrapredefinidodopargrafo"/>
    <w:uiPriority w:val="20"/>
    <w:qFormat/>
    <w:rsid w:val="001A797B"/>
    <w:rPr>
      <w:i/>
      <w:iCs/>
    </w:rPr>
  </w:style>
  <w:style w:type="character" w:customStyle="1" w:styleId="Policepardfaut1">
    <w:name w:val="Police par défaut1"/>
    <w:rsid w:val="00BF55C4"/>
  </w:style>
  <w:style w:type="paragraph" w:styleId="Cabealho">
    <w:name w:val="header"/>
    <w:basedOn w:val="Normal"/>
    <w:link w:val="CabealhoCarter"/>
    <w:uiPriority w:val="99"/>
    <w:unhideWhenUsed/>
    <w:rsid w:val="006F1A77"/>
    <w:pPr>
      <w:tabs>
        <w:tab w:val="center" w:pos="4703"/>
        <w:tab w:val="right" w:pos="9406"/>
      </w:tabs>
      <w:spacing w:after="0" w:line="240" w:lineRule="auto"/>
    </w:pPr>
  </w:style>
  <w:style w:type="character" w:customStyle="1" w:styleId="CabealhoCarter">
    <w:name w:val="Cabeçalho Caráter"/>
    <w:basedOn w:val="Tipodeletrapredefinidodopargrafo"/>
    <w:link w:val="Cabealho"/>
    <w:uiPriority w:val="99"/>
    <w:rsid w:val="006F1A77"/>
  </w:style>
  <w:style w:type="paragraph" w:styleId="Rodap">
    <w:name w:val="footer"/>
    <w:basedOn w:val="Normal"/>
    <w:link w:val="RodapCarter"/>
    <w:uiPriority w:val="99"/>
    <w:unhideWhenUsed/>
    <w:rsid w:val="006F1A77"/>
    <w:pPr>
      <w:tabs>
        <w:tab w:val="center" w:pos="4703"/>
        <w:tab w:val="right" w:pos="9406"/>
      </w:tabs>
      <w:spacing w:after="0" w:line="240" w:lineRule="auto"/>
    </w:pPr>
  </w:style>
  <w:style w:type="character" w:customStyle="1" w:styleId="RodapCarter">
    <w:name w:val="Rodapé Caráter"/>
    <w:basedOn w:val="Tipodeletrapredefinidodopargrafo"/>
    <w:link w:val="Rodap"/>
    <w:uiPriority w:val="99"/>
    <w:rsid w:val="006F1A77"/>
  </w:style>
  <w:style w:type="paragraph" w:styleId="NormalWeb">
    <w:name w:val="Normal (Web)"/>
    <w:basedOn w:val="Normal"/>
    <w:uiPriority w:val="99"/>
    <w:unhideWhenUsed/>
    <w:rsid w:val="007810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doMarcadordePosio">
    <w:name w:val="Placeholder Text"/>
    <w:basedOn w:val="Tipodeletrapredefinidodopargrafo"/>
    <w:uiPriority w:val="99"/>
    <w:semiHidden/>
    <w:rsid w:val="000C5266"/>
    <w:rPr>
      <w:color w:val="666666"/>
    </w:rPr>
  </w:style>
  <w:style w:type="character" w:customStyle="1" w:styleId="nacell">
    <w:name w:val="nacell"/>
    <w:basedOn w:val="Tipodeletrapredefinidodopargrafo"/>
    <w:rsid w:val="0056045C"/>
  </w:style>
  <w:style w:type="table" w:styleId="TabelacomGrelhaClara">
    <w:name w:val="Grid Table Light"/>
    <w:basedOn w:val="Tabelanormal"/>
    <w:uiPriority w:val="40"/>
    <w:rsid w:val="005604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
    <w:name w:val="Table"/>
    <w:basedOn w:val="Normal"/>
    <w:link w:val="TableChar"/>
    <w:qFormat/>
    <w:rsid w:val="0066317E"/>
    <w:pPr>
      <w:spacing w:after="0" w:line="240" w:lineRule="auto"/>
      <w:contextualSpacing/>
    </w:pPr>
    <w:rPr>
      <w:rFonts w:asciiTheme="majorHAnsi" w:eastAsia="Times New Roman" w:hAnsiTheme="majorHAnsi" w:cs="Times New Roman"/>
      <w:color w:val="000000"/>
      <w:kern w:val="0"/>
      <w:sz w:val="20"/>
      <w:szCs w:val="20"/>
      <w14:ligatures w14:val="none"/>
    </w:rPr>
  </w:style>
  <w:style w:type="character" w:customStyle="1" w:styleId="TableChar">
    <w:name w:val="Table Char"/>
    <w:basedOn w:val="Tipodeletrapredefinidodopargrafo"/>
    <w:link w:val="Table"/>
    <w:rsid w:val="0066317E"/>
    <w:rPr>
      <w:rFonts w:asciiTheme="majorHAnsi" w:eastAsia="Times New Roman" w:hAnsiTheme="majorHAnsi" w:cs="Times New Roman"/>
      <w:color w:val="000000"/>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070973">
      <w:bodyDiv w:val="1"/>
      <w:marLeft w:val="0"/>
      <w:marRight w:val="0"/>
      <w:marTop w:val="0"/>
      <w:marBottom w:val="0"/>
      <w:divBdr>
        <w:top w:val="none" w:sz="0" w:space="0" w:color="auto"/>
        <w:left w:val="none" w:sz="0" w:space="0" w:color="auto"/>
        <w:bottom w:val="none" w:sz="0" w:space="0" w:color="auto"/>
        <w:right w:val="none" w:sz="0" w:space="0" w:color="auto"/>
      </w:divBdr>
    </w:div>
    <w:div w:id="182473227">
      <w:bodyDiv w:val="1"/>
      <w:marLeft w:val="0"/>
      <w:marRight w:val="0"/>
      <w:marTop w:val="0"/>
      <w:marBottom w:val="0"/>
      <w:divBdr>
        <w:top w:val="none" w:sz="0" w:space="0" w:color="auto"/>
        <w:left w:val="none" w:sz="0" w:space="0" w:color="auto"/>
        <w:bottom w:val="none" w:sz="0" w:space="0" w:color="auto"/>
        <w:right w:val="none" w:sz="0" w:space="0" w:color="auto"/>
      </w:divBdr>
      <w:divsChild>
        <w:div w:id="762846479">
          <w:marLeft w:val="0"/>
          <w:marRight w:val="0"/>
          <w:marTop w:val="0"/>
          <w:marBottom w:val="0"/>
          <w:divBdr>
            <w:top w:val="none" w:sz="0" w:space="0" w:color="auto"/>
            <w:left w:val="none" w:sz="0" w:space="0" w:color="auto"/>
            <w:bottom w:val="none" w:sz="0" w:space="0" w:color="auto"/>
            <w:right w:val="none" w:sz="0" w:space="0" w:color="auto"/>
          </w:divBdr>
          <w:divsChild>
            <w:div w:id="1823232499">
              <w:marLeft w:val="0"/>
              <w:marRight w:val="0"/>
              <w:marTop w:val="0"/>
              <w:marBottom w:val="0"/>
              <w:divBdr>
                <w:top w:val="none" w:sz="0" w:space="0" w:color="auto"/>
                <w:left w:val="none" w:sz="0" w:space="0" w:color="auto"/>
                <w:bottom w:val="none" w:sz="0" w:space="0" w:color="auto"/>
                <w:right w:val="none" w:sz="0" w:space="0" w:color="auto"/>
              </w:divBdr>
              <w:divsChild>
                <w:div w:id="1802381408">
                  <w:marLeft w:val="0"/>
                  <w:marRight w:val="0"/>
                  <w:marTop w:val="0"/>
                  <w:marBottom w:val="0"/>
                  <w:divBdr>
                    <w:top w:val="none" w:sz="0" w:space="0" w:color="auto"/>
                    <w:left w:val="none" w:sz="0" w:space="0" w:color="auto"/>
                    <w:bottom w:val="none" w:sz="0" w:space="0" w:color="auto"/>
                    <w:right w:val="none" w:sz="0" w:space="0" w:color="auto"/>
                  </w:divBdr>
                  <w:divsChild>
                    <w:div w:id="1970015812">
                      <w:marLeft w:val="0"/>
                      <w:marRight w:val="150"/>
                      <w:marTop w:val="0"/>
                      <w:marBottom w:val="0"/>
                      <w:divBdr>
                        <w:top w:val="none" w:sz="0" w:space="0" w:color="auto"/>
                        <w:left w:val="none" w:sz="0" w:space="0" w:color="auto"/>
                        <w:bottom w:val="none" w:sz="0" w:space="0" w:color="auto"/>
                        <w:right w:val="none" w:sz="0" w:space="0" w:color="auto"/>
                      </w:divBdr>
                    </w:div>
                    <w:div w:id="704254373">
                      <w:marLeft w:val="0"/>
                      <w:marRight w:val="150"/>
                      <w:marTop w:val="0"/>
                      <w:marBottom w:val="0"/>
                      <w:divBdr>
                        <w:top w:val="none" w:sz="0" w:space="0" w:color="auto"/>
                        <w:left w:val="none" w:sz="0" w:space="0" w:color="auto"/>
                        <w:bottom w:val="none" w:sz="0" w:space="0" w:color="auto"/>
                        <w:right w:val="none" w:sz="0" w:space="0" w:color="auto"/>
                      </w:divBdr>
                      <w:divsChild>
                        <w:div w:id="1365180747">
                          <w:marLeft w:val="0"/>
                          <w:marRight w:val="150"/>
                          <w:marTop w:val="0"/>
                          <w:marBottom w:val="0"/>
                          <w:divBdr>
                            <w:top w:val="none" w:sz="0" w:space="0" w:color="auto"/>
                            <w:left w:val="none" w:sz="0" w:space="0" w:color="auto"/>
                            <w:bottom w:val="none" w:sz="0" w:space="0" w:color="auto"/>
                            <w:right w:val="none" w:sz="0" w:space="0" w:color="auto"/>
                          </w:divBdr>
                        </w:div>
                      </w:divsChild>
                    </w:div>
                    <w:div w:id="1675691320">
                      <w:marLeft w:val="0"/>
                      <w:marRight w:val="150"/>
                      <w:marTop w:val="0"/>
                      <w:marBottom w:val="0"/>
                      <w:divBdr>
                        <w:top w:val="none" w:sz="0" w:space="0" w:color="auto"/>
                        <w:left w:val="none" w:sz="0" w:space="0" w:color="auto"/>
                        <w:bottom w:val="none" w:sz="0" w:space="0" w:color="auto"/>
                        <w:right w:val="none" w:sz="0" w:space="0" w:color="auto"/>
                      </w:divBdr>
                      <w:divsChild>
                        <w:div w:id="93063545">
                          <w:marLeft w:val="0"/>
                          <w:marRight w:val="150"/>
                          <w:marTop w:val="0"/>
                          <w:marBottom w:val="0"/>
                          <w:divBdr>
                            <w:top w:val="none" w:sz="0" w:space="0" w:color="auto"/>
                            <w:left w:val="none" w:sz="0" w:space="0" w:color="auto"/>
                            <w:bottom w:val="none" w:sz="0" w:space="0" w:color="auto"/>
                            <w:right w:val="none" w:sz="0" w:space="0" w:color="auto"/>
                          </w:divBdr>
                        </w:div>
                      </w:divsChild>
                    </w:div>
                    <w:div w:id="1852253406">
                      <w:marLeft w:val="0"/>
                      <w:marRight w:val="150"/>
                      <w:marTop w:val="0"/>
                      <w:marBottom w:val="0"/>
                      <w:divBdr>
                        <w:top w:val="none" w:sz="0" w:space="0" w:color="auto"/>
                        <w:left w:val="none" w:sz="0" w:space="0" w:color="auto"/>
                        <w:bottom w:val="none" w:sz="0" w:space="0" w:color="auto"/>
                        <w:right w:val="none" w:sz="0" w:space="0" w:color="auto"/>
                      </w:divBdr>
                      <w:divsChild>
                        <w:div w:id="1093555219">
                          <w:marLeft w:val="0"/>
                          <w:marRight w:val="150"/>
                          <w:marTop w:val="0"/>
                          <w:marBottom w:val="0"/>
                          <w:divBdr>
                            <w:top w:val="none" w:sz="0" w:space="0" w:color="auto"/>
                            <w:left w:val="none" w:sz="0" w:space="0" w:color="auto"/>
                            <w:bottom w:val="none" w:sz="0" w:space="0" w:color="auto"/>
                            <w:right w:val="none" w:sz="0" w:space="0" w:color="auto"/>
                          </w:divBdr>
                        </w:div>
                      </w:divsChild>
                    </w:div>
                    <w:div w:id="297995238">
                      <w:marLeft w:val="0"/>
                      <w:marRight w:val="150"/>
                      <w:marTop w:val="0"/>
                      <w:marBottom w:val="0"/>
                      <w:divBdr>
                        <w:top w:val="none" w:sz="0" w:space="0" w:color="auto"/>
                        <w:left w:val="none" w:sz="0" w:space="0" w:color="auto"/>
                        <w:bottom w:val="none" w:sz="0" w:space="0" w:color="auto"/>
                        <w:right w:val="none" w:sz="0" w:space="0" w:color="auto"/>
                      </w:divBdr>
                      <w:divsChild>
                        <w:div w:id="1721513211">
                          <w:marLeft w:val="0"/>
                          <w:marRight w:val="150"/>
                          <w:marTop w:val="0"/>
                          <w:marBottom w:val="0"/>
                          <w:divBdr>
                            <w:top w:val="none" w:sz="0" w:space="0" w:color="auto"/>
                            <w:left w:val="none" w:sz="0" w:space="0" w:color="auto"/>
                            <w:bottom w:val="none" w:sz="0" w:space="0" w:color="auto"/>
                            <w:right w:val="none" w:sz="0" w:space="0" w:color="auto"/>
                          </w:divBdr>
                        </w:div>
                      </w:divsChild>
                    </w:div>
                    <w:div w:id="892237202">
                      <w:marLeft w:val="0"/>
                      <w:marRight w:val="150"/>
                      <w:marTop w:val="0"/>
                      <w:marBottom w:val="0"/>
                      <w:divBdr>
                        <w:top w:val="none" w:sz="0" w:space="0" w:color="auto"/>
                        <w:left w:val="none" w:sz="0" w:space="0" w:color="auto"/>
                        <w:bottom w:val="none" w:sz="0" w:space="0" w:color="auto"/>
                        <w:right w:val="none" w:sz="0" w:space="0" w:color="auto"/>
                      </w:divBdr>
                      <w:divsChild>
                        <w:div w:id="2128155891">
                          <w:marLeft w:val="0"/>
                          <w:marRight w:val="150"/>
                          <w:marTop w:val="0"/>
                          <w:marBottom w:val="0"/>
                          <w:divBdr>
                            <w:top w:val="none" w:sz="0" w:space="0" w:color="auto"/>
                            <w:left w:val="none" w:sz="0" w:space="0" w:color="auto"/>
                            <w:bottom w:val="none" w:sz="0" w:space="0" w:color="auto"/>
                            <w:right w:val="none" w:sz="0" w:space="0" w:color="auto"/>
                          </w:divBdr>
                        </w:div>
                      </w:divsChild>
                    </w:div>
                    <w:div w:id="1494567442">
                      <w:marLeft w:val="0"/>
                      <w:marRight w:val="150"/>
                      <w:marTop w:val="0"/>
                      <w:marBottom w:val="0"/>
                      <w:divBdr>
                        <w:top w:val="none" w:sz="0" w:space="0" w:color="auto"/>
                        <w:left w:val="none" w:sz="0" w:space="0" w:color="auto"/>
                        <w:bottom w:val="none" w:sz="0" w:space="0" w:color="auto"/>
                        <w:right w:val="none" w:sz="0" w:space="0" w:color="auto"/>
                      </w:divBdr>
                      <w:divsChild>
                        <w:div w:id="2219843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98641551">
              <w:marLeft w:val="0"/>
              <w:marRight w:val="0"/>
              <w:marTop w:val="0"/>
              <w:marBottom w:val="0"/>
              <w:divBdr>
                <w:top w:val="none" w:sz="0" w:space="0" w:color="auto"/>
                <w:left w:val="none" w:sz="0" w:space="0" w:color="auto"/>
                <w:bottom w:val="none" w:sz="0" w:space="0" w:color="auto"/>
                <w:right w:val="none" w:sz="0" w:space="0" w:color="auto"/>
              </w:divBdr>
            </w:div>
            <w:div w:id="1427506622">
              <w:marLeft w:val="0"/>
              <w:marRight w:val="0"/>
              <w:marTop w:val="0"/>
              <w:marBottom w:val="0"/>
              <w:divBdr>
                <w:top w:val="none" w:sz="0" w:space="0" w:color="auto"/>
                <w:left w:val="none" w:sz="0" w:space="0" w:color="auto"/>
                <w:bottom w:val="none" w:sz="0" w:space="0" w:color="auto"/>
                <w:right w:val="none" w:sz="0" w:space="0" w:color="auto"/>
              </w:divBdr>
            </w:div>
            <w:div w:id="1494301887">
              <w:marLeft w:val="0"/>
              <w:marRight w:val="0"/>
              <w:marTop w:val="0"/>
              <w:marBottom w:val="0"/>
              <w:divBdr>
                <w:top w:val="none" w:sz="0" w:space="0" w:color="auto"/>
                <w:left w:val="none" w:sz="0" w:space="0" w:color="auto"/>
                <w:bottom w:val="none" w:sz="0" w:space="0" w:color="auto"/>
                <w:right w:val="none" w:sz="0" w:space="0" w:color="auto"/>
              </w:divBdr>
            </w:div>
            <w:div w:id="217205626">
              <w:marLeft w:val="0"/>
              <w:marRight w:val="0"/>
              <w:marTop w:val="0"/>
              <w:marBottom w:val="0"/>
              <w:divBdr>
                <w:top w:val="none" w:sz="0" w:space="0" w:color="auto"/>
                <w:left w:val="none" w:sz="0" w:space="0" w:color="auto"/>
                <w:bottom w:val="none" w:sz="0" w:space="0" w:color="auto"/>
                <w:right w:val="none" w:sz="0" w:space="0" w:color="auto"/>
              </w:divBdr>
            </w:div>
            <w:div w:id="487677449">
              <w:marLeft w:val="0"/>
              <w:marRight w:val="0"/>
              <w:marTop w:val="0"/>
              <w:marBottom w:val="0"/>
              <w:divBdr>
                <w:top w:val="none" w:sz="0" w:space="0" w:color="auto"/>
                <w:left w:val="none" w:sz="0" w:space="0" w:color="auto"/>
                <w:bottom w:val="none" w:sz="0" w:space="0" w:color="auto"/>
                <w:right w:val="none" w:sz="0" w:space="0" w:color="auto"/>
              </w:divBdr>
            </w:div>
            <w:div w:id="894312600">
              <w:marLeft w:val="0"/>
              <w:marRight w:val="0"/>
              <w:marTop w:val="0"/>
              <w:marBottom w:val="0"/>
              <w:divBdr>
                <w:top w:val="none" w:sz="0" w:space="0" w:color="auto"/>
                <w:left w:val="none" w:sz="0" w:space="0" w:color="auto"/>
                <w:bottom w:val="none" w:sz="0" w:space="0" w:color="auto"/>
                <w:right w:val="none" w:sz="0" w:space="0" w:color="auto"/>
              </w:divBdr>
            </w:div>
            <w:div w:id="1881820935">
              <w:marLeft w:val="0"/>
              <w:marRight w:val="0"/>
              <w:marTop w:val="0"/>
              <w:marBottom w:val="0"/>
              <w:divBdr>
                <w:top w:val="none" w:sz="0" w:space="0" w:color="auto"/>
                <w:left w:val="none" w:sz="0" w:space="0" w:color="auto"/>
                <w:bottom w:val="none" w:sz="0" w:space="0" w:color="auto"/>
                <w:right w:val="none" w:sz="0" w:space="0" w:color="auto"/>
              </w:divBdr>
            </w:div>
            <w:div w:id="1390762005">
              <w:marLeft w:val="0"/>
              <w:marRight w:val="0"/>
              <w:marTop w:val="0"/>
              <w:marBottom w:val="0"/>
              <w:divBdr>
                <w:top w:val="none" w:sz="0" w:space="0" w:color="auto"/>
                <w:left w:val="none" w:sz="0" w:space="0" w:color="auto"/>
                <w:bottom w:val="none" w:sz="0" w:space="0" w:color="auto"/>
                <w:right w:val="none" w:sz="0" w:space="0" w:color="auto"/>
              </w:divBdr>
            </w:div>
            <w:div w:id="1290093303">
              <w:marLeft w:val="0"/>
              <w:marRight w:val="0"/>
              <w:marTop w:val="0"/>
              <w:marBottom w:val="0"/>
              <w:divBdr>
                <w:top w:val="none" w:sz="0" w:space="0" w:color="auto"/>
                <w:left w:val="none" w:sz="0" w:space="0" w:color="auto"/>
                <w:bottom w:val="none" w:sz="0" w:space="0" w:color="auto"/>
                <w:right w:val="none" w:sz="0" w:space="0" w:color="auto"/>
              </w:divBdr>
            </w:div>
            <w:div w:id="541357533">
              <w:marLeft w:val="0"/>
              <w:marRight w:val="0"/>
              <w:marTop w:val="0"/>
              <w:marBottom w:val="0"/>
              <w:divBdr>
                <w:top w:val="none" w:sz="0" w:space="0" w:color="auto"/>
                <w:left w:val="none" w:sz="0" w:space="0" w:color="auto"/>
                <w:bottom w:val="none" w:sz="0" w:space="0" w:color="auto"/>
                <w:right w:val="none" w:sz="0" w:space="0" w:color="auto"/>
              </w:divBdr>
            </w:div>
            <w:div w:id="1075859693">
              <w:marLeft w:val="0"/>
              <w:marRight w:val="0"/>
              <w:marTop w:val="0"/>
              <w:marBottom w:val="0"/>
              <w:divBdr>
                <w:top w:val="none" w:sz="0" w:space="0" w:color="auto"/>
                <w:left w:val="none" w:sz="0" w:space="0" w:color="auto"/>
                <w:bottom w:val="none" w:sz="0" w:space="0" w:color="auto"/>
                <w:right w:val="none" w:sz="0" w:space="0" w:color="auto"/>
              </w:divBdr>
            </w:div>
            <w:div w:id="1136751627">
              <w:marLeft w:val="0"/>
              <w:marRight w:val="0"/>
              <w:marTop w:val="0"/>
              <w:marBottom w:val="0"/>
              <w:divBdr>
                <w:top w:val="none" w:sz="0" w:space="0" w:color="auto"/>
                <w:left w:val="none" w:sz="0" w:space="0" w:color="auto"/>
                <w:bottom w:val="none" w:sz="0" w:space="0" w:color="auto"/>
                <w:right w:val="none" w:sz="0" w:space="0" w:color="auto"/>
              </w:divBdr>
            </w:div>
            <w:div w:id="112946580">
              <w:marLeft w:val="0"/>
              <w:marRight w:val="0"/>
              <w:marTop w:val="0"/>
              <w:marBottom w:val="0"/>
              <w:divBdr>
                <w:top w:val="none" w:sz="0" w:space="0" w:color="auto"/>
                <w:left w:val="none" w:sz="0" w:space="0" w:color="auto"/>
                <w:bottom w:val="none" w:sz="0" w:space="0" w:color="auto"/>
                <w:right w:val="none" w:sz="0" w:space="0" w:color="auto"/>
              </w:divBdr>
            </w:div>
            <w:div w:id="2029982441">
              <w:marLeft w:val="0"/>
              <w:marRight w:val="0"/>
              <w:marTop w:val="0"/>
              <w:marBottom w:val="0"/>
              <w:divBdr>
                <w:top w:val="none" w:sz="0" w:space="0" w:color="auto"/>
                <w:left w:val="none" w:sz="0" w:space="0" w:color="auto"/>
                <w:bottom w:val="none" w:sz="0" w:space="0" w:color="auto"/>
                <w:right w:val="none" w:sz="0" w:space="0" w:color="auto"/>
              </w:divBdr>
            </w:div>
            <w:div w:id="152377389">
              <w:marLeft w:val="0"/>
              <w:marRight w:val="0"/>
              <w:marTop w:val="0"/>
              <w:marBottom w:val="0"/>
              <w:divBdr>
                <w:top w:val="none" w:sz="0" w:space="0" w:color="auto"/>
                <w:left w:val="none" w:sz="0" w:space="0" w:color="auto"/>
                <w:bottom w:val="none" w:sz="0" w:space="0" w:color="auto"/>
                <w:right w:val="none" w:sz="0" w:space="0" w:color="auto"/>
              </w:divBdr>
            </w:div>
            <w:div w:id="2047289263">
              <w:marLeft w:val="0"/>
              <w:marRight w:val="0"/>
              <w:marTop w:val="0"/>
              <w:marBottom w:val="0"/>
              <w:divBdr>
                <w:top w:val="none" w:sz="0" w:space="0" w:color="auto"/>
                <w:left w:val="none" w:sz="0" w:space="0" w:color="auto"/>
                <w:bottom w:val="none" w:sz="0" w:space="0" w:color="auto"/>
                <w:right w:val="none" w:sz="0" w:space="0" w:color="auto"/>
              </w:divBdr>
            </w:div>
            <w:div w:id="1767385207">
              <w:marLeft w:val="0"/>
              <w:marRight w:val="0"/>
              <w:marTop w:val="0"/>
              <w:marBottom w:val="0"/>
              <w:divBdr>
                <w:top w:val="none" w:sz="0" w:space="0" w:color="auto"/>
                <w:left w:val="none" w:sz="0" w:space="0" w:color="auto"/>
                <w:bottom w:val="none" w:sz="0" w:space="0" w:color="auto"/>
                <w:right w:val="none" w:sz="0" w:space="0" w:color="auto"/>
              </w:divBdr>
            </w:div>
            <w:div w:id="2114858434">
              <w:marLeft w:val="0"/>
              <w:marRight w:val="0"/>
              <w:marTop w:val="0"/>
              <w:marBottom w:val="0"/>
              <w:divBdr>
                <w:top w:val="none" w:sz="0" w:space="0" w:color="auto"/>
                <w:left w:val="none" w:sz="0" w:space="0" w:color="auto"/>
                <w:bottom w:val="none" w:sz="0" w:space="0" w:color="auto"/>
                <w:right w:val="none" w:sz="0" w:space="0" w:color="auto"/>
              </w:divBdr>
            </w:div>
            <w:div w:id="121928267">
              <w:marLeft w:val="0"/>
              <w:marRight w:val="0"/>
              <w:marTop w:val="0"/>
              <w:marBottom w:val="0"/>
              <w:divBdr>
                <w:top w:val="none" w:sz="0" w:space="0" w:color="auto"/>
                <w:left w:val="none" w:sz="0" w:space="0" w:color="auto"/>
                <w:bottom w:val="none" w:sz="0" w:space="0" w:color="auto"/>
                <w:right w:val="none" w:sz="0" w:space="0" w:color="auto"/>
              </w:divBdr>
            </w:div>
            <w:div w:id="903180836">
              <w:marLeft w:val="0"/>
              <w:marRight w:val="0"/>
              <w:marTop w:val="0"/>
              <w:marBottom w:val="0"/>
              <w:divBdr>
                <w:top w:val="none" w:sz="0" w:space="0" w:color="auto"/>
                <w:left w:val="none" w:sz="0" w:space="0" w:color="auto"/>
                <w:bottom w:val="none" w:sz="0" w:space="0" w:color="auto"/>
                <w:right w:val="none" w:sz="0" w:space="0" w:color="auto"/>
              </w:divBdr>
            </w:div>
            <w:div w:id="1830320811">
              <w:marLeft w:val="0"/>
              <w:marRight w:val="0"/>
              <w:marTop w:val="0"/>
              <w:marBottom w:val="0"/>
              <w:divBdr>
                <w:top w:val="none" w:sz="0" w:space="0" w:color="auto"/>
                <w:left w:val="none" w:sz="0" w:space="0" w:color="auto"/>
                <w:bottom w:val="none" w:sz="0" w:space="0" w:color="auto"/>
                <w:right w:val="none" w:sz="0" w:space="0" w:color="auto"/>
              </w:divBdr>
            </w:div>
            <w:div w:id="795222627">
              <w:marLeft w:val="0"/>
              <w:marRight w:val="0"/>
              <w:marTop w:val="0"/>
              <w:marBottom w:val="0"/>
              <w:divBdr>
                <w:top w:val="none" w:sz="0" w:space="0" w:color="auto"/>
                <w:left w:val="none" w:sz="0" w:space="0" w:color="auto"/>
                <w:bottom w:val="none" w:sz="0" w:space="0" w:color="auto"/>
                <w:right w:val="none" w:sz="0" w:space="0" w:color="auto"/>
              </w:divBdr>
            </w:div>
            <w:div w:id="933514833">
              <w:marLeft w:val="0"/>
              <w:marRight w:val="0"/>
              <w:marTop w:val="0"/>
              <w:marBottom w:val="0"/>
              <w:divBdr>
                <w:top w:val="none" w:sz="0" w:space="0" w:color="auto"/>
                <w:left w:val="none" w:sz="0" w:space="0" w:color="auto"/>
                <w:bottom w:val="none" w:sz="0" w:space="0" w:color="auto"/>
                <w:right w:val="none" w:sz="0" w:space="0" w:color="auto"/>
              </w:divBdr>
            </w:div>
            <w:div w:id="359010200">
              <w:marLeft w:val="0"/>
              <w:marRight w:val="0"/>
              <w:marTop w:val="0"/>
              <w:marBottom w:val="0"/>
              <w:divBdr>
                <w:top w:val="none" w:sz="0" w:space="0" w:color="auto"/>
                <w:left w:val="none" w:sz="0" w:space="0" w:color="auto"/>
                <w:bottom w:val="none" w:sz="0" w:space="0" w:color="auto"/>
                <w:right w:val="none" w:sz="0" w:space="0" w:color="auto"/>
              </w:divBdr>
            </w:div>
            <w:div w:id="1225333385">
              <w:marLeft w:val="0"/>
              <w:marRight w:val="0"/>
              <w:marTop w:val="0"/>
              <w:marBottom w:val="0"/>
              <w:divBdr>
                <w:top w:val="none" w:sz="0" w:space="0" w:color="auto"/>
                <w:left w:val="none" w:sz="0" w:space="0" w:color="auto"/>
                <w:bottom w:val="none" w:sz="0" w:space="0" w:color="auto"/>
                <w:right w:val="none" w:sz="0" w:space="0" w:color="auto"/>
              </w:divBdr>
            </w:div>
            <w:div w:id="66660404">
              <w:marLeft w:val="0"/>
              <w:marRight w:val="0"/>
              <w:marTop w:val="0"/>
              <w:marBottom w:val="0"/>
              <w:divBdr>
                <w:top w:val="none" w:sz="0" w:space="0" w:color="auto"/>
                <w:left w:val="none" w:sz="0" w:space="0" w:color="auto"/>
                <w:bottom w:val="none" w:sz="0" w:space="0" w:color="auto"/>
                <w:right w:val="none" w:sz="0" w:space="0" w:color="auto"/>
              </w:divBdr>
            </w:div>
            <w:div w:id="1528982722">
              <w:marLeft w:val="0"/>
              <w:marRight w:val="0"/>
              <w:marTop w:val="0"/>
              <w:marBottom w:val="0"/>
              <w:divBdr>
                <w:top w:val="none" w:sz="0" w:space="0" w:color="auto"/>
                <w:left w:val="none" w:sz="0" w:space="0" w:color="auto"/>
                <w:bottom w:val="none" w:sz="0" w:space="0" w:color="auto"/>
                <w:right w:val="none" w:sz="0" w:space="0" w:color="auto"/>
              </w:divBdr>
            </w:div>
            <w:div w:id="2091996414">
              <w:marLeft w:val="0"/>
              <w:marRight w:val="0"/>
              <w:marTop w:val="0"/>
              <w:marBottom w:val="0"/>
              <w:divBdr>
                <w:top w:val="none" w:sz="0" w:space="0" w:color="auto"/>
                <w:left w:val="none" w:sz="0" w:space="0" w:color="auto"/>
                <w:bottom w:val="none" w:sz="0" w:space="0" w:color="auto"/>
                <w:right w:val="none" w:sz="0" w:space="0" w:color="auto"/>
              </w:divBdr>
            </w:div>
            <w:div w:id="775490605">
              <w:marLeft w:val="0"/>
              <w:marRight w:val="0"/>
              <w:marTop w:val="0"/>
              <w:marBottom w:val="0"/>
              <w:divBdr>
                <w:top w:val="none" w:sz="0" w:space="0" w:color="auto"/>
                <w:left w:val="none" w:sz="0" w:space="0" w:color="auto"/>
                <w:bottom w:val="none" w:sz="0" w:space="0" w:color="auto"/>
                <w:right w:val="none" w:sz="0" w:space="0" w:color="auto"/>
              </w:divBdr>
            </w:div>
            <w:div w:id="680395212">
              <w:marLeft w:val="0"/>
              <w:marRight w:val="0"/>
              <w:marTop w:val="0"/>
              <w:marBottom w:val="0"/>
              <w:divBdr>
                <w:top w:val="none" w:sz="0" w:space="0" w:color="auto"/>
                <w:left w:val="none" w:sz="0" w:space="0" w:color="auto"/>
                <w:bottom w:val="none" w:sz="0" w:space="0" w:color="auto"/>
                <w:right w:val="none" w:sz="0" w:space="0" w:color="auto"/>
              </w:divBdr>
            </w:div>
            <w:div w:id="101919583">
              <w:marLeft w:val="0"/>
              <w:marRight w:val="0"/>
              <w:marTop w:val="0"/>
              <w:marBottom w:val="0"/>
              <w:divBdr>
                <w:top w:val="none" w:sz="0" w:space="0" w:color="auto"/>
                <w:left w:val="none" w:sz="0" w:space="0" w:color="auto"/>
                <w:bottom w:val="none" w:sz="0" w:space="0" w:color="auto"/>
                <w:right w:val="none" w:sz="0" w:space="0" w:color="auto"/>
              </w:divBdr>
            </w:div>
            <w:div w:id="1718972903">
              <w:marLeft w:val="0"/>
              <w:marRight w:val="0"/>
              <w:marTop w:val="0"/>
              <w:marBottom w:val="0"/>
              <w:divBdr>
                <w:top w:val="none" w:sz="0" w:space="0" w:color="auto"/>
                <w:left w:val="none" w:sz="0" w:space="0" w:color="auto"/>
                <w:bottom w:val="none" w:sz="0" w:space="0" w:color="auto"/>
                <w:right w:val="none" w:sz="0" w:space="0" w:color="auto"/>
              </w:divBdr>
            </w:div>
            <w:div w:id="1181697677">
              <w:marLeft w:val="0"/>
              <w:marRight w:val="0"/>
              <w:marTop w:val="0"/>
              <w:marBottom w:val="0"/>
              <w:divBdr>
                <w:top w:val="none" w:sz="0" w:space="0" w:color="auto"/>
                <w:left w:val="none" w:sz="0" w:space="0" w:color="auto"/>
                <w:bottom w:val="none" w:sz="0" w:space="0" w:color="auto"/>
                <w:right w:val="none" w:sz="0" w:space="0" w:color="auto"/>
              </w:divBdr>
            </w:div>
            <w:div w:id="626668124">
              <w:marLeft w:val="0"/>
              <w:marRight w:val="0"/>
              <w:marTop w:val="0"/>
              <w:marBottom w:val="0"/>
              <w:divBdr>
                <w:top w:val="none" w:sz="0" w:space="0" w:color="auto"/>
                <w:left w:val="none" w:sz="0" w:space="0" w:color="auto"/>
                <w:bottom w:val="none" w:sz="0" w:space="0" w:color="auto"/>
                <w:right w:val="none" w:sz="0" w:space="0" w:color="auto"/>
              </w:divBdr>
            </w:div>
            <w:div w:id="319820580">
              <w:marLeft w:val="0"/>
              <w:marRight w:val="0"/>
              <w:marTop w:val="0"/>
              <w:marBottom w:val="0"/>
              <w:divBdr>
                <w:top w:val="none" w:sz="0" w:space="0" w:color="auto"/>
                <w:left w:val="none" w:sz="0" w:space="0" w:color="auto"/>
                <w:bottom w:val="none" w:sz="0" w:space="0" w:color="auto"/>
                <w:right w:val="none" w:sz="0" w:space="0" w:color="auto"/>
              </w:divBdr>
            </w:div>
            <w:div w:id="1727794163">
              <w:marLeft w:val="0"/>
              <w:marRight w:val="0"/>
              <w:marTop w:val="0"/>
              <w:marBottom w:val="0"/>
              <w:divBdr>
                <w:top w:val="none" w:sz="0" w:space="0" w:color="auto"/>
                <w:left w:val="none" w:sz="0" w:space="0" w:color="auto"/>
                <w:bottom w:val="none" w:sz="0" w:space="0" w:color="auto"/>
                <w:right w:val="none" w:sz="0" w:space="0" w:color="auto"/>
              </w:divBdr>
            </w:div>
            <w:div w:id="1698237793">
              <w:marLeft w:val="0"/>
              <w:marRight w:val="0"/>
              <w:marTop w:val="0"/>
              <w:marBottom w:val="0"/>
              <w:divBdr>
                <w:top w:val="none" w:sz="0" w:space="0" w:color="auto"/>
                <w:left w:val="none" w:sz="0" w:space="0" w:color="auto"/>
                <w:bottom w:val="none" w:sz="0" w:space="0" w:color="auto"/>
                <w:right w:val="none" w:sz="0" w:space="0" w:color="auto"/>
              </w:divBdr>
            </w:div>
            <w:div w:id="1006009179">
              <w:marLeft w:val="0"/>
              <w:marRight w:val="0"/>
              <w:marTop w:val="0"/>
              <w:marBottom w:val="0"/>
              <w:divBdr>
                <w:top w:val="none" w:sz="0" w:space="0" w:color="auto"/>
                <w:left w:val="none" w:sz="0" w:space="0" w:color="auto"/>
                <w:bottom w:val="none" w:sz="0" w:space="0" w:color="auto"/>
                <w:right w:val="none" w:sz="0" w:space="0" w:color="auto"/>
              </w:divBdr>
            </w:div>
            <w:div w:id="25958364">
              <w:marLeft w:val="0"/>
              <w:marRight w:val="0"/>
              <w:marTop w:val="0"/>
              <w:marBottom w:val="0"/>
              <w:divBdr>
                <w:top w:val="none" w:sz="0" w:space="0" w:color="auto"/>
                <w:left w:val="none" w:sz="0" w:space="0" w:color="auto"/>
                <w:bottom w:val="none" w:sz="0" w:space="0" w:color="auto"/>
                <w:right w:val="none" w:sz="0" w:space="0" w:color="auto"/>
              </w:divBdr>
            </w:div>
            <w:div w:id="1792238732">
              <w:marLeft w:val="0"/>
              <w:marRight w:val="0"/>
              <w:marTop w:val="0"/>
              <w:marBottom w:val="0"/>
              <w:divBdr>
                <w:top w:val="none" w:sz="0" w:space="0" w:color="auto"/>
                <w:left w:val="none" w:sz="0" w:space="0" w:color="auto"/>
                <w:bottom w:val="none" w:sz="0" w:space="0" w:color="auto"/>
                <w:right w:val="none" w:sz="0" w:space="0" w:color="auto"/>
              </w:divBdr>
            </w:div>
            <w:div w:id="1839535201">
              <w:marLeft w:val="0"/>
              <w:marRight w:val="0"/>
              <w:marTop w:val="0"/>
              <w:marBottom w:val="0"/>
              <w:divBdr>
                <w:top w:val="none" w:sz="0" w:space="0" w:color="auto"/>
                <w:left w:val="none" w:sz="0" w:space="0" w:color="auto"/>
                <w:bottom w:val="none" w:sz="0" w:space="0" w:color="auto"/>
                <w:right w:val="none" w:sz="0" w:space="0" w:color="auto"/>
              </w:divBdr>
            </w:div>
            <w:div w:id="1803882038">
              <w:marLeft w:val="0"/>
              <w:marRight w:val="0"/>
              <w:marTop w:val="0"/>
              <w:marBottom w:val="0"/>
              <w:divBdr>
                <w:top w:val="none" w:sz="0" w:space="0" w:color="auto"/>
                <w:left w:val="none" w:sz="0" w:space="0" w:color="auto"/>
                <w:bottom w:val="none" w:sz="0" w:space="0" w:color="auto"/>
                <w:right w:val="none" w:sz="0" w:space="0" w:color="auto"/>
              </w:divBdr>
            </w:div>
            <w:div w:id="905184553">
              <w:marLeft w:val="0"/>
              <w:marRight w:val="0"/>
              <w:marTop w:val="0"/>
              <w:marBottom w:val="0"/>
              <w:divBdr>
                <w:top w:val="none" w:sz="0" w:space="0" w:color="auto"/>
                <w:left w:val="none" w:sz="0" w:space="0" w:color="auto"/>
                <w:bottom w:val="none" w:sz="0" w:space="0" w:color="auto"/>
                <w:right w:val="none" w:sz="0" w:space="0" w:color="auto"/>
              </w:divBdr>
            </w:div>
            <w:div w:id="1952664130">
              <w:marLeft w:val="0"/>
              <w:marRight w:val="0"/>
              <w:marTop w:val="0"/>
              <w:marBottom w:val="0"/>
              <w:divBdr>
                <w:top w:val="none" w:sz="0" w:space="0" w:color="auto"/>
                <w:left w:val="none" w:sz="0" w:space="0" w:color="auto"/>
                <w:bottom w:val="none" w:sz="0" w:space="0" w:color="auto"/>
                <w:right w:val="none" w:sz="0" w:space="0" w:color="auto"/>
              </w:divBdr>
            </w:div>
            <w:div w:id="1768816848">
              <w:marLeft w:val="0"/>
              <w:marRight w:val="0"/>
              <w:marTop w:val="0"/>
              <w:marBottom w:val="0"/>
              <w:divBdr>
                <w:top w:val="none" w:sz="0" w:space="0" w:color="auto"/>
                <w:left w:val="none" w:sz="0" w:space="0" w:color="auto"/>
                <w:bottom w:val="none" w:sz="0" w:space="0" w:color="auto"/>
                <w:right w:val="none" w:sz="0" w:space="0" w:color="auto"/>
              </w:divBdr>
            </w:div>
            <w:div w:id="1121269797">
              <w:marLeft w:val="0"/>
              <w:marRight w:val="0"/>
              <w:marTop w:val="0"/>
              <w:marBottom w:val="0"/>
              <w:divBdr>
                <w:top w:val="none" w:sz="0" w:space="0" w:color="auto"/>
                <w:left w:val="none" w:sz="0" w:space="0" w:color="auto"/>
                <w:bottom w:val="none" w:sz="0" w:space="0" w:color="auto"/>
                <w:right w:val="none" w:sz="0" w:space="0" w:color="auto"/>
              </w:divBdr>
            </w:div>
            <w:div w:id="1877355351">
              <w:marLeft w:val="0"/>
              <w:marRight w:val="0"/>
              <w:marTop w:val="0"/>
              <w:marBottom w:val="0"/>
              <w:divBdr>
                <w:top w:val="none" w:sz="0" w:space="0" w:color="auto"/>
                <w:left w:val="none" w:sz="0" w:space="0" w:color="auto"/>
                <w:bottom w:val="none" w:sz="0" w:space="0" w:color="auto"/>
                <w:right w:val="none" w:sz="0" w:space="0" w:color="auto"/>
              </w:divBdr>
            </w:div>
            <w:div w:id="1243760977">
              <w:marLeft w:val="0"/>
              <w:marRight w:val="0"/>
              <w:marTop w:val="0"/>
              <w:marBottom w:val="0"/>
              <w:divBdr>
                <w:top w:val="none" w:sz="0" w:space="0" w:color="auto"/>
                <w:left w:val="none" w:sz="0" w:space="0" w:color="auto"/>
                <w:bottom w:val="none" w:sz="0" w:space="0" w:color="auto"/>
                <w:right w:val="none" w:sz="0" w:space="0" w:color="auto"/>
              </w:divBdr>
            </w:div>
            <w:div w:id="859851802">
              <w:marLeft w:val="0"/>
              <w:marRight w:val="0"/>
              <w:marTop w:val="0"/>
              <w:marBottom w:val="0"/>
              <w:divBdr>
                <w:top w:val="none" w:sz="0" w:space="0" w:color="auto"/>
                <w:left w:val="none" w:sz="0" w:space="0" w:color="auto"/>
                <w:bottom w:val="none" w:sz="0" w:space="0" w:color="auto"/>
                <w:right w:val="none" w:sz="0" w:space="0" w:color="auto"/>
              </w:divBdr>
            </w:div>
            <w:div w:id="672076424">
              <w:marLeft w:val="0"/>
              <w:marRight w:val="0"/>
              <w:marTop w:val="0"/>
              <w:marBottom w:val="0"/>
              <w:divBdr>
                <w:top w:val="none" w:sz="0" w:space="0" w:color="auto"/>
                <w:left w:val="none" w:sz="0" w:space="0" w:color="auto"/>
                <w:bottom w:val="none" w:sz="0" w:space="0" w:color="auto"/>
                <w:right w:val="none" w:sz="0" w:space="0" w:color="auto"/>
              </w:divBdr>
            </w:div>
            <w:div w:id="112023557">
              <w:marLeft w:val="0"/>
              <w:marRight w:val="0"/>
              <w:marTop w:val="0"/>
              <w:marBottom w:val="0"/>
              <w:divBdr>
                <w:top w:val="none" w:sz="0" w:space="0" w:color="auto"/>
                <w:left w:val="none" w:sz="0" w:space="0" w:color="auto"/>
                <w:bottom w:val="none" w:sz="0" w:space="0" w:color="auto"/>
                <w:right w:val="none" w:sz="0" w:space="0" w:color="auto"/>
              </w:divBdr>
            </w:div>
            <w:div w:id="1822623681">
              <w:marLeft w:val="0"/>
              <w:marRight w:val="0"/>
              <w:marTop w:val="0"/>
              <w:marBottom w:val="0"/>
              <w:divBdr>
                <w:top w:val="none" w:sz="0" w:space="0" w:color="auto"/>
                <w:left w:val="none" w:sz="0" w:space="0" w:color="auto"/>
                <w:bottom w:val="none" w:sz="0" w:space="0" w:color="auto"/>
                <w:right w:val="none" w:sz="0" w:space="0" w:color="auto"/>
              </w:divBdr>
            </w:div>
            <w:div w:id="1927959635">
              <w:marLeft w:val="0"/>
              <w:marRight w:val="0"/>
              <w:marTop w:val="0"/>
              <w:marBottom w:val="0"/>
              <w:divBdr>
                <w:top w:val="none" w:sz="0" w:space="0" w:color="auto"/>
                <w:left w:val="none" w:sz="0" w:space="0" w:color="auto"/>
                <w:bottom w:val="none" w:sz="0" w:space="0" w:color="auto"/>
                <w:right w:val="none" w:sz="0" w:space="0" w:color="auto"/>
              </w:divBdr>
            </w:div>
            <w:div w:id="431364276">
              <w:marLeft w:val="0"/>
              <w:marRight w:val="0"/>
              <w:marTop w:val="0"/>
              <w:marBottom w:val="0"/>
              <w:divBdr>
                <w:top w:val="none" w:sz="0" w:space="0" w:color="auto"/>
                <w:left w:val="none" w:sz="0" w:space="0" w:color="auto"/>
                <w:bottom w:val="none" w:sz="0" w:space="0" w:color="auto"/>
                <w:right w:val="none" w:sz="0" w:space="0" w:color="auto"/>
              </w:divBdr>
            </w:div>
            <w:div w:id="1367178359">
              <w:marLeft w:val="0"/>
              <w:marRight w:val="0"/>
              <w:marTop w:val="0"/>
              <w:marBottom w:val="0"/>
              <w:divBdr>
                <w:top w:val="none" w:sz="0" w:space="0" w:color="auto"/>
                <w:left w:val="none" w:sz="0" w:space="0" w:color="auto"/>
                <w:bottom w:val="none" w:sz="0" w:space="0" w:color="auto"/>
                <w:right w:val="none" w:sz="0" w:space="0" w:color="auto"/>
              </w:divBdr>
            </w:div>
            <w:div w:id="460273657">
              <w:marLeft w:val="0"/>
              <w:marRight w:val="0"/>
              <w:marTop w:val="0"/>
              <w:marBottom w:val="0"/>
              <w:divBdr>
                <w:top w:val="none" w:sz="0" w:space="0" w:color="auto"/>
                <w:left w:val="none" w:sz="0" w:space="0" w:color="auto"/>
                <w:bottom w:val="none" w:sz="0" w:space="0" w:color="auto"/>
                <w:right w:val="none" w:sz="0" w:space="0" w:color="auto"/>
              </w:divBdr>
            </w:div>
            <w:div w:id="1937902358">
              <w:marLeft w:val="0"/>
              <w:marRight w:val="0"/>
              <w:marTop w:val="0"/>
              <w:marBottom w:val="0"/>
              <w:divBdr>
                <w:top w:val="none" w:sz="0" w:space="0" w:color="auto"/>
                <w:left w:val="none" w:sz="0" w:space="0" w:color="auto"/>
                <w:bottom w:val="none" w:sz="0" w:space="0" w:color="auto"/>
                <w:right w:val="none" w:sz="0" w:space="0" w:color="auto"/>
              </w:divBdr>
            </w:div>
            <w:div w:id="1753431646">
              <w:marLeft w:val="0"/>
              <w:marRight w:val="0"/>
              <w:marTop w:val="0"/>
              <w:marBottom w:val="0"/>
              <w:divBdr>
                <w:top w:val="none" w:sz="0" w:space="0" w:color="auto"/>
                <w:left w:val="none" w:sz="0" w:space="0" w:color="auto"/>
                <w:bottom w:val="none" w:sz="0" w:space="0" w:color="auto"/>
                <w:right w:val="none" w:sz="0" w:space="0" w:color="auto"/>
              </w:divBdr>
            </w:div>
            <w:div w:id="1207062371">
              <w:marLeft w:val="0"/>
              <w:marRight w:val="0"/>
              <w:marTop w:val="0"/>
              <w:marBottom w:val="0"/>
              <w:divBdr>
                <w:top w:val="none" w:sz="0" w:space="0" w:color="auto"/>
                <w:left w:val="none" w:sz="0" w:space="0" w:color="auto"/>
                <w:bottom w:val="none" w:sz="0" w:space="0" w:color="auto"/>
                <w:right w:val="none" w:sz="0" w:space="0" w:color="auto"/>
              </w:divBdr>
            </w:div>
            <w:div w:id="982124751">
              <w:marLeft w:val="0"/>
              <w:marRight w:val="0"/>
              <w:marTop w:val="0"/>
              <w:marBottom w:val="0"/>
              <w:divBdr>
                <w:top w:val="none" w:sz="0" w:space="0" w:color="auto"/>
                <w:left w:val="none" w:sz="0" w:space="0" w:color="auto"/>
                <w:bottom w:val="none" w:sz="0" w:space="0" w:color="auto"/>
                <w:right w:val="none" w:sz="0" w:space="0" w:color="auto"/>
              </w:divBdr>
            </w:div>
            <w:div w:id="1784617737">
              <w:marLeft w:val="0"/>
              <w:marRight w:val="0"/>
              <w:marTop w:val="0"/>
              <w:marBottom w:val="0"/>
              <w:divBdr>
                <w:top w:val="none" w:sz="0" w:space="0" w:color="auto"/>
                <w:left w:val="none" w:sz="0" w:space="0" w:color="auto"/>
                <w:bottom w:val="none" w:sz="0" w:space="0" w:color="auto"/>
                <w:right w:val="none" w:sz="0" w:space="0" w:color="auto"/>
              </w:divBdr>
            </w:div>
            <w:div w:id="682435634">
              <w:marLeft w:val="0"/>
              <w:marRight w:val="0"/>
              <w:marTop w:val="0"/>
              <w:marBottom w:val="0"/>
              <w:divBdr>
                <w:top w:val="none" w:sz="0" w:space="0" w:color="auto"/>
                <w:left w:val="none" w:sz="0" w:space="0" w:color="auto"/>
                <w:bottom w:val="none" w:sz="0" w:space="0" w:color="auto"/>
                <w:right w:val="none" w:sz="0" w:space="0" w:color="auto"/>
              </w:divBdr>
            </w:div>
            <w:div w:id="735208293">
              <w:marLeft w:val="0"/>
              <w:marRight w:val="0"/>
              <w:marTop w:val="0"/>
              <w:marBottom w:val="0"/>
              <w:divBdr>
                <w:top w:val="none" w:sz="0" w:space="0" w:color="auto"/>
                <w:left w:val="none" w:sz="0" w:space="0" w:color="auto"/>
                <w:bottom w:val="none" w:sz="0" w:space="0" w:color="auto"/>
                <w:right w:val="none" w:sz="0" w:space="0" w:color="auto"/>
              </w:divBdr>
            </w:div>
            <w:div w:id="1262031339">
              <w:marLeft w:val="0"/>
              <w:marRight w:val="0"/>
              <w:marTop w:val="0"/>
              <w:marBottom w:val="0"/>
              <w:divBdr>
                <w:top w:val="none" w:sz="0" w:space="0" w:color="auto"/>
                <w:left w:val="none" w:sz="0" w:space="0" w:color="auto"/>
                <w:bottom w:val="none" w:sz="0" w:space="0" w:color="auto"/>
                <w:right w:val="none" w:sz="0" w:space="0" w:color="auto"/>
              </w:divBdr>
            </w:div>
            <w:div w:id="1640957695">
              <w:marLeft w:val="0"/>
              <w:marRight w:val="0"/>
              <w:marTop w:val="0"/>
              <w:marBottom w:val="0"/>
              <w:divBdr>
                <w:top w:val="none" w:sz="0" w:space="0" w:color="auto"/>
                <w:left w:val="none" w:sz="0" w:space="0" w:color="auto"/>
                <w:bottom w:val="none" w:sz="0" w:space="0" w:color="auto"/>
                <w:right w:val="none" w:sz="0" w:space="0" w:color="auto"/>
              </w:divBdr>
            </w:div>
            <w:div w:id="2145534763">
              <w:marLeft w:val="0"/>
              <w:marRight w:val="0"/>
              <w:marTop w:val="0"/>
              <w:marBottom w:val="0"/>
              <w:divBdr>
                <w:top w:val="none" w:sz="0" w:space="0" w:color="auto"/>
                <w:left w:val="none" w:sz="0" w:space="0" w:color="auto"/>
                <w:bottom w:val="none" w:sz="0" w:space="0" w:color="auto"/>
                <w:right w:val="none" w:sz="0" w:space="0" w:color="auto"/>
              </w:divBdr>
            </w:div>
            <w:div w:id="1548419290">
              <w:marLeft w:val="0"/>
              <w:marRight w:val="0"/>
              <w:marTop w:val="0"/>
              <w:marBottom w:val="0"/>
              <w:divBdr>
                <w:top w:val="none" w:sz="0" w:space="0" w:color="auto"/>
                <w:left w:val="none" w:sz="0" w:space="0" w:color="auto"/>
                <w:bottom w:val="none" w:sz="0" w:space="0" w:color="auto"/>
                <w:right w:val="none" w:sz="0" w:space="0" w:color="auto"/>
              </w:divBdr>
            </w:div>
            <w:div w:id="723916081">
              <w:marLeft w:val="0"/>
              <w:marRight w:val="0"/>
              <w:marTop w:val="0"/>
              <w:marBottom w:val="0"/>
              <w:divBdr>
                <w:top w:val="none" w:sz="0" w:space="0" w:color="auto"/>
                <w:left w:val="none" w:sz="0" w:space="0" w:color="auto"/>
                <w:bottom w:val="none" w:sz="0" w:space="0" w:color="auto"/>
                <w:right w:val="none" w:sz="0" w:space="0" w:color="auto"/>
              </w:divBdr>
            </w:div>
            <w:div w:id="160976405">
              <w:marLeft w:val="0"/>
              <w:marRight w:val="0"/>
              <w:marTop w:val="0"/>
              <w:marBottom w:val="0"/>
              <w:divBdr>
                <w:top w:val="none" w:sz="0" w:space="0" w:color="auto"/>
                <w:left w:val="none" w:sz="0" w:space="0" w:color="auto"/>
                <w:bottom w:val="none" w:sz="0" w:space="0" w:color="auto"/>
                <w:right w:val="none" w:sz="0" w:space="0" w:color="auto"/>
              </w:divBdr>
            </w:div>
            <w:div w:id="472411754">
              <w:marLeft w:val="0"/>
              <w:marRight w:val="0"/>
              <w:marTop w:val="0"/>
              <w:marBottom w:val="0"/>
              <w:divBdr>
                <w:top w:val="none" w:sz="0" w:space="0" w:color="auto"/>
                <w:left w:val="none" w:sz="0" w:space="0" w:color="auto"/>
                <w:bottom w:val="none" w:sz="0" w:space="0" w:color="auto"/>
                <w:right w:val="none" w:sz="0" w:space="0" w:color="auto"/>
              </w:divBdr>
            </w:div>
            <w:div w:id="1934168748">
              <w:marLeft w:val="0"/>
              <w:marRight w:val="0"/>
              <w:marTop w:val="0"/>
              <w:marBottom w:val="0"/>
              <w:divBdr>
                <w:top w:val="none" w:sz="0" w:space="0" w:color="auto"/>
                <w:left w:val="none" w:sz="0" w:space="0" w:color="auto"/>
                <w:bottom w:val="none" w:sz="0" w:space="0" w:color="auto"/>
                <w:right w:val="none" w:sz="0" w:space="0" w:color="auto"/>
              </w:divBdr>
            </w:div>
            <w:div w:id="1513762898">
              <w:marLeft w:val="0"/>
              <w:marRight w:val="0"/>
              <w:marTop w:val="0"/>
              <w:marBottom w:val="0"/>
              <w:divBdr>
                <w:top w:val="none" w:sz="0" w:space="0" w:color="auto"/>
                <w:left w:val="none" w:sz="0" w:space="0" w:color="auto"/>
                <w:bottom w:val="none" w:sz="0" w:space="0" w:color="auto"/>
                <w:right w:val="none" w:sz="0" w:space="0" w:color="auto"/>
              </w:divBdr>
            </w:div>
            <w:div w:id="1577547316">
              <w:marLeft w:val="0"/>
              <w:marRight w:val="0"/>
              <w:marTop w:val="0"/>
              <w:marBottom w:val="0"/>
              <w:divBdr>
                <w:top w:val="none" w:sz="0" w:space="0" w:color="auto"/>
                <w:left w:val="none" w:sz="0" w:space="0" w:color="auto"/>
                <w:bottom w:val="none" w:sz="0" w:space="0" w:color="auto"/>
                <w:right w:val="none" w:sz="0" w:space="0" w:color="auto"/>
              </w:divBdr>
            </w:div>
            <w:div w:id="1136525352">
              <w:marLeft w:val="0"/>
              <w:marRight w:val="0"/>
              <w:marTop w:val="0"/>
              <w:marBottom w:val="0"/>
              <w:divBdr>
                <w:top w:val="none" w:sz="0" w:space="0" w:color="auto"/>
                <w:left w:val="none" w:sz="0" w:space="0" w:color="auto"/>
                <w:bottom w:val="none" w:sz="0" w:space="0" w:color="auto"/>
                <w:right w:val="none" w:sz="0" w:space="0" w:color="auto"/>
              </w:divBdr>
            </w:div>
            <w:div w:id="2055620426">
              <w:marLeft w:val="0"/>
              <w:marRight w:val="0"/>
              <w:marTop w:val="0"/>
              <w:marBottom w:val="0"/>
              <w:divBdr>
                <w:top w:val="none" w:sz="0" w:space="0" w:color="auto"/>
                <w:left w:val="none" w:sz="0" w:space="0" w:color="auto"/>
                <w:bottom w:val="none" w:sz="0" w:space="0" w:color="auto"/>
                <w:right w:val="none" w:sz="0" w:space="0" w:color="auto"/>
              </w:divBdr>
            </w:div>
            <w:div w:id="268437585">
              <w:marLeft w:val="0"/>
              <w:marRight w:val="0"/>
              <w:marTop w:val="0"/>
              <w:marBottom w:val="0"/>
              <w:divBdr>
                <w:top w:val="none" w:sz="0" w:space="0" w:color="auto"/>
                <w:left w:val="none" w:sz="0" w:space="0" w:color="auto"/>
                <w:bottom w:val="none" w:sz="0" w:space="0" w:color="auto"/>
                <w:right w:val="none" w:sz="0" w:space="0" w:color="auto"/>
              </w:divBdr>
            </w:div>
            <w:div w:id="621763236">
              <w:marLeft w:val="0"/>
              <w:marRight w:val="0"/>
              <w:marTop w:val="0"/>
              <w:marBottom w:val="0"/>
              <w:divBdr>
                <w:top w:val="none" w:sz="0" w:space="0" w:color="auto"/>
                <w:left w:val="none" w:sz="0" w:space="0" w:color="auto"/>
                <w:bottom w:val="none" w:sz="0" w:space="0" w:color="auto"/>
                <w:right w:val="none" w:sz="0" w:space="0" w:color="auto"/>
              </w:divBdr>
            </w:div>
            <w:div w:id="1922254065">
              <w:marLeft w:val="0"/>
              <w:marRight w:val="0"/>
              <w:marTop w:val="0"/>
              <w:marBottom w:val="0"/>
              <w:divBdr>
                <w:top w:val="none" w:sz="0" w:space="0" w:color="auto"/>
                <w:left w:val="none" w:sz="0" w:space="0" w:color="auto"/>
                <w:bottom w:val="none" w:sz="0" w:space="0" w:color="auto"/>
                <w:right w:val="none" w:sz="0" w:space="0" w:color="auto"/>
              </w:divBdr>
            </w:div>
            <w:div w:id="1563904707">
              <w:marLeft w:val="0"/>
              <w:marRight w:val="0"/>
              <w:marTop w:val="0"/>
              <w:marBottom w:val="0"/>
              <w:divBdr>
                <w:top w:val="none" w:sz="0" w:space="0" w:color="auto"/>
                <w:left w:val="none" w:sz="0" w:space="0" w:color="auto"/>
                <w:bottom w:val="none" w:sz="0" w:space="0" w:color="auto"/>
                <w:right w:val="none" w:sz="0" w:space="0" w:color="auto"/>
              </w:divBdr>
            </w:div>
            <w:div w:id="888611451">
              <w:marLeft w:val="0"/>
              <w:marRight w:val="0"/>
              <w:marTop w:val="0"/>
              <w:marBottom w:val="0"/>
              <w:divBdr>
                <w:top w:val="none" w:sz="0" w:space="0" w:color="auto"/>
                <w:left w:val="none" w:sz="0" w:space="0" w:color="auto"/>
                <w:bottom w:val="none" w:sz="0" w:space="0" w:color="auto"/>
                <w:right w:val="none" w:sz="0" w:space="0" w:color="auto"/>
              </w:divBdr>
            </w:div>
            <w:div w:id="1349942414">
              <w:marLeft w:val="0"/>
              <w:marRight w:val="0"/>
              <w:marTop w:val="0"/>
              <w:marBottom w:val="0"/>
              <w:divBdr>
                <w:top w:val="none" w:sz="0" w:space="0" w:color="auto"/>
                <w:left w:val="none" w:sz="0" w:space="0" w:color="auto"/>
                <w:bottom w:val="none" w:sz="0" w:space="0" w:color="auto"/>
                <w:right w:val="none" w:sz="0" w:space="0" w:color="auto"/>
              </w:divBdr>
            </w:div>
            <w:div w:id="1930387544">
              <w:marLeft w:val="0"/>
              <w:marRight w:val="0"/>
              <w:marTop w:val="0"/>
              <w:marBottom w:val="0"/>
              <w:divBdr>
                <w:top w:val="none" w:sz="0" w:space="0" w:color="auto"/>
                <w:left w:val="none" w:sz="0" w:space="0" w:color="auto"/>
                <w:bottom w:val="none" w:sz="0" w:space="0" w:color="auto"/>
                <w:right w:val="none" w:sz="0" w:space="0" w:color="auto"/>
              </w:divBdr>
            </w:div>
            <w:div w:id="1178035904">
              <w:marLeft w:val="0"/>
              <w:marRight w:val="0"/>
              <w:marTop w:val="0"/>
              <w:marBottom w:val="0"/>
              <w:divBdr>
                <w:top w:val="none" w:sz="0" w:space="0" w:color="auto"/>
                <w:left w:val="none" w:sz="0" w:space="0" w:color="auto"/>
                <w:bottom w:val="none" w:sz="0" w:space="0" w:color="auto"/>
                <w:right w:val="none" w:sz="0" w:space="0" w:color="auto"/>
              </w:divBdr>
            </w:div>
            <w:div w:id="69474409">
              <w:marLeft w:val="0"/>
              <w:marRight w:val="0"/>
              <w:marTop w:val="0"/>
              <w:marBottom w:val="0"/>
              <w:divBdr>
                <w:top w:val="none" w:sz="0" w:space="0" w:color="auto"/>
                <w:left w:val="none" w:sz="0" w:space="0" w:color="auto"/>
                <w:bottom w:val="none" w:sz="0" w:space="0" w:color="auto"/>
                <w:right w:val="none" w:sz="0" w:space="0" w:color="auto"/>
              </w:divBdr>
            </w:div>
            <w:div w:id="1995722271">
              <w:marLeft w:val="0"/>
              <w:marRight w:val="0"/>
              <w:marTop w:val="0"/>
              <w:marBottom w:val="0"/>
              <w:divBdr>
                <w:top w:val="none" w:sz="0" w:space="0" w:color="auto"/>
                <w:left w:val="none" w:sz="0" w:space="0" w:color="auto"/>
                <w:bottom w:val="none" w:sz="0" w:space="0" w:color="auto"/>
                <w:right w:val="none" w:sz="0" w:space="0" w:color="auto"/>
              </w:divBdr>
            </w:div>
            <w:div w:id="574514328">
              <w:marLeft w:val="0"/>
              <w:marRight w:val="0"/>
              <w:marTop w:val="0"/>
              <w:marBottom w:val="0"/>
              <w:divBdr>
                <w:top w:val="none" w:sz="0" w:space="0" w:color="auto"/>
                <w:left w:val="none" w:sz="0" w:space="0" w:color="auto"/>
                <w:bottom w:val="none" w:sz="0" w:space="0" w:color="auto"/>
                <w:right w:val="none" w:sz="0" w:space="0" w:color="auto"/>
              </w:divBdr>
            </w:div>
            <w:div w:id="1398043232">
              <w:marLeft w:val="0"/>
              <w:marRight w:val="0"/>
              <w:marTop w:val="0"/>
              <w:marBottom w:val="0"/>
              <w:divBdr>
                <w:top w:val="none" w:sz="0" w:space="0" w:color="auto"/>
                <w:left w:val="none" w:sz="0" w:space="0" w:color="auto"/>
                <w:bottom w:val="none" w:sz="0" w:space="0" w:color="auto"/>
                <w:right w:val="none" w:sz="0" w:space="0" w:color="auto"/>
              </w:divBdr>
            </w:div>
            <w:div w:id="2079786198">
              <w:marLeft w:val="0"/>
              <w:marRight w:val="0"/>
              <w:marTop w:val="0"/>
              <w:marBottom w:val="0"/>
              <w:divBdr>
                <w:top w:val="none" w:sz="0" w:space="0" w:color="auto"/>
                <w:left w:val="none" w:sz="0" w:space="0" w:color="auto"/>
                <w:bottom w:val="none" w:sz="0" w:space="0" w:color="auto"/>
                <w:right w:val="none" w:sz="0" w:space="0" w:color="auto"/>
              </w:divBdr>
            </w:div>
            <w:div w:id="86970652">
              <w:marLeft w:val="0"/>
              <w:marRight w:val="0"/>
              <w:marTop w:val="0"/>
              <w:marBottom w:val="0"/>
              <w:divBdr>
                <w:top w:val="none" w:sz="0" w:space="0" w:color="auto"/>
                <w:left w:val="none" w:sz="0" w:space="0" w:color="auto"/>
                <w:bottom w:val="none" w:sz="0" w:space="0" w:color="auto"/>
                <w:right w:val="none" w:sz="0" w:space="0" w:color="auto"/>
              </w:divBdr>
            </w:div>
            <w:div w:id="1586307590">
              <w:marLeft w:val="0"/>
              <w:marRight w:val="0"/>
              <w:marTop w:val="0"/>
              <w:marBottom w:val="0"/>
              <w:divBdr>
                <w:top w:val="none" w:sz="0" w:space="0" w:color="auto"/>
                <w:left w:val="none" w:sz="0" w:space="0" w:color="auto"/>
                <w:bottom w:val="none" w:sz="0" w:space="0" w:color="auto"/>
                <w:right w:val="none" w:sz="0" w:space="0" w:color="auto"/>
              </w:divBdr>
            </w:div>
            <w:div w:id="1495491099">
              <w:marLeft w:val="0"/>
              <w:marRight w:val="0"/>
              <w:marTop w:val="0"/>
              <w:marBottom w:val="0"/>
              <w:divBdr>
                <w:top w:val="none" w:sz="0" w:space="0" w:color="auto"/>
                <w:left w:val="none" w:sz="0" w:space="0" w:color="auto"/>
                <w:bottom w:val="none" w:sz="0" w:space="0" w:color="auto"/>
                <w:right w:val="none" w:sz="0" w:space="0" w:color="auto"/>
              </w:divBdr>
            </w:div>
            <w:div w:id="1369061358">
              <w:marLeft w:val="0"/>
              <w:marRight w:val="0"/>
              <w:marTop w:val="0"/>
              <w:marBottom w:val="0"/>
              <w:divBdr>
                <w:top w:val="none" w:sz="0" w:space="0" w:color="auto"/>
                <w:left w:val="none" w:sz="0" w:space="0" w:color="auto"/>
                <w:bottom w:val="none" w:sz="0" w:space="0" w:color="auto"/>
                <w:right w:val="none" w:sz="0" w:space="0" w:color="auto"/>
              </w:divBdr>
            </w:div>
            <w:div w:id="754210972">
              <w:marLeft w:val="0"/>
              <w:marRight w:val="0"/>
              <w:marTop w:val="0"/>
              <w:marBottom w:val="0"/>
              <w:divBdr>
                <w:top w:val="none" w:sz="0" w:space="0" w:color="auto"/>
                <w:left w:val="none" w:sz="0" w:space="0" w:color="auto"/>
                <w:bottom w:val="none" w:sz="0" w:space="0" w:color="auto"/>
                <w:right w:val="none" w:sz="0" w:space="0" w:color="auto"/>
              </w:divBdr>
            </w:div>
            <w:div w:id="1922519551">
              <w:marLeft w:val="0"/>
              <w:marRight w:val="0"/>
              <w:marTop w:val="0"/>
              <w:marBottom w:val="0"/>
              <w:divBdr>
                <w:top w:val="none" w:sz="0" w:space="0" w:color="auto"/>
                <w:left w:val="none" w:sz="0" w:space="0" w:color="auto"/>
                <w:bottom w:val="none" w:sz="0" w:space="0" w:color="auto"/>
                <w:right w:val="none" w:sz="0" w:space="0" w:color="auto"/>
              </w:divBdr>
            </w:div>
            <w:div w:id="1320578838">
              <w:marLeft w:val="0"/>
              <w:marRight w:val="0"/>
              <w:marTop w:val="0"/>
              <w:marBottom w:val="0"/>
              <w:divBdr>
                <w:top w:val="none" w:sz="0" w:space="0" w:color="auto"/>
                <w:left w:val="none" w:sz="0" w:space="0" w:color="auto"/>
                <w:bottom w:val="none" w:sz="0" w:space="0" w:color="auto"/>
                <w:right w:val="none" w:sz="0" w:space="0" w:color="auto"/>
              </w:divBdr>
            </w:div>
            <w:div w:id="1015182748">
              <w:marLeft w:val="0"/>
              <w:marRight w:val="0"/>
              <w:marTop w:val="0"/>
              <w:marBottom w:val="0"/>
              <w:divBdr>
                <w:top w:val="none" w:sz="0" w:space="0" w:color="auto"/>
                <w:left w:val="none" w:sz="0" w:space="0" w:color="auto"/>
                <w:bottom w:val="none" w:sz="0" w:space="0" w:color="auto"/>
                <w:right w:val="none" w:sz="0" w:space="0" w:color="auto"/>
              </w:divBdr>
            </w:div>
            <w:div w:id="196235228">
              <w:marLeft w:val="0"/>
              <w:marRight w:val="0"/>
              <w:marTop w:val="0"/>
              <w:marBottom w:val="0"/>
              <w:divBdr>
                <w:top w:val="none" w:sz="0" w:space="0" w:color="auto"/>
                <w:left w:val="none" w:sz="0" w:space="0" w:color="auto"/>
                <w:bottom w:val="none" w:sz="0" w:space="0" w:color="auto"/>
                <w:right w:val="none" w:sz="0" w:space="0" w:color="auto"/>
              </w:divBdr>
            </w:div>
            <w:div w:id="1390348477">
              <w:marLeft w:val="0"/>
              <w:marRight w:val="0"/>
              <w:marTop w:val="0"/>
              <w:marBottom w:val="0"/>
              <w:divBdr>
                <w:top w:val="none" w:sz="0" w:space="0" w:color="auto"/>
                <w:left w:val="none" w:sz="0" w:space="0" w:color="auto"/>
                <w:bottom w:val="none" w:sz="0" w:space="0" w:color="auto"/>
                <w:right w:val="none" w:sz="0" w:space="0" w:color="auto"/>
              </w:divBdr>
            </w:div>
            <w:div w:id="1084955528">
              <w:marLeft w:val="0"/>
              <w:marRight w:val="0"/>
              <w:marTop w:val="0"/>
              <w:marBottom w:val="0"/>
              <w:divBdr>
                <w:top w:val="none" w:sz="0" w:space="0" w:color="auto"/>
                <w:left w:val="none" w:sz="0" w:space="0" w:color="auto"/>
                <w:bottom w:val="none" w:sz="0" w:space="0" w:color="auto"/>
                <w:right w:val="none" w:sz="0" w:space="0" w:color="auto"/>
              </w:divBdr>
            </w:div>
            <w:div w:id="924071743">
              <w:marLeft w:val="0"/>
              <w:marRight w:val="0"/>
              <w:marTop w:val="0"/>
              <w:marBottom w:val="0"/>
              <w:divBdr>
                <w:top w:val="none" w:sz="0" w:space="0" w:color="auto"/>
                <w:left w:val="none" w:sz="0" w:space="0" w:color="auto"/>
                <w:bottom w:val="none" w:sz="0" w:space="0" w:color="auto"/>
                <w:right w:val="none" w:sz="0" w:space="0" w:color="auto"/>
              </w:divBdr>
            </w:div>
            <w:div w:id="2089378316">
              <w:marLeft w:val="0"/>
              <w:marRight w:val="0"/>
              <w:marTop w:val="0"/>
              <w:marBottom w:val="0"/>
              <w:divBdr>
                <w:top w:val="none" w:sz="0" w:space="0" w:color="auto"/>
                <w:left w:val="none" w:sz="0" w:space="0" w:color="auto"/>
                <w:bottom w:val="none" w:sz="0" w:space="0" w:color="auto"/>
                <w:right w:val="none" w:sz="0" w:space="0" w:color="auto"/>
              </w:divBdr>
            </w:div>
            <w:div w:id="350961163">
              <w:marLeft w:val="0"/>
              <w:marRight w:val="0"/>
              <w:marTop w:val="0"/>
              <w:marBottom w:val="0"/>
              <w:divBdr>
                <w:top w:val="none" w:sz="0" w:space="0" w:color="auto"/>
                <w:left w:val="none" w:sz="0" w:space="0" w:color="auto"/>
                <w:bottom w:val="none" w:sz="0" w:space="0" w:color="auto"/>
                <w:right w:val="none" w:sz="0" w:space="0" w:color="auto"/>
              </w:divBdr>
            </w:div>
            <w:div w:id="1005127338">
              <w:marLeft w:val="0"/>
              <w:marRight w:val="0"/>
              <w:marTop w:val="0"/>
              <w:marBottom w:val="0"/>
              <w:divBdr>
                <w:top w:val="none" w:sz="0" w:space="0" w:color="auto"/>
                <w:left w:val="none" w:sz="0" w:space="0" w:color="auto"/>
                <w:bottom w:val="none" w:sz="0" w:space="0" w:color="auto"/>
                <w:right w:val="none" w:sz="0" w:space="0" w:color="auto"/>
              </w:divBdr>
            </w:div>
            <w:div w:id="1035276158">
              <w:marLeft w:val="0"/>
              <w:marRight w:val="0"/>
              <w:marTop w:val="0"/>
              <w:marBottom w:val="0"/>
              <w:divBdr>
                <w:top w:val="none" w:sz="0" w:space="0" w:color="auto"/>
                <w:left w:val="none" w:sz="0" w:space="0" w:color="auto"/>
                <w:bottom w:val="none" w:sz="0" w:space="0" w:color="auto"/>
                <w:right w:val="none" w:sz="0" w:space="0" w:color="auto"/>
              </w:divBdr>
            </w:div>
            <w:div w:id="1745564049">
              <w:marLeft w:val="0"/>
              <w:marRight w:val="0"/>
              <w:marTop w:val="0"/>
              <w:marBottom w:val="0"/>
              <w:divBdr>
                <w:top w:val="none" w:sz="0" w:space="0" w:color="auto"/>
                <w:left w:val="none" w:sz="0" w:space="0" w:color="auto"/>
                <w:bottom w:val="none" w:sz="0" w:space="0" w:color="auto"/>
                <w:right w:val="none" w:sz="0" w:space="0" w:color="auto"/>
              </w:divBdr>
            </w:div>
            <w:div w:id="404034611">
              <w:marLeft w:val="0"/>
              <w:marRight w:val="0"/>
              <w:marTop w:val="0"/>
              <w:marBottom w:val="0"/>
              <w:divBdr>
                <w:top w:val="none" w:sz="0" w:space="0" w:color="auto"/>
                <w:left w:val="none" w:sz="0" w:space="0" w:color="auto"/>
                <w:bottom w:val="none" w:sz="0" w:space="0" w:color="auto"/>
                <w:right w:val="none" w:sz="0" w:space="0" w:color="auto"/>
              </w:divBdr>
            </w:div>
            <w:div w:id="1700354668">
              <w:marLeft w:val="0"/>
              <w:marRight w:val="0"/>
              <w:marTop w:val="0"/>
              <w:marBottom w:val="0"/>
              <w:divBdr>
                <w:top w:val="none" w:sz="0" w:space="0" w:color="auto"/>
                <w:left w:val="none" w:sz="0" w:space="0" w:color="auto"/>
                <w:bottom w:val="none" w:sz="0" w:space="0" w:color="auto"/>
                <w:right w:val="none" w:sz="0" w:space="0" w:color="auto"/>
              </w:divBdr>
            </w:div>
            <w:div w:id="1968855255">
              <w:marLeft w:val="0"/>
              <w:marRight w:val="0"/>
              <w:marTop w:val="0"/>
              <w:marBottom w:val="0"/>
              <w:divBdr>
                <w:top w:val="none" w:sz="0" w:space="0" w:color="auto"/>
                <w:left w:val="none" w:sz="0" w:space="0" w:color="auto"/>
                <w:bottom w:val="none" w:sz="0" w:space="0" w:color="auto"/>
                <w:right w:val="none" w:sz="0" w:space="0" w:color="auto"/>
              </w:divBdr>
            </w:div>
            <w:div w:id="1499541907">
              <w:marLeft w:val="0"/>
              <w:marRight w:val="0"/>
              <w:marTop w:val="0"/>
              <w:marBottom w:val="0"/>
              <w:divBdr>
                <w:top w:val="none" w:sz="0" w:space="0" w:color="auto"/>
                <w:left w:val="none" w:sz="0" w:space="0" w:color="auto"/>
                <w:bottom w:val="none" w:sz="0" w:space="0" w:color="auto"/>
                <w:right w:val="none" w:sz="0" w:space="0" w:color="auto"/>
              </w:divBdr>
            </w:div>
            <w:div w:id="2018846819">
              <w:marLeft w:val="0"/>
              <w:marRight w:val="0"/>
              <w:marTop w:val="0"/>
              <w:marBottom w:val="0"/>
              <w:divBdr>
                <w:top w:val="none" w:sz="0" w:space="0" w:color="auto"/>
                <w:left w:val="none" w:sz="0" w:space="0" w:color="auto"/>
                <w:bottom w:val="none" w:sz="0" w:space="0" w:color="auto"/>
                <w:right w:val="none" w:sz="0" w:space="0" w:color="auto"/>
              </w:divBdr>
            </w:div>
            <w:div w:id="2117405106">
              <w:marLeft w:val="0"/>
              <w:marRight w:val="0"/>
              <w:marTop w:val="0"/>
              <w:marBottom w:val="0"/>
              <w:divBdr>
                <w:top w:val="none" w:sz="0" w:space="0" w:color="auto"/>
                <w:left w:val="none" w:sz="0" w:space="0" w:color="auto"/>
                <w:bottom w:val="none" w:sz="0" w:space="0" w:color="auto"/>
                <w:right w:val="none" w:sz="0" w:space="0" w:color="auto"/>
              </w:divBdr>
            </w:div>
            <w:div w:id="1892889038">
              <w:marLeft w:val="0"/>
              <w:marRight w:val="0"/>
              <w:marTop w:val="0"/>
              <w:marBottom w:val="0"/>
              <w:divBdr>
                <w:top w:val="none" w:sz="0" w:space="0" w:color="auto"/>
                <w:left w:val="none" w:sz="0" w:space="0" w:color="auto"/>
                <w:bottom w:val="none" w:sz="0" w:space="0" w:color="auto"/>
                <w:right w:val="none" w:sz="0" w:space="0" w:color="auto"/>
              </w:divBdr>
            </w:div>
            <w:div w:id="851727138">
              <w:marLeft w:val="0"/>
              <w:marRight w:val="0"/>
              <w:marTop w:val="0"/>
              <w:marBottom w:val="0"/>
              <w:divBdr>
                <w:top w:val="none" w:sz="0" w:space="0" w:color="auto"/>
                <w:left w:val="none" w:sz="0" w:space="0" w:color="auto"/>
                <w:bottom w:val="none" w:sz="0" w:space="0" w:color="auto"/>
                <w:right w:val="none" w:sz="0" w:space="0" w:color="auto"/>
              </w:divBdr>
            </w:div>
            <w:div w:id="1584607742">
              <w:marLeft w:val="0"/>
              <w:marRight w:val="0"/>
              <w:marTop w:val="0"/>
              <w:marBottom w:val="0"/>
              <w:divBdr>
                <w:top w:val="none" w:sz="0" w:space="0" w:color="auto"/>
                <w:left w:val="none" w:sz="0" w:space="0" w:color="auto"/>
                <w:bottom w:val="none" w:sz="0" w:space="0" w:color="auto"/>
                <w:right w:val="none" w:sz="0" w:space="0" w:color="auto"/>
              </w:divBdr>
            </w:div>
            <w:div w:id="1915583415">
              <w:marLeft w:val="0"/>
              <w:marRight w:val="0"/>
              <w:marTop w:val="0"/>
              <w:marBottom w:val="0"/>
              <w:divBdr>
                <w:top w:val="none" w:sz="0" w:space="0" w:color="auto"/>
                <w:left w:val="none" w:sz="0" w:space="0" w:color="auto"/>
                <w:bottom w:val="none" w:sz="0" w:space="0" w:color="auto"/>
                <w:right w:val="none" w:sz="0" w:space="0" w:color="auto"/>
              </w:divBdr>
            </w:div>
            <w:div w:id="1105223337">
              <w:marLeft w:val="0"/>
              <w:marRight w:val="0"/>
              <w:marTop w:val="0"/>
              <w:marBottom w:val="0"/>
              <w:divBdr>
                <w:top w:val="none" w:sz="0" w:space="0" w:color="auto"/>
                <w:left w:val="none" w:sz="0" w:space="0" w:color="auto"/>
                <w:bottom w:val="none" w:sz="0" w:space="0" w:color="auto"/>
                <w:right w:val="none" w:sz="0" w:space="0" w:color="auto"/>
              </w:divBdr>
            </w:div>
            <w:div w:id="579412472">
              <w:marLeft w:val="0"/>
              <w:marRight w:val="0"/>
              <w:marTop w:val="0"/>
              <w:marBottom w:val="0"/>
              <w:divBdr>
                <w:top w:val="none" w:sz="0" w:space="0" w:color="auto"/>
                <w:left w:val="none" w:sz="0" w:space="0" w:color="auto"/>
                <w:bottom w:val="none" w:sz="0" w:space="0" w:color="auto"/>
                <w:right w:val="none" w:sz="0" w:space="0" w:color="auto"/>
              </w:divBdr>
            </w:div>
            <w:div w:id="724524857">
              <w:marLeft w:val="0"/>
              <w:marRight w:val="0"/>
              <w:marTop w:val="0"/>
              <w:marBottom w:val="0"/>
              <w:divBdr>
                <w:top w:val="none" w:sz="0" w:space="0" w:color="auto"/>
                <w:left w:val="none" w:sz="0" w:space="0" w:color="auto"/>
                <w:bottom w:val="none" w:sz="0" w:space="0" w:color="auto"/>
                <w:right w:val="none" w:sz="0" w:space="0" w:color="auto"/>
              </w:divBdr>
            </w:div>
            <w:div w:id="1143351152">
              <w:marLeft w:val="0"/>
              <w:marRight w:val="0"/>
              <w:marTop w:val="0"/>
              <w:marBottom w:val="0"/>
              <w:divBdr>
                <w:top w:val="none" w:sz="0" w:space="0" w:color="auto"/>
                <w:left w:val="none" w:sz="0" w:space="0" w:color="auto"/>
                <w:bottom w:val="none" w:sz="0" w:space="0" w:color="auto"/>
                <w:right w:val="none" w:sz="0" w:space="0" w:color="auto"/>
              </w:divBdr>
            </w:div>
            <w:div w:id="133261940">
              <w:marLeft w:val="0"/>
              <w:marRight w:val="0"/>
              <w:marTop w:val="0"/>
              <w:marBottom w:val="0"/>
              <w:divBdr>
                <w:top w:val="none" w:sz="0" w:space="0" w:color="auto"/>
                <w:left w:val="none" w:sz="0" w:space="0" w:color="auto"/>
                <w:bottom w:val="none" w:sz="0" w:space="0" w:color="auto"/>
                <w:right w:val="none" w:sz="0" w:space="0" w:color="auto"/>
              </w:divBdr>
            </w:div>
            <w:div w:id="290016677">
              <w:marLeft w:val="0"/>
              <w:marRight w:val="0"/>
              <w:marTop w:val="0"/>
              <w:marBottom w:val="0"/>
              <w:divBdr>
                <w:top w:val="none" w:sz="0" w:space="0" w:color="auto"/>
                <w:left w:val="none" w:sz="0" w:space="0" w:color="auto"/>
                <w:bottom w:val="none" w:sz="0" w:space="0" w:color="auto"/>
                <w:right w:val="none" w:sz="0" w:space="0" w:color="auto"/>
              </w:divBdr>
            </w:div>
            <w:div w:id="1295213782">
              <w:marLeft w:val="0"/>
              <w:marRight w:val="0"/>
              <w:marTop w:val="0"/>
              <w:marBottom w:val="0"/>
              <w:divBdr>
                <w:top w:val="none" w:sz="0" w:space="0" w:color="auto"/>
                <w:left w:val="none" w:sz="0" w:space="0" w:color="auto"/>
                <w:bottom w:val="none" w:sz="0" w:space="0" w:color="auto"/>
                <w:right w:val="none" w:sz="0" w:space="0" w:color="auto"/>
              </w:divBdr>
            </w:div>
            <w:div w:id="2079473660">
              <w:marLeft w:val="0"/>
              <w:marRight w:val="0"/>
              <w:marTop w:val="0"/>
              <w:marBottom w:val="0"/>
              <w:divBdr>
                <w:top w:val="none" w:sz="0" w:space="0" w:color="auto"/>
                <w:left w:val="none" w:sz="0" w:space="0" w:color="auto"/>
                <w:bottom w:val="none" w:sz="0" w:space="0" w:color="auto"/>
                <w:right w:val="none" w:sz="0" w:space="0" w:color="auto"/>
              </w:divBdr>
            </w:div>
            <w:div w:id="1066803740">
              <w:marLeft w:val="0"/>
              <w:marRight w:val="0"/>
              <w:marTop w:val="0"/>
              <w:marBottom w:val="0"/>
              <w:divBdr>
                <w:top w:val="none" w:sz="0" w:space="0" w:color="auto"/>
                <w:left w:val="none" w:sz="0" w:space="0" w:color="auto"/>
                <w:bottom w:val="none" w:sz="0" w:space="0" w:color="auto"/>
                <w:right w:val="none" w:sz="0" w:space="0" w:color="auto"/>
              </w:divBdr>
            </w:div>
            <w:div w:id="581061225">
              <w:marLeft w:val="0"/>
              <w:marRight w:val="0"/>
              <w:marTop w:val="0"/>
              <w:marBottom w:val="0"/>
              <w:divBdr>
                <w:top w:val="none" w:sz="0" w:space="0" w:color="auto"/>
                <w:left w:val="none" w:sz="0" w:space="0" w:color="auto"/>
                <w:bottom w:val="none" w:sz="0" w:space="0" w:color="auto"/>
                <w:right w:val="none" w:sz="0" w:space="0" w:color="auto"/>
              </w:divBdr>
            </w:div>
            <w:div w:id="962539122">
              <w:marLeft w:val="0"/>
              <w:marRight w:val="0"/>
              <w:marTop w:val="0"/>
              <w:marBottom w:val="0"/>
              <w:divBdr>
                <w:top w:val="none" w:sz="0" w:space="0" w:color="auto"/>
                <w:left w:val="none" w:sz="0" w:space="0" w:color="auto"/>
                <w:bottom w:val="none" w:sz="0" w:space="0" w:color="auto"/>
                <w:right w:val="none" w:sz="0" w:space="0" w:color="auto"/>
              </w:divBdr>
            </w:div>
            <w:div w:id="1827551164">
              <w:marLeft w:val="0"/>
              <w:marRight w:val="0"/>
              <w:marTop w:val="0"/>
              <w:marBottom w:val="0"/>
              <w:divBdr>
                <w:top w:val="none" w:sz="0" w:space="0" w:color="auto"/>
                <w:left w:val="none" w:sz="0" w:space="0" w:color="auto"/>
                <w:bottom w:val="none" w:sz="0" w:space="0" w:color="auto"/>
                <w:right w:val="none" w:sz="0" w:space="0" w:color="auto"/>
              </w:divBdr>
            </w:div>
            <w:div w:id="1210338320">
              <w:marLeft w:val="0"/>
              <w:marRight w:val="0"/>
              <w:marTop w:val="0"/>
              <w:marBottom w:val="0"/>
              <w:divBdr>
                <w:top w:val="none" w:sz="0" w:space="0" w:color="auto"/>
                <w:left w:val="none" w:sz="0" w:space="0" w:color="auto"/>
                <w:bottom w:val="none" w:sz="0" w:space="0" w:color="auto"/>
                <w:right w:val="none" w:sz="0" w:space="0" w:color="auto"/>
              </w:divBdr>
            </w:div>
            <w:div w:id="706300571">
              <w:marLeft w:val="0"/>
              <w:marRight w:val="0"/>
              <w:marTop w:val="0"/>
              <w:marBottom w:val="0"/>
              <w:divBdr>
                <w:top w:val="none" w:sz="0" w:space="0" w:color="auto"/>
                <w:left w:val="none" w:sz="0" w:space="0" w:color="auto"/>
                <w:bottom w:val="none" w:sz="0" w:space="0" w:color="auto"/>
                <w:right w:val="none" w:sz="0" w:space="0" w:color="auto"/>
              </w:divBdr>
            </w:div>
            <w:div w:id="671295945">
              <w:marLeft w:val="0"/>
              <w:marRight w:val="0"/>
              <w:marTop w:val="0"/>
              <w:marBottom w:val="0"/>
              <w:divBdr>
                <w:top w:val="none" w:sz="0" w:space="0" w:color="auto"/>
                <w:left w:val="none" w:sz="0" w:space="0" w:color="auto"/>
                <w:bottom w:val="none" w:sz="0" w:space="0" w:color="auto"/>
                <w:right w:val="none" w:sz="0" w:space="0" w:color="auto"/>
              </w:divBdr>
            </w:div>
            <w:div w:id="305471816">
              <w:marLeft w:val="0"/>
              <w:marRight w:val="0"/>
              <w:marTop w:val="0"/>
              <w:marBottom w:val="0"/>
              <w:divBdr>
                <w:top w:val="none" w:sz="0" w:space="0" w:color="auto"/>
                <w:left w:val="none" w:sz="0" w:space="0" w:color="auto"/>
                <w:bottom w:val="none" w:sz="0" w:space="0" w:color="auto"/>
                <w:right w:val="none" w:sz="0" w:space="0" w:color="auto"/>
              </w:divBdr>
            </w:div>
            <w:div w:id="1693649887">
              <w:marLeft w:val="0"/>
              <w:marRight w:val="0"/>
              <w:marTop w:val="0"/>
              <w:marBottom w:val="0"/>
              <w:divBdr>
                <w:top w:val="none" w:sz="0" w:space="0" w:color="auto"/>
                <w:left w:val="none" w:sz="0" w:space="0" w:color="auto"/>
                <w:bottom w:val="none" w:sz="0" w:space="0" w:color="auto"/>
                <w:right w:val="none" w:sz="0" w:space="0" w:color="auto"/>
              </w:divBdr>
            </w:div>
            <w:div w:id="2033023316">
              <w:marLeft w:val="0"/>
              <w:marRight w:val="0"/>
              <w:marTop w:val="0"/>
              <w:marBottom w:val="0"/>
              <w:divBdr>
                <w:top w:val="none" w:sz="0" w:space="0" w:color="auto"/>
                <w:left w:val="none" w:sz="0" w:space="0" w:color="auto"/>
                <w:bottom w:val="none" w:sz="0" w:space="0" w:color="auto"/>
                <w:right w:val="none" w:sz="0" w:space="0" w:color="auto"/>
              </w:divBdr>
            </w:div>
            <w:div w:id="1055740751">
              <w:marLeft w:val="0"/>
              <w:marRight w:val="0"/>
              <w:marTop w:val="0"/>
              <w:marBottom w:val="0"/>
              <w:divBdr>
                <w:top w:val="none" w:sz="0" w:space="0" w:color="auto"/>
                <w:left w:val="none" w:sz="0" w:space="0" w:color="auto"/>
                <w:bottom w:val="none" w:sz="0" w:space="0" w:color="auto"/>
                <w:right w:val="none" w:sz="0" w:space="0" w:color="auto"/>
              </w:divBdr>
            </w:div>
            <w:div w:id="241187332">
              <w:marLeft w:val="0"/>
              <w:marRight w:val="0"/>
              <w:marTop w:val="0"/>
              <w:marBottom w:val="0"/>
              <w:divBdr>
                <w:top w:val="none" w:sz="0" w:space="0" w:color="auto"/>
                <w:left w:val="none" w:sz="0" w:space="0" w:color="auto"/>
                <w:bottom w:val="none" w:sz="0" w:space="0" w:color="auto"/>
                <w:right w:val="none" w:sz="0" w:space="0" w:color="auto"/>
              </w:divBdr>
            </w:div>
            <w:div w:id="1033380262">
              <w:marLeft w:val="0"/>
              <w:marRight w:val="0"/>
              <w:marTop w:val="0"/>
              <w:marBottom w:val="0"/>
              <w:divBdr>
                <w:top w:val="none" w:sz="0" w:space="0" w:color="auto"/>
                <w:left w:val="none" w:sz="0" w:space="0" w:color="auto"/>
                <w:bottom w:val="none" w:sz="0" w:space="0" w:color="auto"/>
                <w:right w:val="none" w:sz="0" w:space="0" w:color="auto"/>
              </w:divBdr>
            </w:div>
            <w:div w:id="2003898115">
              <w:marLeft w:val="0"/>
              <w:marRight w:val="0"/>
              <w:marTop w:val="0"/>
              <w:marBottom w:val="0"/>
              <w:divBdr>
                <w:top w:val="none" w:sz="0" w:space="0" w:color="auto"/>
                <w:left w:val="none" w:sz="0" w:space="0" w:color="auto"/>
                <w:bottom w:val="none" w:sz="0" w:space="0" w:color="auto"/>
                <w:right w:val="none" w:sz="0" w:space="0" w:color="auto"/>
              </w:divBdr>
            </w:div>
            <w:div w:id="1713191925">
              <w:marLeft w:val="0"/>
              <w:marRight w:val="0"/>
              <w:marTop w:val="0"/>
              <w:marBottom w:val="0"/>
              <w:divBdr>
                <w:top w:val="none" w:sz="0" w:space="0" w:color="auto"/>
                <w:left w:val="none" w:sz="0" w:space="0" w:color="auto"/>
                <w:bottom w:val="none" w:sz="0" w:space="0" w:color="auto"/>
                <w:right w:val="none" w:sz="0" w:space="0" w:color="auto"/>
              </w:divBdr>
            </w:div>
            <w:div w:id="1025979347">
              <w:marLeft w:val="0"/>
              <w:marRight w:val="0"/>
              <w:marTop w:val="0"/>
              <w:marBottom w:val="0"/>
              <w:divBdr>
                <w:top w:val="none" w:sz="0" w:space="0" w:color="auto"/>
                <w:left w:val="none" w:sz="0" w:space="0" w:color="auto"/>
                <w:bottom w:val="none" w:sz="0" w:space="0" w:color="auto"/>
                <w:right w:val="none" w:sz="0" w:space="0" w:color="auto"/>
              </w:divBdr>
            </w:div>
            <w:div w:id="1291549294">
              <w:marLeft w:val="0"/>
              <w:marRight w:val="0"/>
              <w:marTop w:val="0"/>
              <w:marBottom w:val="0"/>
              <w:divBdr>
                <w:top w:val="none" w:sz="0" w:space="0" w:color="auto"/>
                <w:left w:val="none" w:sz="0" w:space="0" w:color="auto"/>
                <w:bottom w:val="none" w:sz="0" w:space="0" w:color="auto"/>
                <w:right w:val="none" w:sz="0" w:space="0" w:color="auto"/>
              </w:divBdr>
            </w:div>
            <w:div w:id="1981299870">
              <w:marLeft w:val="0"/>
              <w:marRight w:val="0"/>
              <w:marTop w:val="0"/>
              <w:marBottom w:val="0"/>
              <w:divBdr>
                <w:top w:val="none" w:sz="0" w:space="0" w:color="auto"/>
                <w:left w:val="none" w:sz="0" w:space="0" w:color="auto"/>
                <w:bottom w:val="none" w:sz="0" w:space="0" w:color="auto"/>
                <w:right w:val="none" w:sz="0" w:space="0" w:color="auto"/>
              </w:divBdr>
            </w:div>
            <w:div w:id="553547201">
              <w:marLeft w:val="0"/>
              <w:marRight w:val="0"/>
              <w:marTop w:val="0"/>
              <w:marBottom w:val="0"/>
              <w:divBdr>
                <w:top w:val="none" w:sz="0" w:space="0" w:color="auto"/>
                <w:left w:val="none" w:sz="0" w:space="0" w:color="auto"/>
                <w:bottom w:val="none" w:sz="0" w:space="0" w:color="auto"/>
                <w:right w:val="none" w:sz="0" w:space="0" w:color="auto"/>
              </w:divBdr>
            </w:div>
            <w:div w:id="479925947">
              <w:marLeft w:val="0"/>
              <w:marRight w:val="0"/>
              <w:marTop w:val="0"/>
              <w:marBottom w:val="0"/>
              <w:divBdr>
                <w:top w:val="none" w:sz="0" w:space="0" w:color="auto"/>
                <w:left w:val="none" w:sz="0" w:space="0" w:color="auto"/>
                <w:bottom w:val="none" w:sz="0" w:space="0" w:color="auto"/>
                <w:right w:val="none" w:sz="0" w:space="0" w:color="auto"/>
              </w:divBdr>
            </w:div>
            <w:div w:id="48918000">
              <w:marLeft w:val="0"/>
              <w:marRight w:val="0"/>
              <w:marTop w:val="0"/>
              <w:marBottom w:val="0"/>
              <w:divBdr>
                <w:top w:val="none" w:sz="0" w:space="0" w:color="auto"/>
                <w:left w:val="none" w:sz="0" w:space="0" w:color="auto"/>
                <w:bottom w:val="none" w:sz="0" w:space="0" w:color="auto"/>
                <w:right w:val="none" w:sz="0" w:space="0" w:color="auto"/>
              </w:divBdr>
            </w:div>
            <w:div w:id="812720700">
              <w:marLeft w:val="0"/>
              <w:marRight w:val="0"/>
              <w:marTop w:val="0"/>
              <w:marBottom w:val="0"/>
              <w:divBdr>
                <w:top w:val="none" w:sz="0" w:space="0" w:color="auto"/>
                <w:left w:val="none" w:sz="0" w:space="0" w:color="auto"/>
                <w:bottom w:val="none" w:sz="0" w:space="0" w:color="auto"/>
                <w:right w:val="none" w:sz="0" w:space="0" w:color="auto"/>
              </w:divBdr>
            </w:div>
            <w:div w:id="1602907393">
              <w:marLeft w:val="0"/>
              <w:marRight w:val="0"/>
              <w:marTop w:val="0"/>
              <w:marBottom w:val="0"/>
              <w:divBdr>
                <w:top w:val="none" w:sz="0" w:space="0" w:color="auto"/>
                <w:left w:val="none" w:sz="0" w:space="0" w:color="auto"/>
                <w:bottom w:val="none" w:sz="0" w:space="0" w:color="auto"/>
                <w:right w:val="none" w:sz="0" w:space="0" w:color="auto"/>
              </w:divBdr>
            </w:div>
            <w:div w:id="1906841698">
              <w:marLeft w:val="0"/>
              <w:marRight w:val="0"/>
              <w:marTop w:val="0"/>
              <w:marBottom w:val="0"/>
              <w:divBdr>
                <w:top w:val="none" w:sz="0" w:space="0" w:color="auto"/>
                <w:left w:val="none" w:sz="0" w:space="0" w:color="auto"/>
                <w:bottom w:val="none" w:sz="0" w:space="0" w:color="auto"/>
                <w:right w:val="none" w:sz="0" w:space="0" w:color="auto"/>
              </w:divBdr>
            </w:div>
            <w:div w:id="1894853431">
              <w:marLeft w:val="0"/>
              <w:marRight w:val="0"/>
              <w:marTop w:val="0"/>
              <w:marBottom w:val="0"/>
              <w:divBdr>
                <w:top w:val="none" w:sz="0" w:space="0" w:color="auto"/>
                <w:left w:val="none" w:sz="0" w:space="0" w:color="auto"/>
                <w:bottom w:val="none" w:sz="0" w:space="0" w:color="auto"/>
                <w:right w:val="none" w:sz="0" w:space="0" w:color="auto"/>
              </w:divBdr>
            </w:div>
            <w:div w:id="45643183">
              <w:marLeft w:val="0"/>
              <w:marRight w:val="0"/>
              <w:marTop w:val="0"/>
              <w:marBottom w:val="0"/>
              <w:divBdr>
                <w:top w:val="none" w:sz="0" w:space="0" w:color="auto"/>
                <w:left w:val="none" w:sz="0" w:space="0" w:color="auto"/>
                <w:bottom w:val="none" w:sz="0" w:space="0" w:color="auto"/>
                <w:right w:val="none" w:sz="0" w:space="0" w:color="auto"/>
              </w:divBdr>
            </w:div>
            <w:div w:id="1545412639">
              <w:marLeft w:val="0"/>
              <w:marRight w:val="0"/>
              <w:marTop w:val="0"/>
              <w:marBottom w:val="0"/>
              <w:divBdr>
                <w:top w:val="none" w:sz="0" w:space="0" w:color="auto"/>
                <w:left w:val="none" w:sz="0" w:space="0" w:color="auto"/>
                <w:bottom w:val="none" w:sz="0" w:space="0" w:color="auto"/>
                <w:right w:val="none" w:sz="0" w:space="0" w:color="auto"/>
              </w:divBdr>
            </w:div>
            <w:div w:id="1725836535">
              <w:marLeft w:val="0"/>
              <w:marRight w:val="0"/>
              <w:marTop w:val="0"/>
              <w:marBottom w:val="0"/>
              <w:divBdr>
                <w:top w:val="none" w:sz="0" w:space="0" w:color="auto"/>
                <w:left w:val="none" w:sz="0" w:space="0" w:color="auto"/>
                <w:bottom w:val="none" w:sz="0" w:space="0" w:color="auto"/>
                <w:right w:val="none" w:sz="0" w:space="0" w:color="auto"/>
              </w:divBdr>
            </w:div>
            <w:div w:id="237860722">
              <w:marLeft w:val="0"/>
              <w:marRight w:val="0"/>
              <w:marTop w:val="0"/>
              <w:marBottom w:val="0"/>
              <w:divBdr>
                <w:top w:val="none" w:sz="0" w:space="0" w:color="auto"/>
                <w:left w:val="none" w:sz="0" w:space="0" w:color="auto"/>
                <w:bottom w:val="none" w:sz="0" w:space="0" w:color="auto"/>
                <w:right w:val="none" w:sz="0" w:space="0" w:color="auto"/>
              </w:divBdr>
            </w:div>
            <w:div w:id="242836917">
              <w:marLeft w:val="0"/>
              <w:marRight w:val="0"/>
              <w:marTop w:val="0"/>
              <w:marBottom w:val="0"/>
              <w:divBdr>
                <w:top w:val="none" w:sz="0" w:space="0" w:color="auto"/>
                <w:left w:val="none" w:sz="0" w:space="0" w:color="auto"/>
                <w:bottom w:val="none" w:sz="0" w:space="0" w:color="auto"/>
                <w:right w:val="none" w:sz="0" w:space="0" w:color="auto"/>
              </w:divBdr>
            </w:div>
            <w:div w:id="1826050403">
              <w:marLeft w:val="0"/>
              <w:marRight w:val="0"/>
              <w:marTop w:val="0"/>
              <w:marBottom w:val="0"/>
              <w:divBdr>
                <w:top w:val="none" w:sz="0" w:space="0" w:color="auto"/>
                <w:left w:val="none" w:sz="0" w:space="0" w:color="auto"/>
                <w:bottom w:val="none" w:sz="0" w:space="0" w:color="auto"/>
                <w:right w:val="none" w:sz="0" w:space="0" w:color="auto"/>
              </w:divBdr>
            </w:div>
            <w:div w:id="1814978860">
              <w:marLeft w:val="0"/>
              <w:marRight w:val="0"/>
              <w:marTop w:val="0"/>
              <w:marBottom w:val="0"/>
              <w:divBdr>
                <w:top w:val="none" w:sz="0" w:space="0" w:color="auto"/>
                <w:left w:val="none" w:sz="0" w:space="0" w:color="auto"/>
                <w:bottom w:val="none" w:sz="0" w:space="0" w:color="auto"/>
                <w:right w:val="none" w:sz="0" w:space="0" w:color="auto"/>
              </w:divBdr>
            </w:div>
            <w:div w:id="2021621328">
              <w:marLeft w:val="0"/>
              <w:marRight w:val="0"/>
              <w:marTop w:val="0"/>
              <w:marBottom w:val="0"/>
              <w:divBdr>
                <w:top w:val="none" w:sz="0" w:space="0" w:color="auto"/>
                <w:left w:val="none" w:sz="0" w:space="0" w:color="auto"/>
                <w:bottom w:val="none" w:sz="0" w:space="0" w:color="auto"/>
                <w:right w:val="none" w:sz="0" w:space="0" w:color="auto"/>
              </w:divBdr>
            </w:div>
            <w:div w:id="1956669453">
              <w:marLeft w:val="0"/>
              <w:marRight w:val="0"/>
              <w:marTop w:val="0"/>
              <w:marBottom w:val="0"/>
              <w:divBdr>
                <w:top w:val="none" w:sz="0" w:space="0" w:color="auto"/>
                <w:left w:val="none" w:sz="0" w:space="0" w:color="auto"/>
                <w:bottom w:val="none" w:sz="0" w:space="0" w:color="auto"/>
                <w:right w:val="none" w:sz="0" w:space="0" w:color="auto"/>
              </w:divBdr>
            </w:div>
            <w:div w:id="1820727215">
              <w:marLeft w:val="0"/>
              <w:marRight w:val="0"/>
              <w:marTop w:val="0"/>
              <w:marBottom w:val="0"/>
              <w:divBdr>
                <w:top w:val="none" w:sz="0" w:space="0" w:color="auto"/>
                <w:left w:val="none" w:sz="0" w:space="0" w:color="auto"/>
                <w:bottom w:val="none" w:sz="0" w:space="0" w:color="auto"/>
                <w:right w:val="none" w:sz="0" w:space="0" w:color="auto"/>
              </w:divBdr>
            </w:div>
            <w:div w:id="437793172">
              <w:marLeft w:val="0"/>
              <w:marRight w:val="0"/>
              <w:marTop w:val="0"/>
              <w:marBottom w:val="0"/>
              <w:divBdr>
                <w:top w:val="none" w:sz="0" w:space="0" w:color="auto"/>
                <w:left w:val="none" w:sz="0" w:space="0" w:color="auto"/>
                <w:bottom w:val="none" w:sz="0" w:space="0" w:color="auto"/>
                <w:right w:val="none" w:sz="0" w:space="0" w:color="auto"/>
              </w:divBdr>
            </w:div>
            <w:div w:id="538320320">
              <w:marLeft w:val="0"/>
              <w:marRight w:val="0"/>
              <w:marTop w:val="0"/>
              <w:marBottom w:val="0"/>
              <w:divBdr>
                <w:top w:val="none" w:sz="0" w:space="0" w:color="auto"/>
                <w:left w:val="none" w:sz="0" w:space="0" w:color="auto"/>
                <w:bottom w:val="none" w:sz="0" w:space="0" w:color="auto"/>
                <w:right w:val="none" w:sz="0" w:space="0" w:color="auto"/>
              </w:divBdr>
            </w:div>
            <w:div w:id="1903439353">
              <w:marLeft w:val="0"/>
              <w:marRight w:val="0"/>
              <w:marTop w:val="0"/>
              <w:marBottom w:val="0"/>
              <w:divBdr>
                <w:top w:val="none" w:sz="0" w:space="0" w:color="auto"/>
                <w:left w:val="none" w:sz="0" w:space="0" w:color="auto"/>
                <w:bottom w:val="none" w:sz="0" w:space="0" w:color="auto"/>
                <w:right w:val="none" w:sz="0" w:space="0" w:color="auto"/>
              </w:divBdr>
            </w:div>
            <w:div w:id="1006664291">
              <w:marLeft w:val="0"/>
              <w:marRight w:val="0"/>
              <w:marTop w:val="0"/>
              <w:marBottom w:val="0"/>
              <w:divBdr>
                <w:top w:val="none" w:sz="0" w:space="0" w:color="auto"/>
                <w:left w:val="none" w:sz="0" w:space="0" w:color="auto"/>
                <w:bottom w:val="none" w:sz="0" w:space="0" w:color="auto"/>
                <w:right w:val="none" w:sz="0" w:space="0" w:color="auto"/>
              </w:divBdr>
            </w:div>
            <w:div w:id="1420757297">
              <w:marLeft w:val="0"/>
              <w:marRight w:val="0"/>
              <w:marTop w:val="0"/>
              <w:marBottom w:val="0"/>
              <w:divBdr>
                <w:top w:val="none" w:sz="0" w:space="0" w:color="auto"/>
                <w:left w:val="none" w:sz="0" w:space="0" w:color="auto"/>
                <w:bottom w:val="none" w:sz="0" w:space="0" w:color="auto"/>
                <w:right w:val="none" w:sz="0" w:space="0" w:color="auto"/>
              </w:divBdr>
            </w:div>
            <w:div w:id="937834062">
              <w:marLeft w:val="0"/>
              <w:marRight w:val="0"/>
              <w:marTop w:val="0"/>
              <w:marBottom w:val="0"/>
              <w:divBdr>
                <w:top w:val="none" w:sz="0" w:space="0" w:color="auto"/>
                <w:left w:val="none" w:sz="0" w:space="0" w:color="auto"/>
                <w:bottom w:val="none" w:sz="0" w:space="0" w:color="auto"/>
                <w:right w:val="none" w:sz="0" w:space="0" w:color="auto"/>
              </w:divBdr>
            </w:div>
            <w:div w:id="1410807019">
              <w:marLeft w:val="0"/>
              <w:marRight w:val="0"/>
              <w:marTop w:val="0"/>
              <w:marBottom w:val="0"/>
              <w:divBdr>
                <w:top w:val="none" w:sz="0" w:space="0" w:color="auto"/>
                <w:left w:val="none" w:sz="0" w:space="0" w:color="auto"/>
                <w:bottom w:val="none" w:sz="0" w:space="0" w:color="auto"/>
                <w:right w:val="none" w:sz="0" w:space="0" w:color="auto"/>
              </w:divBdr>
            </w:div>
            <w:div w:id="1084574184">
              <w:marLeft w:val="0"/>
              <w:marRight w:val="0"/>
              <w:marTop w:val="0"/>
              <w:marBottom w:val="0"/>
              <w:divBdr>
                <w:top w:val="none" w:sz="0" w:space="0" w:color="auto"/>
                <w:left w:val="none" w:sz="0" w:space="0" w:color="auto"/>
                <w:bottom w:val="none" w:sz="0" w:space="0" w:color="auto"/>
                <w:right w:val="none" w:sz="0" w:space="0" w:color="auto"/>
              </w:divBdr>
            </w:div>
            <w:div w:id="1797479970">
              <w:marLeft w:val="0"/>
              <w:marRight w:val="0"/>
              <w:marTop w:val="0"/>
              <w:marBottom w:val="0"/>
              <w:divBdr>
                <w:top w:val="none" w:sz="0" w:space="0" w:color="auto"/>
                <w:left w:val="none" w:sz="0" w:space="0" w:color="auto"/>
                <w:bottom w:val="none" w:sz="0" w:space="0" w:color="auto"/>
                <w:right w:val="none" w:sz="0" w:space="0" w:color="auto"/>
              </w:divBdr>
            </w:div>
            <w:div w:id="1418088197">
              <w:marLeft w:val="0"/>
              <w:marRight w:val="0"/>
              <w:marTop w:val="0"/>
              <w:marBottom w:val="0"/>
              <w:divBdr>
                <w:top w:val="none" w:sz="0" w:space="0" w:color="auto"/>
                <w:left w:val="none" w:sz="0" w:space="0" w:color="auto"/>
                <w:bottom w:val="none" w:sz="0" w:space="0" w:color="auto"/>
                <w:right w:val="none" w:sz="0" w:space="0" w:color="auto"/>
              </w:divBdr>
            </w:div>
            <w:div w:id="492111580">
              <w:marLeft w:val="0"/>
              <w:marRight w:val="0"/>
              <w:marTop w:val="0"/>
              <w:marBottom w:val="0"/>
              <w:divBdr>
                <w:top w:val="none" w:sz="0" w:space="0" w:color="auto"/>
                <w:left w:val="none" w:sz="0" w:space="0" w:color="auto"/>
                <w:bottom w:val="none" w:sz="0" w:space="0" w:color="auto"/>
                <w:right w:val="none" w:sz="0" w:space="0" w:color="auto"/>
              </w:divBdr>
            </w:div>
            <w:div w:id="891119778">
              <w:marLeft w:val="0"/>
              <w:marRight w:val="0"/>
              <w:marTop w:val="0"/>
              <w:marBottom w:val="0"/>
              <w:divBdr>
                <w:top w:val="none" w:sz="0" w:space="0" w:color="auto"/>
                <w:left w:val="none" w:sz="0" w:space="0" w:color="auto"/>
                <w:bottom w:val="none" w:sz="0" w:space="0" w:color="auto"/>
                <w:right w:val="none" w:sz="0" w:space="0" w:color="auto"/>
              </w:divBdr>
            </w:div>
            <w:div w:id="795023935">
              <w:marLeft w:val="0"/>
              <w:marRight w:val="0"/>
              <w:marTop w:val="0"/>
              <w:marBottom w:val="0"/>
              <w:divBdr>
                <w:top w:val="none" w:sz="0" w:space="0" w:color="auto"/>
                <w:left w:val="none" w:sz="0" w:space="0" w:color="auto"/>
                <w:bottom w:val="none" w:sz="0" w:space="0" w:color="auto"/>
                <w:right w:val="none" w:sz="0" w:space="0" w:color="auto"/>
              </w:divBdr>
            </w:div>
            <w:div w:id="1993946177">
              <w:marLeft w:val="0"/>
              <w:marRight w:val="0"/>
              <w:marTop w:val="0"/>
              <w:marBottom w:val="0"/>
              <w:divBdr>
                <w:top w:val="none" w:sz="0" w:space="0" w:color="auto"/>
                <w:left w:val="none" w:sz="0" w:space="0" w:color="auto"/>
                <w:bottom w:val="none" w:sz="0" w:space="0" w:color="auto"/>
                <w:right w:val="none" w:sz="0" w:space="0" w:color="auto"/>
              </w:divBdr>
            </w:div>
            <w:div w:id="1080909385">
              <w:marLeft w:val="0"/>
              <w:marRight w:val="0"/>
              <w:marTop w:val="0"/>
              <w:marBottom w:val="0"/>
              <w:divBdr>
                <w:top w:val="none" w:sz="0" w:space="0" w:color="auto"/>
                <w:left w:val="none" w:sz="0" w:space="0" w:color="auto"/>
                <w:bottom w:val="none" w:sz="0" w:space="0" w:color="auto"/>
                <w:right w:val="none" w:sz="0" w:space="0" w:color="auto"/>
              </w:divBdr>
            </w:div>
            <w:div w:id="1105880033">
              <w:marLeft w:val="0"/>
              <w:marRight w:val="0"/>
              <w:marTop w:val="0"/>
              <w:marBottom w:val="0"/>
              <w:divBdr>
                <w:top w:val="none" w:sz="0" w:space="0" w:color="auto"/>
                <w:left w:val="none" w:sz="0" w:space="0" w:color="auto"/>
                <w:bottom w:val="none" w:sz="0" w:space="0" w:color="auto"/>
                <w:right w:val="none" w:sz="0" w:space="0" w:color="auto"/>
              </w:divBdr>
            </w:div>
            <w:div w:id="1618755919">
              <w:marLeft w:val="0"/>
              <w:marRight w:val="0"/>
              <w:marTop w:val="0"/>
              <w:marBottom w:val="0"/>
              <w:divBdr>
                <w:top w:val="none" w:sz="0" w:space="0" w:color="auto"/>
                <w:left w:val="none" w:sz="0" w:space="0" w:color="auto"/>
                <w:bottom w:val="none" w:sz="0" w:space="0" w:color="auto"/>
                <w:right w:val="none" w:sz="0" w:space="0" w:color="auto"/>
              </w:divBdr>
            </w:div>
            <w:div w:id="161243771">
              <w:marLeft w:val="0"/>
              <w:marRight w:val="0"/>
              <w:marTop w:val="0"/>
              <w:marBottom w:val="0"/>
              <w:divBdr>
                <w:top w:val="none" w:sz="0" w:space="0" w:color="auto"/>
                <w:left w:val="none" w:sz="0" w:space="0" w:color="auto"/>
                <w:bottom w:val="none" w:sz="0" w:space="0" w:color="auto"/>
                <w:right w:val="none" w:sz="0" w:space="0" w:color="auto"/>
              </w:divBdr>
            </w:div>
            <w:div w:id="1084647145">
              <w:marLeft w:val="0"/>
              <w:marRight w:val="0"/>
              <w:marTop w:val="0"/>
              <w:marBottom w:val="0"/>
              <w:divBdr>
                <w:top w:val="none" w:sz="0" w:space="0" w:color="auto"/>
                <w:left w:val="none" w:sz="0" w:space="0" w:color="auto"/>
                <w:bottom w:val="none" w:sz="0" w:space="0" w:color="auto"/>
                <w:right w:val="none" w:sz="0" w:space="0" w:color="auto"/>
              </w:divBdr>
            </w:div>
            <w:div w:id="224877899">
              <w:marLeft w:val="0"/>
              <w:marRight w:val="0"/>
              <w:marTop w:val="0"/>
              <w:marBottom w:val="0"/>
              <w:divBdr>
                <w:top w:val="none" w:sz="0" w:space="0" w:color="auto"/>
                <w:left w:val="none" w:sz="0" w:space="0" w:color="auto"/>
                <w:bottom w:val="none" w:sz="0" w:space="0" w:color="auto"/>
                <w:right w:val="none" w:sz="0" w:space="0" w:color="auto"/>
              </w:divBdr>
            </w:div>
            <w:div w:id="416678912">
              <w:marLeft w:val="0"/>
              <w:marRight w:val="0"/>
              <w:marTop w:val="0"/>
              <w:marBottom w:val="0"/>
              <w:divBdr>
                <w:top w:val="none" w:sz="0" w:space="0" w:color="auto"/>
                <w:left w:val="none" w:sz="0" w:space="0" w:color="auto"/>
                <w:bottom w:val="none" w:sz="0" w:space="0" w:color="auto"/>
                <w:right w:val="none" w:sz="0" w:space="0" w:color="auto"/>
              </w:divBdr>
            </w:div>
            <w:div w:id="1894611450">
              <w:marLeft w:val="0"/>
              <w:marRight w:val="0"/>
              <w:marTop w:val="0"/>
              <w:marBottom w:val="0"/>
              <w:divBdr>
                <w:top w:val="none" w:sz="0" w:space="0" w:color="auto"/>
                <w:left w:val="none" w:sz="0" w:space="0" w:color="auto"/>
                <w:bottom w:val="none" w:sz="0" w:space="0" w:color="auto"/>
                <w:right w:val="none" w:sz="0" w:space="0" w:color="auto"/>
              </w:divBdr>
            </w:div>
            <w:div w:id="637691560">
              <w:marLeft w:val="0"/>
              <w:marRight w:val="0"/>
              <w:marTop w:val="0"/>
              <w:marBottom w:val="0"/>
              <w:divBdr>
                <w:top w:val="none" w:sz="0" w:space="0" w:color="auto"/>
                <w:left w:val="none" w:sz="0" w:space="0" w:color="auto"/>
                <w:bottom w:val="none" w:sz="0" w:space="0" w:color="auto"/>
                <w:right w:val="none" w:sz="0" w:space="0" w:color="auto"/>
              </w:divBdr>
            </w:div>
            <w:div w:id="1769420371">
              <w:marLeft w:val="0"/>
              <w:marRight w:val="0"/>
              <w:marTop w:val="0"/>
              <w:marBottom w:val="0"/>
              <w:divBdr>
                <w:top w:val="none" w:sz="0" w:space="0" w:color="auto"/>
                <w:left w:val="none" w:sz="0" w:space="0" w:color="auto"/>
                <w:bottom w:val="none" w:sz="0" w:space="0" w:color="auto"/>
                <w:right w:val="none" w:sz="0" w:space="0" w:color="auto"/>
              </w:divBdr>
            </w:div>
            <w:div w:id="602765541">
              <w:marLeft w:val="0"/>
              <w:marRight w:val="0"/>
              <w:marTop w:val="0"/>
              <w:marBottom w:val="0"/>
              <w:divBdr>
                <w:top w:val="none" w:sz="0" w:space="0" w:color="auto"/>
                <w:left w:val="none" w:sz="0" w:space="0" w:color="auto"/>
                <w:bottom w:val="none" w:sz="0" w:space="0" w:color="auto"/>
                <w:right w:val="none" w:sz="0" w:space="0" w:color="auto"/>
              </w:divBdr>
            </w:div>
            <w:div w:id="550115189">
              <w:marLeft w:val="0"/>
              <w:marRight w:val="0"/>
              <w:marTop w:val="0"/>
              <w:marBottom w:val="0"/>
              <w:divBdr>
                <w:top w:val="none" w:sz="0" w:space="0" w:color="auto"/>
                <w:left w:val="none" w:sz="0" w:space="0" w:color="auto"/>
                <w:bottom w:val="none" w:sz="0" w:space="0" w:color="auto"/>
                <w:right w:val="none" w:sz="0" w:space="0" w:color="auto"/>
              </w:divBdr>
            </w:div>
            <w:div w:id="1884293824">
              <w:marLeft w:val="0"/>
              <w:marRight w:val="0"/>
              <w:marTop w:val="0"/>
              <w:marBottom w:val="0"/>
              <w:divBdr>
                <w:top w:val="none" w:sz="0" w:space="0" w:color="auto"/>
                <w:left w:val="none" w:sz="0" w:space="0" w:color="auto"/>
                <w:bottom w:val="none" w:sz="0" w:space="0" w:color="auto"/>
                <w:right w:val="none" w:sz="0" w:space="0" w:color="auto"/>
              </w:divBdr>
            </w:div>
            <w:div w:id="2013412594">
              <w:marLeft w:val="0"/>
              <w:marRight w:val="0"/>
              <w:marTop w:val="0"/>
              <w:marBottom w:val="0"/>
              <w:divBdr>
                <w:top w:val="none" w:sz="0" w:space="0" w:color="auto"/>
                <w:left w:val="none" w:sz="0" w:space="0" w:color="auto"/>
                <w:bottom w:val="none" w:sz="0" w:space="0" w:color="auto"/>
                <w:right w:val="none" w:sz="0" w:space="0" w:color="auto"/>
              </w:divBdr>
            </w:div>
            <w:div w:id="422185915">
              <w:marLeft w:val="0"/>
              <w:marRight w:val="0"/>
              <w:marTop w:val="0"/>
              <w:marBottom w:val="0"/>
              <w:divBdr>
                <w:top w:val="none" w:sz="0" w:space="0" w:color="auto"/>
                <w:left w:val="none" w:sz="0" w:space="0" w:color="auto"/>
                <w:bottom w:val="none" w:sz="0" w:space="0" w:color="auto"/>
                <w:right w:val="none" w:sz="0" w:space="0" w:color="auto"/>
              </w:divBdr>
            </w:div>
            <w:div w:id="365839750">
              <w:marLeft w:val="0"/>
              <w:marRight w:val="0"/>
              <w:marTop w:val="0"/>
              <w:marBottom w:val="0"/>
              <w:divBdr>
                <w:top w:val="none" w:sz="0" w:space="0" w:color="auto"/>
                <w:left w:val="none" w:sz="0" w:space="0" w:color="auto"/>
                <w:bottom w:val="none" w:sz="0" w:space="0" w:color="auto"/>
                <w:right w:val="none" w:sz="0" w:space="0" w:color="auto"/>
              </w:divBdr>
            </w:div>
            <w:div w:id="1014117317">
              <w:marLeft w:val="0"/>
              <w:marRight w:val="0"/>
              <w:marTop w:val="0"/>
              <w:marBottom w:val="0"/>
              <w:divBdr>
                <w:top w:val="none" w:sz="0" w:space="0" w:color="auto"/>
                <w:left w:val="none" w:sz="0" w:space="0" w:color="auto"/>
                <w:bottom w:val="none" w:sz="0" w:space="0" w:color="auto"/>
                <w:right w:val="none" w:sz="0" w:space="0" w:color="auto"/>
              </w:divBdr>
            </w:div>
            <w:div w:id="369646289">
              <w:marLeft w:val="0"/>
              <w:marRight w:val="0"/>
              <w:marTop w:val="0"/>
              <w:marBottom w:val="0"/>
              <w:divBdr>
                <w:top w:val="none" w:sz="0" w:space="0" w:color="auto"/>
                <w:left w:val="none" w:sz="0" w:space="0" w:color="auto"/>
                <w:bottom w:val="none" w:sz="0" w:space="0" w:color="auto"/>
                <w:right w:val="none" w:sz="0" w:space="0" w:color="auto"/>
              </w:divBdr>
            </w:div>
            <w:div w:id="600264189">
              <w:marLeft w:val="0"/>
              <w:marRight w:val="0"/>
              <w:marTop w:val="0"/>
              <w:marBottom w:val="0"/>
              <w:divBdr>
                <w:top w:val="none" w:sz="0" w:space="0" w:color="auto"/>
                <w:left w:val="none" w:sz="0" w:space="0" w:color="auto"/>
                <w:bottom w:val="none" w:sz="0" w:space="0" w:color="auto"/>
                <w:right w:val="none" w:sz="0" w:space="0" w:color="auto"/>
              </w:divBdr>
            </w:div>
            <w:div w:id="2107387463">
              <w:marLeft w:val="0"/>
              <w:marRight w:val="0"/>
              <w:marTop w:val="0"/>
              <w:marBottom w:val="0"/>
              <w:divBdr>
                <w:top w:val="none" w:sz="0" w:space="0" w:color="auto"/>
                <w:left w:val="none" w:sz="0" w:space="0" w:color="auto"/>
                <w:bottom w:val="none" w:sz="0" w:space="0" w:color="auto"/>
                <w:right w:val="none" w:sz="0" w:space="0" w:color="auto"/>
              </w:divBdr>
            </w:div>
            <w:div w:id="1891529051">
              <w:marLeft w:val="0"/>
              <w:marRight w:val="0"/>
              <w:marTop w:val="0"/>
              <w:marBottom w:val="0"/>
              <w:divBdr>
                <w:top w:val="none" w:sz="0" w:space="0" w:color="auto"/>
                <w:left w:val="none" w:sz="0" w:space="0" w:color="auto"/>
                <w:bottom w:val="none" w:sz="0" w:space="0" w:color="auto"/>
                <w:right w:val="none" w:sz="0" w:space="0" w:color="auto"/>
              </w:divBdr>
            </w:div>
            <w:div w:id="1820414517">
              <w:marLeft w:val="0"/>
              <w:marRight w:val="0"/>
              <w:marTop w:val="0"/>
              <w:marBottom w:val="0"/>
              <w:divBdr>
                <w:top w:val="none" w:sz="0" w:space="0" w:color="auto"/>
                <w:left w:val="none" w:sz="0" w:space="0" w:color="auto"/>
                <w:bottom w:val="none" w:sz="0" w:space="0" w:color="auto"/>
                <w:right w:val="none" w:sz="0" w:space="0" w:color="auto"/>
              </w:divBdr>
            </w:div>
            <w:div w:id="1355496047">
              <w:marLeft w:val="0"/>
              <w:marRight w:val="0"/>
              <w:marTop w:val="0"/>
              <w:marBottom w:val="0"/>
              <w:divBdr>
                <w:top w:val="none" w:sz="0" w:space="0" w:color="auto"/>
                <w:left w:val="none" w:sz="0" w:space="0" w:color="auto"/>
                <w:bottom w:val="none" w:sz="0" w:space="0" w:color="auto"/>
                <w:right w:val="none" w:sz="0" w:space="0" w:color="auto"/>
              </w:divBdr>
            </w:div>
            <w:div w:id="1260211316">
              <w:marLeft w:val="0"/>
              <w:marRight w:val="0"/>
              <w:marTop w:val="0"/>
              <w:marBottom w:val="0"/>
              <w:divBdr>
                <w:top w:val="none" w:sz="0" w:space="0" w:color="auto"/>
                <w:left w:val="none" w:sz="0" w:space="0" w:color="auto"/>
                <w:bottom w:val="none" w:sz="0" w:space="0" w:color="auto"/>
                <w:right w:val="none" w:sz="0" w:space="0" w:color="auto"/>
              </w:divBdr>
            </w:div>
            <w:div w:id="268197747">
              <w:marLeft w:val="0"/>
              <w:marRight w:val="0"/>
              <w:marTop w:val="0"/>
              <w:marBottom w:val="0"/>
              <w:divBdr>
                <w:top w:val="none" w:sz="0" w:space="0" w:color="auto"/>
                <w:left w:val="none" w:sz="0" w:space="0" w:color="auto"/>
                <w:bottom w:val="none" w:sz="0" w:space="0" w:color="auto"/>
                <w:right w:val="none" w:sz="0" w:space="0" w:color="auto"/>
              </w:divBdr>
            </w:div>
            <w:div w:id="1610358339">
              <w:marLeft w:val="0"/>
              <w:marRight w:val="0"/>
              <w:marTop w:val="0"/>
              <w:marBottom w:val="0"/>
              <w:divBdr>
                <w:top w:val="none" w:sz="0" w:space="0" w:color="auto"/>
                <w:left w:val="none" w:sz="0" w:space="0" w:color="auto"/>
                <w:bottom w:val="none" w:sz="0" w:space="0" w:color="auto"/>
                <w:right w:val="none" w:sz="0" w:space="0" w:color="auto"/>
              </w:divBdr>
            </w:div>
            <w:div w:id="1994212742">
              <w:marLeft w:val="0"/>
              <w:marRight w:val="0"/>
              <w:marTop w:val="0"/>
              <w:marBottom w:val="0"/>
              <w:divBdr>
                <w:top w:val="none" w:sz="0" w:space="0" w:color="auto"/>
                <w:left w:val="none" w:sz="0" w:space="0" w:color="auto"/>
                <w:bottom w:val="none" w:sz="0" w:space="0" w:color="auto"/>
                <w:right w:val="none" w:sz="0" w:space="0" w:color="auto"/>
              </w:divBdr>
            </w:div>
            <w:div w:id="1176192972">
              <w:marLeft w:val="0"/>
              <w:marRight w:val="0"/>
              <w:marTop w:val="0"/>
              <w:marBottom w:val="0"/>
              <w:divBdr>
                <w:top w:val="none" w:sz="0" w:space="0" w:color="auto"/>
                <w:left w:val="none" w:sz="0" w:space="0" w:color="auto"/>
                <w:bottom w:val="none" w:sz="0" w:space="0" w:color="auto"/>
                <w:right w:val="none" w:sz="0" w:space="0" w:color="auto"/>
              </w:divBdr>
            </w:div>
            <w:div w:id="94715651">
              <w:marLeft w:val="0"/>
              <w:marRight w:val="0"/>
              <w:marTop w:val="0"/>
              <w:marBottom w:val="0"/>
              <w:divBdr>
                <w:top w:val="none" w:sz="0" w:space="0" w:color="auto"/>
                <w:left w:val="none" w:sz="0" w:space="0" w:color="auto"/>
                <w:bottom w:val="none" w:sz="0" w:space="0" w:color="auto"/>
                <w:right w:val="none" w:sz="0" w:space="0" w:color="auto"/>
              </w:divBdr>
            </w:div>
            <w:div w:id="1963345863">
              <w:marLeft w:val="0"/>
              <w:marRight w:val="0"/>
              <w:marTop w:val="0"/>
              <w:marBottom w:val="0"/>
              <w:divBdr>
                <w:top w:val="none" w:sz="0" w:space="0" w:color="auto"/>
                <w:left w:val="none" w:sz="0" w:space="0" w:color="auto"/>
                <w:bottom w:val="none" w:sz="0" w:space="0" w:color="auto"/>
                <w:right w:val="none" w:sz="0" w:space="0" w:color="auto"/>
              </w:divBdr>
            </w:div>
            <w:div w:id="1166945811">
              <w:marLeft w:val="0"/>
              <w:marRight w:val="0"/>
              <w:marTop w:val="0"/>
              <w:marBottom w:val="0"/>
              <w:divBdr>
                <w:top w:val="none" w:sz="0" w:space="0" w:color="auto"/>
                <w:left w:val="none" w:sz="0" w:space="0" w:color="auto"/>
                <w:bottom w:val="none" w:sz="0" w:space="0" w:color="auto"/>
                <w:right w:val="none" w:sz="0" w:space="0" w:color="auto"/>
              </w:divBdr>
            </w:div>
            <w:div w:id="489909231">
              <w:marLeft w:val="0"/>
              <w:marRight w:val="0"/>
              <w:marTop w:val="0"/>
              <w:marBottom w:val="0"/>
              <w:divBdr>
                <w:top w:val="none" w:sz="0" w:space="0" w:color="auto"/>
                <w:left w:val="none" w:sz="0" w:space="0" w:color="auto"/>
                <w:bottom w:val="none" w:sz="0" w:space="0" w:color="auto"/>
                <w:right w:val="none" w:sz="0" w:space="0" w:color="auto"/>
              </w:divBdr>
            </w:div>
            <w:div w:id="1350714132">
              <w:marLeft w:val="0"/>
              <w:marRight w:val="0"/>
              <w:marTop w:val="0"/>
              <w:marBottom w:val="0"/>
              <w:divBdr>
                <w:top w:val="none" w:sz="0" w:space="0" w:color="auto"/>
                <w:left w:val="none" w:sz="0" w:space="0" w:color="auto"/>
                <w:bottom w:val="none" w:sz="0" w:space="0" w:color="auto"/>
                <w:right w:val="none" w:sz="0" w:space="0" w:color="auto"/>
              </w:divBdr>
            </w:div>
            <w:div w:id="1857453118">
              <w:marLeft w:val="0"/>
              <w:marRight w:val="0"/>
              <w:marTop w:val="0"/>
              <w:marBottom w:val="0"/>
              <w:divBdr>
                <w:top w:val="none" w:sz="0" w:space="0" w:color="auto"/>
                <w:left w:val="none" w:sz="0" w:space="0" w:color="auto"/>
                <w:bottom w:val="none" w:sz="0" w:space="0" w:color="auto"/>
                <w:right w:val="none" w:sz="0" w:space="0" w:color="auto"/>
              </w:divBdr>
            </w:div>
            <w:div w:id="278415159">
              <w:marLeft w:val="0"/>
              <w:marRight w:val="0"/>
              <w:marTop w:val="0"/>
              <w:marBottom w:val="0"/>
              <w:divBdr>
                <w:top w:val="none" w:sz="0" w:space="0" w:color="auto"/>
                <w:left w:val="none" w:sz="0" w:space="0" w:color="auto"/>
                <w:bottom w:val="none" w:sz="0" w:space="0" w:color="auto"/>
                <w:right w:val="none" w:sz="0" w:space="0" w:color="auto"/>
              </w:divBdr>
            </w:div>
            <w:div w:id="470637987">
              <w:marLeft w:val="0"/>
              <w:marRight w:val="0"/>
              <w:marTop w:val="0"/>
              <w:marBottom w:val="0"/>
              <w:divBdr>
                <w:top w:val="none" w:sz="0" w:space="0" w:color="auto"/>
                <w:left w:val="none" w:sz="0" w:space="0" w:color="auto"/>
                <w:bottom w:val="none" w:sz="0" w:space="0" w:color="auto"/>
                <w:right w:val="none" w:sz="0" w:space="0" w:color="auto"/>
              </w:divBdr>
            </w:div>
            <w:div w:id="1738362879">
              <w:marLeft w:val="0"/>
              <w:marRight w:val="0"/>
              <w:marTop w:val="0"/>
              <w:marBottom w:val="0"/>
              <w:divBdr>
                <w:top w:val="none" w:sz="0" w:space="0" w:color="auto"/>
                <w:left w:val="none" w:sz="0" w:space="0" w:color="auto"/>
                <w:bottom w:val="none" w:sz="0" w:space="0" w:color="auto"/>
                <w:right w:val="none" w:sz="0" w:space="0" w:color="auto"/>
              </w:divBdr>
            </w:div>
            <w:div w:id="277031343">
              <w:marLeft w:val="0"/>
              <w:marRight w:val="0"/>
              <w:marTop w:val="0"/>
              <w:marBottom w:val="0"/>
              <w:divBdr>
                <w:top w:val="none" w:sz="0" w:space="0" w:color="auto"/>
                <w:left w:val="none" w:sz="0" w:space="0" w:color="auto"/>
                <w:bottom w:val="none" w:sz="0" w:space="0" w:color="auto"/>
                <w:right w:val="none" w:sz="0" w:space="0" w:color="auto"/>
              </w:divBdr>
            </w:div>
            <w:div w:id="705134153">
              <w:marLeft w:val="0"/>
              <w:marRight w:val="0"/>
              <w:marTop w:val="0"/>
              <w:marBottom w:val="0"/>
              <w:divBdr>
                <w:top w:val="none" w:sz="0" w:space="0" w:color="auto"/>
                <w:left w:val="none" w:sz="0" w:space="0" w:color="auto"/>
                <w:bottom w:val="none" w:sz="0" w:space="0" w:color="auto"/>
                <w:right w:val="none" w:sz="0" w:space="0" w:color="auto"/>
              </w:divBdr>
            </w:div>
            <w:div w:id="1501195892">
              <w:marLeft w:val="0"/>
              <w:marRight w:val="0"/>
              <w:marTop w:val="0"/>
              <w:marBottom w:val="0"/>
              <w:divBdr>
                <w:top w:val="none" w:sz="0" w:space="0" w:color="auto"/>
                <w:left w:val="none" w:sz="0" w:space="0" w:color="auto"/>
                <w:bottom w:val="none" w:sz="0" w:space="0" w:color="auto"/>
                <w:right w:val="none" w:sz="0" w:space="0" w:color="auto"/>
              </w:divBdr>
            </w:div>
            <w:div w:id="2022735768">
              <w:marLeft w:val="0"/>
              <w:marRight w:val="0"/>
              <w:marTop w:val="0"/>
              <w:marBottom w:val="0"/>
              <w:divBdr>
                <w:top w:val="none" w:sz="0" w:space="0" w:color="auto"/>
                <w:left w:val="none" w:sz="0" w:space="0" w:color="auto"/>
                <w:bottom w:val="none" w:sz="0" w:space="0" w:color="auto"/>
                <w:right w:val="none" w:sz="0" w:space="0" w:color="auto"/>
              </w:divBdr>
            </w:div>
            <w:div w:id="709383930">
              <w:marLeft w:val="0"/>
              <w:marRight w:val="0"/>
              <w:marTop w:val="0"/>
              <w:marBottom w:val="0"/>
              <w:divBdr>
                <w:top w:val="none" w:sz="0" w:space="0" w:color="auto"/>
                <w:left w:val="none" w:sz="0" w:space="0" w:color="auto"/>
                <w:bottom w:val="none" w:sz="0" w:space="0" w:color="auto"/>
                <w:right w:val="none" w:sz="0" w:space="0" w:color="auto"/>
              </w:divBdr>
            </w:div>
            <w:div w:id="1441875314">
              <w:marLeft w:val="0"/>
              <w:marRight w:val="0"/>
              <w:marTop w:val="0"/>
              <w:marBottom w:val="0"/>
              <w:divBdr>
                <w:top w:val="none" w:sz="0" w:space="0" w:color="auto"/>
                <w:left w:val="none" w:sz="0" w:space="0" w:color="auto"/>
                <w:bottom w:val="none" w:sz="0" w:space="0" w:color="auto"/>
                <w:right w:val="none" w:sz="0" w:space="0" w:color="auto"/>
              </w:divBdr>
            </w:div>
            <w:div w:id="1142423960">
              <w:marLeft w:val="0"/>
              <w:marRight w:val="0"/>
              <w:marTop w:val="0"/>
              <w:marBottom w:val="0"/>
              <w:divBdr>
                <w:top w:val="none" w:sz="0" w:space="0" w:color="auto"/>
                <w:left w:val="none" w:sz="0" w:space="0" w:color="auto"/>
                <w:bottom w:val="none" w:sz="0" w:space="0" w:color="auto"/>
                <w:right w:val="none" w:sz="0" w:space="0" w:color="auto"/>
              </w:divBdr>
            </w:div>
            <w:div w:id="566692936">
              <w:marLeft w:val="0"/>
              <w:marRight w:val="0"/>
              <w:marTop w:val="0"/>
              <w:marBottom w:val="0"/>
              <w:divBdr>
                <w:top w:val="none" w:sz="0" w:space="0" w:color="auto"/>
                <w:left w:val="none" w:sz="0" w:space="0" w:color="auto"/>
                <w:bottom w:val="none" w:sz="0" w:space="0" w:color="auto"/>
                <w:right w:val="none" w:sz="0" w:space="0" w:color="auto"/>
              </w:divBdr>
            </w:div>
            <w:div w:id="756554442">
              <w:marLeft w:val="0"/>
              <w:marRight w:val="0"/>
              <w:marTop w:val="0"/>
              <w:marBottom w:val="0"/>
              <w:divBdr>
                <w:top w:val="none" w:sz="0" w:space="0" w:color="auto"/>
                <w:left w:val="none" w:sz="0" w:space="0" w:color="auto"/>
                <w:bottom w:val="none" w:sz="0" w:space="0" w:color="auto"/>
                <w:right w:val="none" w:sz="0" w:space="0" w:color="auto"/>
              </w:divBdr>
            </w:div>
            <w:div w:id="945043870">
              <w:marLeft w:val="0"/>
              <w:marRight w:val="0"/>
              <w:marTop w:val="0"/>
              <w:marBottom w:val="0"/>
              <w:divBdr>
                <w:top w:val="none" w:sz="0" w:space="0" w:color="auto"/>
                <w:left w:val="none" w:sz="0" w:space="0" w:color="auto"/>
                <w:bottom w:val="none" w:sz="0" w:space="0" w:color="auto"/>
                <w:right w:val="none" w:sz="0" w:space="0" w:color="auto"/>
              </w:divBdr>
            </w:div>
            <w:div w:id="1921400351">
              <w:marLeft w:val="0"/>
              <w:marRight w:val="0"/>
              <w:marTop w:val="0"/>
              <w:marBottom w:val="0"/>
              <w:divBdr>
                <w:top w:val="none" w:sz="0" w:space="0" w:color="auto"/>
                <w:left w:val="none" w:sz="0" w:space="0" w:color="auto"/>
                <w:bottom w:val="none" w:sz="0" w:space="0" w:color="auto"/>
                <w:right w:val="none" w:sz="0" w:space="0" w:color="auto"/>
              </w:divBdr>
            </w:div>
            <w:div w:id="992682427">
              <w:marLeft w:val="0"/>
              <w:marRight w:val="0"/>
              <w:marTop w:val="0"/>
              <w:marBottom w:val="0"/>
              <w:divBdr>
                <w:top w:val="none" w:sz="0" w:space="0" w:color="auto"/>
                <w:left w:val="none" w:sz="0" w:space="0" w:color="auto"/>
                <w:bottom w:val="none" w:sz="0" w:space="0" w:color="auto"/>
                <w:right w:val="none" w:sz="0" w:space="0" w:color="auto"/>
              </w:divBdr>
            </w:div>
            <w:div w:id="448475190">
              <w:marLeft w:val="0"/>
              <w:marRight w:val="0"/>
              <w:marTop w:val="0"/>
              <w:marBottom w:val="0"/>
              <w:divBdr>
                <w:top w:val="none" w:sz="0" w:space="0" w:color="auto"/>
                <w:left w:val="none" w:sz="0" w:space="0" w:color="auto"/>
                <w:bottom w:val="none" w:sz="0" w:space="0" w:color="auto"/>
                <w:right w:val="none" w:sz="0" w:space="0" w:color="auto"/>
              </w:divBdr>
            </w:div>
            <w:div w:id="293368998">
              <w:marLeft w:val="0"/>
              <w:marRight w:val="0"/>
              <w:marTop w:val="0"/>
              <w:marBottom w:val="0"/>
              <w:divBdr>
                <w:top w:val="none" w:sz="0" w:space="0" w:color="auto"/>
                <w:left w:val="none" w:sz="0" w:space="0" w:color="auto"/>
                <w:bottom w:val="none" w:sz="0" w:space="0" w:color="auto"/>
                <w:right w:val="none" w:sz="0" w:space="0" w:color="auto"/>
              </w:divBdr>
            </w:div>
            <w:div w:id="819924971">
              <w:marLeft w:val="0"/>
              <w:marRight w:val="0"/>
              <w:marTop w:val="0"/>
              <w:marBottom w:val="0"/>
              <w:divBdr>
                <w:top w:val="none" w:sz="0" w:space="0" w:color="auto"/>
                <w:left w:val="none" w:sz="0" w:space="0" w:color="auto"/>
                <w:bottom w:val="none" w:sz="0" w:space="0" w:color="auto"/>
                <w:right w:val="none" w:sz="0" w:space="0" w:color="auto"/>
              </w:divBdr>
            </w:div>
            <w:div w:id="1220625965">
              <w:marLeft w:val="0"/>
              <w:marRight w:val="0"/>
              <w:marTop w:val="0"/>
              <w:marBottom w:val="0"/>
              <w:divBdr>
                <w:top w:val="none" w:sz="0" w:space="0" w:color="auto"/>
                <w:left w:val="none" w:sz="0" w:space="0" w:color="auto"/>
                <w:bottom w:val="none" w:sz="0" w:space="0" w:color="auto"/>
                <w:right w:val="none" w:sz="0" w:space="0" w:color="auto"/>
              </w:divBdr>
            </w:div>
            <w:div w:id="1473598137">
              <w:marLeft w:val="0"/>
              <w:marRight w:val="0"/>
              <w:marTop w:val="0"/>
              <w:marBottom w:val="0"/>
              <w:divBdr>
                <w:top w:val="none" w:sz="0" w:space="0" w:color="auto"/>
                <w:left w:val="none" w:sz="0" w:space="0" w:color="auto"/>
                <w:bottom w:val="none" w:sz="0" w:space="0" w:color="auto"/>
                <w:right w:val="none" w:sz="0" w:space="0" w:color="auto"/>
              </w:divBdr>
            </w:div>
            <w:div w:id="512719140">
              <w:marLeft w:val="0"/>
              <w:marRight w:val="0"/>
              <w:marTop w:val="0"/>
              <w:marBottom w:val="0"/>
              <w:divBdr>
                <w:top w:val="none" w:sz="0" w:space="0" w:color="auto"/>
                <w:left w:val="none" w:sz="0" w:space="0" w:color="auto"/>
                <w:bottom w:val="none" w:sz="0" w:space="0" w:color="auto"/>
                <w:right w:val="none" w:sz="0" w:space="0" w:color="auto"/>
              </w:divBdr>
            </w:div>
            <w:div w:id="383876430">
              <w:marLeft w:val="0"/>
              <w:marRight w:val="0"/>
              <w:marTop w:val="0"/>
              <w:marBottom w:val="0"/>
              <w:divBdr>
                <w:top w:val="none" w:sz="0" w:space="0" w:color="auto"/>
                <w:left w:val="none" w:sz="0" w:space="0" w:color="auto"/>
                <w:bottom w:val="none" w:sz="0" w:space="0" w:color="auto"/>
                <w:right w:val="none" w:sz="0" w:space="0" w:color="auto"/>
              </w:divBdr>
            </w:div>
            <w:div w:id="1126969494">
              <w:marLeft w:val="0"/>
              <w:marRight w:val="0"/>
              <w:marTop w:val="0"/>
              <w:marBottom w:val="0"/>
              <w:divBdr>
                <w:top w:val="none" w:sz="0" w:space="0" w:color="auto"/>
                <w:left w:val="none" w:sz="0" w:space="0" w:color="auto"/>
                <w:bottom w:val="none" w:sz="0" w:space="0" w:color="auto"/>
                <w:right w:val="none" w:sz="0" w:space="0" w:color="auto"/>
              </w:divBdr>
            </w:div>
            <w:div w:id="164903685">
              <w:marLeft w:val="0"/>
              <w:marRight w:val="0"/>
              <w:marTop w:val="0"/>
              <w:marBottom w:val="0"/>
              <w:divBdr>
                <w:top w:val="none" w:sz="0" w:space="0" w:color="auto"/>
                <w:left w:val="none" w:sz="0" w:space="0" w:color="auto"/>
                <w:bottom w:val="none" w:sz="0" w:space="0" w:color="auto"/>
                <w:right w:val="none" w:sz="0" w:space="0" w:color="auto"/>
              </w:divBdr>
            </w:div>
            <w:div w:id="1132013919">
              <w:marLeft w:val="0"/>
              <w:marRight w:val="0"/>
              <w:marTop w:val="0"/>
              <w:marBottom w:val="0"/>
              <w:divBdr>
                <w:top w:val="none" w:sz="0" w:space="0" w:color="auto"/>
                <w:left w:val="none" w:sz="0" w:space="0" w:color="auto"/>
                <w:bottom w:val="none" w:sz="0" w:space="0" w:color="auto"/>
                <w:right w:val="none" w:sz="0" w:space="0" w:color="auto"/>
              </w:divBdr>
            </w:div>
            <w:div w:id="682124492">
              <w:marLeft w:val="0"/>
              <w:marRight w:val="0"/>
              <w:marTop w:val="0"/>
              <w:marBottom w:val="0"/>
              <w:divBdr>
                <w:top w:val="none" w:sz="0" w:space="0" w:color="auto"/>
                <w:left w:val="none" w:sz="0" w:space="0" w:color="auto"/>
                <w:bottom w:val="none" w:sz="0" w:space="0" w:color="auto"/>
                <w:right w:val="none" w:sz="0" w:space="0" w:color="auto"/>
              </w:divBdr>
            </w:div>
            <w:div w:id="327028081">
              <w:marLeft w:val="0"/>
              <w:marRight w:val="0"/>
              <w:marTop w:val="0"/>
              <w:marBottom w:val="0"/>
              <w:divBdr>
                <w:top w:val="none" w:sz="0" w:space="0" w:color="auto"/>
                <w:left w:val="none" w:sz="0" w:space="0" w:color="auto"/>
                <w:bottom w:val="none" w:sz="0" w:space="0" w:color="auto"/>
                <w:right w:val="none" w:sz="0" w:space="0" w:color="auto"/>
              </w:divBdr>
            </w:div>
            <w:div w:id="816530833">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946238221">
              <w:marLeft w:val="0"/>
              <w:marRight w:val="0"/>
              <w:marTop w:val="0"/>
              <w:marBottom w:val="0"/>
              <w:divBdr>
                <w:top w:val="none" w:sz="0" w:space="0" w:color="auto"/>
                <w:left w:val="none" w:sz="0" w:space="0" w:color="auto"/>
                <w:bottom w:val="none" w:sz="0" w:space="0" w:color="auto"/>
                <w:right w:val="none" w:sz="0" w:space="0" w:color="auto"/>
              </w:divBdr>
            </w:div>
            <w:div w:id="1715348130">
              <w:marLeft w:val="0"/>
              <w:marRight w:val="0"/>
              <w:marTop w:val="0"/>
              <w:marBottom w:val="0"/>
              <w:divBdr>
                <w:top w:val="none" w:sz="0" w:space="0" w:color="auto"/>
                <w:left w:val="none" w:sz="0" w:space="0" w:color="auto"/>
                <w:bottom w:val="none" w:sz="0" w:space="0" w:color="auto"/>
                <w:right w:val="none" w:sz="0" w:space="0" w:color="auto"/>
              </w:divBdr>
            </w:div>
            <w:div w:id="824515341">
              <w:marLeft w:val="0"/>
              <w:marRight w:val="0"/>
              <w:marTop w:val="0"/>
              <w:marBottom w:val="0"/>
              <w:divBdr>
                <w:top w:val="none" w:sz="0" w:space="0" w:color="auto"/>
                <w:left w:val="none" w:sz="0" w:space="0" w:color="auto"/>
                <w:bottom w:val="none" w:sz="0" w:space="0" w:color="auto"/>
                <w:right w:val="none" w:sz="0" w:space="0" w:color="auto"/>
              </w:divBdr>
            </w:div>
            <w:div w:id="1459377391">
              <w:marLeft w:val="0"/>
              <w:marRight w:val="0"/>
              <w:marTop w:val="0"/>
              <w:marBottom w:val="0"/>
              <w:divBdr>
                <w:top w:val="none" w:sz="0" w:space="0" w:color="auto"/>
                <w:left w:val="none" w:sz="0" w:space="0" w:color="auto"/>
                <w:bottom w:val="none" w:sz="0" w:space="0" w:color="auto"/>
                <w:right w:val="none" w:sz="0" w:space="0" w:color="auto"/>
              </w:divBdr>
            </w:div>
            <w:div w:id="2120367355">
              <w:marLeft w:val="0"/>
              <w:marRight w:val="0"/>
              <w:marTop w:val="0"/>
              <w:marBottom w:val="0"/>
              <w:divBdr>
                <w:top w:val="none" w:sz="0" w:space="0" w:color="auto"/>
                <w:left w:val="none" w:sz="0" w:space="0" w:color="auto"/>
                <w:bottom w:val="none" w:sz="0" w:space="0" w:color="auto"/>
                <w:right w:val="none" w:sz="0" w:space="0" w:color="auto"/>
              </w:divBdr>
            </w:div>
            <w:div w:id="326443247">
              <w:marLeft w:val="0"/>
              <w:marRight w:val="0"/>
              <w:marTop w:val="0"/>
              <w:marBottom w:val="0"/>
              <w:divBdr>
                <w:top w:val="none" w:sz="0" w:space="0" w:color="auto"/>
                <w:left w:val="none" w:sz="0" w:space="0" w:color="auto"/>
                <w:bottom w:val="none" w:sz="0" w:space="0" w:color="auto"/>
                <w:right w:val="none" w:sz="0" w:space="0" w:color="auto"/>
              </w:divBdr>
            </w:div>
            <w:div w:id="297224098">
              <w:marLeft w:val="0"/>
              <w:marRight w:val="0"/>
              <w:marTop w:val="0"/>
              <w:marBottom w:val="0"/>
              <w:divBdr>
                <w:top w:val="none" w:sz="0" w:space="0" w:color="auto"/>
                <w:left w:val="none" w:sz="0" w:space="0" w:color="auto"/>
                <w:bottom w:val="none" w:sz="0" w:space="0" w:color="auto"/>
                <w:right w:val="none" w:sz="0" w:space="0" w:color="auto"/>
              </w:divBdr>
            </w:div>
            <w:div w:id="682824997">
              <w:marLeft w:val="0"/>
              <w:marRight w:val="0"/>
              <w:marTop w:val="0"/>
              <w:marBottom w:val="0"/>
              <w:divBdr>
                <w:top w:val="none" w:sz="0" w:space="0" w:color="auto"/>
                <w:left w:val="none" w:sz="0" w:space="0" w:color="auto"/>
                <w:bottom w:val="none" w:sz="0" w:space="0" w:color="auto"/>
                <w:right w:val="none" w:sz="0" w:space="0" w:color="auto"/>
              </w:divBdr>
            </w:div>
            <w:div w:id="965239391">
              <w:marLeft w:val="0"/>
              <w:marRight w:val="0"/>
              <w:marTop w:val="0"/>
              <w:marBottom w:val="0"/>
              <w:divBdr>
                <w:top w:val="none" w:sz="0" w:space="0" w:color="auto"/>
                <w:left w:val="none" w:sz="0" w:space="0" w:color="auto"/>
                <w:bottom w:val="none" w:sz="0" w:space="0" w:color="auto"/>
                <w:right w:val="none" w:sz="0" w:space="0" w:color="auto"/>
              </w:divBdr>
            </w:div>
            <w:div w:id="1982073097">
              <w:marLeft w:val="0"/>
              <w:marRight w:val="0"/>
              <w:marTop w:val="0"/>
              <w:marBottom w:val="0"/>
              <w:divBdr>
                <w:top w:val="none" w:sz="0" w:space="0" w:color="auto"/>
                <w:left w:val="none" w:sz="0" w:space="0" w:color="auto"/>
                <w:bottom w:val="none" w:sz="0" w:space="0" w:color="auto"/>
                <w:right w:val="none" w:sz="0" w:space="0" w:color="auto"/>
              </w:divBdr>
            </w:div>
            <w:div w:id="682391819">
              <w:marLeft w:val="0"/>
              <w:marRight w:val="0"/>
              <w:marTop w:val="0"/>
              <w:marBottom w:val="0"/>
              <w:divBdr>
                <w:top w:val="none" w:sz="0" w:space="0" w:color="auto"/>
                <w:left w:val="none" w:sz="0" w:space="0" w:color="auto"/>
                <w:bottom w:val="none" w:sz="0" w:space="0" w:color="auto"/>
                <w:right w:val="none" w:sz="0" w:space="0" w:color="auto"/>
              </w:divBdr>
            </w:div>
            <w:div w:id="1297418762">
              <w:marLeft w:val="0"/>
              <w:marRight w:val="0"/>
              <w:marTop w:val="0"/>
              <w:marBottom w:val="0"/>
              <w:divBdr>
                <w:top w:val="none" w:sz="0" w:space="0" w:color="auto"/>
                <w:left w:val="none" w:sz="0" w:space="0" w:color="auto"/>
                <w:bottom w:val="none" w:sz="0" w:space="0" w:color="auto"/>
                <w:right w:val="none" w:sz="0" w:space="0" w:color="auto"/>
              </w:divBdr>
            </w:div>
            <w:div w:id="783619294">
              <w:marLeft w:val="0"/>
              <w:marRight w:val="0"/>
              <w:marTop w:val="0"/>
              <w:marBottom w:val="0"/>
              <w:divBdr>
                <w:top w:val="none" w:sz="0" w:space="0" w:color="auto"/>
                <w:left w:val="none" w:sz="0" w:space="0" w:color="auto"/>
                <w:bottom w:val="none" w:sz="0" w:space="0" w:color="auto"/>
                <w:right w:val="none" w:sz="0" w:space="0" w:color="auto"/>
              </w:divBdr>
            </w:div>
            <w:div w:id="583879385">
              <w:marLeft w:val="0"/>
              <w:marRight w:val="0"/>
              <w:marTop w:val="0"/>
              <w:marBottom w:val="0"/>
              <w:divBdr>
                <w:top w:val="none" w:sz="0" w:space="0" w:color="auto"/>
                <w:left w:val="none" w:sz="0" w:space="0" w:color="auto"/>
                <w:bottom w:val="none" w:sz="0" w:space="0" w:color="auto"/>
                <w:right w:val="none" w:sz="0" w:space="0" w:color="auto"/>
              </w:divBdr>
            </w:div>
            <w:div w:id="287325960">
              <w:marLeft w:val="0"/>
              <w:marRight w:val="0"/>
              <w:marTop w:val="0"/>
              <w:marBottom w:val="0"/>
              <w:divBdr>
                <w:top w:val="none" w:sz="0" w:space="0" w:color="auto"/>
                <w:left w:val="none" w:sz="0" w:space="0" w:color="auto"/>
                <w:bottom w:val="none" w:sz="0" w:space="0" w:color="auto"/>
                <w:right w:val="none" w:sz="0" w:space="0" w:color="auto"/>
              </w:divBdr>
            </w:div>
            <w:div w:id="630592037">
              <w:marLeft w:val="0"/>
              <w:marRight w:val="0"/>
              <w:marTop w:val="0"/>
              <w:marBottom w:val="0"/>
              <w:divBdr>
                <w:top w:val="none" w:sz="0" w:space="0" w:color="auto"/>
                <w:left w:val="none" w:sz="0" w:space="0" w:color="auto"/>
                <w:bottom w:val="none" w:sz="0" w:space="0" w:color="auto"/>
                <w:right w:val="none" w:sz="0" w:space="0" w:color="auto"/>
              </w:divBdr>
            </w:div>
            <w:div w:id="870341109">
              <w:marLeft w:val="0"/>
              <w:marRight w:val="0"/>
              <w:marTop w:val="0"/>
              <w:marBottom w:val="0"/>
              <w:divBdr>
                <w:top w:val="none" w:sz="0" w:space="0" w:color="auto"/>
                <w:left w:val="none" w:sz="0" w:space="0" w:color="auto"/>
                <w:bottom w:val="none" w:sz="0" w:space="0" w:color="auto"/>
                <w:right w:val="none" w:sz="0" w:space="0" w:color="auto"/>
              </w:divBdr>
            </w:div>
            <w:div w:id="1004208232">
              <w:marLeft w:val="0"/>
              <w:marRight w:val="0"/>
              <w:marTop w:val="0"/>
              <w:marBottom w:val="0"/>
              <w:divBdr>
                <w:top w:val="none" w:sz="0" w:space="0" w:color="auto"/>
                <w:left w:val="none" w:sz="0" w:space="0" w:color="auto"/>
                <w:bottom w:val="none" w:sz="0" w:space="0" w:color="auto"/>
                <w:right w:val="none" w:sz="0" w:space="0" w:color="auto"/>
              </w:divBdr>
            </w:div>
            <w:div w:id="276985652">
              <w:marLeft w:val="0"/>
              <w:marRight w:val="0"/>
              <w:marTop w:val="0"/>
              <w:marBottom w:val="0"/>
              <w:divBdr>
                <w:top w:val="none" w:sz="0" w:space="0" w:color="auto"/>
                <w:left w:val="none" w:sz="0" w:space="0" w:color="auto"/>
                <w:bottom w:val="none" w:sz="0" w:space="0" w:color="auto"/>
                <w:right w:val="none" w:sz="0" w:space="0" w:color="auto"/>
              </w:divBdr>
            </w:div>
            <w:div w:id="769862721">
              <w:marLeft w:val="0"/>
              <w:marRight w:val="0"/>
              <w:marTop w:val="0"/>
              <w:marBottom w:val="0"/>
              <w:divBdr>
                <w:top w:val="none" w:sz="0" w:space="0" w:color="auto"/>
                <w:left w:val="none" w:sz="0" w:space="0" w:color="auto"/>
                <w:bottom w:val="none" w:sz="0" w:space="0" w:color="auto"/>
                <w:right w:val="none" w:sz="0" w:space="0" w:color="auto"/>
              </w:divBdr>
            </w:div>
            <w:div w:id="1576932936">
              <w:marLeft w:val="0"/>
              <w:marRight w:val="0"/>
              <w:marTop w:val="0"/>
              <w:marBottom w:val="0"/>
              <w:divBdr>
                <w:top w:val="none" w:sz="0" w:space="0" w:color="auto"/>
                <w:left w:val="none" w:sz="0" w:space="0" w:color="auto"/>
                <w:bottom w:val="none" w:sz="0" w:space="0" w:color="auto"/>
                <w:right w:val="none" w:sz="0" w:space="0" w:color="auto"/>
              </w:divBdr>
            </w:div>
            <w:div w:id="1364021007">
              <w:marLeft w:val="0"/>
              <w:marRight w:val="0"/>
              <w:marTop w:val="0"/>
              <w:marBottom w:val="0"/>
              <w:divBdr>
                <w:top w:val="none" w:sz="0" w:space="0" w:color="auto"/>
                <w:left w:val="none" w:sz="0" w:space="0" w:color="auto"/>
                <w:bottom w:val="none" w:sz="0" w:space="0" w:color="auto"/>
                <w:right w:val="none" w:sz="0" w:space="0" w:color="auto"/>
              </w:divBdr>
            </w:div>
            <w:div w:id="36244240">
              <w:marLeft w:val="0"/>
              <w:marRight w:val="0"/>
              <w:marTop w:val="0"/>
              <w:marBottom w:val="0"/>
              <w:divBdr>
                <w:top w:val="none" w:sz="0" w:space="0" w:color="auto"/>
                <w:left w:val="none" w:sz="0" w:space="0" w:color="auto"/>
                <w:bottom w:val="none" w:sz="0" w:space="0" w:color="auto"/>
                <w:right w:val="none" w:sz="0" w:space="0" w:color="auto"/>
              </w:divBdr>
            </w:div>
            <w:div w:id="18364154">
              <w:marLeft w:val="0"/>
              <w:marRight w:val="0"/>
              <w:marTop w:val="0"/>
              <w:marBottom w:val="0"/>
              <w:divBdr>
                <w:top w:val="none" w:sz="0" w:space="0" w:color="auto"/>
                <w:left w:val="none" w:sz="0" w:space="0" w:color="auto"/>
                <w:bottom w:val="none" w:sz="0" w:space="0" w:color="auto"/>
                <w:right w:val="none" w:sz="0" w:space="0" w:color="auto"/>
              </w:divBdr>
            </w:div>
            <w:div w:id="590896198">
              <w:marLeft w:val="0"/>
              <w:marRight w:val="0"/>
              <w:marTop w:val="0"/>
              <w:marBottom w:val="0"/>
              <w:divBdr>
                <w:top w:val="none" w:sz="0" w:space="0" w:color="auto"/>
                <w:left w:val="none" w:sz="0" w:space="0" w:color="auto"/>
                <w:bottom w:val="none" w:sz="0" w:space="0" w:color="auto"/>
                <w:right w:val="none" w:sz="0" w:space="0" w:color="auto"/>
              </w:divBdr>
            </w:div>
            <w:div w:id="255603522">
              <w:marLeft w:val="0"/>
              <w:marRight w:val="0"/>
              <w:marTop w:val="0"/>
              <w:marBottom w:val="0"/>
              <w:divBdr>
                <w:top w:val="none" w:sz="0" w:space="0" w:color="auto"/>
                <w:left w:val="none" w:sz="0" w:space="0" w:color="auto"/>
                <w:bottom w:val="none" w:sz="0" w:space="0" w:color="auto"/>
                <w:right w:val="none" w:sz="0" w:space="0" w:color="auto"/>
              </w:divBdr>
            </w:div>
            <w:div w:id="213542093">
              <w:marLeft w:val="0"/>
              <w:marRight w:val="0"/>
              <w:marTop w:val="0"/>
              <w:marBottom w:val="0"/>
              <w:divBdr>
                <w:top w:val="none" w:sz="0" w:space="0" w:color="auto"/>
                <w:left w:val="none" w:sz="0" w:space="0" w:color="auto"/>
                <w:bottom w:val="none" w:sz="0" w:space="0" w:color="auto"/>
                <w:right w:val="none" w:sz="0" w:space="0" w:color="auto"/>
              </w:divBdr>
            </w:div>
            <w:div w:id="1076853221">
              <w:marLeft w:val="0"/>
              <w:marRight w:val="0"/>
              <w:marTop w:val="0"/>
              <w:marBottom w:val="0"/>
              <w:divBdr>
                <w:top w:val="none" w:sz="0" w:space="0" w:color="auto"/>
                <w:left w:val="none" w:sz="0" w:space="0" w:color="auto"/>
                <w:bottom w:val="none" w:sz="0" w:space="0" w:color="auto"/>
                <w:right w:val="none" w:sz="0" w:space="0" w:color="auto"/>
              </w:divBdr>
            </w:div>
            <w:div w:id="1641036602">
              <w:marLeft w:val="0"/>
              <w:marRight w:val="0"/>
              <w:marTop w:val="0"/>
              <w:marBottom w:val="0"/>
              <w:divBdr>
                <w:top w:val="none" w:sz="0" w:space="0" w:color="auto"/>
                <w:left w:val="none" w:sz="0" w:space="0" w:color="auto"/>
                <w:bottom w:val="none" w:sz="0" w:space="0" w:color="auto"/>
                <w:right w:val="none" w:sz="0" w:space="0" w:color="auto"/>
              </w:divBdr>
            </w:div>
            <w:div w:id="1227255322">
              <w:marLeft w:val="0"/>
              <w:marRight w:val="0"/>
              <w:marTop w:val="0"/>
              <w:marBottom w:val="0"/>
              <w:divBdr>
                <w:top w:val="none" w:sz="0" w:space="0" w:color="auto"/>
                <w:left w:val="none" w:sz="0" w:space="0" w:color="auto"/>
                <w:bottom w:val="none" w:sz="0" w:space="0" w:color="auto"/>
                <w:right w:val="none" w:sz="0" w:space="0" w:color="auto"/>
              </w:divBdr>
            </w:div>
            <w:div w:id="270356132">
              <w:marLeft w:val="0"/>
              <w:marRight w:val="0"/>
              <w:marTop w:val="0"/>
              <w:marBottom w:val="0"/>
              <w:divBdr>
                <w:top w:val="none" w:sz="0" w:space="0" w:color="auto"/>
                <w:left w:val="none" w:sz="0" w:space="0" w:color="auto"/>
                <w:bottom w:val="none" w:sz="0" w:space="0" w:color="auto"/>
                <w:right w:val="none" w:sz="0" w:space="0" w:color="auto"/>
              </w:divBdr>
            </w:div>
            <w:div w:id="183059707">
              <w:marLeft w:val="0"/>
              <w:marRight w:val="0"/>
              <w:marTop w:val="0"/>
              <w:marBottom w:val="0"/>
              <w:divBdr>
                <w:top w:val="none" w:sz="0" w:space="0" w:color="auto"/>
                <w:left w:val="none" w:sz="0" w:space="0" w:color="auto"/>
                <w:bottom w:val="none" w:sz="0" w:space="0" w:color="auto"/>
                <w:right w:val="none" w:sz="0" w:space="0" w:color="auto"/>
              </w:divBdr>
            </w:div>
            <w:div w:id="2903316">
              <w:marLeft w:val="0"/>
              <w:marRight w:val="0"/>
              <w:marTop w:val="0"/>
              <w:marBottom w:val="0"/>
              <w:divBdr>
                <w:top w:val="none" w:sz="0" w:space="0" w:color="auto"/>
                <w:left w:val="none" w:sz="0" w:space="0" w:color="auto"/>
                <w:bottom w:val="none" w:sz="0" w:space="0" w:color="auto"/>
                <w:right w:val="none" w:sz="0" w:space="0" w:color="auto"/>
              </w:divBdr>
            </w:div>
            <w:div w:id="540358826">
              <w:marLeft w:val="0"/>
              <w:marRight w:val="0"/>
              <w:marTop w:val="0"/>
              <w:marBottom w:val="0"/>
              <w:divBdr>
                <w:top w:val="none" w:sz="0" w:space="0" w:color="auto"/>
                <w:left w:val="none" w:sz="0" w:space="0" w:color="auto"/>
                <w:bottom w:val="none" w:sz="0" w:space="0" w:color="auto"/>
                <w:right w:val="none" w:sz="0" w:space="0" w:color="auto"/>
              </w:divBdr>
            </w:div>
            <w:div w:id="1473786254">
              <w:marLeft w:val="0"/>
              <w:marRight w:val="0"/>
              <w:marTop w:val="0"/>
              <w:marBottom w:val="0"/>
              <w:divBdr>
                <w:top w:val="none" w:sz="0" w:space="0" w:color="auto"/>
                <w:left w:val="none" w:sz="0" w:space="0" w:color="auto"/>
                <w:bottom w:val="none" w:sz="0" w:space="0" w:color="auto"/>
                <w:right w:val="none" w:sz="0" w:space="0" w:color="auto"/>
              </w:divBdr>
            </w:div>
            <w:div w:id="540751919">
              <w:marLeft w:val="0"/>
              <w:marRight w:val="0"/>
              <w:marTop w:val="0"/>
              <w:marBottom w:val="0"/>
              <w:divBdr>
                <w:top w:val="none" w:sz="0" w:space="0" w:color="auto"/>
                <w:left w:val="none" w:sz="0" w:space="0" w:color="auto"/>
                <w:bottom w:val="none" w:sz="0" w:space="0" w:color="auto"/>
                <w:right w:val="none" w:sz="0" w:space="0" w:color="auto"/>
              </w:divBdr>
            </w:div>
            <w:div w:id="2030594495">
              <w:marLeft w:val="0"/>
              <w:marRight w:val="0"/>
              <w:marTop w:val="0"/>
              <w:marBottom w:val="0"/>
              <w:divBdr>
                <w:top w:val="none" w:sz="0" w:space="0" w:color="auto"/>
                <w:left w:val="none" w:sz="0" w:space="0" w:color="auto"/>
                <w:bottom w:val="none" w:sz="0" w:space="0" w:color="auto"/>
                <w:right w:val="none" w:sz="0" w:space="0" w:color="auto"/>
              </w:divBdr>
            </w:div>
            <w:div w:id="1562905625">
              <w:marLeft w:val="0"/>
              <w:marRight w:val="0"/>
              <w:marTop w:val="0"/>
              <w:marBottom w:val="0"/>
              <w:divBdr>
                <w:top w:val="none" w:sz="0" w:space="0" w:color="auto"/>
                <w:left w:val="none" w:sz="0" w:space="0" w:color="auto"/>
                <w:bottom w:val="none" w:sz="0" w:space="0" w:color="auto"/>
                <w:right w:val="none" w:sz="0" w:space="0" w:color="auto"/>
              </w:divBdr>
            </w:div>
            <w:div w:id="732045522">
              <w:marLeft w:val="0"/>
              <w:marRight w:val="0"/>
              <w:marTop w:val="0"/>
              <w:marBottom w:val="0"/>
              <w:divBdr>
                <w:top w:val="none" w:sz="0" w:space="0" w:color="auto"/>
                <w:left w:val="none" w:sz="0" w:space="0" w:color="auto"/>
                <w:bottom w:val="none" w:sz="0" w:space="0" w:color="auto"/>
                <w:right w:val="none" w:sz="0" w:space="0" w:color="auto"/>
              </w:divBdr>
            </w:div>
            <w:div w:id="476653099">
              <w:marLeft w:val="0"/>
              <w:marRight w:val="0"/>
              <w:marTop w:val="0"/>
              <w:marBottom w:val="0"/>
              <w:divBdr>
                <w:top w:val="none" w:sz="0" w:space="0" w:color="auto"/>
                <w:left w:val="none" w:sz="0" w:space="0" w:color="auto"/>
                <w:bottom w:val="none" w:sz="0" w:space="0" w:color="auto"/>
                <w:right w:val="none" w:sz="0" w:space="0" w:color="auto"/>
              </w:divBdr>
            </w:div>
            <w:div w:id="1606041049">
              <w:marLeft w:val="0"/>
              <w:marRight w:val="0"/>
              <w:marTop w:val="0"/>
              <w:marBottom w:val="0"/>
              <w:divBdr>
                <w:top w:val="none" w:sz="0" w:space="0" w:color="auto"/>
                <w:left w:val="none" w:sz="0" w:space="0" w:color="auto"/>
                <w:bottom w:val="none" w:sz="0" w:space="0" w:color="auto"/>
                <w:right w:val="none" w:sz="0" w:space="0" w:color="auto"/>
              </w:divBdr>
            </w:div>
            <w:div w:id="923756470">
              <w:marLeft w:val="0"/>
              <w:marRight w:val="0"/>
              <w:marTop w:val="0"/>
              <w:marBottom w:val="0"/>
              <w:divBdr>
                <w:top w:val="none" w:sz="0" w:space="0" w:color="auto"/>
                <w:left w:val="none" w:sz="0" w:space="0" w:color="auto"/>
                <w:bottom w:val="none" w:sz="0" w:space="0" w:color="auto"/>
                <w:right w:val="none" w:sz="0" w:space="0" w:color="auto"/>
              </w:divBdr>
            </w:div>
            <w:div w:id="1606182856">
              <w:marLeft w:val="0"/>
              <w:marRight w:val="0"/>
              <w:marTop w:val="0"/>
              <w:marBottom w:val="0"/>
              <w:divBdr>
                <w:top w:val="none" w:sz="0" w:space="0" w:color="auto"/>
                <w:left w:val="none" w:sz="0" w:space="0" w:color="auto"/>
                <w:bottom w:val="none" w:sz="0" w:space="0" w:color="auto"/>
                <w:right w:val="none" w:sz="0" w:space="0" w:color="auto"/>
              </w:divBdr>
            </w:div>
            <w:div w:id="318119256">
              <w:marLeft w:val="0"/>
              <w:marRight w:val="0"/>
              <w:marTop w:val="0"/>
              <w:marBottom w:val="0"/>
              <w:divBdr>
                <w:top w:val="none" w:sz="0" w:space="0" w:color="auto"/>
                <w:left w:val="none" w:sz="0" w:space="0" w:color="auto"/>
                <w:bottom w:val="none" w:sz="0" w:space="0" w:color="auto"/>
                <w:right w:val="none" w:sz="0" w:space="0" w:color="auto"/>
              </w:divBdr>
            </w:div>
            <w:div w:id="1162312352">
              <w:marLeft w:val="0"/>
              <w:marRight w:val="0"/>
              <w:marTop w:val="0"/>
              <w:marBottom w:val="0"/>
              <w:divBdr>
                <w:top w:val="none" w:sz="0" w:space="0" w:color="auto"/>
                <w:left w:val="none" w:sz="0" w:space="0" w:color="auto"/>
                <w:bottom w:val="none" w:sz="0" w:space="0" w:color="auto"/>
                <w:right w:val="none" w:sz="0" w:space="0" w:color="auto"/>
              </w:divBdr>
            </w:div>
            <w:div w:id="126901770">
              <w:marLeft w:val="0"/>
              <w:marRight w:val="0"/>
              <w:marTop w:val="0"/>
              <w:marBottom w:val="0"/>
              <w:divBdr>
                <w:top w:val="none" w:sz="0" w:space="0" w:color="auto"/>
                <w:left w:val="none" w:sz="0" w:space="0" w:color="auto"/>
                <w:bottom w:val="none" w:sz="0" w:space="0" w:color="auto"/>
                <w:right w:val="none" w:sz="0" w:space="0" w:color="auto"/>
              </w:divBdr>
            </w:div>
            <w:div w:id="944192582">
              <w:marLeft w:val="0"/>
              <w:marRight w:val="0"/>
              <w:marTop w:val="0"/>
              <w:marBottom w:val="0"/>
              <w:divBdr>
                <w:top w:val="none" w:sz="0" w:space="0" w:color="auto"/>
                <w:left w:val="none" w:sz="0" w:space="0" w:color="auto"/>
                <w:bottom w:val="none" w:sz="0" w:space="0" w:color="auto"/>
                <w:right w:val="none" w:sz="0" w:space="0" w:color="auto"/>
              </w:divBdr>
            </w:div>
            <w:div w:id="1940410373">
              <w:marLeft w:val="0"/>
              <w:marRight w:val="0"/>
              <w:marTop w:val="0"/>
              <w:marBottom w:val="0"/>
              <w:divBdr>
                <w:top w:val="none" w:sz="0" w:space="0" w:color="auto"/>
                <w:left w:val="none" w:sz="0" w:space="0" w:color="auto"/>
                <w:bottom w:val="none" w:sz="0" w:space="0" w:color="auto"/>
                <w:right w:val="none" w:sz="0" w:space="0" w:color="auto"/>
              </w:divBdr>
            </w:div>
            <w:div w:id="1840775659">
              <w:marLeft w:val="0"/>
              <w:marRight w:val="0"/>
              <w:marTop w:val="0"/>
              <w:marBottom w:val="0"/>
              <w:divBdr>
                <w:top w:val="none" w:sz="0" w:space="0" w:color="auto"/>
                <w:left w:val="none" w:sz="0" w:space="0" w:color="auto"/>
                <w:bottom w:val="none" w:sz="0" w:space="0" w:color="auto"/>
                <w:right w:val="none" w:sz="0" w:space="0" w:color="auto"/>
              </w:divBdr>
            </w:div>
            <w:div w:id="461463383">
              <w:marLeft w:val="0"/>
              <w:marRight w:val="0"/>
              <w:marTop w:val="0"/>
              <w:marBottom w:val="0"/>
              <w:divBdr>
                <w:top w:val="none" w:sz="0" w:space="0" w:color="auto"/>
                <w:left w:val="none" w:sz="0" w:space="0" w:color="auto"/>
                <w:bottom w:val="none" w:sz="0" w:space="0" w:color="auto"/>
                <w:right w:val="none" w:sz="0" w:space="0" w:color="auto"/>
              </w:divBdr>
            </w:div>
            <w:div w:id="667947415">
              <w:marLeft w:val="0"/>
              <w:marRight w:val="0"/>
              <w:marTop w:val="0"/>
              <w:marBottom w:val="0"/>
              <w:divBdr>
                <w:top w:val="none" w:sz="0" w:space="0" w:color="auto"/>
                <w:left w:val="none" w:sz="0" w:space="0" w:color="auto"/>
                <w:bottom w:val="none" w:sz="0" w:space="0" w:color="auto"/>
                <w:right w:val="none" w:sz="0" w:space="0" w:color="auto"/>
              </w:divBdr>
            </w:div>
            <w:div w:id="1444301297">
              <w:marLeft w:val="0"/>
              <w:marRight w:val="0"/>
              <w:marTop w:val="0"/>
              <w:marBottom w:val="0"/>
              <w:divBdr>
                <w:top w:val="none" w:sz="0" w:space="0" w:color="auto"/>
                <w:left w:val="none" w:sz="0" w:space="0" w:color="auto"/>
                <w:bottom w:val="none" w:sz="0" w:space="0" w:color="auto"/>
                <w:right w:val="none" w:sz="0" w:space="0" w:color="auto"/>
              </w:divBdr>
            </w:div>
            <w:div w:id="984048493">
              <w:marLeft w:val="0"/>
              <w:marRight w:val="0"/>
              <w:marTop w:val="0"/>
              <w:marBottom w:val="0"/>
              <w:divBdr>
                <w:top w:val="none" w:sz="0" w:space="0" w:color="auto"/>
                <w:left w:val="none" w:sz="0" w:space="0" w:color="auto"/>
                <w:bottom w:val="none" w:sz="0" w:space="0" w:color="auto"/>
                <w:right w:val="none" w:sz="0" w:space="0" w:color="auto"/>
              </w:divBdr>
            </w:div>
            <w:div w:id="2040006207">
              <w:marLeft w:val="0"/>
              <w:marRight w:val="0"/>
              <w:marTop w:val="0"/>
              <w:marBottom w:val="0"/>
              <w:divBdr>
                <w:top w:val="none" w:sz="0" w:space="0" w:color="auto"/>
                <w:left w:val="none" w:sz="0" w:space="0" w:color="auto"/>
                <w:bottom w:val="none" w:sz="0" w:space="0" w:color="auto"/>
                <w:right w:val="none" w:sz="0" w:space="0" w:color="auto"/>
              </w:divBdr>
            </w:div>
            <w:div w:id="908880993">
              <w:marLeft w:val="0"/>
              <w:marRight w:val="0"/>
              <w:marTop w:val="0"/>
              <w:marBottom w:val="0"/>
              <w:divBdr>
                <w:top w:val="none" w:sz="0" w:space="0" w:color="auto"/>
                <w:left w:val="none" w:sz="0" w:space="0" w:color="auto"/>
                <w:bottom w:val="none" w:sz="0" w:space="0" w:color="auto"/>
                <w:right w:val="none" w:sz="0" w:space="0" w:color="auto"/>
              </w:divBdr>
            </w:div>
            <w:div w:id="1932085008">
              <w:marLeft w:val="0"/>
              <w:marRight w:val="0"/>
              <w:marTop w:val="0"/>
              <w:marBottom w:val="0"/>
              <w:divBdr>
                <w:top w:val="none" w:sz="0" w:space="0" w:color="auto"/>
                <w:left w:val="none" w:sz="0" w:space="0" w:color="auto"/>
                <w:bottom w:val="none" w:sz="0" w:space="0" w:color="auto"/>
                <w:right w:val="none" w:sz="0" w:space="0" w:color="auto"/>
              </w:divBdr>
            </w:div>
            <w:div w:id="1559197897">
              <w:marLeft w:val="0"/>
              <w:marRight w:val="0"/>
              <w:marTop w:val="0"/>
              <w:marBottom w:val="0"/>
              <w:divBdr>
                <w:top w:val="none" w:sz="0" w:space="0" w:color="auto"/>
                <w:left w:val="none" w:sz="0" w:space="0" w:color="auto"/>
                <w:bottom w:val="none" w:sz="0" w:space="0" w:color="auto"/>
                <w:right w:val="none" w:sz="0" w:space="0" w:color="auto"/>
              </w:divBdr>
            </w:div>
            <w:div w:id="1719694989">
              <w:marLeft w:val="0"/>
              <w:marRight w:val="0"/>
              <w:marTop w:val="0"/>
              <w:marBottom w:val="0"/>
              <w:divBdr>
                <w:top w:val="none" w:sz="0" w:space="0" w:color="auto"/>
                <w:left w:val="none" w:sz="0" w:space="0" w:color="auto"/>
                <w:bottom w:val="none" w:sz="0" w:space="0" w:color="auto"/>
                <w:right w:val="none" w:sz="0" w:space="0" w:color="auto"/>
              </w:divBdr>
            </w:div>
            <w:div w:id="449126330">
              <w:marLeft w:val="0"/>
              <w:marRight w:val="0"/>
              <w:marTop w:val="0"/>
              <w:marBottom w:val="0"/>
              <w:divBdr>
                <w:top w:val="none" w:sz="0" w:space="0" w:color="auto"/>
                <w:left w:val="none" w:sz="0" w:space="0" w:color="auto"/>
                <w:bottom w:val="none" w:sz="0" w:space="0" w:color="auto"/>
                <w:right w:val="none" w:sz="0" w:space="0" w:color="auto"/>
              </w:divBdr>
            </w:div>
            <w:div w:id="838616653">
              <w:marLeft w:val="0"/>
              <w:marRight w:val="0"/>
              <w:marTop w:val="0"/>
              <w:marBottom w:val="0"/>
              <w:divBdr>
                <w:top w:val="none" w:sz="0" w:space="0" w:color="auto"/>
                <w:left w:val="none" w:sz="0" w:space="0" w:color="auto"/>
                <w:bottom w:val="none" w:sz="0" w:space="0" w:color="auto"/>
                <w:right w:val="none" w:sz="0" w:space="0" w:color="auto"/>
              </w:divBdr>
            </w:div>
            <w:div w:id="175315258">
              <w:marLeft w:val="0"/>
              <w:marRight w:val="0"/>
              <w:marTop w:val="0"/>
              <w:marBottom w:val="0"/>
              <w:divBdr>
                <w:top w:val="none" w:sz="0" w:space="0" w:color="auto"/>
                <w:left w:val="none" w:sz="0" w:space="0" w:color="auto"/>
                <w:bottom w:val="none" w:sz="0" w:space="0" w:color="auto"/>
                <w:right w:val="none" w:sz="0" w:space="0" w:color="auto"/>
              </w:divBdr>
            </w:div>
            <w:div w:id="1687250248">
              <w:marLeft w:val="0"/>
              <w:marRight w:val="0"/>
              <w:marTop w:val="0"/>
              <w:marBottom w:val="0"/>
              <w:divBdr>
                <w:top w:val="none" w:sz="0" w:space="0" w:color="auto"/>
                <w:left w:val="none" w:sz="0" w:space="0" w:color="auto"/>
                <w:bottom w:val="none" w:sz="0" w:space="0" w:color="auto"/>
                <w:right w:val="none" w:sz="0" w:space="0" w:color="auto"/>
              </w:divBdr>
            </w:div>
            <w:div w:id="842669941">
              <w:marLeft w:val="0"/>
              <w:marRight w:val="0"/>
              <w:marTop w:val="0"/>
              <w:marBottom w:val="0"/>
              <w:divBdr>
                <w:top w:val="none" w:sz="0" w:space="0" w:color="auto"/>
                <w:left w:val="none" w:sz="0" w:space="0" w:color="auto"/>
                <w:bottom w:val="none" w:sz="0" w:space="0" w:color="auto"/>
                <w:right w:val="none" w:sz="0" w:space="0" w:color="auto"/>
              </w:divBdr>
            </w:div>
            <w:div w:id="1761558742">
              <w:marLeft w:val="0"/>
              <w:marRight w:val="0"/>
              <w:marTop w:val="0"/>
              <w:marBottom w:val="0"/>
              <w:divBdr>
                <w:top w:val="none" w:sz="0" w:space="0" w:color="auto"/>
                <w:left w:val="none" w:sz="0" w:space="0" w:color="auto"/>
                <w:bottom w:val="none" w:sz="0" w:space="0" w:color="auto"/>
                <w:right w:val="none" w:sz="0" w:space="0" w:color="auto"/>
              </w:divBdr>
            </w:div>
            <w:div w:id="1651128899">
              <w:marLeft w:val="0"/>
              <w:marRight w:val="0"/>
              <w:marTop w:val="0"/>
              <w:marBottom w:val="0"/>
              <w:divBdr>
                <w:top w:val="none" w:sz="0" w:space="0" w:color="auto"/>
                <w:left w:val="none" w:sz="0" w:space="0" w:color="auto"/>
                <w:bottom w:val="none" w:sz="0" w:space="0" w:color="auto"/>
                <w:right w:val="none" w:sz="0" w:space="0" w:color="auto"/>
              </w:divBdr>
            </w:div>
            <w:div w:id="1184200584">
              <w:marLeft w:val="0"/>
              <w:marRight w:val="0"/>
              <w:marTop w:val="0"/>
              <w:marBottom w:val="0"/>
              <w:divBdr>
                <w:top w:val="none" w:sz="0" w:space="0" w:color="auto"/>
                <w:left w:val="none" w:sz="0" w:space="0" w:color="auto"/>
                <w:bottom w:val="none" w:sz="0" w:space="0" w:color="auto"/>
                <w:right w:val="none" w:sz="0" w:space="0" w:color="auto"/>
              </w:divBdr>
            </w:div>
            <w:div w:id="1031107585">
              <w:marLeft w:val="0"/>
              <w:marRight w:val="0"/>
              <w:marTop w:val="0"/>
              <w:marBottom w:val="0"/>
              <w:divBdr>
                <w:top w:val="none" w:sz="0" w:space="0" w:color="auto"/>
                <w:left w:val="none" w:sz="0" w:space="0" w:color="auto"/>
                <w:bottom w:val="none" w:sz="0" w:space="0" w:color="auto"/>
                <w:right w:val="none" w:sz="0" w:space="0" w:color="auto"/>
              </w:divBdr>
            </w:div>
            <w:div w:id="2077319215">
              <w:marLeft w:val="0"/>
              <w:marRight w:val="0"/>
              <w:marTop w:val="0"/>
              <w:marBottom w:val="0"/>
              <w:divBdr>
                <w:top w:val="none" w:sz="0" w:space="0" w:color="auto"/>
                <w:left w:val="none" w:sz="0" w:space="0" w:color="auto"/>
                <w:bottom w:val="none" w:sz="0" w:space="0" w:color="auto"/>
                <w:right w:val="none" w:sz="0" w:space="0" w:color="auto"/>
              </w:divBdr>
            </w:div>
            <w:div w:id="480269370">
              <w:marLeft w:val="0"/>
              <w:marRight w:val="0"/>
              <w:marTop w:val="0"/>
              <w:marBottom w:val="0"/>
              <w:divBdr>
                <w:top w:val="none" w:sz="0" w:space="0" w:color="auto"/>
                <w:left w:val="none" w:sz="0" w:space="0" w:color="auto"/>
                <w:bottom w:val="none" w:sz="0" w:space="0" w:color="auto"/>
                <w:right w:val="none" w:sz="0" w:space="0" w:color="auto"/>
              </w:divBdr>
            </w:div>
            <w:div w:id="1358778176">
              <w:marLeft w:val="0"/>
              <w:marRight w:val="0"/>
              <w:marTop w:val="0"/>
              <w:marBottom w:val="0"/>
              <w:divBdr>
                <w:top w:val="none" w:sz="0" w:space="0" w:color="auto"/>
                <w:left w:val="none" w:sz="0" w:space="0" w:color="auto"/>
                <w:bottom w:val="none" w:sz="0" w:space="0" w:color="auto"/>
                <w:right w:val="none" w:sz="0" w:space="0" w:color="auto"/>
              </w:divBdr>
            </w:div>
            <w:div w:id="2065910298">
              <w:marLeft w:val="0"/>
              <w:marRight w:val="0"/>
              <w:marTop w:val="0"/>
              <w:marBottom w:val="0"/>
              <w:divBdr>
                <w:top w:val="none" w:sz="0" w:space="0" w:color="auto"/>
                <w:left w:val="none" w:sz="0" w:space="0" w:color="auto"/>
                <w:bottom w:val="none" w:sz="0" w:space="0" w:color="auto"/>
                <w:right w:val="none" w:sz="0" w:space="0" w:color="auto"/>
              </w:divBdr>
            </w:div>
            <w:div w:id="1562056084">
              <w:marLeft w:val="0"/>
              <w:marRight w:val="0"/>
              <w:marTop w:val="0"/>
              <w:marBottom w:val="0"/>
              <w:divBdr>
                <w:top w:val="none" w:sz="0" w:space="0" w:color="auto"/>
                <w:left w:val="none" w:sz="0" w:space="0" w:color="auto"/>
                <w:bottom w:val="none" w:sz="0" w:space="0" w:color="auto"/>
                <w:right w:val="none" w:sz="0" w:space="0" w:color="auto"/>
              </w:divBdr>
            </w:div>
            <w:div w:id="1639725489">
              <w:marLeft w:val="0"/>
              <w:marRight w:val="0"/>
              <w:marTop w:val="0"/>
              <w:marBottom w:val="0"/>
              <w:divBdr>
                <w:top w:val="none" w:sz="0" w:space="0" w:color="auto"/>
                <w:left w:val="none" w:sz="0" w:space="0" w:color="auto"/>
                <w:bottom w:val="none" w:sz="0" w:space="0" w:color="auto"/>
                <w:right w:val="none" w:sz="0" w:space="0" w:color="auto"/>
              </w:divBdr>
            </w:div>
            <w:div w:id="1479103322">
              <w:marLeft w:val="0"/>
              <w:marRight w:val="0"/>
              <w:marTop w:val="0"/>
              <w:marBottom w:val="0"/>
              <w:divBdr>
                <w:top w:val="none" w:sz="0" w:space="0" w:color="auto"/>
                <w:left w:val="none" w:sz="0" w:space="0" w:color="auto"/>
                <w:bottom w:val="none" w:sz="0" w:space="0" w:color="auto"/>
                <w:right w:val="none" w:sz="0" w:space="0" w:color="auto"/>
              </w:divBdr>
            </w:div>
            <w:div w:id="887953928">
              <w:marLeft w:val="0"/>
              <w:marRight w:val="0"/>
              <w:marTop w:val="0"/>
              <w:marBottom w:val="0"/>
              <w:divBdr>
                <w:top w:val="none" w:sz="0" w:space="0" w:color="auto"/>
                <w:left w:val="none" w:sz="0" w:space="0" w:color="auto"/>
                <w:bottom w:val="none" w:sz="0" w:space="0" w:color="auto"/>
                <w:right w:val="none" w:sz="0" w:space="0" w:color="auto"/>
              </w:divBdr>
            </w:div>
            <w:div w:id="1063716281">
              <w:marLeft w:val="0"/>
              <w:marRight w:val="0"/>
              <w:marTop w:val="0"/>
              <w:marBottom w:val="0"/>
              <w:divBdr>
                <w:top w:val="none" w:sz="0" w:space="0" w:color="auto"/>
                <w:left w:val="none" w:sz="0" w:space="0" w:color="auto"/>
                <w:bottom w:val="none" w:sz="0" w:space="0" w:color="auto"/>
                <w:right w:val="none" w:sz="0" w:space="0" w:color="auto"/>
              </w:divBdr>
            </w:div>
            <w:div w:id="376046403">
              <w:marLeft w:val="0"/>
              <w:marRight w:val="0"/>
              <w:marTop w:val="0"/>
              <w:marBottom w:val="0"/>
              <w:divBdr>
                <w:top w:val="none" w:sz="0" w:space="0" w:color="auto"/>
                <w:left w:val="none" w:sz="0" w:space="0" w:color="auto"/>
                <w:bottom w:val="none" w:sz="0" w:space="0" w:color="auto"/>
                <w:right w:val="none" w:sz="0" w:space="0" w:color="auto"/>
              </w:divBdr>
            </w:div>
            <w:div w:id="883518529">
              <w:marLeft w:val="0"/>
              <w:marRight w:val="0"/>
              <w:marTop w:val="0"/>
              <w:marBottom w:val="0"/>
              <w:divBdr>
                <w:top w:val="none" w:sz="0" w:space="0" w:color="auto"/>
                <w:left w:val="none" w:sz="0" w:space="0" w:color="auto"/>
                <w:bottom w:val="none" w:sz="0" w:space="0" w:color="auto"/>
                <w:right w:val="none" w:sz="0" w:space="0" w:color="auto"/>
              </w:divBdr>
            </w:div>
            <w:div w:id="794834515">
              <w:marLeft w:val="0"/>
              <w:marRight w:val="0"/>
              <w:marTop w:val="0"/>
              <w:marBottom w:val="0"/>
              <w:divBdr>
                <w:top w:val="none" w:sz="0" w:space="0" w:color="auto"/>
                <w:left w:val="none" w:sz="0" w:space="0" w:color="auto"/>
                <w:bottom w:val="none" w:sz="0" w:space="0" w:color="auto"/>
                <w:right w:val="none" w:sz="0" w:space="0" w:color="auto"/>
              </w:divBdr>
            </w:div>
            <w:div w:id="336855099">
              <w:marLeft w:val="0"/>
              <w:marRight w:val="0"/>
              <w:marTop w:val="0"/>
              <w:marBottom w:val="0"/>
              <w:divBdr>
                <w:top w:val="none" w:sz="0" w:space="0" w:color="auto"/>
                <w:left w:val="none" w:sz="0" w:space="0" w:color="auto"/>
                <w:bottom w:val="none" w:sz="0" w:space="0" w:color="auto"/>
                <w:right w:val="none" w:sz="0" w:space="0" w:color="auto"/>
              </w:divBdr>
            </w:div>
            <w:div w:id="1852913626">
              <w:marLeft w:val="0"/>
              <w:marRight w:val="0"/>
              <w:marTop w:val="0"/>
              <w:marBottom w:val="0"/>
              <w:divBdr>
                <w:top w:val="none" w:sz="0" w:space="0" w:color="auto"/>
                <w:left w:val="none" w:sz="0" w:space="0" w:color="auto"/>
                <w:bottom w:val="none" w:sz="0" w:space="0" w:color="auto"/>
                <w:right w:val="none" w:sz="0" w:space="0" w:color="auto"/>
              </w:divBdr>
            </w:div>
            <w:div w:id="1020471974">
              <w:marLeft w:val="0"/>
              <w:marRight w:val="0"/>
              <w:marTop w:val="0"/>
              <w:marBottom w:val="0"/>
              <w:divBdr>
                <w:top w:val="none" w:sz="0" w:space="0" w:color="auto"/>
                <w:left w:val="none" w:sz="0" w:space="0" w:color="auto"/>
                <w:bottom w:val="none" w:sz="0" w:space="0" w:color="auto"/>
                <w:right w:val="none" w:sz="0" w:space="0" w:color="auto"/>
              </w:divBdr>
            </w:div>
            <w:div w:id="886069005">
              <w:marLeft w:val="0"/>
              <w:marRight w:val="0"/>
              <w:marTop w:val="0"/>
              <w:marBottom w:val="0"/>
              <w:divBdr>
                <w:top w:val="none" w:sz="0" w:space="0" w:color="auto"/>
                <w:left w:val="none" w:sz="0" w:space="0" w:color="auto"/>
                <w:bottom w:val="none" w:sz="0" w:space="0" w:color="auto"/>
                <w:right w:val="none" w:sz="0" w:space="0" w:color="auto"/>
              </w:divBdr>
            </w:div>
            <w:div w:id="758256497">
              <w:marLeft w:val="0"/>
              <w:marRight w:val="0"/>
              <w:marTop w:val="0"/>
              <w:marBottom w:val="0"/>
              <w:divBdr>
                <w:top w:val="none" w:sz="0" w:space="0" w:color="auto"/>
                <w:left w:val="none" w:sz="0" w:space="0" w:color="auto"/>
                <w:bottom w:val="none" w:sz="0" w:space="0" w:color="auto"/>
                <w:right w:val="none" w:sz="0" w:space="0" w:color="auto"/>
              </w:divBdr>
            </w:div>
            <w:div w:id="1763145411">
              <w:marLeft w:val="0"/>
              <w:marRight w:val="0"/>
              <w:marTop w:val="0"/>
              <w:marBottom w:val="0"/>
              <w:divBdr>
                <w:top w:val="none" w:sz="0" w:space="0" w:color="auto"/>
                <w:left w:val="none" w:sz="0" w:space="0" w:color="auto"/>
                <w:bottom w:val="none" w:sz="0" w:space="0" w:color="auto"/>
                <w:right w:val="none" w:sz="0" w:space="0" w:color="auto"/>
              </w:divBdr>
            </w:div>
            <w:div w:id="1354303261">
              <w:marLeft w:val="0"/>
              <w:marRight w:val="0"/>
              <w:marTop w:val="0"/>
              <w:marBottom w:val="0"/>
              <w:divBdr>
                <w:top w:val="none" w:sz="0" w:space="0" w:color="auto"/>
                <w:left w:val="none" w:sz="0" w:space="0" w:color="auto"/>
                <w:bottom w:val="none" w:sz="0" w:space="0" w:color="auto"/>
                <w:right w:val="none" w:sz="0" w:space="0" w:color="auto"/>
              </w:divBdr>
            </w:div>
            <w:div w:id="1971785538">
              <w:marLeft w:val="0"/>
              <w:marRight w:val="0"/>
              <w:marTop w:val="0"/>
              <w:marBottom w:val="0"/>
              <w:divBdr>
                <w:top w:val="none" w:sz="0" w:space="0" w:color="auto"/>
                <w:left w:val="none" w:sz="0" w:space="0" w:color="auto"/>
                <w:bottom w:val="none" w:sz="0" w:space="0" w:color="auto"/>
                <w:right w:val="none" w:sz="0" w:space="0" w:color="auto"/>
              </w:divBdr>
            </w:div>
            <w:div w:id="1780559858">
              <w:marLeft w:val="0"/>
              <w:marRight w:val="0"/>
              <w:marTop w:val="0"/>
              <w:marBottom w:val="0"/>
              <w:divBdr>
                <w:top w:val="none" w:sz="0" w:space="0" w:color="auto"/>
                <w:left w:val="none" w:sz="0" w:space="0" w:color="auto"/>
                <w:bottom w:val="none" w:sz="0" w:space="0" w:color="auto"/>
                <w:right w:val="none" w:sz="0" w:space="0" w:color="auto"/>
              </w:divBdr>
            </w:div>
            <w:div w:id="1812136594">
              <w:marLeft w:val="0"/>
              <w:marRight w:val="0"/>
              <w:marTop w:val="0"/>
              <w:marBottom w:val="0"/>
              <w:divBdr>
                <w:top w:val="none" w:sz="0" w:space="0" w:color="auto"/>
                <w:left w:val="none" w:sz="0" w:space="0" w:color="auto"/>
                <w:bottom w:val="none" w:sz="0" w:space="0" w:color="auto"/>
                <w:right w:val="none" w:sz="0" w:space="0" w:color="auto"/>
              </w:divBdr>
            </w:div>
            <w:div w:id="901600784">
              <w:marLeft w:val="0"/>
              <w:marRight w:val="0"/>
              <w:marTop w:val="0"/>
              <w:marBottom w:val="0"/>
              <w:divBdr>
                <w:top w:val="none" w:sz="0" w:space="0" w:color="auto"/>
                <w:left w:val="none" w:sz="0" w:space="0" w:color="auto"/>
                <w:bottom w:val="none" w:sz="0" w:space="0" w:color="auto"/>
                <w:right w:val="none" w:sz="0" w:space="0" w:color="auto"/>
              </w:divBdr>
            </w:div>
            <w:div w:id="1171724145">
              <w:marLeft w:val="0"/>
              <w:marRight w:val="0"/>
              <w:marTop w:val="0"/>
              <w:marBottom w:val="0"/>
              <w:divBdr>
                <w:top w:val="none" w:sz="0" w:space="0" w:color="auto"/>
                <w:left w:val="none" w:sz="0" w:space="0" w:color="auto"/>
                <w:bottom w:val="none" w:sz="0" w:space="0" w:color="auto"/>
                <w:right w:val="none" w:sz="0" w:space="0" w:color="auto"/>
              </w:divBdr>
            </w:div>
            <w:div w:id="1730152577">
              <w:marLeft w:val="0"/>
              <w:marRight w:val="0"/>
              <w:marTop w:val="0"/>
              <w:marBottom w:val="0"/>
              <w:divBdr>
                <w:top w:val="none" w:sz="0" w:space="0" w:color="auto"/>
                <w:left w:val="none" w:sz="0" w:space="0" w:color="auto"/>
                <w:bottom w:val="none" w:sz="0" w:space="0" w:color="auto"/>
                <w:right w:val="none" w:sz="0" w:space="0" w:color="auto"/>
              </w:divBdr>
            </w:div>
            <w:div w:id="963659105">
              <w:marLeft w:val="0"/>
              <w:marRight w:val="0"/>
              <w:marTop w:val="0"/>
              <w:marBottom w:val="0"/>
              <w:divBdr>
                <w:top w:val="none" w:sz="0" w:space="0" w:color="auto"/>
                <w:left w:val="none" w:sz="0" w:space="0" w:color="auto"/>
                <w:bottom w:val="none" w:sz="0" w:space="0" w:color="auto"/>
                <w:right w:val="none" w:sz="0" w:space="0" w:color="auto"/>
              </w:divBdr>
            </w:div>
            <w:div w:id="697699425">
              <w:marLeft w:val="0"/>
              <w:marRight w:val="0"/>
              <w:marTop w:val="0"/>
              <w:marBottom w:val="0"/>
              <w:divBdr>
                <w:top w:val="none" w:sz="0" w:space="0" w:color="auto"/>
                <w:left w:val="none" w:sz="0" w:space="0" w:color="auto"/>
                <w:bottom w:val="none" w:sz="0" w:space="0" w:color="auto"/>
                <w:right w:val="none" w:sz="0" w:space="0" w:color="auto"/>
              </w:divBdr>
            </w:div>
            <w:div w:id="1841697253">
              <w:marLeft w:val="0"/>
              <w:marRight w:val="0"/>
              <w:marTop w:val="0"/>
              <w:marBottom w:val="0"/>
              <w:divBdr>
                <w:top w:val="none" w:sz="0" w:space="0" w:color="auto"/>
                <w:left w:val="none" w:sz="0" w:space="0" w:color="auto"/>
                <w:bottom w:val="none" w:sz="0" w:space="0" w:color="auto"/>
                <w:right w:val="none" w:sz="0" w:space="0" w:color="auto"/>
              </w:divBdr>
            </w:div>
            <w:div w:id="397747632">
              <w:marLeft w:val="0"/>
              <w:marRight w:val="0"/>
              <w:marTop w:val="0"/>
              <w:marBottom w:val="0"/>
              <w:divBdr>
                <w:top w:val="none" w:sz="0" w:space="0" w:color="auto"/>
                <w:left w:val="none" w:sz="0" w:space="0" w:color="auto"/>
                <w:bottom w:val="none" w:sz="0" w:space="0" w:color="auto"/>
                <w:right w:val="none" w:sz="0" w:space="0" w:color="auto"/>
              </w:divBdr>
            </w:div>
            <w:div w:id="1949727721">
              <w:marLeft w:val="0"/>
              <w:marRight w:val="0"/>
              <w:marTop w:val="0"/>
              <w:marBottom w:val="0"/>
              <w:divBdr>
                <w:top w:val="none" w:sz="0" w:space="0" w:color="auto"/>
                <w:left w:val="none" w:sz="0" w:space="0" w:color="auto"/>
                <w:bottom w:val="none" w:sz="0" w:space="0" w:color="auto"/>
                <w:right w:val="none" w:sz="0" w:space="0" w:color="auto"/>
              </w:divBdr>
            </w:div>
            <w:div w:id="1184638180">
              <w:marLeft w:val="0"/>
              <w:marRight w:val="0"/>
              <w:marTop w:val="0"/>
              <w:marBottom w:val="0"/>
              <w:divBdr>
                <w:top w:val="none" w:sz="0" w:space="0" w:color="auto"/>
                <w:left w:val="none" w:sz="0" w:space="0" w:color="auto"/>
                <w:bottom w:val="none" w:sz="0" w:space="0" w:color="auto"/>
                <w:right w:val="none" w:sz="0" w:space="0" w:color="auto"/>
              </w:divBdr>
            </w:div>
            <w:div w:id="1531451054">
              <w:marLeft w:val="0"/>
              <w:marRight w:val="0"/>
              <w:marTop w:val="0"/>
              <w:marBottom w:val="0"/>
              <w:divBdr>
                <w:top w:val="none" w:sz="0" w:space="0" w:color="auto"/>
                <w:left w:val="none" w:sz="0" w:space="0" w:color="auto"/>
                <w:bottom w:val="none" w:sz="0" w:space="0" w:color="auto"/>
                <w:right w:val="none" w:sz="0" w:space="0" w:color="auto"/>
              </w:divBdr>
            </w:div>
            <w:div w:id="777650668">
              <w:marLeft w:val="0"/>
              <w:marRight w:val="0"/>
              <w:marTop w:val="0"/>
              <w:marBottom w:val="0"/>
              <w:divBdr>
                <w:top w:val="none" w:sz="0" w:space="0" w:color="auto"/>
                <w:left w:val="none" w:sz="0" w:space="0" w:color="auto"/>
                <w:bottom w:val="none" w:sz="0" w:space="0" w:color="auto"/>
                <w:right w:val="none" w:sz="0" w:space="0" w:color="auto"/>
              </w:divBdr>
            </w:div>
            <w:div w:id="945581824">
              <w:marLeft w:val="0"/>
              <w:marRight w:val="0"/>
              <w:marTop w:val="0"/>
              <w:marBottom w:val="0"/>
              <w:divBdr>
                <w:top w:val="none" w:sz="0" w:space="0" w:color="auto"/>
                <w:left w:val="none" w:sz="0" w:space="0" w:color="auto"/>
                <w:bottom w:val="none" w:sz="0" w:space="0" w:color="auto"/>
                <w:right w:val="none" w:sz="0" w:space="0" w:color="auto"/>
              </w:divBdr>
            </w:div>
            <w:div w:id="2095546330">
              <w:marLeft w:val="0"/>
              <w:marRight w:val="0"/>
              <w:marTop w:val="0"/>
              <w:marBottom w:val="0"/>
              <w:divBdr>
                <w:top w:val="none" w:sz="0" w:space="0" w:color="auto"/>
                <w:left w:val="none" w:sz="0" w:space="0" w:color="auto"/>
                <w:bottom w:val="none" w:sz="0" w:space="0" w:color="auto"/>
                <w:right w:val="none" w:sz="0" w:space="0" w:color="auto"/>
              </w:divBdr>
            </w:div>
            <w:div w:id="1913543195">
              <w:marLeft w:val="0"/>
              <w:marRight w:val="0"/>
              <w:marTop w:val="0"/>
              <w:marBottom w:val="0"/>
              <w:divBdr>
                <w:top w:val="none" w:sz="0" w:space="0" w:color="auto"/>
                <w:left w:val="none" w:sz="0" w:space="0" w:color="auto"/>
                <w:bottom w:val="none" w:sz="0" w:space="0" w:color="auto"/>
                <w:right w:val="none" w:sz="0" w:space="0" w:color="auto"/>
              </w:divBdr>
            </w:div>
            <w:div w:id="1681009529">
              <w:marLeft w:val="0"/>
              <w:marRight w:val="0"/>
              <w:marTop w:val="0"/>
              <w:marBottom w:val="0"/>
              <w:divBdr>
                <w:top w:val="none" w:sz="0" w:space="0" w:color="auto"/>
                <w:left w:val="none" w:sz="0" w:space="0" w:color="auto"/>
                <w:bottom w:val="none" w:sz="0" w:space="0" w:color="auto"/>
                <w:right w:val="none" w:sz="0" w:space="0" w:color="auto"/>
              </w:divBdr>
            </w:div>
            <w:div w:id="1204750177">
              <w:marLeft w:val="0"/>
              <w:marRight w:val="0"/>
              <w:marTop w:val="0"/>
              <w:marBottom w:val="0"/>
              <w:divBdr>
                <w:top w:val="none" w:sz="0" w:space="0" w:color="auto"/>
                <w:left w:val="none" w:sz="0" w:space="0" w:color="auto"/>
                <w:bottom w:val="none" w:sz="0" w:space="0" w:color="auto"/>
                <w:right w:val="none" w:sz="0" w:space="0" w:color="auto"/>
              </w:divBdr>
            </w:div>
            <w:div w:id="612596245">
              <w:marLeft w:val="0"/>
              <w:marRight w:val="0"/>
              <w:marTop w:val="0"/>
              <w:marBottom w:val="0"/>
              <w:divBdr>
                <w:top w:val="none" w:sz="0" w:space="0" w:color="auto"/>
                <w:left w:val="none" w:sz="0" w:space="0" w:color="auto"/>
                <w:bottom w:val="none" w:sz="0" w:space="0" w:color="auto"/>
                <w:right w:val="none" w:sz="0" w:space="0" w:color="auto"/>
              </w:divBdr>
            </w:div>
            <w:div w:id="808518280">
              <w:marLeft w:val="0"/>
              <w:marRight w:val="0"/>
              <w:marTop w:val="0"/>
              <w:marBottom w:val="0"/>
              <w:divBdr>
                <w:top w:val="none" w:sz="0" w:space="0" w:color="auto"/>
                <w:left w:val="none" w:sz="0" w:space="0" w:color="auto"/>
                <w:bottom w:val="none" w:sz="0" w:space="0" w:color="auto"/>
                <w:right w:val="none" w:sz="0" w:space="0" w:color="auto"/>
              </w:divBdr>
            </w:div>
            <w:div w:id="297956626">
              <w:marLeft w:val="0"/>
              <w:marRight w:val="0"/>
              <w:marTop w:val="0"/>
              <w:marBottom w:val="0"/>
              <w:divBdr>
                <w:top w:val="none" w:sz="0" w:space="0" w:color="auto"/>
                <w:left w:val="none" w:sz="0" w:space="0" w:color="auto"/>
                <w:bottom w:val="none" w:sz="0" w:space="0" w:color="auto"/>
                <w:right w:val="none" w:sz="0" w:space="0" w:color="auto"/>
              </w:divBdr>
            </w:div>
            <w:div w:id="1331106400">
              <w:marLeft w:val="0"/>
              <w:marRight w:val="0"/>
              <w:marTop w:val="0"/>
              <w:marBottom w:val="0"/>
              <w:divBdr>
                <w:top w:val="none" w:sz="0" w:space="0" w:color="auto"/>
                <w:left w:val="none" w:sz="0" w:space="0" w:color="auto"/>
                <w:bottom w:val="none" w:sz="0" w:space="0" w:color="auto"/>
                <w:right w:val="none" w:sz="0" w:space="0" w:color="auto"/>
              </w:divBdr>
            </w:div>
            <w:div w:id="23752068">
              <w:marLeft w:val="0"/>
              <w:marRight w:val="0"/>
              <w:marTop w:val="0"/>
              <w:marBottom w:val="0"/>
              <w:divBdr>
                <w:top w:val="none" w:sz="0" w:space="0" w:color="auto"/>
                <w:left w:val="none" w:sz="0" w:space="0" w:color="auto"/>
                <w:bottom w:val="none" w:sz="0" w:space="0" w:color="auto"/>
                <w:right w:val="none" w:sz="0" w:space="0" w:color="auto"/>
              </w:divBdr>
            </w:div>
            <w:div w:id="170528965">
              <w:marLeft w:val="0"/>
              <w:marRight w:val="0"/>
              <w:marTop w:val="0"/>
              <w:marBottom w:val="0"/>
              <w:divBdr>
                <w:top w:val="none" w:sz="0" w:space="0" w:color="auto"/>
                <w:left w:val="none" w:sz="0" w:space="0" w:color="auto"/>
                <w:bottom w:val="none" w:sz="0" w:space="0" w:color="auto"/>
                <w:right w:val="none" w:sz="0" w:space="0" w:color="auto"/>
              </w:divBdr>
            </w:div>
            <w:div w:id="1676498563">
              <w:marLeft w:val="0"/>
              <w:marRight w:val="0"/>
              <w:marTop w:val="0"/>
              <w:marBottom w:val="0"/>
              <w:divBdr>
                <w:top w:val="none" w:sz="0" w:space="0" w:color="auto"/>
                <w:left w:val="none" w:sz="0" w:space="0" w:color="auto"/>
                <w:bottom w:val="none" w:sz="0" w:space="0" w:color="auto"/>
                <w:right w:val="none" w:sz="0" w:space="0" w:color="auto"/>
              </w:divBdr>
            </w:div>
            <w:div w:id="2122383682">
              <w:marLeft w:val="0"/>
              <w:marRight w:val="0"/>
              <w:marTop w:val="0"/>
              <w:marBottom w:val="0"/>
              <w:divBdr>
                <w:top w:val="none" w:sz="0" w:space="0" w:color="auto"/>
                <w:left w:val="none" w:sz="0" w:space="0" w:color="auto"/>
                <w:bottom w:val="none" w:sz="0" w:space="0" w:color="auto"/>
                <w:right w:val="none" w:sz="0" w:space="0" w:color="auto"/>
              </w:divBdr>
            </w:div>
            <w:div w:id="1279290869">
              <w:marLeft w:val="0"/>
              <w:marRight w:val="0"/>
              <w:marTop w:val="0"/>
              <w:marBottom w:val="0"/>
              <w:divBdr>
                <w:top w:val="none" w:sz="0" w:space="0" w:color="auto"/>
                <w:left w:val="none" w:sz="0" w:space="0" w:color="auto"/>
                <w:bottom w:val="none" w:sz="0" w:space="0" w:color="auto"/>
                <w:right w:val="none" w:sz="0" w:space="0" w:color="auto"/>
              </w:divBdr>
            </w:div>
            <w:div w:id="2107335687">
              <w:marLeft w:val="0"/>
              <w:marRight w:val="0"/>
              <w:marTop w:val="0"/>
              <w:marBottom w:val="0"/>
              <w:divBdr>
                <w:top w:val="none" w:sz="0" w:space="0" w:color="auto"/>
                <w:left w:val="none" w:sz="0" w:space="0" w:color="auto"/>
                <w:bottom w:val="none" w:sz="0" w:space="0" w:color="auto"/>
                <w:right w:val="none" w:sz="0" w:space="0" w:color="auto"/>
              </w:divBdr>
            </w:div>
            <w:div w:id="1939604458">
              <w:marLeft w:val="0"/>
              <w:marRight w:val="0"/>
              <w:marTop w:val="0"/>
              <w:marBottom w:val="0"/>
              <w:divBdr>
                <w:top w:val="none" w:sz="0" w:space="0" w:color="auto"/>
                <w:left w:val="none" w:sz="0" w:space="0" w:color="auto"/>
                <w:bottom w:val="none" w:sz="0" w:space="0" w:color="auto"/>
                <w:right w:val="none" w:sz="0" w:space="0" w:color="auto"/>
              </w:divBdr>
            </w:div>
            <w:div w:id="876816093">
              <w:marLeft w:val="0"/>
              <w:marRight w:val="0"/>
              <w:marTop w:val="0"/>
              <w:marBottom w:val="0"/>
              <w:divBdr>
                <w:top w:val="none" w:sz="0" w:space="0" w:color="auto"/>
                <w:left w:val="none" w:sz="0" w:space="0" w:color="auto"/>
                <w:bottom w:val="none" w:sz="0" w:space="0" w:color="auto"/>
                <w:right w:val="none" w:sz="0" w:space="0" w:color="auto"/>
              </w:divBdr>
            </w:div>
            <w:div w:id="31151879">
              <w:marLeft w:val="0"/>
              <w:marRight w:val="0"/>
              <w:marTop w:val="0"/>
              <w:marBottom w:val="0"/>
              <w:divBdr>
                <w:top w:val="none" w:sz="0" w:space="0" w:color="auto"/>
                <w:left w:val="none" w:sz="0" w:space="0" w:color="auto"/>
                <w:bottom w:val="none" w:sz="0" w:space="0" w:color="auto"/>
                <w:right w:val="none" w:sz="0" w:space="0" w:color="auto"/>
              </w:divBdr>
            </w:div>
            <w:div w:id="1008215451">
              <w:marLeft w:val="0"/>
              <w:marRight w:val="0"/>
              <w:marTop w:val="0"/>
              <w:marBottom w:val="0"/>
              <w:divBdr>
                <w:top w:val="none" w:sz="0" w:space="0" w:color="auto"/>
                <w:left w:val="none" w:sz="0" w:space="0" w:color="auto"/>
                <w:bottom w:val="none" w:sz="0" w:space="0" w:color="auto"/>
                <w:right w:val="none" w:sz="0" w:space="0" w:color="auto"/>
              </w:divBdr>
            </w:div>
            <w:div w:id="1216889386">
              <w:marLeft w:val="0"/>
              <w:marRight w:val="0"/>
              <w:marTop w:val="0"/>
              <w:marBottom w:val="0"/>
              <w:divBdr>
                <w:top w:val="none" w:sz="0" w:space="0" w:color="auto"/>
                <w:left w:val="none" w:sz="0" w:space="0" w:color="auto"/>
                <w:bottom w:val="none" w:sz="0" w:space="0" w:color="auto"/>
                <w:right w:val="none" w:sz="0" w:space="0" w:color="auto"/>
              </w:divBdr>
            </w:div>
            <w:div w:id="1936133449">
              <w:marLeft w:val="0"/>
              <w:marRight w:val="0"/>
              <w:marTop w:val="0"/>
              <w:marBottom w:val="0"/>
              <w:divBdr>
                <w:top w:val="none" w:sz="0" w:space="0" w:color="auto"/>
                <w:left w:val="none" w:sz="0" w:space="0" w:color="auto"/>
                <w:bottom w:val="none" w:sz="0" w:space="0" w:color="auto"/>
                <w:right w:val="none" w:sz="0" w:space="0" w:color="auto"/>
              </w:divBdr>
            </w:div>
            <w:div w:id="1074165500">
              <w:marLeft w:val="0"/>
              <w:marRight w:val="0"/>
              <w:marTop w:val="0"/>
              <w:marBottom w:val="0"/>
              <w:divBdr>
                <w:top w:val="none" w:sz="0" w:space="0" w:color="auto"/>
                <w:left w:val="none" w:sz="0" w:space="0" w:color="auto"/>
                <w:bottom w:val="none" w:sz="0" w:space="0" w:color="auto"/>
                <w:right w:val="none" w:sz="0" w:space="0" w:color="auto"/>
              </w:divBdr>
            </w:div>
            <w:div w:id="1340276861">
              <w:marLeft w:val="0"/>
              <w:marRight w:val="0"/>
              <w:marTop w:val="0"/>
              <w:marBottom w:val="0"/>
              <w:divBdr>
                <w:top w:val="none" w:sz="0" w:space="0" w:color="auto"/>
                <w:left w:val="none" w:sz="0" w:space="0" w:color="auto"/>
                <w:bottom w:val="none" w:sz="0" w:space="0" w:color="auto"/>
                <w:right w:val="none" w:sz="0" w:space="0" w:color="auto"/>
              </w:divBdr>
            </w:div>
            <w:div w:id="1180268123">
              <w:marLeft w:val="0"/>
              <w:marRight w:val="0"/>
              <w:marTop w:val="0"/>
              <w:marBottom w:val="0"/>
              <w:divBdr>
                <w:top w:val="none" w:sz="0" w:space="0" w:color="auto"/>
                <w:left w:val="none" w:sz="0" w:space="0" w:color="auto"/>
                <w:bottom w:val="none" w:sz="0" w:space="0" w:color="auto"/>
                <w:right w:val="none" w:sz="0" w:space="0" w:color="auto"/>
              </w:divBdr>
            </w:div>
            <w:div w:id="751507710">
              <w:marLeft w:val="0"/>
              <w:marRight w:val="0"/>
              <w:marTop w:val="0"/>
              <w:marBottom w:val="0"/>
              <w:divBdr>
                <w:top w:val="none" w:sz="0" w:space="0" w:color="auto"/>
                <w:left w:val="none" w:sz="0" w:space="0" w:color="auto"/>
                <w:bottom w:val="none" w:sz="0" w:space="0" w:color="auto"/>
                <w:right w:val="none" w:sz="0" w:space="0" w:color="auto"/>
              </w:divBdr>
            </w:div>
            <w:div w:id="1433745802">
              <w:marLeft w:val="0"/>
              <w:marRight w:val="0"/>
              <w:marTop w:val="0"/>
              <w:marBottom w:val="0"/>
              <w:divBdr>
                <w:top w:val="none" w:sz="0" w:space="0" w:color="auto"/>
                <w:left w:val="none" w:sz="0" w:space="0" w:color="auto"/>
                <w:bottom w:val="none" w:sz="0" w:space="0" w:color="auto"/>
                <w:right w:val="none" w:sz="0" w:space="0" w:color="auto"/>
              </w:divBdr>
            </w:div>
            <w:div w:id="218828521">
              <w:marLeft w:val="0"/>
              <w:marRight w:val="0"/>
              <w:marTop w:val="0"/>
              <w:marBottom w:val="0"/>
              <w:divBdr>
                <w:top w:val="none" w:sz="0" w:space="0" w:color="auto"/>
                <w:left w:val="none" w:sz="0" w:space="0" w:color="auto"/>
                <w:bottom w:val="none" w:sz="0" w:space="0" w:color="auto"/>
                <w:right w:val="none" w:sz="0" w:space="0" w:color="auto"/>
              </w:divBdr>
            </w:div>
            <w:div w:id="215627016">
              <w:marLeft w:val="0"/>
              <w:marRight w:val="0"/>
              <w:marTop w:val="0"/>
              <w:marBottom w:val="0"/>
              <w:divBdr>
                <w:top w:val="none" w:sz="0" w:space="0" w:color="auto"/>
                <w:left w:val="none" w:sz="0" w:space="0" w:color="auto"/>
                <w:bottom w:val="none" w:sz="0" w:space="0" w:color="auto"/>
                <w:right w:val="none" w:sz="0" w:space="0" w:color="auto"/>
              </w:divBdr>
            </w:div>
            <w:div w:id="202601387">
              <w:marLeft w:val="0"/>
              <w:marRight w:val="0"/>
              <w:marTop w:val="0"/>
              <w:marBottom w:val="0"/>
              <w:divBdr>
                <w:top w:val="none" w:sz="0" w:space="0" w:color="auto"/>
                <w:left w:val="none" w:sz="0" w:space="0" w:color="auto"/>
                <w:bottom w:val="none" w:sz="0" w:space="0" w:color="auto"/>
                <w:right w:val="none" w:sz="0" w:space="0" w:color="auto"/>
              </w:divBdr>
            </w:div>
            <w:div w:id="2129541844">
              <w:marLeft w:val="0"/>
              <w:marRight w:val="0"/>
              <w:marTop w:val="0"/>
              <w:marBottom w:val="0"/>
              <w:divBdr>
                <w:top w:val="none" w:sz="0" w:space="0" w:color="auto"/>
                <w:left w:val="none" w:sz="0" w:space="0" w:color="auto"/>
                <w:bottom w:val="none" w:sz="0" w:space="0" w:color="auto"/>
                <w:right w:val="none" w:sz="0" w:space="0" w:color="auto"/>
              </w:divBdr>
            </w:div>
            <w:div w:id="1871919193">
              <w:marLeft w:val="0"/>
              <w:marRight w:val="0"/>
              <w:marTop w:val="0"/>
              <w:marBottom w:val="0"/>
              <w:divBdr>
                <w:top w:val="none" w:sz="0" w:space="0" w:color="auto"/>
                <w:left w:val="none" w:sz="0" w:space="0" w:color="auto"/>
                <w:bottom w:val="none" w:sz="0" w:space="0" w:color="auto"/>
                <w:right w:val="none" w:sz="0" w:space="0" w:color="auto"/>
              </w:divBdr>
            </w:div>
            <w:div w:id="1416592807">
              <w:marLeft w:val="0"/>
              <w:marRight w:val="0"/>
              <w:marTop w:val="0"/>
              <w:marBottom w:val="0"/>
              <w:divBdr>
                <w:top w:val="none" w:sz="0" w:space="0" w:color="auto"/>
                <w:left w:val="none" w:sz="0" w:space="0" w:color="auto"/>
                <w:bottom w:val="none" w:sz="0" w:space="0" w:color="auto"/>
                <w:right w:val="none" w:sz="0" w:space="0" w:color="auto"/>
              </w:divBdr>
            </w:div>
            <w:div w:id="218590236">
              <w:marLeft w:val="0"/>
              <w:marRight w:val="0"/>
              <w:marTop w:val="0"/>
              <w:marBottom w:val="0"/>
              <w:divBdr>
                <w:top w:val="none" w:sz="0" w:space="0" w:color="auto"/>
                <w:left w:val="none" w:sz="0" w:space="0" w:color="auto"/>
                <w:bottom w:val="none" w:sz="0" w:space="0" w:color="auto"/>
                <w:right w:val="none" w:sz="0" w:space="0" w:color="auto"/>
              </w:divBdr>
            </w:div>
            <w:div w:id="657811555">
              <w:marLeft w:val="0"/>
              <w:marRight w:val="0"/>
              <w:marTop w:val="0"/>
              <w:marBottom w:val="0"/>
              <w:divBdr>
                <w:top w:val="none" w:sz="0" w:space="0" w:color="auto"/>
                <w:left w:val="none" w:sz="0" w:space="0" w:color="auto"/>
                <w:bottom w:val="none" w:sz="0" w:space="0" w:color="auto"/>
                <w:right w:val="none" w:sz="0" w:space="0" w:color="auto"/>
              </w:divBdr>
            </w:div>
            <w:div w:id="1303736138">
              <w:marLeft w:val="0"/>
              <w:marRight w:val="0"/>
              <w:marTop w:val="0"/>
              <w:marBottom w:val="0"/>
              <w:divBdr>
                <w:top w:val="none" w:sz="0" w:space="0" w:color="auto"/>
                <w:left w:val="none" w:sz="0" w:space="0" w:color="auto"/>
                <w:bottom w:val="none" w:sz="0" w:space="0" w:color="auto"/>
                <w:right w:val="none" w:sz="0" w:space="0" w:color="auto"/>
              </w:divBdr>
            </w:div>
            <w:div w:id="59838937">
              <w:marLeft w:val="0"/>
              <w:marRight w:val="0"/>
              <w:marTop w:val="0"/>
              <w:marBottom w:val="0"/>
              <w:divBdr>
                <w:top w:val="none" w:sz="0" w:space="0" w:color="auto"/>
                <w:left w:val="none" w:sz="0" w:space="0" w:color="auto"/>
                <w:bottom w:val="none" w:sz="0" w:space="0" w:color="auto"/>
                <w:right w:val="none" w:sz="0" w:space="0" w:color="auto"/>
              </w:divBdr>
            </w:div>
            <w:div w:id="914125813">
              <w:marLeft w:val="0"/>
              <w:marRight w:val="0"/>
              <w:marTop w:val="0"/>
              <w:marBottom w:val="0"/>
              <w:divBdr>
                <w:top w:val="none" w:sz="0" w:space="0" w:color="auto"/>
                <w:left w:val="none" w:sz="0" w:space="0" w:color="auto"/>
                <w:bottom w:val="none" w:sz="0" w:space="0" w:color="auto"/>
                <w:right w:val="none" w:sz="0" w:space="0" w:color="auto"/>
              </w:divBdr>
            </w:div>
            <w:div w:id="994143529">
              <w:marLeft w:val="0"/>
              <w:marRight w:val="0"/>
              <w:marTop w:val="0"/>
              <w:marBottom w:val="0"/>
              <w:divBdr>
                <w:top w:val="none" w:sz="0" w:space="0" w:color="auto"/>
                <w:left w:val="none" w:sz="0" w:space="0" w:color="auto"/>
                <w:bottom w:val="none" w:sz="0" w:space="0" w:color="auto"/>
                <w:right w:val="none" w:sz="0" w:space="0" w:color="auto"/>
              </w:divBdr>
            </w:div>
            <w:div w:id="1950313370">
              <w:marLeft w:val="0"/>
              <w:marRight w:val="0"/>
              <w:marTop w:val="0"/>
              <w:marBottom w:val="0"/>
              <w:divBdr>
                <w:top w:val="none" w:sz="0" w:space="0" w:color="auto"/>
                <w:left w:val="none" w:sz="0" w:space="0" w:color="auto"/>
                <w:bottom w:val="none" w:sz="0" w:space="0" w:color="auto"/>
                <w:right w:val="none" w:sz="0" w:space="0" w:color="auto"/>
              </w:divBdr>
            </w:div>
            <w:div w:id="603391638">
              <w:marLeft w:val="0"/>
              <w:marRight w:val="0"/>
              <w:marTop w:val="0"/>
              <w:marBottom w:val="0"/>
              <w:divBdr>
                <w:top w:val="none" w:sz="0" w:space="0" w:color="auto"/>
                <w:left w:val="none" w:sz="0" w:space="0" w:color="auto"/>
                <w:bottom w:val="none" w:sz="0" w:space="0" w:color="auto"/>
                <w:right w:val="none" w:sz="0" w:space="0" w:color="auto"/>
              </w:divBdr>
            </w:div>
            <w:div w:id="759789786">
              <w:marLeft w:val="0"/>
              <w:marRight w:val="0"/>
              <w:marTop w:val="0"/>
              <w:marBottom w:val="0"/>
              <w:divBdr>
                <w:top w:val="none" w:sz="0" w:space="0" w:color="auto"/>
                <w:left w:val="none" w:sz="0" w:space="0" w:color="auto"/>
                <w:bottom w:val="none" w:sz="0" w:space="0" w:color="auto"/>
                <w:right w:val="none" w:sz="0" w:space="0" w:color="auto"/>
              </w:divBdr>
            </w:div>
            <w:div w:id="1932932402">
              <w:marLeft w:val="0"/>
              <w:marRight w:val="0"/>
              <w:marTop w:val="0"/>
              <w:marBottom w:val="0"/>
              <w:divBdr>
                <w:top w:val="none" w:sz="0" w:space="0" w:color="auto"/>
                <w:left w:val="none" w:sz="0" w:space="0" w:color="auto"/>
                <w:bottom w:val="none" w:sz="0" w:space="0" w:color="auto"/>
                <w:right w:val="none" w:sz="0" w:space="0" w:color="auto"/>
              </w:divBdr>
            </w:div>
            <w:div w:id="1766268187">
              <w:marLeft w:val="0"/>
              <w:marRight w:val="0"/>
              <w:marTop w:val="0"/>
              <w:marBottom w:val="0"/>
              <w:divBdr>
                <w:top w:val="none" w:sz="0" w:space="0" w:color="auto"/>
                <w:left w:val="none" w:sz="0" w:space="0" w:color="auto"/>
                <w:bottom w:val="none" w:sz="0" w:space="0" w:color="auto"/>
                <w:right w:val="none" w:sz="0" w:space="0" w:color="auto"/>
              </w:divBdr>
            </w:div>
            <w:div w:id="866411456">
              <w:marLeft w:val="0"/>
              <w:marRight w:val="0"/>
              <w:marTop w:val="0"/>
              <w:marBottom w:val="0"/>
              <w:divBdr>
                <w:top w:val="none" w:sz="0" w:space="0" w:color="auto"/>
                <w:left w:val="none" w:sz="0" w:space="0" w:color="auto"/>
                <w:bottom w:val="none" w:sz="0" w:space="0" w:color="auto"/>
                <w:right w:val="none" w:sz="0" w:space="0" w:color="auto"/>
              </w:divBdr>
            </w:div>
            <w:div w:id="1488672537">
              <w:marLeft w:val="0"/>
              <w:marRight w:val="0"/>
              <w:marTop w:val="0"/>
              <w:marBottom w:val="0"/>
              <w:divBdr>
                <w:top w:val="none" w:sz="0" w:space="0" w:color="auto"/>
                <w:left w:val="none" w:sz="0" w:space="0" w:color="auto"/>
                <w:bottom w:val="none" w:sz="0" w:space="0" w:color="auto"/>
                <w:right w:val="none" w:sz="0" w:space="0" w:color="auto"/>
              </w:divBdr>
            </w:div>
            <w:div w:id="1985349561">
              <w:marLeft w:val="0"/>
              <w:marRight w:val="0"/>
              <w:marTop w:val="0"/>
              <w:marBottom w:val="0"/>
              <w:divBdr>
                <w:top w:val="none" w:sz="0" w:space="0" w:color="auto"/>
                <w:left w:val="none" w:sz="0" w:space="0" w:color="auto"/>
                <w:bottom w:val="none" w:sz="0" w:space="0" w:color="auto"/>
                <w:right w:val="none" w:sz="0" w:space="0" w:color="auto"/>
              </w:divBdr>
            </w:div>
            <w:div w:id="1470971456">
              <w:marLeft w:val="0"/>
              <w:marRight w:val="0"/>
              <w:marTop w:val="0"/>
              <w:marBottom w:val="0"/>
              <w:divBdr>
                <w:top w:val="none" w:sz="0" w:space="0" w:color="auto"/>
                <w:left w:val="none" w:sz="0" w:space="0" w:color="auto"/>
                <w:bottom w:val="none" w:sz="0" w:space="0" w:color="auto"/>
                <w:right w:val="none" w:sz="0" w:space="0" w:color="auto"/>
              </w:divBdr>
            </w:div>
            <w:div w:id="969750660">
              <w:marLeft w:val="0"/>
              <w:marRight w:val="0"/>
              <w:marTop w:val="0"/>
              <w:marBottom w:val="0"/>
              <w:divBdr>
                <w:top w:val="none" w:sz="0" w:space="0" w:color="auto"/>
                <w:left w:val="none" w:sz="0" w:space="0" w:color="auto"/>
                <w:bottom w:val="none" w:sz="0" w:space="0" w:color="auto"/>
                <w:right w:val="none" w:sz="0" w:space="0" w:color="auto"/>
              </w:divBdr>
            </w:div>
            <w:div w:id="939337740">
              <w:marLeft w:val="0"/>
              <w:marRight w:val="0"/>
              <w:marTop w:val="0"/>
              <w:marBottom w:val="0"/>
              <w:divBdr>
                <w:top w:val="none" w:sz="0" w:space="0" w:color="auto"/>
                <w:left w:val="none" w:sz="0" w:space="0" w:color="auto"/>
                <w:bottom w:val="none" w:sz="0" w:space="0" w:color="auto"/>
                <w:right w:val="none" w:sz="0" w:space="0" w:color="auto"/>
              </w:divBdr>
            </w:div>
            <w:div w:id="2047830444">
              <w:marLeft w:val="0"/>
              <w:marRight w:val="0"/>
              <w:marTop w:val="0"/>
              <w:marBottom w:val="0"/>
              <w:divBdr>
                <w:top w:val="none" w:sz="0" w:space="0" w:color="auto"/>
                <w:left w:val="none" w:sz="0" w:space="0" w:color="auto"/>
                <w:bottom w:val="none" w:sz="0" w:space="0" w:color="auto"/>
                <w:right w:val="none" w:sz="0" w:space="0" w:color="auto"/>
              </w:divBdr>
            </w:div>
            <w:div w:id="461926438">
              <w:marLeft w:val="0"/>
              <w:marRight w:val="0"/>
              <w:marTop w:val="0"/>
              <w:marBottom w:val="0"/>
              <w:divBdr>
                <w:top w:val="none" w:sz="0" w:space="0" w:color="auto"/>
                <w:left w:val="none" w:sz="0" w:space="0" w:color="auto"/>
                <w:bottom w:val="none" w:sz="0" w:space="0" w:color="auto"/>
                <w:right w:val="none" w:sz="0" w:space="0" w:color="auto"/>
              </w:divBdr>
            </w:div>
            <w:div w:id="99951908">
              <w:marLeft w:val="0"/>
              <w:marRight w:val="0"/>
              <w:marTop w:val="0"/>
              <w:marBottom w:val="0"/>
              <w:divBdr>
                <w:top w:val="none" w:sz="0" w:space="0" w:color="auto"/>
                <w:left w:val="none" w:sz="0" w:space="0" w:color="auto"/>
                <w:bottom w:val="none" w:sz="0" w:space="0" w:color="auto"/>
                <w:right w:val="none" w:sz="0" w:space="0" w:color="auto"/>
              </w:divBdr>
            </w:div>
            <w:div w:id="2026784034">
              <w:marLeft w:val="0"/>
              <w:marRight w:val="0"/>
              <w:marTop w:val="0"/>
              <w:marBottom w:val="0"/>
              <w:divBdr>
                <w:top w:val="none" w:sz="0" w:space="0" w:color="auto"/>
                <w:left w:val="none" w:sz="0" w:space="0" w:color="auto"/>
                <w:bottom w:val="none" w:sz="0" w:space="0" w:color="auto"/>
                <w:right w:val="none" w:sz="0" w:space="0" w:color="auto"/>
              </w:divBdr>
            </w:div>
            <w:div w:id="1212880775">
              <w:marLeft w:val="0"/>
              <w:marRight w:val="0"/>
              <w:marTop w:val="0"/>
              <w:marBottom w:val="0"/>
              <w:divBdr>
                <w:top w:val="none" w:sz="0" w:space="0" w:color="auto"/>
                <w:left w:val="none" w:sz="0" w:space="0" w:color="auto"/>
                <w:bottom w:val="none" w:sz="0" w:space="0" w:color="auto"/>
                <w:right w:val="none" w:sz="0" w:space="0" w:color="auto"/>
              </w:divBdr>
            </w:div>
            <w:div w:id="486672797">
              <w:marLeft w:val="0"/>
              <w:marRight w:val="0"/>
              <w:marTop w:val="0"/>
              <w:marBottom w:val="0"/>
              <w:divBdr>
                <w:top w:val="none" w:sz="0" w:space="0" w:color="auto"/>
                <w:left w:val="none" w:sz="0" w:space="0" w:color="auto"/>
                <w:bottom w:val="none" w:sz="0" w:space="0" w:color="auto"/>
                <w:right w:val="none" w:sz="0" w:space="0" w:color="auto"/>
              </w:divBdr>
            </w:div>
            <w:div w:id="1287587866">
              <w:marLeft w:val="0"/>
              <w:marRight w:val="0"/>
              <w:marTop w:val="0"/>
              <w:marBottom w:val="0"/>
              <w:divBdr>
                <w:top w:val="none" w:sz="0" w:space="0" w:color="auto"/>
                <w:left w:val="none" w:sz="0" w:space="0" w:color="auto"/>
                <w:bottom w:val="none" w:sz="0" w:space="0" w:color="auto"/>
                <w:right w:val="none" w:sz="0" w:space="0" w:color="auto"/>
              </w:divBdr>
            </w:div>
            <w:div w:id="1280062872">
              <w:marLeft w:val="0"/>
              <w:marRight w:val="0"/>
              <w:marTop w:val="0"/>
              <w:marBottom w:val="0"/>
              <w:divBdr>
                <w:top w:val="none" w:sz="0" w:space="0" w:color="auto"/>
                <w:left w:val="none" w:sz="0" w:space="0" w:color="auto"/>
                <w:bottom w:val="none" w:sz="0" w:space="0" w:color="auto"/>
                <w:right w:val="none" w:sz="0" w:space="0" w:color="auto"/>
              </w:divBdr>
            </w:div>
            <w:div w:id="341588127">
              <w:marLeft w:val="0"/>
              <w:marRight w:val="0"/>
              <w:marTop w:val="0"/>
              <w:marBottom w:val="0"/>
              <w:divBdr>
                <w:top w:val="none" w:sz="0" w:space="0" w:color="auto"/>
                <w:left w:val="none" w:sz="0" w:space="0" w:color="auto"/>
                <w:bottom w:val="none" w:sz="0" w:space="0" w:color="auto"/>
                <w:right w:val="none" w:sz="0" w:space="0" w:color="auto"/>
              </w:divBdr>
            </w:div>
            <w:div w:id="1194730064">
              <w:marLeft w:val="0"/>
              <w:marRight w:val="0"/>
              <w:marTop w:val="0"/>
              <w:marBottom w:val="0"/>
              <w:divBdr>
                <w:top w:val="none" w:sz="0" w:space="0" w:color="auto"/>
                <w:left w:val="none" w:sz="0" w:space="0" w:color="auto"/>
                <w:bottom w:val="none" w:sz="0" w:space="0" w:color="auto"/>
                <w:right w:val="none" w:sz="0" w:space="0" w:color="auto"/>
              </w:divBdr>
            </w:div>
            <w:div w:id="1697385140">
              <w:marLeft w:val="0"/>
              <w:marRight w:val="0"/>
              <w:marTop w:val="0"/>
              <w:marBottom w:val="0"/>
              <w:divBdr>
                <w:top w:val="none" w:sz="0" w:space="0" w:color="auto"/>
                <w:left w:val="none" w:sz="0" w:space="0" w:color="auto"/>
                <w:bottom w:val="none" w:sz="0" w:space="0" w:color="auto"/>
                <w:right w:val="none" w:sz="0" w:space="0" w:color="auto"/>
              </w:divBdr>
            </w:div>
            <w:div w:id="653144707">
              <w:marLeft w:val="0"/>
              <w:marRight w:val="0"/>
              <w:marTop w:val="0"/>
              <w:marBottom w:val="0"/>
              <w:divBdr>
                <w:top w:val="none" w:sz="0" w:space="0" w:color="auto"/>
                <w:left w:val="none" w:sz="0" w:space="0" w:color="auto"/>
                <w:bottom w:val="none" w:sz="0" w:space="0" w:color="auto"/>
                <w:right w:val="none" w:sz="0" w:space="0" w:color="auto"/>
              </w:divBdr>
            </w:div>
            <w:div w:id="1333024713">
              <w:marLeft w:val="0"/>
              <w:marRight w:val="0"/>
              <w:marTop w:val="0"/>
              <w:marBottom w:val="0"/>
              <w:divBdr>
                <w:top w:val="none" w:sz="0" w:space="0" w:color="auto"/>
                <w:left w:val="none" w:sz="0" w:space="0" w:color="auto"/>
                <w:bottom w:val="none" w:sz="0" w:space="0" w:color="auto"/>
                <w:right w:val="none" w:sz="0" w:space="0" w:color="auto"/>
              </w:divBdr>
            </w:div>
            <w:div w:id="1645811989">
              <w:marLeft w:val="0"/>
              <w:marRight w:val="0"/>
              <w:marTop w:val="0"/>
              <w:marBottom w:val="0"/>
              <w:divBdr>
                <w:top w:val="none" w:sz="0" w:space="0" w:color="auto"/>
                <w:left w:val="none" w:sz="0" w:space="0" w:color="auto"/>
                <w:bottom w:val="none" w:sz="0" w:space="0" w:color="auto"/>
                <w:right w:val="none" w:sz="0" w:space="0" w:color="auto"/>
              </w:divBdr>
            </w:div>
            <w:div w:id="1119640141">
              <w:marLeft w:val="0"/>
              <w:marRight w:val="0"/>
              <w:marTop w:val="0"/>
              <w:marBottom w:val="0"/>
              <w:divBdr>
                <w:top w:val="none" w:sz="0" w:space="0" w:color="auto"/>
                <w:left w:val="none" w:sz="0" w:space="0" w:color="auto"/>
                <w:bottom w:val="none" w:sz="0" w:space="0" w:color="auto"/>
                <w:right w:val="none" w:sz="0" w:space="0" w:color="auto"/>
              </w:divBdr>
            </w:div>
            <w:div w:id="1503425965">
              <w:marLeft w:val="0"/>
              <w:marRight w:val="0"/>
              <w:marTop w:val="0"/>
              <w:marBottom w:val="0"/>
              <w:divBdr>
                <w:top w:val="none" w:sz="0" w:space="0" w:color="auto"/>
                <w:left w:val="none" w:sz="0" w:space="0" w:color="auto"/>
                <w:bottom w:val="none" w:sz="0" w:space="0" w:color="auto"/>
                <w:right w:val="none" w:sz="0" w:space="0" w:color="auto"/>
              </w:divBdr>
            </w:div>
            <w:div w:id="529876823">
              <w:marLeft w:val="0"/>
              <w:marRight w:val="0"/>
              <w:marTop w:val="0"/>
              <w:marBottom w:val="0"/>
              <w:divBdr>
                <w:top w:val="none" w:sz="0" w:space="0" w:color="auto"/>
                <w:left w:val="none" w:sz="0" w:space="0" w:color="auto"/>
                <w:bottom w:val="none" w:sz="0" w:space="0" w:color="auto"/>
                <w:right w:val="none" w:sz="0" w:space="0" w:color="auto"/>
              </w:divBdr>
            </w:div>
            <w:div w:id="1748578340">
              <w:marLeft w:val="0"/>
              <w:marRight w:val="0"/>
              <w:marTop w:val="0"/>
              <w:marBottom w:val="0"/>
              <w:divBdr>
                <w:top w:val="none" w:sz="0" w:space="0" w:color="auto"/>
                <w:left w:val="none" w:sz="0" w:space="0" w:color="auto"/>
                <w:bottom w:val="none" w:sz="0" w:space="0" w:color="auto"/>
                <w:right w:val="none" w:sz="0" w:space="0" w:color="auto"/>
              </w:divBdr>
            </w:div>
            <w:div w:id="2087265834">
              <w:marLeft w:val="0"/>
              <w:marRight w:val="0"/>
              <w:marTop w:val="0"/>
              <w:marBottom w:val="0"/>
              <w:divBdr>
                <w:top w:val="none" w:sz="0" w:space="0" w:color="auto"/>
                <w:left w:val="none" w:sz="0" w:space="0" w:color="auto"/>
                <w:bottom w:val="none" w:sz="0" w:space="0" w:color="auto"/>
                <w:right w:val="none" w:sz="0" w:space="0" w:color="auto"/>
              </w:divBdr>
            </w:div>
            <w:div w:id="842553623">
              <w:marLeft w:val="0"/>
              <w:marRight w:val="0"/>
              <w:marTop w:val="0"/>
              <w:marBottom w:val="0"/>
              <w:divBdr>
                <w:top w:val="none" w:sz="0" w:space="0" w:color="auto"/>
                <w:left w:val="none" w:sz="0" w:space="0" w:color="auto"/>
                <w:bottom w:val="none" w:sz="0" w:space="0" w:color="auto"/>
                <w:right w:val="none" w:sz="0" w:space="0" w:color="auto"/>
              </w:divBdr>
            </w:div>
            <w:div w:id="1891920650">
              <w:marLeft w:val="0"/>
              <w:marRight w:val="0"/>
              <w:marTop w:val="0"/>
              <w:marBottom w:val="0"/>
              <w:divBdr>
                <w:top w:val="none" w:sz="0" w:space="0" w:color="auto"/>
                <w:left w:val="none" w:sz="0" w:space="0" w:color="auto"/>
                <w:bottom w:val="none" w:sz="0" w:space="0" w:color="auto"/>
                <w:right w:val="none" w:sz="0" w:space="0" w:color="auto"/>
              </w:divBdr>
            </w:div>
            <w:div w:id="15889216">
              <w:marLeft w:val="0"/>
              <w:marRight w:val="0"/>
              <w:marTop w:val="0"/>
              <w:marBottom w:val="0"/>
              <w:divBdr>
                <w:top w:val="none" w:sz="0" w:space="0" w:color="auto"/>
                <w:left w:val="none" w:sz="0" w:space="0" w:color="auto"/>
                <w:bottom w:val="none" w:sz="0" w:space="0" w:color="auto"/>
                <w:right w:val="none" w:sz="0" w:space="0" w:color="auto"/>
              </w:divBdr>
            </w:div>
            <w:div w:id="2083411006">
              <w:marLeft w:val="0"/>
              <w:marRight w:val="0"/>
              <w:marTop w:val="0"/>
              <w:marBottom w:val="0"/>
              <w:divBdr>
                <w:top w:val="none" w:sz="0" w:space="0" w:color="auto"/>
                <w:left w:val="none" w:sz="0" w:space="0" w:color="auto"/>
                <w:bottom w:val="none" w:sz="0" w:space="0" w:color="auto"/>
                <w:right w:val="none" w:sz="0" w:space="0" w:color="auto"/>
              </w:divBdr>
            </w:div>
            <w:div w:id="2069448091">
              <w:marLeft w:val="0"/>
              <w:marRight w:val="0"/>
              <w:marTop w:val="0"/>
              <w:marBottom w:val="0"/>
              <w:divBdr>
                <w:top w:val="none" w:sz="0" w:space="0" w:color="auto"/>
                <w:left w:val="none" w:sz="0" w:space="0" w:color="auto"/>
                <w:bottom w:val="none" w:sz="0" w:space="0" w:color="auto"/>
                <w:right w:val="none" w:sz="0" w:space="0" w:color="auto"/>
              </w:divBdr>
            </w:div>
            <w:div w:id="1819881672">
              <w:marLeft w:val="0"/>
              <w:marRight w:val="0"/>
              <w:marTop w:val="0"/>
              <w:marBottom w:val="0"/>
              <w:divBdr>
                <w:top w:val="none" w:sz="0" w:space="0" w:color="auto"/>
                <w:left w:val="none" w:sz="0" w:space="0" w:color="auto"/>
                <w:bottom w:val="none" w:sz="0" w:space="0" w:color="auto"/>
                <w:right w:val="none" w:sz="0" w:space="0" w:color="auto"/>
              </w:divBdr>
            </w:div>
            <w:div w:id="11303189">
              <w:marLeft w:val="0"/>
              <w:marRight w:val="0"/>
              <w:marTop w:val="0"/>
              <w:marBottom w:val="0"/>
              <w:divBdr>
                <w:top w:val="none" w:sz="0" w:space="0" w:color="auto"/>
                <w:left w:val="none" w:sz="0" w:space="0" w:color="auto"/>
                <w:bottom w:val="none" w:sz="0" w:space="0" w:color="auto"/>
                <w:right w:val="none" w:sz="0" w:space="0" w:color="auto"/>
              </w:divBdr>
            </w:div>
            <w:div w:id="998270379">
              <w:marLeft w:val="0"/>
              <w:marRight w:val="0"/>
              <w:marTop w:val="0"/>
              <w:marBottom w:val="0"/>
              <w:divBdr>
                <w:top w:val="none" w:sz="0" w:space="0" w:color="auto"/>
                <w:left w:val="none" w:sz="0" w:space="0" w:color="auto"/>
                <w:bottom w:val="none" w:sz="0" w:space="0" w:color="auto"/>
                <w:right w:val="none" w:sz="0" w:space="0" w:color="auto"/>
              </w:divBdr>
            </w:div>
            <w:div w:id="1908301586">
              <w:marLeft w:val="0"/>
              <w:marRight w:val="0"/>
              <w:marTop w:val="0"/>
              <w:marBottom w:val="0"/>
              <w:divBdr>
                <w:top w:val="none" w:sz="0" w:space="0" w:color="auto"/>
                <w:left w:val="none" w:sz="0" w:space="0" w:color="auto"/>
                <w:bottom w:val="none" w:sz="0" w:space="0" w:color="auto"/>
                <w:right w:val="none" w:sz="0" w:space="0" w:color="auto"/>
              </w:divBdr>
            </w:div>
            <w:div w:id="1789159187">
              <w:marLeft w:val="0"/>
              <w:marRight w:val="0"/>
              <w:marTop w:val="0"/>
              <w:marBottom w:val="0"/>
              <w:divBdr>
                <w:top w:val="none" w:sz="0" w:space="0" w:color="auto"/>
                <w:left w:val="none" w:sz="0" w:space="0" w:color="auto"/>
                <w:bottom w:val="none" w:sz="0" w:space="0" w:color="auto"/>
                <w:right w:val="none" w:sz="0" w:space="0" w:color="auto"/>
              </w:divBdr>
            </w:div>
            <w:div w:id="1754206115">
              <w:marLeft w:val="0"/>
              <w:marRight w:val="0"/>
              <w:marTop w:val="0"/>
              <w:marBottom w:val="0"/>
              <w:divBdr>
                <w:top w:val="none" w:sz="0" w:space="0" w:color="auto"/>
                <w:left w:val="none" w:sz="0" w:space="0" w:color="auto"/>
                <w:bottom w:val="none" w:sz="0" w:space="0" w:color="auto"/>
                <w:right w:val="none" w:sz="0" w:space="0" w:color="auto"/>
              </w:divBdr>
            </w:div>
            <w:div w:id="2114546523">
              <w:marLeft w:val="0"/>
              <w:marRight w:val="0"/>
              <w:marTop w:val="0"/>
              <w:marBottom w:val="0"/>
              <w:divBdr>
                <w:top w:val="none" w:sz="0" w:space="0" w:color="auto"/>
                <w:left w:val="none" w:sz="0" w:space="0" w:color="auto"/>
                <w:bottom w:val="none" w:sz="0" w:space="0" w:color="auto"/>
                <w:right w:val="none" w:sz="0" w:space="0" w:color="auto"/>
              </w:divBdr>
            </w:div>
            <w:div w:id="440734211">
              <w:marLeft w:val="0"/>
              <w:marRight w:val="0"/>
              <w:marTop w:val="0"/>
              <w:marBottom w:val="0"/>
              <w:divBdr>
                <w:top w:val="none" w:sz="0" w:space="0" w:color="auto"/>
                <w:left w:val="none" w:sz="0" w:space="0" w:color="auto"/>
                <w:bottom w:val="none" w:sz="0" w:space="0" w:color="auto"/>
                <w:right w:val="none" w:sz="0" w:space="0" w:color="auto"/>
              </w:divBdr>
            </w:div>
            <w:div w:id="2132165732">
              <w:marLeft w:val="0"/>
              <w:marRight w:val="0"/>
              <w:marTop w:val="0"/>
              <w:marBottom w:val="0"/>
              <w:divBdr>
                <w:top w:val="none" w:sz="0" w:space="0" w:color="auto"/>
                <w:left w:val="none" w:sz="0" w:space="0" w:color="auto"/>
                <w:bottom w:val="none" w:sz="0" w:space="0" w:color="auto"/>
                <w:right w:val="none" w:sz="0" w:space="0" w:color="auto"/>
              </w:divBdr>
            </w:div>
            <w:div w:id="1037243351">
              <w:marLeft w:val="0"/>
              <w:marRight w:val="0"/>
              <w:marTop w:val="0"/>
              <w:marBottom w:val="0"/>
              <w:divBdr>
                <w:top w:val="none" w:sz="0" w:space="0" w:color="auto"/>
                <w:left w:val="none" w:sz="0" w:space="0" w:color="auto"/>
                <w:bottom w:val="none" w:sz="0" w:space="0" w:color="auto"/>
                <w:right w:val="none" w:sz="0" w:space="0" w:color="auto"/>
              </w:divBdr>
            </w:div>
            <w:div w:id="561214126">
              <w:marLeft w:val="0"/>
              <w:marRight w:val="0"/>
              <w:marTop w:val="0"/>
              <w:marBottom w:val="0"/>
              <w:divBdr>
                <w:top w:val="none" w:sz="0" w:space="0" w:color="auto"/>
                <w:left w:val="none" w:sz="0" w:space="0" w:color="auto"/>
                <w:bottom w:val="none" w:sz="0" w:space="0" w:color="auto"/>
                <w:right w:val="none" w:sz="0" w:space="0" w:color="auto"/>
              </w:divBdr>
            </w:div>
            <w:div w:id="822235173">
              <w:marLeft w:val="0"/>
              <w:marRight w:val="0"/>
              <w:marTop w:val="0"/>
              <w:marBottom w:val="0"/>
              <w:divBdr>
                <w:top w:val="none" w:sz="0" w:space="0" w:color="auto"/>
                <w:left w:val="none" w:sz="0" w:space="0" w:color="auto"/>
                <w:bottom w:val="none" w:sz="0" w:space="0" w:color="auto"/>
                <w:right w:val="none" w:sz="0" w:space="0" w:color="auto"/>
              </w:divBdr>
            </w:div>
            <w:div w:id="1204755355">
              <w:marLeft w:val="0"/>
              <w:marRight w:val="0"/>
              <w:marTop w:val="0"/>
              <w:marBottom w:val="0"/>
              <w:divBdr>
                <w:top w:val="none" w:sz="0" w:space="0" w:color="auto"/>
                <w:left w:val="none" w:sz="0" w:space="0" w:color="auto"/>
                <w:bottom w:val="none" w:sz="0" w:space="0" w:color="auto"/>
                <w:right w:val="none" w:sz="0" w:space="0" w:color="auto"/>
              </w:divBdr>
            </w:div>
            <w:div w:id="272177448">
              <w:marLeft w:val="0"/>
              <w:marRight w:val="0"/>
              <w:marTop w:val="0"/>
              <w:marBottom w:val="0"/>
              <w:divBdr>
                <w:top w:val="none" w:sz="0" w:space="0" w:color="auto"/>
                <w:left w:val="none" w:sz="0" w:space="0" w:color="auto"/>
                <w:bottom w:val="none" w:sz="0" w:space="0" w:color="auto"/>
                <w:right w:val="none" w:sz="0" w:space="0" w:color="auto"/>
              </w:divBdr>
            </w:div>
            <w:div w:id="557010837">
              <w:marLeft w:val="0"/>
              <w:marRight w:val="0"/>
              <w:marTop w:val="0"/>
              <w:marBottom w:val="0"/>
              <w:divBdr>
                <w:top w:val="none" w:sz="0" w:space="0" w:color="auto"/>
                <w:left w:val="none" w:sz="0" w:space="0" w:color="auto"/>
                <w:bottom w:val="none" w:sz="0" w:space="0" w:color="auto"/>
                <w:right w:val="none" w:sz="0" w:space="0" w:color="auto"/>
              </w:divBdr>
            </w:div>
            <w:div w:id="504442135">
              <w:marLeft w:val="0"/>
              <w:marRight w:val="0"/>
              <w:marTop w:val="0"/>
              <w:marBottom w:val="0"/>
              <w:divBdr>
                <w:top w:val="none" w:sz="0" w:space="0" w:color="auto"/>
                <w:left w:val="none" w:sz="0" w:space="0" w:color="auto"/>
                <w:bottom w:val="none" w:sz="0" w:space="0" w:color="auto"/>
                <w:right w:val="none" w:sz="0" w:space="0" w:color="auto"/>
              </w:divBdr>
            </w:div>
            <w:div w:id="1896575519">
              <w:marLeft w:val="0"/>
              <w:marRight w:val="0"/>
              <w:marTop w:val="0"/>
              <w:marBottom w:val="0"/>
              <w:divBdr>
                <w:top w:val="none" w:sz="0" w:space="0" w:color="auto"/>
                <w:left w:val="none" w:sz="0" w:space="0" w:color="auto"/>
                <w:bottom w:val="none" w:sz="0" w:space="0" w:color="auto"/>
                <w:right w:val="none" w:sz="0" w:space="0" w:color="auto"/>
              </w:divBdr>
            </w:div>
            <w:div w:id="1018503777">
              <w:marLeft w:val="0"/>
              <w:marRight w:val="0"/>
              <w:marTop w:val="0"/>
              <w:marBottom w:val="0"/>
              <w:divBdr>
                <w:top w:val="none" w:sz="0" w:space="0" w:color="auto"/>
                <w:left w:val="none" w:sz="0" w:space="0" w:color="auto"/>
                <w:bottom w:val="none" w:sz="0" w:space="0" w:color="auto"/>
                <w:right w:val="none" w:sz="0" w:space="0" w:color="auto"/>
              </w:divBdr>
            </w:div>
            <w:div w:id="1900355981">
              <w:marLeft w:val="0"/>
              <w:marRight w:val="0"/>
              <w:marTop w:val="0"/>
              <w:marBottom w:val="0"/>
              <w:divBdr>
                <w:top w:val="none" w:sz="0" w:space="0" w:color="auto"/>
                <w:left w:val="none" w:sz="0" w:space="0" w:color="auto"/>
                <w:bottom w:val="none" w:sz="0" w:space="0" w:color="auto"/>
                <w:right w:val="none" w:sz="0" w:space="0" w:color="auto"/>
              </w:divBdr>
            </w:div>
            <w:div w:id="916481620">
              <w:marLeft w:val="0"/>
              <w:marRight w:val="0"/>
              <w:marTop w:val="0"/>
              <w:marBottom w:val="0"/>
              <w:divBdr>
                <w:top w:val="none" w:sz="0" w:space="0" w:color="auto"/>
                <w:left w:val="none" w:sz="0" w:space="0" w:color="auto"/>
                <w:bottom w:val="none" w:sz="0" w:space="0" w:color="auto"/>
                <w:right w:val="none" w:sz="0" w:space="0" w:color="auto"/>
              </w:divBdr>
            </w:div>
            <w:div w:id="1250692700">
              <w:marLeft w:val="0"/>
              <w:marRight w:val="0"/>
              <w:marTop w:val="0"/>
              <w:marBottom w:val="0"/>
              <w:divBdr>
                <w:top w:val="none" w:sz="0" w:space="0" w:color="auto"/>
                <w:left w:val="none" w:sz="0" w:space="0" w:color="auto"/>
                <w:bottom w:val="none" w:sz="0" w:space="0" w:color="auto"/>
                <w:right w:val="none" w:sz="0" w:space="0" w:color="auto"/>
              </w:divBdr>
            </w:div>
            <w:div w:id="1623539189">
              <w:marLeft w:val="0"/>
              <w:marRight w:val="0"/>
              <w:marTop w:val="0"/>
              <w:marBottom w:val="0"/>
              <w:divBdr>
                <w:top w:val="none" w:sz="0" w:space="0" w:color="auto"/>
                <w:left w:val="none" w:sz="0" w:space="0" w:color="auto"/>
                <w:bottom w:val="none" w:sz="0" w:space="0" w:color="auto"/>
                <w:right w:val="none" w:sz="0" w:space="0" w:color="auto"/>
              </w:divBdr>
            </w:div>
            <w:div w:id="15011727">
              <w:marLeft w:val="0"/>
              <w:marRight w:val="0"/>
              <w:marTop w:val="0"/>
              <w:marBottom w:val="0"/>
              <w:divBdr>
                <w:top w:val="none" w:sz="0" w:space="0" w:color="auto"/>
                <w:left w:val="none" w:sz="0" w:space="0" w:color="auto"/>
                <w:bottom w:val="none" w:sz="0" w:space="0" w:color="auto"/>
                <w:right w:val="none" w:sz="0" w:space="0" w:color="auto"/>
              </w:divBdr>
            </w:div>
            <w:div w:id="1862159231">
              <w:marLeft w:val="0"/>
              <w:marRight w:val="0"/>
              <w:marTop w:val="0"/>
              <w:marBottom w:val="0"/>
              <w:divBdr>
                <w:top w:val="none" w:sz="0" w:space="0" w:color="auto"/>
                <w:left w:val="none" w:sz="0" w:space="0" w:color="auto"/>
                <w:bottom w:val="none" w:sz="0" w:space="0" w:color="auto"/>
                <w:right w:val="none" w:sz="0" w:space="0" w:color="auto"/>
              </w:divBdr>
            </w:div>
            <w:div w:id="1695422465">
              <w:marLeft w:val="0"/>
              <w:marRight w:val="0"/>
              <w:marTop w:val="0"/>
              <w:marBottom w:val="0"/>
              <w:divBdr>
                <w:top w:val="none" w:sz="0" w:space="0" w:color="auto"/>
                <w:left w:val="none" w:sz="0" w:space="0" w:color="auto"/>
                <w:bottom w:val="none" w:sz="0" w:space="0" w:color="auto"/>
                <w:right w:val="none" w:sz="0" w:space="0" w:color="auto"/>
              </w:divBdr>
            </w:div>
            <w:div w:id="1678997841">
              <w:marLeft w:val="0"/>
              <w:marRight w:val="0"/>
              <w:marTop w:val="0"/>
              <w:marBottom w:val="0"/>
              <w:divBdr>
                <w:top w:val="none" w:sz="0" w:space="0" w:color="auto"/>
                <w:left w:val="none" w:sz="0" w:space="0" w:color="auto"/>
                <w:bottom w:val="none" w:sz="0" w:space="0" w:color="auto"/>
                <w:right w:val="none" w:sz="0" w:space="0" w:color="auto"/>
              </w:divBdr>
            </w:div>
            <w:div w:id="1027295091">
              <w:marLeft w:val="0"/>
              <w:marRight w:val="0"/>
              <w:marTop w:val="0"/>
              <w:marBottom w:val="0"/>
              <w:divBdr>
                <w:top w:val="none" w:sz="0" w:space="0" w:color="auto"/>
                <w:left w:val="none" w:sz="0" w:space="0" w:color="auto"/>
                <w:bottom w:val="none" w:sz="0" w:space="0" w:color="auto"/>
                <w:right w:val="none" w:sz="0" w:space="0" w:color="auto"/>
              </w:divBdr>
            </w:div>
            <w:div w:id="776562425">
              <w:marLeft w:val="0"/>
              <w:marRight w:val="0"/>
              <w:marTop w:val="0"/>
              <w:marBottom w:val="0"/>
              <w:divBdr>
                <w:top w:val="none" w:sz="0" w:space="0" w:color="auto"/>
                <w:left w:val="none" w:sz="0" w:space="0" w:color="auto"/>
                <w:bottom w:val="none" w:sz="0" w:space="0" w:color="auto"/>
                <w:right w:val="none" w:sz="0" w:space="0" w:color="auto"/>
              </w:divBdr>
            </w:div>
            <w:div w:id="120225402">
              <w:marLeft w:val="0"/>
              <w:marRight w:val="0"/>
              <w:marTop w:val="0"/>
              <w:marBottom w:val="0"/>
              <w:divBdr>
                <w:top w:val="none" w:sz="0" w:space="0" w:color="auto"/>
                <w:left w:val="none" w:sz="0" w:space="0" w:color="auto"/>
                <w:bottom w:val="none" w:sz="0" w:space="0" w:color="auto"/>
                <w:right w:val="none" w:sz="0" w:space="0" w:color="auto"/>
              </w:divBdr>
            </w:div>
            <w:div w:id="897284663">
              <w:marLeft w:val="0"/>
              <w:marRight w:val="0"/>
              <w:marTop w:val="0"/>
              <w:marBottom w:val="0"/>
              <w:divBdr>
                <w:top w:val="none" w:sz="0" w:space="0" w:color="auto"/>
                <w:left w:val="none" w:sz="0" w:space="0" w:color="auto"/>
                <w:bottom w:val="none" w:sz="0" w:space="0" w:color="auto"/>
                <w:right w:val="none" w:sz="0" w:space="0" w:color="auto"/>
              </w:divBdr>
            </w:div>
            <w:div w:id="732703526">
              <w:marLeft w:val="0"/>
              <w:marRight w:val="0"/>
              <w:marTop w:val="0"/>
              <w:marBottom w:val="0"/>
              <w:divBdr>
                <w:top w:val="none" w:sz="0" w:space="0" w:color="auto"/>
                <w:left w:val="none" w:sz="0" w:space="0" w:color="auto"/>
                <w:bottom w:val="none" w:sz="0" w:space="0" w:color="auto"/>
                <w:right w:val="none" w:sz="0" w:space="0" w:color="auto"/>
              </w:divBdr>
            </w:div>
            <w:div w:id="1975484391">
              <w:marLeft w:val="0"/>
              <w:marRight w:val="0"/>
              <w:marTop w:val="0"/>
              <w:marBottom w:val="0"/>
              <w:divBdr>
                <w:top w:val="none" w:sz="0" w:space="0" w:color="auto"/>
                <w:left w:val="none" w:sz="0" w:space="0" w:color="auto"/>
                <w:bottom w:val="none" w:sz="0" w:space="0" w:color="auto"/>
                <w:right w:val="none" w:sz="0" w:space="0" w:color="auto"/>
              </w:divBdr>
            </w:div>
            <w:div w:id="1824394499">
              <w:marLeft w:val="0"/>
              <w:marRight w:val="0"/>
              <w:marTop w:val="0"/>
              <w:marBottom w:val="0"/>
              <w:divBdr>
                <w:top w:val="none" w:sz="0" w:space="0" w:color="auto"/>
                <w:left w:val="none" w:sz="0" w:space="0" w:color="auto"/>
                <w:bottom w:val="none" w:sz="0" w:space="0" w:color="auto"/>
                <w:right w:val="none" w:sz="0" w:space="0" w:color="auto"/>
              </w:divBdr>
            </w:div>
            <w:div w:id="677195389">
              <w:marLeft w:val="0"/>
              <w:marRight w:val="0"/>
              <w:marTop w:val="0"/>
              <w:marBottom w:val="0"/>
              <w:divBdr>
                <w:top w:val="none" w:sz="0" w:space="0" w:color="auto"/>
                <w:left w:val="none" w:sz="0" w:space="0" w:color="auto"/>
                <w:bottom w:val="none" w:sz="0" w:space="0" w:color="auto"/>
                <w:right w:val="none" w:sz="0" w:space="0" w:color="auto"/>
              </w:divBdr>
            </w:div>
            <w:div w:id="360857920">
              <w:marLeft w:val="0"/>
              <w:marRight w:val="0"/>
              <w:marTop w:val="0"/>
              <w:marBottom w:val="0"/>
              <w:divBdr>
                <w:top w:val="none" w:sz="0" w:space="0" w:color="auto"/>
                <w:left w:val="none" w:sz="0" w:space="0" w:color="auto"/>
                <w:bottom w:val="none" w:sz="0" w:space="0" w:color="auto"/>
                <w:right w:val="none" w:sz="0" w:space="0" w:color="auto"/>
              </w:divBdr>
            </w:div>
            <w:div w:id="1497107838">
              <w:marLeft w:val="0"/>
              <w:marRight w:val="0"/>
              <w:marTop w:val="0"/>
              <w:marBottom w:val="0"/>
              <w:divBdr>
                <w:top w:val="none" w:sz="0" w:space="0" w:color="auto"/>
                <w:left w:val="none" w:sz="0" w:space="0" w:color="auto"/>
                <w:bottom w:val="none" w:sz="0" w:space="0" w:color="auto"/>
                <w:right w:val="none" w:sz="0" w:space="0" w:color="auto"/>
              </w:divBdr>
            </w:div>
            <w:div w:id="409500904">
              <w:marLeft w:val="0"/>
              <w:marRight w:val="0"/>
              <w:marTop w:val="0"/>
              <w:marBottom w:val="0"/>
              <w:divBdr>
                <w:top w:val="none" w:sz="0" w:space="0" w:color="auto"/>
                <w:left w:val="none" w:sz="0" w:space="0" w:color="auto"/>
                <w:bottom w:val="none" w:sz="0" w:space="0" w:color="auto"/>
                <w:right w:val="none" w:sz="0" w:space="0" w:color="auto"/>
              </w:divBdr>
            </w:div>
            <w:div w:id="1916814353">
              <w:marLeft w:val="0"/>
              <w:marRight w:val="0"/>
              <w:marTop w:val="0"/>
              <w:marBottom w:val="0"/>
              <w:divBdr>
                <w:top w:val="none" w:sz="0" w:space="0" w:color="auto"/>
                <w:left w:val="none" w:sz="0" w:space="0" w:color="auto"/>
                <w:bottom w:val="none" w:sz="0" w:space="0" w:color="auto"/>
                <w:right w:val="none" w:sz="0" w:space="0" w:color="auto"/>
              </w:divBdr>
            </w:div>
            <w:div w:id="1425153284">
              <w:marLeft w:val="0"/>
              <w:marRight w:val="0"/>
              <w:marTop w:val="0"/>
              <w:marBottom w:val="0"/>
              <w:divBdr>
                <w:top w:val="none" w:sz="0" w:space="0" w:color="auto"/>
                <w:left w:val="none" w:sz="0" w:space="0" w:color="auto"/>
                <w:bottom w:val="none" w:sz="0" w:space="0" w:color="auto"/>
                <w:right w:val="none" w:sz="0" w:space="0" w:color="auto"/>
              </w:divBdr>
            </w:div>
            <w:div w:id="1129394358">
              <w:marLeft w:val="0"/>
              <w:marRight w:val="0"/>
              <w:marTop w:val="0"/>
              <w:marBottom w:val="0"/>
              <w:divBdr>
                <w:top w:val="none" w:sz="0" w:space="0" w:color="auto"/>
                <w:left w:val="none" w:sz="0" w:space="0" w:color="auto"/>
                <w:bottom w:val="none" w:sz="0" w:space="0" w:color="auto"/>
                <w:right w:val="none" w:sz="0" w:space="0" w:color="auto"/>
              </w:divBdr>
            </w:div>
            <w:div w:id="1108544456">
              <w:marLeft w:val="0"/>
              <w:marRight w:val="0"/>
              <w:marTop w:val="0"/>
              <w:marBottom w:val="0"/>
              <w:divBdr>
                <w:top w:val="none" w:sz="0" w:space="0" w:color="auto"/>
                <w:left w:val="none" w:sz="0" w:space="0" w:color="auto"/>
                <w:bottom w:val="none" w:sz="0" w:space="0" w:color="auto"/>
                <w:right w:val="none" w:sz="0" w:space="0" w:color="auto"/>
              </w:divBdr>
            </w:div>
            <w:div w:id="163782703">
              <w:marLeft w:val="0"/>
              <w:marRight w:val="0"/>
              <w:marTop w:val="0"/>
              <w:marBottom w:val="0"/>
              <w:divBdr>
                <w:top w:val="none" w:sz="0" w:space="0" w:color="auto"/>
                <w:left w:val="none" w:sz="0" w:space="0" w:color="auto"/>
                <w:bottom w:val="none" w:sz="0" w:space="0" w:color="auto"/>
                <w:right w:val="none" w:sz="0" w:space="0" w:color="auto"/>
              </w:divBdr>
            </w:div>
            <w:div w:id="1056781860">
              <w:marLeft w:val="0"/>
              <w:marRight w:val="0"/>
              <w:marTop w:val="0"/>
              <w:marBottom w:val="0"/>
              <w:divBdr>
                <w:top w:val="none" w:sz="0" w:space="0" w:color="auto"/>
                <w:left w:val="none" w:sz="0" w:space="0" w:color="auto"/>
                <w:bottom w:val="none" w:sz="0" w:space="0" w:color="auto"/>
                <w:right w:val="none" w:sz="0" w:space="0" w:color="auto"/>
              </w:divBdr>
            </w:div>
            <w:div w:id="385498180">
              <w:marLeft w:val="0"/>
              <w:marRight w:val="0"/>
              <w:marTop w:val="0"/>
              <w:marBottom w:val="0"/>
              <w:divBdr>
                <w:top w:val="none" w:sz="0" w:space="0" w:color="auto"/>
                <w:left w:val="none" w:sz="0" w:space="0" w:color="auto"/>
                <w:bottom w:val="none" w:sz="0" w:space="0" w:color="auto"/>
                <w:right w:val="none" w:sz="0" w:space="0" w:color="auto"/>
              </w:divBdr>
            </w:div>
            <w:div w:id="664211626">
              <w:marLeft w:val="0"/>
              <w:marRight w:val="0"/>
              <w:marTop w:val="0"/>
              <w:marBottom w:val="0"/>
              <w:divBdr>
                <w:top w:val="none" w:sz="0" w:space="0" w:color="auto"/>
                <w:left w:val="none" w:sz="0" w:space="0" w:color="auto"/>
                <w:bottom w:val="none" w:sz="0" w:space="0" w:color="auto"/>
                <w:right w:val="none" w:sz="0" w:space="0" w:color="auto"/>
              </w:divBdr>
            </w:div>
            <w:div w:id="1562013115">
              <w:marLeft w:val="0"/>
              <w:marRight w:val="0"/>
              <w:marTop w:val="0"/>
              <w:marBottom w:val="0"/>
              <w:divBdr>
                <w:top w:val="none" w:sz="0" w:space="0" w:color="auto"/>
                <w:left w:val="none" w:sz="0" w:space="0" w:color="auto"/>
                <w:bottom w:val="none" w:sz="0" w:space="0" w:color="auto"/>
                <w:right w:val="none" w:sz="0" w:space="0" w:color="auto"/>
              </w:divBdr>
            </w:div>
            <w:div w:id="1211770016">
              <w:marLeft w:val="0"/>
              <w:marRight w:val="0"/>
              <w:marTop w:val="0"/>
              <w:marBottom w:val="0"/>
              <w:divBdr>
                <w:top w:val="none" w:sz="0" w:space="0" w:color="auto"/>
                <w:left w:val="none" w:sz="0" w:space="0" w:color="auto"/>
                <w:bottom w:val="none" w:sz="0" w:space="0" w:color="auto"/>
                <w:right w:val="none" w:sz="0" w:space="0" w:color="auto"/>
              </w:divBdr>
            </w:div>
            <w:div w:id="820775077">
              <w:marLeft w:val="0"/>
              <w:marRight w:val="0"/>
              <w:marTop w:val="0"/>
              <w:marBottom w:val="0"/>
              <w:divBdr>
                <w:top w:val="none" w:sz="0" w:space="0" w:color="auto"/>
                <w:left w:val="none" w:sz="0" w:space="0" w:color="auto"/>
                <w:bottom w:val="none" w:sz="0" w:space="0" w:color="auto"/>
                <w:right w:val="none" w:sz="0" w:space="0" w:color="auto"/>
              </w:divBdr>
            </w:div>
            <w:div w:id="640884150">
              <w:marLeft w:val="0"/>
              <w:marRight w:val="0"/>
              <w:marTop w:val="0"/>
              <w:marBottom w:val="0"/>
              <w:divBdr>
                <w:top w:val="none" w:sz="0" w:space="0" w:color="auto"/>
                <w:left w:val="none" w:sz="0" w:space="0" w:color="auto"/>
                <w:bottom w:val="none" w:sz="0" w:space="0" w:color="auto"/>
                <w:right w:val="none" w:sz="0" w:space="0" w:color="auto"/>
              </w:divBdr>
            </w:div>
            <w:div w:id="1584684505">
              <w:marLeft w:val="0"/>
              <w:marRight w:val="0"/>
              <w:marTop w:val="0"/>
              <w:marBottom w:val="0"/>
              <w:divBdr>
                <w:top w:val="none" w:sz="0" w:space="0" w:color="auto"/>
                <w:left w:val="none" w:sz="0" w:space="0" w:color="auto"/>
                <w:bottom w:val="none" w:sz="0" w:space="0" w:color="auto"/>
                <w:right w:val="none" w:sz="0" w:space="0" w:color="auto"/>
              </w:divBdr>
            </w:div>
            <w:div w:id="3943594">
              <w:marLeft w:val="0"/>
              <w:marRight w:val="0"/>
              <w:marTop w:val="0"/>
              <w:marBottom w:val="0"/>
              <w:divBdr>
                <w:top w:val="none" w:sz="0" w:space="0" w:color="auto"/>
                <w:left w:val="none" w:sz="0" w:space="0" w:color="auto"/>
                <w:bottom w:val="none" w:sz="0" w:space="0" w:color="auto"/>
                <w:right w:val="none" w:sz="0" w:space="0" w:color="auto"/>
              </w:divBdr>
            </w:div>
            <w:div w:id="183129078">
              <w:marLeft w:val="0"/>
              <w:marRight w:val="0"/>
              <w:marTop w:val="0"/>
              <w:marBottom w:val="0"/>
              <w:divBdr>
                <w:top w:val="none" w:sz="0" w:space="0" w:color="auto"/>
                <w:left w:val="none" w:sz="0" w:space="0" w:color="auto"/>
                <w:bottom w:val="none" w:sz="0" w:space="0" w:color="auto"/>
                <w:right w:val="none" w:sz="0" w:space="0" w:color="auto"/>
              </w:divBdr>
            </w:div>
            <w:div w:id="401877988">
              <w:marLeft w:val="0"/>
              <w:marRight w:val="0"/>
              <w:marTop w:val="0"/>
              <w:marBottom w:val="0"/>
              <w:divBdr>
                <w:top w:val="none" w:sz="0" w:space="0" w:color="auto"/>
                <w:left w:val="none" w:sz="0" w:space="0" w:color="auto"/>
                <w:bottom w:val="none" w:sz="0" w:space="0" w:color="auto"/>
                <w:right w:val="none" w:sz="0" w:space="0" w:color="auto"/>
              </w:divBdr>
            </w:div>
            <w:div w:id="1654672967">
              <w:marLeft w:val="0"/>
              <w:marRight w:val="0"/>
              <w:marTop w:val="0"/>
              <w:marBottom w:val="0"/>
              <w:divBdr>
                <w:top w:val="none" w:sz="0" w:space="0" w:color="auto"/>
                <w:left w:val="none" w:sz="0" w:space="0" w:color="auto"/>
                <w:bottom w:val="none" w:sz="0" w:space="0" w:color="auto"/>
                <w:right w:val="none" w:sz="0" w:space="0" w:color="auto"/>
              </w:divBdr>
            </w:div>
            <w:div w:id="663629829">
              <w:marLeft w:val="0"/>
              <w:marRight w:val="0"/>
              <w:marTop w:val="0"/>
              <w:marBottom w:val="0"/>
              <w:divBdr>
                <w:top w:val="none" w:sz="0" w:space="0" w:color="auto"/>
                <w:left w:val="none" w:sz="0" w:space="0" w:color="auto"/>
                <w:bottom w:val="none" w:sz="0" w:space="0" w:color="auto"/>
                <w:right w:val="none" w:sz="0" w:space="0" w:color="auto"/>
              </w:divBdr>
            </w:div>
            <w:div w:id="1045836526">
              <w:marLeft w:val="0"/>
              <w:marRight w:val="0"/>
              <w:marTop w:val="0"/>
              <w:marBottom w:val="0"/>
              <w:divBdr>
                <w:top w:val="none" w:sz="0" w:space="0" w:color="auto"/>
                <w:left w:val="none" w:sz="0" w:space="0" w:color="auto"/>
                <w:bottom w:val="none" w:sz="0" w:space="0" w:color="auto"/>
                <w:right w:val="none" w:sz="0" w:space="0" w:color="auto"/>
              </w:divBdr>
            </w:div>
            <w:div w:id="2117017033">
              <w:marLeft w:val="0"/>
              <w:marRight w:val="0"/>
              <w:marTop w:val="0"/>
              <w:marBottom w:val="0"/>
              <w:divBdr>
                <w:top w:val="none" w:sz="0" w:space="0" w:color="auto"/>
                <w:left w:val="none" w:sz="0" w:space="0" w:color="auto"/>
                <w:bottom w:val="none" w:sz="0" w:space="0" w:color="auto"/>
                <w:right w:val="none" w:sz="0" w:space="0" w:color="auto"/>
              </w:divBdr>
            </w:div>
            <w:div w:id="1231505663">
              <w:marLeft w:val="0"/>
              <w:marRight w:val="0"/>
              <w:marTop w:val="0"/>
              <w:marBottom w:val="0"/>
              <w:divBdr>
                <w:top w:val="none" w:sz="0" w:space="0" w:color="auto"/>
                <w:left w:val="none" w:sz="0" w:space="0" w:color="auto"/>
                <w:bottom w:val="none" w:sz="0" w:space="0" w:color="auto"/>
                <w:right w:val="none" w:sz="0" w:space="0" w:color="auto"/>
              </w:divBdr>
            </w:div>
            <w:div w:id="174812252">
              <w:marLeft w:val="0"/>
              <w:marRight w:val="0"/>
              <w:marTop w:val="0"/>
              <w:marBottom w:val="0"/>
              <w:divBdr>
                <w:top w:val="none" w:sz="0" w:space="0" w:color="auto"/>
                <w:left w:val="none" w:sz="0" w:space="0" w:color="auto"/>
                <w:bottom w:val="none" w:sz="0" w:space="0" w:color="auto"/>
                <w:right w:val="none" w:sz="0" w:space="0" w:color="auto"/>
              </w:divBdr>
            </w:div>
            <w:div w:id="831526466">
              <w:marLeft w:val="0"/>
              <w:marRight w:val="0"/>
              <w:marTop w:val="0"/>
              <w:marBottom w:val="0"/>
              <w:divBdr>
                <w:top w:val="none" w:sz="0" w:space="0" w:color="auto"/>
                <w:left w:val="none" w:sz="0" w:space="0" w:color="auto"/>
                <w:bottom w:val="none" w:sz="0" w:space="0" w:color="auto"/>
                <w:right w:val="none" w:sz="0" w:space="0" w:color="auto"/>
              </w:divBdr>
            </w:div>
            <w:div w:id="2077389819">
              <w:marLeft w:val="0"/>
              <w:marRight w:val="0"/>
              <w:marTop w:val="0"/>
              <w:marBottom w:val="0"/>
              <w:divBdr>
                <w:top w:val="none" w:sz="0" w:space="0" w:color="auto"/>
                <w:left w:val="none" w:sz="0" w:space="0" w:color="auto"/>
                <w:bottom w:val="none" w:sz="0" w:space="0" w:color="auto"/>
                <w:right w:val="none" w:sz="0" w:space="0" w:color="auto"/>
              </w:divBdr>
            </w:div>
            <w:div w:id="364911309">
              <w:marLeft w:val="0"/>
              <w:marRight w:val="0"/>
              <w:marTop w:val="0"/>
              <w:marBottom w:val="0"/>
              <w:divBdr>
                <w:top w:val="none" w:sz="0" w:space="0" w:color="auto"/>
                <w:left w:val="none" w:sz="0" w:space="0" w:color="auto"/>
                <w:bottom w:val="none" w:sz="0" w:space="0" w:color="auto"/>
                <w:right w:val="none" w:sz="0" w:space="0" w:color="auto"/>
              </w:divBdr>
            </w:div>
            <w:div w:id="749035234">
              <w:marLeft w:val="0"/>
              <w:marRight w:val="0"/>
              <w:marTop w:val="0"/>
              <w:marBottom w:val="0"/>
              <w:divBdr>
                <w:top w:val="none" w:sz="0" w:space="0" w:color="auto"/>
                <w:left w:val="none" w:sz="0" w:space="0" w:color="auto"/>
                <w:bottom w:val="none" w:sz="0" w:space="0" w:color="auto"/>
                <w:right w:val="none" w:sz="0" w:space="0" w:color="auto"/>
              </w:divBdr>
            </w:div>
            <w:div w:id="829638237">
              <w:marLeft w:val="0"/>
              <w:marRight w:val="0"/>
              <w:marTop w:val="0"/>
              <w:marBottom w:val="0"/>
              <w:divBdr>
                <w:top w:val="none" w:sz="0" w:space="0" w:color="auto"/>
                <w:left w:val="none" w:sz="0" w:space="0" w:color="auto"/>
                <w:bottom w:val="none" w:sz="0" w:space="0" w:color="auto"/>
                <w:right w:val="none" w:sz="0" w:space="0" w:color="auto"/>
              </w:divBdr>
            </w:div>
            <w:div w:id="1944847664">
              <w:marLeft w:val="0"/>
              <w:marRight w:val="0"/>
              <w:marTop w:val="0"/>
              <w:marBottom w:val="0"/>
              <w:divBdr>
                <w:top w:val="none" w:sz="0" w:space="0" w:color="auto"/>
                <w:left w:val="none" w:sz="0" w:space="0" w:color="auto"/>
                <w:bottom w:val="none" w:sz="0" w:space="0" w:color="auto"/>
                <w:right w:val="none" w:sz="0" w:space="0" w:color="auto"/>
              </w:divBdr>
            </w:div>
            <w:div w:id="441648811">
              <w:marLeft w:val="0"/>
              <w:marRight w:val="0"/>
              <w:marTop w:val="0"/>
              <w:marBottom w:val="0"/>
              <w:divBdr>
                <w:top w:val="none" w:sz="0" w:space="0" w:color="auto"/>
                <w:left w:val="none" w:sz="0" w:space="0" w:color="auto"/>
                <w:bottom w:val="none" w:sz="0" w:space="0" w:color="auto"/>
                <w:right w:val="none" w:sz="0" w:space="0" w:color="auto"/>
              </w:divBdr>
            </w:div>
            <w:div w:id="1760129207">
              <w:marLeft w:val="0"/>
              <w:marRight w:val="0"/>
              <w:marTop w:val="0"/>
              <w:marBottom w:val="0"/>
              <w:divBdr>
                <w:top w:val="none" w:sz="0" w:space="0" w:color="auto"/>
                <w:left w:val="none" w:sz="0" w:space="0" w:color="auto"/>
                <w:bottom w:val="none" w:sz="0" w:space="0" w:color="auto"/>
                <w:right w:val="none" w:sz="0" w:space="0" w:color="auto"/>
              </w:divBdr>
            </w:div>
            <w:div w:id="1046832521">
              <w:marLeft w:val="0"/>
              <w:marRight w:val="0"/>
              <w:marTop w:val="0"/>
              <w:marBottom w:val="0"/>
              <w:divBdr>
                <w:top w:val="none" w:sz="0" w:space="0" w:color="auto"/>
                <w:left w:val="none" w:sz="0" w:space="0" w:color="auto"/>
                <w:bottom w:val="none" w:sz="0" w:space="0" w:color="auto"/>
                <w:right w:val="none" w:sz="0" w:space="0" w:color="auto"/>
              </w:divBdr>
            </w:div>
            <w:div w:id="1901092032">
              <w:marLeft w:val="0"/>
              <w:marRight w:val="0"/>
              <w:marTop w:val="0"/>
              <w:marBottom w:val="0"/>
              <w:divBdr>
                <w:top w:val="none" w:sz="0" w:space="0" w:color="auto"/>
                <w:left w:val="none" w:sz="0" w:space="0" w:color="auto"/>
                <w:bottom w:val="none" w:sz="0" w:space="0" w:color="auto"/>
                <w:right w:val="none" w:sz="0" w:space="0" w:color="auto"/>
              </w:divBdr>
            </w:div>
            <w:div w:id="1430082875">
              <w:marLeft w:val="0"/>
              <w:marRight w:val="0"/>
              <w:marTop w:val="0"/>
              <w:marBottom w:val="0"/>
              <w:divBdr>
                <w:top w:val="none" w:sz="0" w:space="0" w:color="auto"/>
                <w:left w:val="none" w:sz="0" w:space="0" w:color="auto"/>
                <w:bottom w:val="none" w:sz="0" w:space="0" w:color="auto"/>
                <w:right w:val="none" w:sz="0" w:space="0" w:color="auto"/>
              </w:divBdr>
            </w:div>
            <w:div w:id="1450511980">
              <w:marLeft w:val="0"/>
              <w:marRight w:val="0"/>
              <w:marTop w:val="0"/>
              <w:marBottom w:val="0"/>
              <w:divBdr>
                <w:top w:val="none" w:sz="0" w:space="0" w:color="auto"/>
                <w:left w:val="none" w:sz="0" w:space="0" w:color="auto"/>
                <w:bottom w:val="none" w:sz="0" w:space="0" w:color="auto"/>
                <w:right w:val="none" w:sz="0" w:space="0" w:color="auto"/>
              </w:divBdr>
            </w:div>
            <w:div w:id="1526407587">
              <w:marLeft w:val="0"/>
              <w:marRight w:val="0"/>
              <w:marTop w:val="0"/>
              <w:marBottom w:val="0"/>
              <w:divBdr>
                <w:top w:val="none" w:sz="0" w:space="0" w:color="auto"/>
                <w:left w:val="none" w:sz="0" w:space="0" w:color="auto"/>
                <w:bottom w:val="none" w:sz="0" w:space="0" w:color="auto"/>
                <w:right w:val="none" w:sz="0" w:space="0" w:color="auto"/>
              </w:divBdr>
            </w:div>
            <w:div w:id="1928079037">
              <w:marLeft w:val="0"/>
              <w:marRight w:val="0"/>
              <w:marTop w:val="0"/>
              <w:marBottom w:val="0"/>
              <w:divBdr>
                <w:top w:val="none" w:sz="0" w:space="0" w:color="auto"/>
                <w:left w:val="none" w:sz="0" w:space="0" w:color="auto"/>
                <w:bottom w:val="none" w:sz="0" w:space="0" w:color="auto"/>
                <w:right w:val="none" w:sz="0" w:space="0" w:color="auto"/>
              </w:divBdr>
            </w:div>
            <w:div w:id="1052999116">
              <w:marLeft w:val="0"/>
              <w:marRight w:val="0"/>
              <w:marTop w:val="0"/>
              <w:marBottom w:val="0"/>
              <w:divBdr>
                <w:top w:val="none" w:sz="0" w:space="0" w:color="auto"/>
                <w:left w:val="none" w:sz="0" w:space="0" w:color="auto"/>
                <w:bottom w:val="none" w:sz="0" w:space="0" w:color="auto"/>
                <w:right w:val="none" w:sz="0" w:space="0" w:color="auto"/>
              </w:divBdr>
            </w:div>
            <w:div w:id="368576659">
              <w:marLeft w:val="0"/>
              <w:marRight w:val="0"/>
              <w:marTop w:val="0"/>
              <w:marBottom w:val="0"/>
              <w:divBdr>
                <w:top w:val="none" w:sz="0" w:space="0" w:color="auto"/>
                <w:left w:val="none" w:sz="0" w:space="0" w:color="auto"/>
                <w:bottom w:val="none" w:sz="0" w:space="0" w:color="auto"/>
                <w:right w:val="none" w:sz="0" w:space="0" w:color="auto"/>
              </w:divBdr>
            </w:div>
            <w:div w:id="1928952763">
              <w:marLeft w:val="0"/>
              <w:marRight w:val="0"/>
              <w:marTop w:val="0"/>
              <w:marBottom w:val="0"/>
              <w:divBdr>
                <w:top w:val="none" w:sz="0" w:space="0" w:color="auto"/>
                <w:left w:val="none" w:sz="0" w:space="0" w:color="auto"/>
                <w:bottom w:val="none" w:sz="0" w:space="0" w:color="auto"/>
                <w:right w:val="none" w:sz="0" w:space="0" w:color="auto"/>
              </w:divBdr>
            </w:div>
            <w:div w:id="1809086581">
              <w:marLeft w:val="0"/>
              <w:marRight w:val="0"/>
              <w:marTop w:val="0"/>
              <w:marBottom w:val="0"/>
              <w:divBdr>
                <w:top w:val="none" w:sz="0" w:space="0" w:color="auto"/>
                <w:left w:val="none" w:sz="0" w:space="0" w:color="auto"/>
                <w:bottom w:val="none" w:sz="0" w:space="0" w:color="auto"/>
                <w:right w:val="none" w:sz="0" w:space="0" w:color="auto"/>
              </w:divBdr>
            </w:div>
            <w:div w:id="1408725886">
              <w:marLeft w:val="0"/>
              <w:marRight w:val="0"/>
              <w:marTop w:val="0"/>
              <w:marBottom w:val="0"/>
              <w:divBdr>
                <w:top w:val="none" w:sz="0" w:space="0" w:color="auto"/>
                <w:left w:val="none" w:sz="0" w:space="0" w:color="auto"/>
                <w:bottom w:val="none" w:sz="0" w:space="0" w:color="auto"/>
                <w:right w:val="none" w:sz="0" w:space="0" w:color="auto"/>
              </w:divBdr>
            </w:div>
            <w:div w:id="1338539875">
              <w:marLeft w:val="0"/>
              <w:marRight w:val="0"/>
              <w:marTop w:val="0"/>
              <w:marBottom w:val="0"/>
              <w:divBdr>
                <w:top w:val="none" w:sz="0" w:space="0" w:color="auto"/>
                <w:left w:val="none" w:sz="0" w:space="0" w:color="auto"/>
                <w:bottom w:val="none" w:sz="0" w:space="0" w:color="auto"/>
                <w:right w:val="none" w:sz="0" w:space="0" w:color="auto"/>
              </w:divBdr>
            </w:div>
            <w:div w:id="603928266">
              <w:marLeft w:val="0"/>
              <w:marRight w:val="0"/>
              <w:marTop w:val="0"/>
              <w:marBottom w:val="0"/>
              <w:divBdr>
                <w:top w:val="none" w:sz="0" w:space="0" w:color="auto"/>
                <w:left w:val="none" w:sz="0" w:space="0" w:color="auto"/>
                <w:bottom w:val="none" w:sz="0" w:space="0" w:color="auto"/>
                <w:right w:val="none" w:sz="0" w:space="0" w:color="auto"/>
              </w:divBdr>
            </w:div>
            <w:div w:id="1874995665">
              <w:marLeft w:val="0"/>
              <w:marRight w:val="0"/>
              <w:marTop w:val="0"/>
              <w:marBottom w:val="0"/>
              <w:divBdr>
                <w:top w:val="none" w:sz="0" w:space="0" w:color="auto"/>
                <w:left w:val="none" w:sz="0" w:space="0" w:color="auto"/>
                <w:bottom w:val="none" w:sz="0" w:space="0" w:color="auto"/>
                <w:right w:val="none" w:sz="0" w:space="0" w:color="auto"/>
              </w:divBdr>
            </w:div>
            <w:div w:id="1339691942">
              <w:marLeft w:val="0"/>
              <w:marRight w:val="0"/>
              <w:marTop w:val="0"/>
              <w:marBottom w:val="0"/>
              <w:divBdr>
                <w:top w:val="none" w:sz="0" w:space="0" w:color="auto"/>
                <w:left w:val="none" w:sz="0" w:space="0" w:color="auto"/>
                <w:bottom w:val="none" w:sz="0" w:space="0" w:color="auto"/>
                <w:right w:val="none" w:sz="0" w:space="0" w:color="auto"/>
              </w:divBdr>
            </w:div>
            <w:div w:id="1403257254">
              <w:marLeft w:val="0"/>
              <w:marRight w:val="0"/>
              <w:marTop w:val="0"/>
              <w:marBottom w:val="0"/>
              <w:divBdr>
                <w:top w:val="none" w:sz="0" w:space="0" w:color="auto"/>
                <w:left w:val="none" w:sz="0" w:space="0" w:color="auto"/>
                <w:bottom w:val="none" w:sz="0" w:space="0" w:color="auto"/>
                <w:right w:val="none" w:sz="0" w:space="0" w:color="auto"/>
              </w:divBdr>
            </w:div>
            <w:div w:id="1132748247">
              <w:marLeft w:val="0"/>
              <w:marRight w:val="0"/>
              <w:marTop w:val="0"/>
              <w:marBottom w:val="0"/>
              <w:divBdr>
                <w:top w:val="none" w:sz="0" w:space="0" w:color="auto"/>
                <w:left w:val="none" w:sz="0" w:space="0" w:color="auto"/>
                <w:bottom w:val="none" w:sz="0" w:space="0" w:color="auto"/>
                <w:right w:val="none" w:sz="0" w:space="0" w:color="auto"/>
              </w:divBdr>
            </w:div>
            <w:div w:id="430901945">
              <w:marLeft w:val="0"/>
              <w:marRight w:val="0"/>
              <w:marTop w:val="0"/>
              <w:marBottom w:val="0"/>
              <w:divBdr>
                <w:top w:val="none" w:sz="0" w:space="0" w:color="auto"/>
                <w:left w:val="none" w:sz="0" w:space="0" w:color="auto"/>
                <w:bottom w:val="none" w:sz="0" w:space="0" w:color="auto"/>
                <w:right w:val="none" w:sz="0" w:space="0" w:color="auto"/>
              </w:divBdr>
            </w:div>
            <w:div w:id="2018580026">
              <w:marLeft w:val="0"/>
              <w:marRight w:val="0"/>
              <w:marTop w:val="0"/>
              <w:marBottom w:val="0"/>
              <w:divBdr>
                <w:top w:val="none" w:sz="0" w:space="0" w:color="auto"/>
                <w:left w:val="none" w:sz="0" w:space="0" w:color="auto"/>
                <w:bottom w:val="none" w:sz="0" w:space="0" w:color="auto"/>
                <w:right w:val="none" w:sz="0" w:space="0" w:color="auto"/>
              </w:divBdr>
            </w:div>
            <w:div w:id="773865062">
              <w:marLeft w:val="0"/>
              <w:marRight w:val="0"/>
              <w:marTop w:val="0"/>
              <w:marBottom w:val="0"/>
              <w:divBdr>
                <w:top w:val="none" w:sz="0" w:space="0" w:color="auto"/>
                <w:left w:val="none" w:sz="0" w:space="0" w:color="auto"/>
                <w:bottom w:val="none" w:sz="0" w:space="0" w:color="auto"/>
                <w:right w:val="none" w:sz="0" w:space="0" w:color="auto"/>
              </w:divBdr>
            </w:div>
            <w:div w:id="1814907449">
              <w:marLeft w:val="0"/>
              <w:marRight w:val="0"/>
              <w:marTop w:val="0"/>
              <w:marBottom w:val="0"/>
              <w:divBdr>
                <w:top w:val="none" w:sz="0" w:space="0" w:color="auto"/>
                <w:left w:val="none" w:sz="0" w:space="0" w:color="auto"/>
                <w:bottom w:val="none" w:sz="0" w:space="0" w:color="auto"/>
                <w:right w:val="none" w:sz="0" w:space="0" w:color="auto"/>
              </w:divBdr>
            </w:div>
            <w:div w:id="103616029">
              <w:marLeft w:val="0"/>
              <w:marRight w:val="0"/>
              <w:marTop w:val="0"/>
              <w:marBottom w:val="0"/>
              <w:divBdr>
                <w:top w:val="none" w:sz="0" w:space="0" w:color="auto"/>
                <w:left w:val="none" w:sz="0" w:space="0" w:color="auto"/>
                <w:bottom w:val="none" w:sz="0" w:space="0" w:color="auto"/>
                <w:right w:val="none" w:sz="0" w:space="0" w:color="auto"/>
              </w:divBdr>
            </w:div>
            <w:div w:id="1882786609">
              <w:marLeft w:val="0"/>
              <w:marRight w:val="0"/>
              <w:marTop w:val="0"/>
              <w:marBottom w:val="0"/>
              <w:divBdr>
                <w:top w:val="none" w:sz="0" w:space="0" w:color="auto"/>
                <w:left w:val="none" w:sz="0" w:space="0" w:color="auto"/>
                <w:bottom w:val="none" w:sz="0" w:space="0" w:color="auto"/>
                <w:right w:val="none" w:sz="0" w:space="0" w:color="auto"/>
              </w:divBdr>
            </w:div>
            <w:div w:id="1811244375">
              <w:marLeft w:val="0"/>
              <w:marRight w:val="0"/>
              <w:marTop w:val="0"/>
              <w:marBottom w:val="0"/>
              <w:divBdr>
                <w:top w:val="none" w:sz="0" w:space="0" w:color="auto"/>
                <w:left w:val="none" w:sz="0" w:space="0" w:color="auto"/>
                <w:bottom w:val="none" w:sz="0" w:space="0" w:color="auto"/>
                <w:right w:val="none" w:sz="0" w:space="0" w:color="auto"/>
              </w:divBdr>
            </w:div>
            <w:div w:id="1622027460">
              <w:marLeft w:val="0"/>
              <w:marRight w:val="0"/>
              <w:marTop w:val="0"/>
              <w:marBottom w:val="0"/>
              <w:divBdr>
                <w:top w:val="none" w:sz="0" w:space="0" w:color="auto"/>
                <w:left w:val="none" w:sz="0" w:space="0" w:color="auto"/>
                <w:bottom w:val="none" w:sz="0" w:space="0" w:color="auto"/>
                <w:right w:val="none" w:sz="0" w:space="0" w:color="auto"/>
              </w:divBdr>
            </w:div>
            <w:div w:id="1650397592">
              <w:marLeft w:val="0"/>
              <w:marRight w:val="0"/>
              <w:marTop w:val="0"/>
              <w:marBottom w:val="0"/>
              <w:divBdr>
                <w:top w:val="none" w:sz="0" w:space="0" w:color="auto"/>
                <w:left w:val="none" w:sz="0" w:space="0" w:color="auto"/>
                <w:bottom w:val="none" w:sz="0" w:space="0" w:color="auto"/>
                <w:right w:val="none" w:sz="0" w:space="0" w:color="auto"/>
              </w:divBdr>
            </w:div>
            <w:div w:id="1913195036">
              <w:marLeft w:val="0"/>
              <w:marRight w:val="0"/>
              <w:marTop w:val="0"/>
              <w:marBottom w:val="0"/>
              <w:divBdr>
                <w:top w:val="none" w:sz="0" w:space="0" w:color="auto"/>
                <w:left w:val="none" w:sz="0" w:space="0" w:color="auto"/>
                <w:bottom w:val="none" w:sz="0" w:space="0" w:color="auto"/>
                <w:right w:val="none" w:sz="0" w:space="0" w:color="auto"/>
              </w:divBdr>
            </w:div>
            <w:div w:id="1538855323">
              <w:marLeft w:val="0"/>
              <w:marRight w:val="0"/>
              <w:marTop w:val="0"/>
              <w:marBottom w:val="0"/>
              <w:divBdr>
                <w:top w:val="none" w:sz="0" w:space="0" w:color="auto"/>
                <w:left w:val="none" w:sz="0" w:space="0" w:color="auto"/>
                <w:bottom w:val="none" w:sz="0" w:space="0" w:color="auto"/>
                <w:right w:val="none" w:sz="0" w:space="0" w:color="auto"/>
              </w:divBdr>
            </w:div>
            <w:div w:id="1991522446">
              <w:marLeft w:val="0"/>
              <w:marRight w:val="0"/>
              <w:marTop w:val="0"/>
              <w:marBottom w:val="0"/>
              <w:divBdr>
                <w:top w:val="none" w:sz="0" w:space="0" w:color="auto"/>
                <w:left w:val="none" w:sz="0" w:space="0" w:color="auto"/>
                <w:bottom w:val="none" w:sz="0" w:space="0" w:color="auto"/>
                <w:right w:val="none" w:sz="0" w:space="0" w:color="auto"/>
              </w:divBdr>
            </w:div>
            <w:div w:id="712462834">
              <w:marLeft w:val="0"/>
              <w:marRight w:val="0"/>
              <w:marTop w:val="0"/>
              <w:marBottom w:val="0"/>
              <w:divBdr>
                <w:top w:val="none" w:sz="0" w:space="0" w:color="auto"/>
                <w:left w:val="none" w:sz="0" w:space="0" w:color="auto"/>
                <w:bottom w:val="none" w:sz="0" w:space="0" w:color="auto"/>
                <w:right w:val="none" w:sz="0" w:space="0" w:color="auto"/>
              </w:divBdr>
            </w:div>
            <w:div w:id="1473211549">
              <w:marLeft w:val="0"/>
              <w:marRight w:val="0"/>
              <w:marTop w:val="0"/>
              <w:marBottom w:val="0"/>
              <w:divBdr>
                <w:top w:val="none" w:sz="0" w:space="0" w:color="auto"/>
                <w:left w:val="none" w:sz="0" w:space="0" w:color="auto"/>
                <w:bottom w:val="none" w:sz="0" w:space="0" w:color="auto"/>
                <w:right w:val="none" w:sz="0" w:space="0" w:color="auto"/>
              </w:divBdr>
            </w:div>
            <w:div w:id="1851408807">
              <w:marLeft w:val="0"/>
              <w:marRight w:val="0"/>
              <w:marTop w:val="0"/>
              <w:marBottom w:val="0"/>
              <w:divBdr>
                <w:top w:val="none" w:sz="0" w:space="0" w:color="auto"/>
                <w:left w:val="none" w:sz="0" w:space="0" w:color="auto"/>
                <w:bottom w:val="none" w:sz="0" w:space="0" w:color="auto"/>
                <w:right w:val="none" w:sz="0" w:space="0" w:color="auto"/>
              </w:divBdr>
            </w:div>
            <w:div w:id="1202397296">
              <w:marLeft w:val="0"/>
              <w:marRight w:val="0"/>
              <w:marTop w:val="0"/>
              <w:marBottom w:val="0"/>
              <w:divBdr>
                <w:top w:val="none" w:sz="0" w:space="0" w:color="auto"/>
                <w:left w:val="none" w:sz="0" w:space="0" w:color="auto"/>
                <w:bottom w:val="none" w:sz="0" w:space="0" w:color="auto"/>
                <w:right w:val="none" w:sz="0" w:space="0" w:color="auto"/>
              </w:divBdr>
            </w:div>
            <w:div w:id="175922998">
              <w:marLeft w:val="0"/>
              <w:marRight w:val="0"/>
              <w:marTop w:val="0"/>
              <w:marBottom w:val="0"/>
              <w:divBdr>
                <w:top w:val="none" w:sz="0" w:space="0" w:color="auto"/>
                <w:left w:val="none" w:sz="0" w:space="0" w:color="auto"/>
                <w:bottom w:val="none" w:sz="0" w:space="0" w:color="auto"/>
                <w:right w:val="none" w:sz="0" w:space="0" w:color="auto"/>
              </w:divBdr>
            </w:div>
            <w:div w:id="886839266">
              <w:marLeft w:val="0"/>
              <w:marRight w:val="0"/>
              <w:marTop w:val="0"/>
              <w:marBottom w:val="0"/>
              <w:divBdr>
                <w:top w:val="none" w:sz="0" w:space="0" w:color="auto"/>
                <w:left w:val="none" w:sz="0" w:space="0" w:color="auto"/>
                <w:bottom w:val="none" w:sz="0" w:space="0" w:color="auto"/>
                <w:right w:val="none" w:sz="0" w:space="0" w:color="auto"/>
              </w:divBdr>
            </w:div>
            <w:div w:id="1355962411">
              <w:marLeft w:val="0"/>
              <w:marRight w:val="0"/>
              <w:marTop w:val="0"/>
              <w:marBottom w:val="0"/>
              <w:divBdr>
                <w:top w:val="none" w:sz="0" w:space="0" w:color="auto"/>
                <w:left w:val="none" w:sz="0" w:space="0" w:color="auto"/>
                <w:bottom w:val="none" w:sz="0" w:space="0" w:color="auto"/>
                <w:right w:val="none" w:sz="0" w:space="0" w:color="auto"/>
              </w:divBdr>
            </w:div>
            <w:div w:id="2071419496">
              <w:marLeft w:val="0"/>
              <w:marRight w:val="0"/>
              <w:marTop w:val="0"/>
              <w:marBottom w:val="0"/>
              <w:divBdr>
                <w:top w:val="none" w:sz="0" w:space="0" w:color="auto"/>
                <w:left w:val="none" w:sz="0" w:space="0" w:color="auto"/>
                <w:bottom w:val="none" w:sz="0" w:space="0" w:color="auto"/>
                <w:right w:val="none" w:sz="0" w:space="0" w:color="auto"/>
              </w:divBdr>
            </w:div>
            <w:div w:id="1737703838">
              <w:marLeft w:val="0"/>
              <w:marRight w:val="0"/>
              <w:marTop w:val="0"/>
              <w:marBottom w:val="0"/>
              <w:divBdr>
                <w:top w:val="none" w:sz="0" w:space="0" w:color="auto"/>
                <w:left w:val="none" w:sz="0" w:space="0" w:color="auto"/>
                <w:bottom w:val="none" w:sz="0" w:space="0" w:color="auto"/>
                <w:right w:val="none" w:sz="0" w:space="0" w:color="auto"/>
              </w:divBdr>
            </w:div>
            <w:div w:id="1964338075">
              <w:marLeft w:val="0"/>
              <w:marRight w:val="0"/>
              <w:marTop w:val="0"/>
              <w:marBottom w:val="0"/>
              <w:divBdr>
                <w:top w:val="none" w:sz="0" w:space="0" w:color="auto"/>
                <w:left w:val="none" w:sz="0" w:space="0" w:color="auto"/>
                <w:bottom w:val="none" w:sz="0" w:space="0" w:color="auto"/>
                <w:right w:val="none" w:sz="0" w:space="0" w:color="auto"/>
              </w:divBdr>
            </w:div>
            <w:div w:id="1228035469">
              <w:marLeft w:val="0"/>
              <w:marRight w:val="0"/>
              <w:marTop w:val="0"/>
              <w:marBottom w:val="0"/>
              <w:divBdr>
                <w:top w:val="none" w:sz="0" w:space="0" w:color="auto"/>
                <w:left w:val="none" w:sz="0" w:space="0" w:color="auto"/>
                <w:bottom w:val="none" w:sz="0" w:space="0" w:color="auto"/>
                <w:right w:val="none" w:sz="0" w:space="0" w:color="auto"/>
              </w:divBdr>
            </w:div>
            <w:div w:id="918750644">
              <w:marLeft w:val="0"/>
              <w:marRight w:val="0"/>
              <w:marTop w:val="0"/>
              <w:marBottom w:val="0"/>
              <w:divBdr>
                <w:top w:val="none" w:sz="0" w:space="0" w:color="auto"/>
                <w:left w:val="none" w:sz="0" w:space="0" w:color="auto"/>
                <w:bottom w:val="none" w:sz="0" w:space="0" w:color="auto"/>
                <w:right w:val="none" w:sz="0" w:space="0" w:color="auto"/>
              </w:divBdr>
            </w:div>
            <w:div w:id="1526210763">
              <w:marLeft w:val="0"/>
              <w:marRight w:val="0"/>
              <w:marTop w:val="0"/>
              <w:marBottom w:val="0"/>
              <w:divBdr>
                <w:top w:val="none" w:sz="0" w:space="0" w:color="auto"/>
                <w:left w:val="none" w:sz="0" w:space="0" w:color="auto"/>
                <w:bottom w:val="none" w:sz="0" w:space="0" w:color="auto"/>
                <w:right w:val="none" w:sz="0" w:space="0" w:color="auto"/>
              </w:divBdr>
            </w:div>
            <w:div w:id="655692671">
              <w:marLeft w:val="0"/>
              <w:marRight w:val="0"/>
              <w:marTop w:val="0"/>
              <w:marBottom w:val="0"/>
              <w:divBdr>
                <w:top w:val="none" w:sz="0" w:space="0" w:color="auto"/>
                <w:left w:val="none" w:sz="0" w:space="0" w:color="auto"/>
                <w:bottom w:val="none" w:sz="0" w:space="0" w:color="auto"/>
                <w:right w:val="none" w:sz="0" w:space="0" w:color="auto"/>
              </w:divBdr>
            </w:div>
            <w:div w:id="1963684290">
              <w:marLeft w:val="0"/>
              <w:marRight w:val="0"/>
              <w:marTop w:val="0"/>
              <w:marBottom w:val="0"/>
              <w:divBdr>
                <w:top w:val="none" w:sz="0" w:space="0" w:color="auto"/>
                <w:left w:val="none" w:sz="0" w:space="0" w:color="auto"/>
                <w:bottom w:val="none" w:sz="0" w:space="0" w:color="auto"/>
                <w:right w:val="none" w:sz="0" w:space="0" w:color="auto"/>
              </w:divBdr>
            </w:div>
            <w:div w:id="1402748090">
              <w:marLeft w:val="0"/>
              <w:marRight w:val="0"/>
              <w:marTop w:val="0"/>
              <w:marBottom w:val="0"/>
              <w:divBdr>
                <w:top w:val="none" w:sz="0" w:space="0" w:color="auto"/>
                <w:left w:val="none" w:sz="0" w:space="0" w:color="auto"/>
                <w:bottom w:val="none" w:sz="0" w:space="0" w:color="auto"/>
                <w:right w:val="none" w:sz="0" w:space="0" w:color="auto"/>
              </w:divBdr>
            </w:div>
            <w:div w:id="1073628758">
              <w:marLeft w:val="0"/>
              <w:marRight w:val="0"/>
              <w:marTop w:val="0"/>
              <w:marBottom w:val="0"/>
              <w:divBdr>
                <w:top w:val="none" w:sz="0" w:space="0" w:color="auto"/>
                <w:left w:val="none" w:sz="0" w:space="0" w:color="auto"/>
                <w:bottom w:val="none" w:sz="0" w:space="0" w:color="auto"/>
                <w:right w:val="none" w:sz="0" w:space="0" w:color="auto"/>
              </w:divBdr>
            </w:div>
            <w:div w:id="1966038384">
              <w:marLeft w:val="0"/>
              <w:marRight w:val="0"/>
              <w:marTop w:val="0"/>
              <w:marBottom w:val="0"/>
              <w:divBdr>
                <w:top w:val="none" w:sz="0" w:space="0" w:color="auto"/>
                <w:left w:val="none" w:sz="0" w:space="0" w:color="auto"/>
                <w:bottom w:val="none" w:sz="0" w:space="0" w:color="auto"/>
                <w:right w:val="none" w:sz="0" w:space="0" w:color="auto"/>
              </w:divBdr>
            </w:div>
            <w:div w:id="1187449211">
              <w:marLeft w:val="0"/>
              <w:marRight w:val="0"/>
              <w:marTop w:val="0"/>
              <w:marBottom w:val="0"/>
              <w:divBdr>
                <w:top w:val="none" w:sz="0" w:space="0" w:color="auto"/>
                <w:left w:val="none" w:sz="0" w:space="0" w:color="auto"/>
                <w:bottom w:val="none" w:sz="0" w:space="0" w:color="auto"/>
                <w:right w:val="none" w:sz="0" w:space="0" w:color="auto"/>
              </w:divBdr>
            </w:div>
            <w:div w:id="1032877638">
              <w:marLeft w:val="0"/>
              <w:marRight w:val="0"/>
              <w:marTop w:val="0"/>
              <w:marBottom w:val="0"/>
              <w:divBdr>
                <w:top w:val="none" w:sz="0" w:space="0" w:color="auto"/>
                <w:left w:val="none" w:sz="0" w:space="0" w:color="auto"/>
                <w:bottom w:val="none" w:sz="0" w:space="0" w:color="auto"/>
                <w:right w:val="none" w:sz="0" w:space="0" w:color="auto"/>
              </w:divBdr>
            </w:div>
            <w:div w:id="1982925949">
              <w:marLeft w:val="0"/>
              <w:marRight w:val="0"/>
              <w:marTop w:val="0"/>
              <w:marBottom w:val="0"/>
              <w:divBdr>
                <w:top w:val="none" w:sz="0" w:space="0" w:color="auto"/>
                <w:left w:val="none" w:sz="0" w:space="0" w:color="auto"/>
                <w:bottom w:val="none" w:sz="0" w:space="0" w:color="auto"/>
                <w:right w:val="none" w:sz="0" w:space="0" w:color="auto"/>
              </w:divBdr>
            </w:div>
            <w:div w:id="623734392">
              <w:marLeft w:val="0"/>
              <w:marRight w:val="0"/>
              <w:marTop w:val="0"/>
              <w:marBottom w:val="0"/>
              <w:divBdr>
                <w:top w:val="none" w:sz="0" w:space="0" w:color="auto"/>
                <w:left w:val="none" w:sz="0" w:space="0" w:color="auto"/>
                <w:bottom w:val="none" w:sz="0" w:space="0" w:color="auto"/>
                <w:right w:val="none" w:sz="0" w:space="0" w:color="auto"/>
              </w:divBdr>
            </w:div>
            <w:div w:id="276564149">
              <w:marLeft w:val="0"/>
              <w:marRight w:val="0"/>
              <w:marTop w:val="0"/>
              <w:marBottom w:val="0"/>
              <w:divBdr>
                <w:top w:val="none" w:sz="0" w:space="0" w:color="auto"/>
                <w:left w:val="none" w:sz="0" w:space="0" w:color="auto"/>
                <w:bottom w:val="none" w:sz="0" w:space="0" w:color="auto"/>
                <w:right w:val="none" w:sz="0" w:space="0" w:color="auto"/>
              </w:divBdr>
            </w:div>
            <w:div w:id="147870365">
              <w:marLeft w:val="0"/>
              <w:marRight w:val="0"/>
              <w:marTop w:val="0"/>
              <w:marBottom w:val="0"/>
              <w:divBdr>
                <w:top w:val="none" w:sz="0" w:space="0" w:color="auto"/>
                <w:left w:val="none" w:sz="0" w:space="0" w:color="auto"/>
                <w:bottom w:val="none" w:sz="0" w:space="0" w:color="auto"/>
                <w:right w:val="none" w:sz="0" w:space="0" w:color="auto"/>
              </w:divBdr>
            </w:div>
            <w:div w:id="78410159">
              <w:marLeft w:val="0"/>
              <w:marRight w:val="0"/>
              <w:marTop w:val="0"/>
              <w:marBottom w:val="0"/>
              <w:divBdr>
                <w:top w:val="none" w:sz="0" w:space="0" w:color="auto"/>
                <w:left w:val="none" w:sz="0" w:space="0" w:color="auto"/>
                <w:bottom w:val="none" w:sz="0" w:space="0" w:color="auto"/>
                <w:right w:val="none" w:sz="0" w:space="0" w:color="auto"/>
              </w:divBdr>
            </w:div>
            <w:div w:id="1996185174">
              <w:marLeft w:val="0"/>
              <w:marRight w:val="0"/>
              <w:marTop w:val="0"/>
              <w:marBottom w:val="0"/>
              <w:divBdr>
                <w:top w:val="none" w:sz="0" w:space="0" w:color="auto"/>
                <w:left w:val="none" w:sz="0" w:space="0" w:color="auto"/>
                <w:bottom w:val="none" w:sz="0" w:space="0" w:color="auto"/>
                <w:right w:val="none" w:sz="0" w:space="0" w:color="auto"/>
              </w:divBdr>
            </w:div>
            <w:div w:id="1077022799">
              <w:marLeft w:val="0"/>
              <w:marRight w:val="0"/>
              <w:marTop w:val="0"/>
              <w:marBottom w:val="0"/>
              <w:divBdr>
                <w:top w:val="none" w:sz="0" w:space="0" w:color="auto"/>
                <w:left w:val="none" w:sz="0" w:space="0" w:color="auto"/>
                <w:bottom w:val="none" w:sz="0" w:space="0" w:color="auto"/>
                <w:right w:val="none" w:sz="0" w:space="0" w:color="auto"/>
              </w:divBdr>
            </w:div>
            <w:div w:id="684556007">
              <w:marLeft w:val="0"/>
              <w:marRight w:val="0"/>
              <w:marTop w:val="0"/>
              <w:marBottom w:val="0"/>
              <w:divBdr>
                <w:top w:val="none" w:sz="0" w:space="0" w:color="auto"/>
                <w:left w:val="none" w:sz="0" w:space="0" w:color="auto"/>
                <w:bottom w:val="none" w:sz="0" w:space="0" w:color="auto"/>
                <w:right w:val="none" w:sz="0" w:space="0" w:color="auto"/>
              </w:divBdr>
            </w:div>
            <w:div w:id="435248711">
              <w:marLeft w:val="0"/>
              <w:marRight w:val="0"/>
              <w:marTop w:val="0"/>
              <w:marBottom w:val="0"/>
              <w:divBdr>
                <w:top w:val="none" w:sz="0" w:space="0" w:color="auto"/>
                <w:left w:val="none" w:sz="0" w:space="0" w:color="auto"/>
                <w:bottom w:val="none" w:sz="0" w:space="0" w:color="auto"/>
                <w:right w:val="none" w:sz="0" w:space="0" w:color="auto"/>
              </w:divBdr>
            </w:div>
            <w:div w:id="1926843246">
              <w:marLeft w:val="0"/>
              <w:marRight w:val="0"/>
              <w:marTop w:val="0"/>
              <w:marBottom w:val="0"/>
              <w:divBdr>
                <w:top w:val="none" w:sz="0" w:space="0" w:color="auto"/>
                <w:left w:val="none" w:sz="0" w:space="0" w:color="auto"/>
                <w:bottom w:val="none" w:sz="0" w:space="0" w:color="auto"/>
                <w:right w:val="none" w:sz="0" w:space="0" w:color="auto"/>
              </w:divBdr>
            </w:div>
            <w:div w:id="1182816390">
              <w:marLeft w:val="0"/>
              <w:marRight w:val="0"/>
              <w:marTop w:val="0"/>
              <w:marBottom w:val="0"/>
              <w:divBdr>
                <w:top w:val="none" w:sz="0" w:space="0" w:color="auto"/>
                <w:left w:val="none" w:sz="0" w:space="0" w:color="auto"/>
                <w:bottom w:val="none" w:sz="0" w:space="0" w:color="auto"/>
                <w:right w:val="none" w:sz="0" w:space="0" w:color="auto"/>
              </w:divBdr>
            </w:div>
            <w:div w:id="863980058">
              <w:marLeft w:val="0"/>
              <w:marRight w:val="0"/>
              <w:marTop w:val="0"/>
              <w:marBottom w:val="0"/>
              <w:divBdr>
                <w:top w:val="none" w:sz="0" w:space="0" w:color="auto"/>
                <w:left w:val="none" w:sz="0" w:space="0" w:color="auto"/>
                <w:bottom w:val="none" w:sz="0" w:space="0" w:color="auto"/>
                <w:right w:val="none" w:sz="0" w:space="0" w:color="auto"/>
              </w:divBdr>
            </w:div>
            <w:div w:id="1960792460">
              <w:marLeft w:val="0"/>
              <w:marRight w:val="0"/>
              <w:marTop w:val="0"/>
              <w:marBottom w:val="0"/>
              <w:divBdr>
                <w:top w:val="none" w:sz="0" w:space="0" w:color="auto"/>
                <w:left w:val="none" w:sz="0" w:space="0" w:color="auto"/>
                <w:bottom w:val="none" w:sz="0" w:space="0" w:color="auto"/>
                <w:right w:val="none" w:sz="0" w:space="0" w:color="auto"/>
              </w:divBdr>
            </w:div>
            <w:div w:id="373430798">
              <w:marLeft w:val="0"/>
              <w:marRight w:val="0"/>
              <w:marTop w:val="0"/>
              <w:marBottom w:val="0"/>
              <w:divBdr>
                <w:top w:val="none" w:sz="0" w:space="0" w:color="auto"/>
                <w:left w:val="none" w:sz="0" w:space="0" w:color="auto"/>
                <w:bottom w:val="none" w:sz="0" w:space="0" w:color="auto"/>
                <w:right w:val="none" w:sz="0" w:space="0" w:color="auto"/>
              </w:divBdr>
            </w:div>
            <w:div w:id="608974612">
              <w:marLeft w:val="0"/>
              <w:marRight w:val="0"/>
              <w:marTop w:val="0"/>
              <w:marBottom w:val="0"/>
              <w:divBdr>
                <w:top w:val="none" w:sz="0" w:space="0" w:color="auto"/>
                <w:left w:val="none" w:sz="0" w:space="0" w:color="auto"/>
                <w:bottom w:val="none" w:sz="0" w:space="0" w:color="auto"/>
                <w:right w:val="none" w:sz="0" w:space="0" w:color="auto"/>
              </w:divBdr>
            </w:div>
            <w:div w:id="465855940">
              <w:marLeft w:val="0"/>
              <w:marRight w:val="0"/>
              <w:marTop w:val="0"/>
              <w:marBottom w:val="0"/>
              <w:divBdr>
                <w:top w:val="none" w:sz="0" w:space="0" w:color="auto"/>
                <w:left w:val="none" w:sz="0" w:space="0" w:color="auto"/>
                <w:bottom w:val="none" w:sz="0" w:space="0" w:color="auto"/>
                <w:right w:val="none" w:sz="0" w:space="0" w:color="auto"/>
              </w:divBdr>
            </w:div>
            <w:div w:id="1183741397">
              <w:marLeft w:val="0"/>
              <w:marRight w:val="0"/>
              <w:marTop w:val="0"/>
              <w:marBottom w:val="0"/>
              <w:divBdr>
                <w:top w:val="none" w:sz="0" w:space="0" w:color="auto"/>
                <w:left w:val="none" w:sz="0" w:space="0" w:color="auto"/>
                <w:bottom w:val="none" w:sz="0" w:space="0" w:color="auto"/>
                <w:right w:val="none" w:sz="0" w:space="0" w:color="auto"/>
              </w:divBdr>
            </w:div>
            <w:div w:id="580335122">
              <w:marLeft w:val="0"/>
              <w:marRight w:val="0"/>
              <w:marTop w:val="0"/>
              <w:marBottom w:val="0"/>
              <w:divBdr>
                <w:top w:val="none" w:sz="0" w:space="0" w:color="auto"/>
                <w:left w:val="none" w:sz="0" w:space="0" w:color="auto"/>
                <w:bottom w:val="none" w:sz="0" w:space="0" w:color="auto"/>
                <w:right w:val="none" w:sz="0" w:space="0" w:color="auto"/>
              </w:divBdr>
            </w:div>
            <w:div w:id="1689597983">
              <w:marLeft w:val="0"/>
              <w:marRight w:val="0"/>
              <w:marTop w:val="0"/>
              <w:marBottom w:val="0"/>
              <w:divBdr>
                <w:top w:val="none" w:sz="0" w:space="0" w:color="auto"/>
                <w:left w:val="none" w:sz="0" w:space="0" w:color="auto"/>
                <w:bottom w:val="none" w:sz="0" w:space="0" w:color="auto"/>
                <w:right w:val="none" w:sz="0" w:space="0" w:color="auto"/>
              </w:divBdr>
            </w:div>
            <w:div w:id="139420311">
              <w:marLeft w:val="0"/>
              <w:marRight w:val="0"/>
              <w:marTop w:val="0"/>
              <w:marBottom w:val="0"/>
              <w:divBdr>
                <w:top w:val="none" w:sz="0" w:space="0" w:color="auto"/>
                <w:left w:val="none" w:sz="0" w:space="0" w:color="auto"/>
                <w:bottom w:val="none" w:sz="0" w:space="0" w:color="auto"/>
                <w:right w:val="none" w:sz="0" w:space="0" w:color="auto"/>
              </w:divBdr>
            </w:div>
            <w:div w:id="1436709080">
              <w:marLeft w:val="0"/>
              <w:marRight w:val="0"/>
              <w:marTop w:val="0"/>
              <w:marBottom w:val="0"/>
              <w:divBdr>
                <w:top w:val="none" w:sz="0" w:space="0" w:color="auto"/>
                <w:left w:val="none" w:sz="0" w:space="0" w:color="auto"/>
                <w:bottom w:val="none" w:sz="0" w:space="0" w:color="auto"/>
                <w:right w:val="none" w:sz="0" w:space="0" w:color="auto"/>
              </w:divBdr>
            </w:div>
            <w:div w:id="1012293823">
              <w:marLeft w:val="0"/>
              <w:marRight w:val="0"/>
              <w:marTop w:val="0"/>
              <w:marBottom w:val="0"/>
              <w:divBdr>
                <w:top w:val="none" w:sz="0" w:space="0" w:color="auto"/>
                <w:left w:val="none" w:sz="0" w:space="0" w:color="auto"/>
                <w:bottom w:val="none" w:sz="0" w:space="0" w:color="auto"/>
                <w:right w:val="none" w:sz="0" w:space="0" w:color="auto"/>
              </w:divBdr>
            </w:div>
            <w:div w:id="674039488">
              <w:marLeft w:val="0"/>
              <w:marRight w:val="0"/>
              <w:marTop w:val="0"/>
              <w:marBottom w:val="0"/>
              <w:divBdr>
                <w:top w:val="none" w:sz="0" w:space="0" w:color="auto"/>
                <w:left w:val="none" w:sz="0" w:space="0" w:color="auto"/>
                <w:bottom w:val="none" w:sz="0" w:space="0" w:color="auto"/>
                <w:right w:val="none" w:sz="0" w:space="0" w:color="auto"/>
              </w:divBdr>
            </w:div>
            <w:div w:id="1901405942">
              <w:marLeft w:val="0"/>
              <w:marRight w:val="0"/>
              <w:marTop w:val="0"/>
              <w:marBottom w:val="0"/>
              <w:divBdr>
                <w:top w:val="none" w:sz="0" w:space="0" w:color="auto"/>
                <w:left w:val="none" w:sz="0" w:space="0" w:color="auto"/>
                <w:bottom w:val="none" w:sz="0" w:space="0" w:color="auto"/>
                <w:right w:val="none" w:sz="0" w:space="0" w:color="auto"/>
              </w:divBdr>
            </w:div>
            <w:div w:id="1133597625">
              <w:marLeft w:val="0"/>
              <w:marRight w:val="0"/>
              <w:marTop w:val="0"/>
              <w:marBottom w:val="0"/>
              <w:divBdr>
                <w:top w:val="none" w:sz="0" w:space="0" w:color="auto"/>
                <w:left w:val="none" w:sz="0" w:space="0" w:color="auto"/>
                <w:bottom w:val="none" w:sz="0" w:space="0" w:color="auto"/>
                <w:right w:val="none" w:sz="0" w:space="0" w:color="auto"/>
              </w:divBdr>
            </w:div>
            <w:div w:id="1961649692">
              <w:marLeft w:val="0"/>
              <w:marRight w:val="0"/>
              <w:marTop w:val="0"/>
              <w:marBottom w:val="0"/>
              <w:divBdr>
                <w:top w:val="none" w:sz="0" w:space="0" w:color="auto"/>
                <w:left w:val="none" w:sz="0" w:space="0" w:color="auto"/>
                <w:bottom w:val="none" w:sz="0" w:space="0" w:color="auto"/>
                <w:right w:val="none" w:sz="0" w:space="0" w:color="auto"/>
              </w:divBdr>
            </w:div>
            <w:div w:id="1934777246">
              <w:marLeft w:val="0"/>
              <w:marRight w:val="0"/>
              <w:marTop w:val="0"/>
              <w:marBottom w:val="0"/>
              <w:divBdr>
                <w:top w:val="none" w:sz="0" w:space="0" w:color="auto"/>
                <w:left w:val="none" w:sz="0" w:space="0" w:color="auto"/>
                <w:bottom w:val="none" w:sz="0" w:space="0" w:color="auto"/>
                <w:right w:val="none" w:sz="0" w:space="0" w:color="auto"/>
              </w:divBdr>
            </w:div>
            <w:div w:id="1658998676">
              <w:marLeft w:val="0"/>
              <w:marRight w:val="0"/>
              <w:marTop w:val="0"/>
              <w:marBottom w:val="0"/>
              <w:divBdr>
                <w:top w:val="none" w:sz="0" w:space="0" w:color="auto"/>
                <w:left w:val="none" w:sz="0" w:space="0" w:color="auto"/>
                <w:bottom w:val="none" w:sz="0" w:space="0" w:color="auto"/>
                <w:right w:val="none" w:sz="0" w:space="0" w:color="auto"/>
              </w:divBdr>
            </w:div>
            <w:div w:id="2016758232">
              <w:marLeft w:val="0"/>
              <w:marRight w:val="0"/>
              <w:marTop w:val="0"/>
              <w:marBottom w:val="0"/>
              <w:divBdr>
                <w:top w:val="none" w:sz="0" w:space="0" w:color="auto"/>
                <w:left w:val="none" w:sz="0" w:space="0" w:color="auto"/>
                <w:bottom w:val="none" w:sz="0" w:space="0" w:color="auto"/>
                <w:right w:val="none" w:sz="0" w:space="0" w:color="auto"/>
              </w:divBdr>
            </w:div>
            <w:div w:id="292828802">
              <w:marLeft w:val="0"/>
              <w:marRight w:val="0"/>
              <w:marTop w:val="0"/>
              <w:marBottom w:val="0"/>
              <w:divBdr>
                <w:top w:val="none" w:sz="0" w:space="0" w:color="auto"/>
                <w:left w:val="none" w:sz="0" w:space="0" w:color="auto"/>
                <w:bottom w:val="none" w:sz="0" w:space="0" w:color="auto"/>
                <w:right w:val="none" w:sz="0" w:space="0" w:color="auto"/>
              </w:divBdr>
            </w:div>
            <w:div w:id="657853977">
              <w:marLeft w:val="0"/>
              <w:marRight w:val="0"/>
              <w:marTop w:val="0"/>
              <w:marBottom w:val="0"/>
              <w:divBdr>
                <w:top w:val="none" w:sz="0" w:space="0" w:color="auto"/>
                <w:left w:val="none" w:sz="0" w:space="0" w:color="auto"/>
                <w:bottom w:val="none" w:sz="0" w:space="0" w:color="auto"/>
                <w:right w:val="none" w:sz="0" w:space="0" w:color="auto"/>
              </w:divBdr>
            </w:div>
            <w:div w:id="1326741232">
              <w:marLeft w:val="0"/>
              <w:marRight w:val="0"/>
              <w:marTop w:val="0"/>
              <w:marBottom w:val="0"/>
              <w:divBdr>
                <w:top w:val="none" w:sz="0" w:space="0" w:color="auto"/>
                <w:left w:val="none" w:sz="0" w:space="0" w:color="auto"/>
                <w:bottom w:val="none" w:sz="0" w:space="0" w:color="auto"/>
                <w:right w:val="none" w:sz="0" w:space="0" w:color="auto"/>
              </w:divBdr>
            </w:div>
            <w:div w:id="1955480220">
              <w:marLeft w:val="0"/>
              <w:marRight w:val="0"/>
              <w:marTop w:val="0"/>
              <w:marBottom w:val="0"/>
              <w:divBdr>
                <w:top w:val="none" w:sz="0" w:space="0" w:color="auto"/>
                <w:left w:val="none" w:sz="0" w:space="0" w:color="auto"/>
                <w:bottom w:val="none" w:sz="0" w:space="0" w:color="auto"/>
                <w:right w:val="none" w:sz="0" w:space="0" w:color="auto"/>
              </w:divBdr>
            </w:div>
            <w:div w:id="110788461">
              <w:marLeft w:val="0"/>
              <w:marRight w:val="0"/>
              <w:marTop w:val="0"/>
              <w:marBottom w:val="0"/>
              <w:divBdr>
                <w:top w:val="none" w:sz="0" w:space="0" w:color="auto"/>
                <w:left w:val="none" w:sz="0" w:space="0" w:color="auto"/>
                <w:bottom w:val="none" w:sz="0" w:space="0" w:color="auto"/>
                <w:right w:val="none" w:sz="0" w:space="0" w:color="auto"/>
              </w:divBdr>
            </w:div>
            <w:div w:id="836768890">
              <w:marLeft w:val="0"/>
              <w:marRight w:val="0"/>
              <w:marTop w:val="0"/>
              <w:marBottom w:val="0"/>
              <w:divBdr>
                <w:top w:val="none" w:sz="0" w:space="0" w:color="auto"/>
                <w:left w:val="none" w:sz="0" w:space="0" w:color="auto"/>
                <w:bottom w:val="none" w:sz="0" w:space="0" w:color="auto"/>
                <w:right w:val="none" w:sz="0" w:space="0" w:color="auto"/>
              </w:divBdr>
            </w:div>
            <w:div w:id="753433547">
              <w:marLeft w:val="0"/>
              <w:marRight w:val="0"/>
              <w:marTop w:val="0"/>
              <w:marBottom w:val="0"/>
              <w:divBdr>
                <w:top w:val="none" w:sz="0" w:space="0" w:color="auto"/>
                <w:left w:val="none" w:sz="0" w:space="0" w:color="auto"/>
                <w:bottom w:val="none" w:sz="0" w:space="0" w:color="auto"/>
                <w:right w:val="none" w:sz="0" w:space="0" w:color="auto"/>
              </w:divBdr>
            </w:div>
            <w:div w:id="929586309">
              <w:marLeft w:val="0"/>
              <w:marRight w:val="0"/>
              <w:marTop w:val="0"/>
              <w:marBottom w:val="0"/>
              <w:divBdr>
                <w:top w:val="none" w:sz="0" w:space="0" w:color="auto"/>
                <w:left w:val="none" w:sz="0" w:space="0" w:color="auto"/>
                <w:bottom w:val="none" w:sz="0" w:space="0" w:color="auto"/>
                <w:right w:val="none" w:sz="0" w:space="0" w:color="auto"/>
              </w:divBdr>
            </w:div>
            <w:div w:id="263854242">
              <w:marLeft w:val="0"/>
              <w:marRight w:val="0"/>
              <w:marTop w:val="0"/>
              <w:marBottom w:val="0"/>
              <w:divBdr>
                <w:top w:val="none" w:sz="0" w:space="0" w:color="auto"/>
                <w:left w:val="none" w:sz="0" w:space="0" w:color="auto"/>
                <w:bottom w:val="none" w:sz="0" w:space="0" w:color="auto"/>
                <w:right w:val="none" w:sz="0" w:space="0" w:color="auto"/>
              </w:divBdr>
            </w:div>
            <w:div w:id="297104180">
              <w:marLeft w:val="0"/>
              <w:marRight w:val="0"/>
              <w:marTop w:val="0"/>
              <w:marBottom w:val="0"/>
              <w:divBdr>
                <w:top w:val="none" w:sz="0" w:space="0" w:color="auto"/>
                <w:left w:val="none" w:sz="0" w:space="0" w:color="auto"/>
                <w:bottom w:val="none" w:sz="0" w:space="0" w:color="auto"/>
                <w:right w:val="none" w:sz="0" w:space="0" w:color="auto"/>
              </w:divBdr>
            </w:div>
            <w:div w:id="826824488">
              <w:marLeft w:val="0"/>
              <w:marRight w:val="0"/>
              <w:marTop w:val="0"/>
              <w:marBottom w:val="0"/>
              <w:divBdr>
                <w:top w:val="none" w:sz="0" w:space="0" w:color="auto"/>
                <w:left w:val="none" w:sz="0" w:space="0" w:color="auto"/>
                <w:bottom w:val="none" w:sz="0" w:space="0" w:color="auto"/>
                <w:right w:val="none" w:sz="0" w:space="0" w:color="auto"/>
              </w:divBdr>
            </w:div>
            <w:div w:id="879127509">
              <w:marLeft w:val="0"/>
              <w:marRight w:val="0"/>
              <w:marTop w:val="0"/>
              <w:marBottom w:val="0"/>
              <w:divBdr>
                <w:top w:val="none" w:sz="0" w:space="0" w:color="auto"/>
                <w:left w:val="none" w:sz="0" w:space="0" w:color="auto"/>
                <w:bottom w:val="none" w:sz="0" w:space="0" w:color="auto"/>
                <w:right w:val="none" w:sz="0" w:space="0" w:color="auto"/>
              </w:divBdr>
            </w:div>
            <w:div w:id="1863977999">
              <w:marLeft w:val="0"/>
              <w:marRight w:val="0"/>
              <w:marTop w:val="0"/>
              <w:marBottom w:val="0"/>
              <w:divBdr>
                <w:top w:val="none" w:sz="0" w:space="0" w:color="auto"/>
                <w:left w:val="none" w:sz="0" w:space="0" w:color="auto"/>
                <w:bottom w:val="none" w:sz="0" w:space="0" w:color="auto"/>
                <w:right w:val="none" w:sz="0" w:space="0" w:color="auto"/>
              </w:divBdr>
            </w:div>
            <w:div w:id="514534311">
              <w:marLeft w:val="0"/>
              <w:marRight w:val="0"/>
              <w:marTop w:val="0"/>
              <w:marBottom w:val="0"/>
              <w:divBdr>
                <w:top w:val="none" w:sz="0" w:space="0" w:color="auto"/>
                <w:left w:val="none" w:sz="0" w:space="0" w:color="auto"/>
                <w:bottom w:val="none" w:sz="0" w:space="0" w:color="auto"/>
                <w:right w:val="none" w:sz="0" w:space="0" w:color="auto"/>
              </w:divBdr>
            </w:div>
            <w:div w:id="1046371709">
              <w:marLeft w:val="0"/>
              <w:marRight w:val="0"/>
              <w:marTop w:val="0"/>
              <w:marBottom w:val="0"/>
              <w:divBdr>
                <w:top w:val="none" w:sz="0" w:space="0" w:color="auto"/>
                <w:left w:val="none" w:sz="0" w:space="0" w:color="auto"/>
                <w:bottom w:val="none" w:sz="0" w:space="0" w:color="auto"/>
                <w:right w:val="none" w:sz="0" w:space="0" w:color="auto"/>
              </w:divBdr>
            </w:div>
            <w:div w:id="649676516">
              <w:marLeft w:val="0"/>
              <w:marRight w:val="0"/>
              <w:marTop w:val="0"/>
              <w:marBottom w:val="0"/>
              <w:divBdr>
                <w:top w:val="none" w:sz="0" w:space="0" w:color="auto"/>
                <w:left w:val="none" w:sz="0" w:space="0" w:color="auto"/>
                <w:bottom w:val="none" w:sz="0" w:space="0" w:color="auto"/>
                <w:right w:val="none" w:sz="0" w:space="0" w:color="auto"/>
              </w:divBdr>
            </w:div>
            <w:div w:id="1088773347">
              <w:marLeft w:val="0"/>
              <w:marRight w:val="0"/>
              <w:marTop w:val="0"/>
              <w:marBottom w:val="0"/>
              <w:divBdr>
                <w:top w:val="none" w:sz="0" w:space="0" w:color="auto"/>
                <w:left w:val="none" w:sz="0" w:space="0" w:color="auto"/>
                <w:bottom w:val="none" w:sz="0" w:space="0" w:color="auto"/>
                <w:right w:val="none" w:sz="0" w:space="0" w:color="auto"/>
              </w:divBdr>
            </w:div>
            <w:div w:id="294800243">
              <w:marLeft w:val="0"/>
              <w:marRight w:val="0"/>
              <w:marTop w:val="0"/>
              <w:marBottom w:val="0"/>
              <w:divBdr>
                <w:top w:val="none" w:sz="0" w:space="0" w:color="auto"/>
                <w:left w:val="none" w:sz="0" w:space="0" w:color="auto"/>
                <w:bottom w:val="none" w:sz="0" w:space="0" w:color="auto"/>
                <w:right w:val="none" w:sz="0" w:space="0" w:color="auto"/>
              </w:divBdr>
            </w:div>
            <w:div w:id="542712090">
              <w:marLeft w:val="0"/>
              <w:marRight w:val="0"/>
              <w:marTop w:val="0"/>
              <w:marBottom w:val="0"/>
              <w:divBdr>
                <w:top w:val="none" w:sz="0" w:space="0" w:color="auto"/>
                <w:left w:val="none" w:sz="0" w:space="0" w:color="auto"/>
                <w:bottom w:val="none" w:sz="0" w:space="0" w:color="auto"/>
                <w:right w:val="none" w:sz="0" w:space="0" w:color="auto"/>
              </w:divBdr>
            </w:div>
            <w:div w:id="2137789310">
              <w:marLeft w:val="0"/>
              <w:marRight w:val="0"/>
              <w:marTop w:val="0"/>
              <w:marBottom w:val="0"/>
              <w:divBdr>
                <w:top w:val="none" w:sz="0" w:space="0" w:color="auto"/>
                <w:left w:val="none" w:sz="0" w:space="0" w:color="auto"/>
                <w:bottom w:val="none" w:sz="0" w:space="0" w:color="auto"/>
                <w:right w:val="none" w:sz="0" w:space="0" w:color="auto"/>
              </w:divBdr>
            </w:div>
            <w:div w:id="1660693268">
              <w:marLeft w:val="0"/>
              <w:marRight w:val="0"/>
              <w:marTop w:val="0"/>
              <w:marBottom w:val="0"/>
              <w:divBdr>
                <w:top w:val="none" w:sz="0" w:space="0" w:color="auto"/>
                <w:left w:val="none" w:sz="0" w:space="0" w:color="auto"/>
                <w:bottom w:val="none" w:sz="0" w:space="0" w:color="auto"/>
                <w:right w:val="none" w:sz="0" w:space="0" w:color="auto"/>
              </w:divBdr>
            </w:div>
            <w:div w:id="916981130">
              <w:marLeft w:val="0"/>
              <w:marRight w:val="0"/>
              <w:marTop w:val="0"/>
              <w:marBottom w:val="0"/>
              <w:divBdr>
                <w:top w:val="none" w:sz="0" w:space="0" w:color="auto"/>
                <w:left w:val="none" w:sz="0" w:space="0" w:color="auto"/>
                <w:bottom w:val="none" w:sz="0" w:space="0" w:color="auto"/>
                <w:right w:val="none" w:sz="0" w:space="0" w:color="auto"/>
              </w:divBdr>
            </w:div>
            <w:div w:id="343015474">
              <w:marLeft w:val="0"/>
              <w:marRight w:val="0"/>
              <w:marTop w:val="0"/>
              <w:marBottom w:val="0"/>
              <w:divBdr>
                <w:top w:val="none" w:sz="0" w:space="0" w:color="auto"/>
                <w:left w:val="none" w:sz="0" w:space="0" w:color="auto"/>
                <w:bottom w:val="none" w:sz="0" w:space="0" w:color="auto"/>
                <w:right w:val="none" w:sz="0" w:space="0" w:color="auto"/>
              </w:divBdr>
            </w:div>
            <w:div w:id="147718411">
              <w:marLeft w:val="0"/>
              <w:marRight w:val="0"/>
              <w:marTop w:val="0"/>
              <w:marBottom w:val="0"/>
              <w:divBdr>
                <w:top w:val="none" w:sz="0" w:space="0" w:color="auto"/>
                <w:left w:val="none" w:sz="0" w:space="0" w:color="auto"/>
                <w:bottom w:val="none" w:sz="0" w:space="0" w:color="auto"/>
                <w:right w:val="none" w:sz="0" w:space="0" w:color="auto"/>
              </w:divBdr>
            </w:div>
            <w:div w:id="418794645">
              <w:marLeft w:val="0"/>
              <w:marRight w:val="0"/>
              <w:marTop w:val="0"/>
              <w:marBottom w:val="0"/>
              <w:divBdr>
                <w:top w:val="none" w:sz="0" w:space="0" w:color="auto"/>
                <w:left w:val="none" w:sz="0" w:space="0" w:color="auto"/>
                <w:bottom w:val="none" w:sz="0" w:space="0" w:color="auto"/>
                <w:right w:val="none" w:sz="0" w:space="0" w:color="auto"/>
              </w:divBdr>
            </w:div>
            <w:div w:id="15275242">
              <w:marLeft w:val="0"/>
              <w:marRight w:val="0"/>
              <w:marTop w:val="0"/>
              <w:marBottom w:val="0"/>
              <w:divBdr>
                <w:top w:val="none" w:sz="0" w:space="0" w:color="auto"/>
                <w:left w:val="none" w:sz="0" w:space="0" w:color="auto"/>
                <w:bottom w:val="none" w:sz="0" w:space="0" w:color="auto"/>
                <w:right w:val="none" w:sz="0" w:space="0" w:color="auto"/>
              </w:divBdr>
            </w:div>
            <w:div w:id="1583024088">
              <w:marLeft w:val="0"/>
              <w:marRight w:val="0"/>
              <w:marTop w:val="0"/>
              <w:marBottom w:val="0"/>
              <w:divBdr>
                <w:top w:val="none" w:sz="0" w:space="0" w:color="auto"/>
                <w:left w:val="none" w:sz="0" w:space="0" w:color="auto"/>
                <w:bottom w:val="none" w:sz="0" w:space="0" w:color="auto"/>
                <w:right w:val="none" w:sz="0" w:space="0" w:color="auto"/>
              </w:divBdr>
            </w:div>
            <w:div w:id="2363919">
              <w:marLeft w:val="0"/>
              <w:marRight w:val="0"/>
              <w:marTop w:val="0"/>
              <w:marBottom w:val="0"/>
              <w:divBdr>
                <w:top w:val="none" w:sz="0" w:space="0" w:color="auto"/>
                <w:left w:val="none" w:sz="0" w:space="0" w:color="auto"/>
                <w:bottom w:val="none" w:sz="0" w:space="0" w:color="auto"/>
                <w:right w:val="none" w:sz="0" w:space="0" w:color="auto"/>
              </w:divBdr>
            </w:div>
            <w:div w:id="1378432227">
              <w:marLeft w:val="0"/>
              <w:marRight w:val="0"/>
              <w:marTop w:val="0"/>
              <w:marBottom w:val="0"/>
              <w:divBdr>
                <w:top w:val="none" w:sz="0" w:space="0" w:color="auto"/>
                <w:left w:val="none" w:sz="0" w:space="0" w:color="auto"/>
                <w:bottom w:val="none" w:sz="0" w:space="0" w:color="auto"/>
                <w:right w:val="none" w:sz="0" w:space="0" w:color="auto"/>
              </w:divBdr>
            </w:div>
            <w:div w:id="1057959">
              <w:marLeft w:val="0"/>
              <w:marRight w:val="0"/>
              <w:marTop w:val="0"/>
              <w:marBottom w:val="0"/>
              <w:divBdr>
                <w:top w:val="none" w:sz="0" w:space="0" w:color="auto"/>
                <w:left w:val="none" w:sz="0" w:space="0" w:color="auto"/>
                <w:bottom w:val="none" w:sz="0" w:space="0" w:color="auto"/>
                <w:right w:val="none" w:sz="0" w:space="0" w:color="auto"/>
              </w:divBdr>
            </w:div>
            <w:div w:id="922181087">
              <w:marLeft w:val="0"/>
              <w:marRight w:val="0"/>
              <w:marTop w:val="0"/>
              <w:marBottom w:val="0"/>
              <w:divBdr>
                <w:top w:val="none" w:sz="0" w:space="0" w:color="auto"/>
                <w:left w:val="none" w:sz="0" w:space="0" w:color="auto"/>
                <w:bottom w:val="none" w:sz="0" w:space="0" w:color="auto"/>
                <w:right w:val="none" w:sz="0" w:space="0" w:color="auto"/>
              </w:divBdr>
            </w:div>
            <w:div w:id="1702783523">
              <w:marLeft w:val="0"/>
              <w:marRight w:val="0"/>
              <w:marTop w:val="0"/>
              <w:marBottom w:val="0"/>
              <w:divBdr>
                <w:top w:val="none" w:sz="0" w:space="0" w:color="auto"/>
                <w:left w:val="none" w:sz="0" w:space="0" w:color="auto"/>
                <w:bottom w:val="none" w:sz="0" w:space="0" w:color="auto"/>
                <w:right w:val="none" w:sz="0" w:space="0" w:color="auto"/>
              </w:divBdr>
            </w:div>
            <w:div w:id="1690257069">
              <w:marLeft w:val="0"/>
              <w:marRight w:val="0"/>
              <w:marTop w:val="0"/>
              <w:marBottom w:val="0"/>
              <w:divBdr>
                <w:top w:val="none" w:sz="0" w:space="0" w:color="auto"/>
                <w:left w:val="none" w:sz="0" w:space="0" w:color="auto"/>
                <w:bottom w:val="none" w:sz="0" w:space="0" w:color="auto"/>
                <w:right w:val="none" w:sz="0" w:space="0" w:color="auto"/>
              </w:divBdr>
            </w:div>
            <w:div w:id="1829590529">
              <w:marLeft w:val="0"/>
              <w:marRight w:val="0"/>
              <w:marTop w:val="0"/>
              <w:marBottom w:val="0"/>
              <w:divBdr>
                <w:top w:val="none" w:sz="0" w:space="0" w:color="auto"/>
                <w:left w:val="none" w:sz="0" w:space="0" w:color="auto"/>
                <w:bottom w:val="none" w:sz="0" w:space="0" w:color="auto"/>
                <w:right w:val="none" w:sz="0" w:space="0" w:color="auto"/>
              </w:divBdr>
            </w:div>
            <w:div w:id="226503825">
              <w:marLeft w:val="0"/>
              <w:marRight w:val="0"/>
              <w:marTop w:val="0"/>
              <w:marBottom w:val="0"/>
              <w:divBdr>
                <w:top w:val="none" w:sz="0" w:space="0" w:color="auto"/>
                <w:left w:val="none" w:sz="0" w:space="0" w:color="auto"/>
                <w:bottom w:val="none" w:sz="0" w:space="0" w:color="auto"/>
                <w:right w:val="none" w:sz="0" w:space="0" w:color="auto"/>
              </w:divBdr>
            </w:div>
            <w:div w:id="1231767511">
              <w:marLeft w:val="0"/>
              <w:marRight w:val="0"/>
              <w:marTop w:val="0"/>
              <w:marBottom w:val="0"/>
              <w:divBdr>
                <w:top w:val="none" w:sz="0" w:space="0" w:color="auto"/>
                <w:left w:val="none" w:sz="0" w:space="0" w:color="auto"/>
                <w:bottom w:val="none" w:sz="0" w:space="0" w:color="auto"/>
                <w:right w:val="none" w:sz="0" w:space="0" w:color="auto"/>
              </w:divBdr>
            </w:div>
            <w:div w:id="611397490">
              <w:marLeft w:val="0"/>
              <w:marRight w:val="0"/>
              <w:marTop w:val="0"/>
              <w:marBottom w:val="0"/>
              <w:divBdr>
                <w:top w:val="none" w:sz="0" w:space="0" w:color="auto"/>
                <w:left w:val="none" w:sz="0" w:space="0" w:color="auto"/>
                <w:bottom w:val="none" w:sz="0" w:space="0" w:color="auto"/>
                <w:right w:val="none" w:sz="0" w:space="0" w:color="auto"/>
              </w:divBdr>
            </w:div>
            <w:div w:id="1264456997">
              <w:marLeft w:val="0"/>
              <w:marRight w:val="0"/>
              <w:marTop w:val="0"/>
              <w:marBottom w:val="0"/>
              <w:divBdr>
                <w:top w:val="none" w:sz="0" w:space="0" w:color="auto"/>
                <w:left w:val="none" w:sz="0" w:space="0" w:color="auto"/>
                <w:bottom w:val="none" w:sz="0" w:space="0" w:color="auto"/>
                <w:right w:val="none" w:sz="0" w:space="0" w:color="auto"/>
              </w:divBdr>
            </w:div>
            <w:div w:id="885486225">
              <w:marLeft w:val="0"/>
              <w:marRight w:val="0"/>
              <w:marTop w:val="0"/>
              <w:marBottom w:val="0"/>
              <w:divBdr>
                <w:top w:val="none" w:sz="0" w:space="0" w:color="auto"/>
                <w:left w:val="none" w:sz="0" w:space="0" w:color="auto"/>
                <w:bottom w:val="none" w:sz="0" w:space="0" w:color="auto"/>
                <w:right w:val="none" w:sz="0" w:space="0" w:color="auto"/>
              </w:divBdr>
            </w:div>
            <w:div w:id="1301883110">
              <w:marLeft w:val="0"/>
              <w:marRight w:val="0"/>
              <w:marTop w:val="0"/>
              <w:marBottom w:val="0"/>
              <w:divBdr>
                <w:top w:val="none" w:sz="0" w:space="0" w:color="auto"/>
                <w:left w:val="none" w:sz="0" w:space="0" w:color="auto"/>
                <w:bottom w:val="none" w:sz="0" w:space="0" w:color="auto"/>
                <w:right w:val="none" w:sz="0" w:space="0" w:color="auto"/>
              </w:divBdr>
            </w:div>
            <w:div w:id="180708353">
              <w:marLeft w:val="0"/>
              <w:marRight w:val="0"/>
              <w:marTop w:val="0"/>
              <w:marBottom w:val="0"/>
              <w:divBdr>
                <w:top w:val="none" w:sz="0" w:space="0" w:color="auto"/>
                <w:left w:val="none" w:sz="0" w:space="0" w:color="auto"/>
                <w:bottom w:val="none" w:sz="0" w:space="0" w:color="auto"/>
                <w:right w:val="none" w:sz="0" w:space="0" w:color="auto"/>
              </w:divBdr>
            </w:div>
            <w:div w:id="469202647">
              <w:marLeft w:val="0"/>
              <w:marRight w:val="0"/>
              <w:marTop w:val="0"/>
              <w:marBottom w:val="0"/>
              <w:divBdr>
                <w:top w:val="none" w:sz="0" w:space="0" w:color="auto"/>
                <w:left w:val="none" w:sz="0" w:space="0" w:color="auto"/>
                <w:bottom w:val="none" w:sz="0" w:space="0" w:color="auto"/>
                <w:right w:val="none" w:sz="0" w:space="0" w:color="auto"/>
              </w:divBdr>
            </w:div>
            <w:div w:id="1040980846">
              <w:marLeft w:val="0"/>
              <w:marRight w:val="0"/>
              <w:marTop w:val="0"/>
              <w:marBottom w:val="0"/>
              <w:divBdr>
                <w:top w:val="none" w:sz="0" w:space="0" w:color="auto"/>
                <w:left w:val="none" w:sz="0" w:space="0" w:color="auto"/>
                <w:bottom w:val="none" w:sz="0" w:space="0" w:color="auto"/>
                <w:right w:val="none" w:sz="0" w:space="0" w:color="auto"/>
              </w:divBdr>
            </w:div>
            <w:div w:id="1796942245">
              <w:marLeft w:val="0"/>
              <w:marRight w:val="0"/>
              <w:marTop w:val="0"/>
              <w:marBottom w:val="0"/>
              <w:divBdr>
                <w:top w:val="none" w:sz="0" w:space="0" w:color="auto"/>
                <w:left w:val="none" w:sz="0" w:space="0" w:color="auto"/>
                <w:bottom w:val="none" w:sz="0" w:space="0" w:color="auto"/>
                <w:right w:val="none" w:sz="0" w:space="0" w:color="auto"/>
              </w:divBdr>
            </w:div>
            <w:div w:id="606085423">
              <w:marLeft w:val="0"/>
              <w:marRight w:val="0"/>
              <w:marTop w:val="0"/>
              <w:marBottom w:val="0"/>
              <w:divBdr>
                <w:top w:val="none" w:sz="0" w:space="0" w:color="auto"/>
                <w:left w:val="none" w:sz="0" w:space="0" w:color="auto"/>
                <w:bottom w:val="none" w:sz="0" w:space="0" w:color="auto"/>
                <w:right w:val="none" w:sz="0" w:space="0" w:color="auto"/>
              </w:divBdr>
            </w:div>
            <w:div w:id="429814449">
              <w:marLeft w:val="0"/>
              <w:marRight w:val="0"/>
              <w:marTop w:val="0"/>
              <w:marBottom w:val="0"/>
              <w:divBdr>
                <w:top w:val="none" w:sz="0" w:space="0" w:color="auto"/>
                <w:left w:val="none" w:sz="0" w:space="0" w:color="auto"/>
                <w:bottom w:val="none" w:sz="0" w:space="0" w:color="auto"/>
                <w:right w:val="none" w:sz="0" w:space="0" w:color="auto"/>
              </w:divBdr>
            </w:div>
            <w:div w:id="338311383">
              <w:marLeft w:val="0"/>
              <w:marRight w:val="0"/>
              <w:marTop w:val="0"/>
              <w:marBottom w:val="0"/>
              <w:divBdr>
                <w:top w:val="none" w:sz="0" w:space="0" w:color="auto"/>
                <w:left w:val="none" w:sz="0" w:space="0" w:color="auto"/>
                <w:bottom w:val="none" w:sz="0" w:space="0" w:color="auto"/>
                <w:right w:val="none" w:sz="0" w:space="0" w:color="auto"/>
              </w:divBdr>
            </w:div>
            <w:div w:id="958222383">
              <w:marLeft w:val="0"/>
              <w:marRight w:val="0"/>
              <w:marTop w:val="0"/>
              <w:marBottom w:val="0"/>
              <w:divBdr>
                <w:top w:val="none" w:sz="0" w:space="0" w:color="auto"/>
                <w:left w:val="none" w:sz="0" w:space="0" w:color="auto"/>
                <w:bottom w:val="none" w:sz="0" w:space="0" w:color="auto"/>
                <w:right w:val="none" w:sz="0" w:space="0" w:color="auto"/>
              </w:divBdr>
            </w:div>
            <w:div w:id="1052852075">
              <w:marLeft w:val="0"/>
              <w:marRight w:val="0"/>
              <w:marTop w:val="0"/>
              <w:marBottom w:val="0"/>
              <w:divBdr>
                <w:top w:val="none" w:sz="0" w:space="0" w:color="auto"/>
                <w:left w:val="none" w:sz="0" w:space="0" w:color="auto"/>
                <w:bottom w:val="none" w:sz="0" w:space="0" w:color="auto"/>
                <w:right w:val="none" w:sz="0" w:space="0" w:color="auto"/>
              </w:divBdr>
            </w:div>
            <w:div w:id="2104760915">
              <w:marLeft w:val="0"/>
              <w:marRight w:val="0"/>
              <w:marTop w:val="0"/>
              <w:marBottom w:val="0"/>
              <w:divBdr>
                <w:top w:val="none" w:sz="0" w:space="0" w:color="auto"/>
                <w:left w:val="none" w:sz="0" w:space="0" w:color="auto"/>
                <w:bottom w:val="none" w:sz="0" w:space="0" w:color="auto"/>
                <w:right w:val="none" w:sz="0" w:space="0" w:color="auto"/>
              </w:divBdr>
            </w:div>
            <w:div w:id="2071537600">
              <w:marLeft w:val="0"/>
              <w:marRight w:val="0"/>
              <w:marTop w:val="0"/>
              <w:marBottom w:val="0"/>
              <w:divBdr>
                <w:top w:val="none" w:sz="0" w:space="0" w:color="auto"/>
                <w:left w:val="none" w:sz="0" w:space="0" w:color="auto"/>
                <w:bottom w:val="none" w:sz="0" w:space="0" w:color="auto"/>
                <w:right w:val="none" w:sz="0" w:space="0" w:color="auto"/>
              </w:divBdr>
            </w:div>
            <w:div w:id="224336870">
              <w:marLeft w:val="0"/>
              <w:marRight w:val="0"/>
              <w:marTop w:val="0"/>
              <w:marBottom w:val="0"/>
              <w:divBdr>
                <w:top w:val="none" w:sz="0" w:space="0" w:color="auto"/>
                <w:left w:val="none" w:sz="0" w:space="0" w:color="auto"/>
                <w:bottom w:val="none" w:sz="0" w:space="0" w:color="auto"/>
                <w:right w:val="none" w:sz="0" w:space="0" w:color="auto"/>
              </w:divBdr>
            </w:div>
            <w:div w:id="1156646665">
              <w:marLeft w:val="0"/>
              <w:marRight w:val="0"/>
              <w:marTop w:val="0"/>
              <w:marBottom w:val="0"/>
              <w:divBdr>
                <w:top w:val="none" w:sz="0" w:space="0" w:color="auto"/>
                <w:left w:val="none" w:sz="0" w:space="0" w:color="auto"/>
                <w:bottom w:val="none" w:sz="0" w:space="0" w:color="auto"/>
                <w:right w:val="none" w:sz="0" w:space="0" w:color="auto"/>
              </w:divBdr>
            </w:div>
            <w:div w:id="1831822652">
              <w:marLeft w:val="0"/>
              <w:marRight w:val="0"/>
              <w:marTop w:val="0"/>
              <w:marBottom w:val="0"/>
              <w:divBdr>
                <w:top w:val="none" w:sz="0" w:space="0" w:color="auto"/>
                <w:left w:val="none" w:sz="0" w:space="0" w:color="auto"/>
                <w:bottom w:val="none" w:sz="0" w:space="0" w:color="auto"/>
                <w:right w:val="none" w:sz="0" w:space="0" w:color="auto"/>
              </w:divBdr>
            </w:div>
            <w:div w:id="1364096378">
              <w:marLeft w:val="0"/>
              <w:marRight w:val="0"/>
              <w:marTop w:val="0"/>
              <w:marBottom w:val="0"/>
              <w:divBdr>
                <w:top w:val="none" w:sz="0" w:space="0" w:color="auto"/>
                <w:left w:val="none" w:sz="0" w:space="0" w:color="auto"/>
                <w:bottom w:val="none" w:sz="0" w:space="0" w:color="auto"/>
                <w:right w:val="none" w:sz="0" w:space="0" w:color="auto"/>
              </w:divBdr>
            </w:div>
            <w:div w:id="1644850764">
              <w:marLeft w:val="0"/>
              <w:marRight w:val="0"/>
              <w:marTop w:val="0"/>
              <w:marBottom w:val="0"/>
              <w:divBdr>
                <w:top w:val="none" w:sz="0" w:space="0" w:color="auto"/>
                <w:left w:val="none" w:sz="0" w:space="0" w:color="auto"/>
                <w:bottom w:val="none" w:sz="0" w:space="0" w:color="auto"/>
                <w:right w:val="none" w:sz="0" w:space="0" w:color="auto"/>
              </w:divBdr>
            </w:div>
            <w:div w:id="2079596769">
              <w:marLeft w:val="0"/>
              <w:marRight w:val="0"/>
              <w:marTop w:val="0"/>
              <w:marBottom w:val="0"/>
              <w:divBdr>
                <w:top w:val="none" w:sz="0" w:space="0" w:color="auto"/>
                <w:left w:val="none" w:sz="0" w:space="0" w:color="auto"/>
                <w:bottom w:val="none" w:sz="0" w:space="0" w:color="auto"/>
                <w:right w:val="none" w:sz="0" w:space="0" w:color="auto"/>
              </w:divBdr>
            </w:div>
            <w:div w:id="1859387533">
              <w:marLeft w:val="0"/>
              <w:marRight w:val="0"/>
              <w:marTop w:val="0"/>
              <w:marBottom w:val="0"/>
              <w:divBdr>
                <w:top w:val="none" w:sz="0" w:space="0" w:color="auto"/>
                <w:left w:val="none" w:sz="0" w:space="0" w:color="auto"/>
                <w:bottom w:val="none" w:sz="0" w:space="0" w:color="auto"/>
                <w:right w:val="none" w:sz="0" w:space="0" w:color="auto"/>
              </w:divBdr>
            </w:div>
            <w:div w:id="599800567">
              <w:marLeft w:val="0"/>
              <w:marRight w:val="0"/>
              <w:marTop w:val="0"/>
              <w:marBottom w:val="0"/>
              <w:divBdr>
                <w:top w:val="none" w:sz="0" w:space="0" w:color="auto"/>
                <w:left w:val="none" w:sz="0" w:space="0" w:color="auto"/>
                <w:bottom w:val="none" w:sz="0" w:space="0" w:color="auto"/>
                <w:right w:val="none" w:sz="0" w:space="0" w:color="auto"/>
              </w:divBdr>
            </w:div>
            <w:div w:id="708577186">
              <w:marLeft w:val="0"/>
              <w:marRight w:val="0"/>
              <w:marTop w:val="0"/>
              <w:marBottom w:val="0"/>
              <w:divBdr>
                <w:top w:val="none" w:sz="0" w:space="0" w:color="auto"/>
                <w:left w:val="none" w:sz="0" w:space="0" w:color="auto"/>
                <w:bottom w:val="none" w:sz="0" w:space="0" w:color="auto"/>
                <w:right w:val="none" w:sz="0" w:space="0" w:color="auto"/>
              </w:divBdr>
            </w:div>
            <w:div w:id="1459447532">
              <w:marLeft w:val="0"/>
              <w:marRight w:val="0"/>
              <w:marTop w:val="0"/>
              <w:marBottom w:val="0"/>
              <w:divBdr>
                <w:top w:val="none" w:sz="0" w:space="0" w:color="auto"/>
                <w:left w:val="none" w:sz="0" w:space="0" w:color="auto"/>
                <w:bottom w:val="none" w:sz="0" w:space="0" w:color="auto"/>
                <w:right w:val="none" w:sz="0" w:space="0" w:color="auto"/>
              </w:divBdr>
            </w:div>
            <w:div w:id="3627474">
              <w:marLeft w:val="0"/>
              <w:marRight w:val="0"/>
              <w:marTop w:val="0"/>
              <w:marBottom w:val="0"/>
              <w:divBdr>
                <w:top w:val="none" w:sz="0" w:space="0" w:color="auto"/>
                <w:left w:val="none" w:sz="0" w:space="0" w:color="auto"/>
                <w:bottom w:val="none" w:sz="0" w:space="0" w:color="auto"/>
                <w:right w:val="none" w:sz="0" w:space="0" w:color="auto"/>
              </w:divBdr>
            </w:div>
            <w:div w:id="2041008762">
              <w:marLeft w:val="0"/>
              <w:marRight w:val="0"/>
              <w:marTop w:val="0"/>
              <w:marBottom w:val="0"/>
              <w:divBdr>
                <w:top w:val="none" w:sz="0" w:space="0" w:color="auto"/>
                <w:left w:val="none" w:sz="0" w:space="0" w:color="auto"/>
                <w:bottom w:val="none" w:sz="0" w:space="0" w:color="auto"/>
                <w:right w:val="none" w:sz="0" w:space="0" w:color="auto"/>
              </w:divBdr>
            </w:div>
            <w:div w:id="677077117">
              <w:marLeft w:val="0"/>
              <w:marRight w:val="0"/>
              <w:marTop w:val="0"/>
              <w:marBottom w:val="0"/>
              <w:divBdr>
                <w:top w:val="none" w:sz="0" w:space="0" w:color="auto"/>
                <w:left w:val="none" w:sz="0" w:space="0" w:color="auto"/>
                <w:bottom w:val="none" w:sz="0" w:space="0" w:color="auto"/>
                <w:right w:val="none" w:sz="0" w:space="0" w:color="auto"/>
              </w:divBdr>
            </w:div>
            <w:div w:id="1302350234">
              <w:marLeft w:val="0"/>
              <w:marRight w:val="0"/>
              <w:marTop w:val="0"/>
              <w:marBottom w:val="0"/>
              <w:divBdr>
                <w:top w:val="none" w:sz="0" w:space="0" w:color="auto"/>
                <w:left w:val="none" w:sz="0" w:space="0" w:color="auto"/>
                <w:bottom w:val="none" w:sz="0" w:space="0" w:color="auto"/>
                <w:right w:val="none" w:sz="0" w:space="0" w:color="auto"/>
              </w:divBdr>
            </w:div>
            <w:div w:id="1217862972">
              <w:marLeft w:val="0"/>
              <w:marRight w:val="0"/>
              <w:marTop w:val="0"/>
              <w:marBottom w:val="0"/>
              <w:divBdr>
                <w:top w:val="none" w:sz="0" w:space="0" w:color="auto"/>
                <w:left w:val="none" w:sz="0" w:space="0" w:color="auto"/>
                <w:bottom w:val="none" w:sz="0" w:space="0" w:color="auto"/>
                <w:right w:val="none" w:sz="0" w:space="0" w:color="auto"/>
              </w:divBdr>
            </w:div>
            <w:div w:id="623389800">
              <w:marLeft w:val="0"/>
              <w:marRight w:val="0"/>
              <w:marTop w:val="0"/>
              <w:marBottom w:val="0"/>
              <w:divBdr>
                <w:top w:val="none" w:sz="0" w:space="0" w:color="auto"/>
                <w:left w:val="none" w:sz="0" w:space="0" w:color="auto"/>
                <w:bottom w:val="none" w:sz="0" w:space="0" w:color="auto"/>
                <w:right w:val="none" w:sz="0" w:space="0" w:color="auto"/>
              </w:divBdr>
            </w:div>
            <w:div w:id="380835302">
              <w:marLeft w:val="0"/>
              <w:marRight w:val="0"/>
              <w:marTop w:val="0"/>
              <w:marBottom w:val="0"/>
              <w:divBdr>
                <w:top w:val="none" w:sz="0" w:space="0" w:color="auto"/>
                <w:left w:val="none" w:sz="0" w:space="0" w:color="auto"/>
                <w:bottom w:val="none" w:sz="0" w:space="0" w:color="auto"/>
                <w:right w:val="none" w:sz="0" w:space="0" w:color="auto"/>
              </w:divBdr>
            </w:div>
            <w:div w:id="364335574">
              <w:marLeft w:val="0"/>
              <w:marRight w:val="0"/>
              <w:marTop w:val="0"/>
              <w:marBottom w:val="0"/>
              <w:divBdr>
                <w:top w:val="none" w:sz="0" w:space="0" w:color="auto"/>
                <w:left w:val="none" w:sz="0" w:space="0" w:color="auto"/>
                <w:bottom w:val="none" w:sz="0" w:space="0" w:color="auto"/>
                <w:right w:val="none" w:sz="0" w:space="0" w:color="auto"/>
              </w:divBdr>
            </w:div>
            <w:div w:id="317345267">
              <w:marLeft w:val="0"/>
              <w:marRight w:val="0"/>
              <w:marTop w:val="0"/>
              <w:marBottom w:val="0"/>
              <w:divBdr>
                <w:top w:val="none" w:sz="0" w:space="0" w:color="auto"/>
                <w:left w:val="none" w:sz="0" w:space="0" w:color="auto"/>
                <w:bottom w:val="none" w:sz="0" w:space="0" w:color="auto"/>
                <w:right w:val="none" w:sz="0" w:space="0" w:color="auto"/>
              </w:divBdr>
            </w:div>
            <w:div w:id="303853711">
              <w:marLeft w:val="0"/>
              <w:marRight w:val="0"/>
              <w:marTop w:val="0"/>
              <w:marBottom w:val="0"/>
              <w:divBdr>
                <w:top w:val="none" w:sz="0" w:space="0" w:color="auto"/>
                <w:left w:val="none" w:sz="0" w:space="0" w:color="auto"/>
                <w:bottom w:val="none" w:sz="0" w:space="0" w:color="auto"/>
                <w:right w:val="none" w:sz="0" w:space="0" w:color="auto"/>
              </w:divBdr>
            </w:div>
            <w:div w:id="1138186234">
              <w:marLeft w:val="0"/>
              <w:marRight w:val="0"/>
              <w:marTop w:val="0"/>
              <w:marBottom w:val="0"/>
              <w:divBdr>
                <w:top w:val="none" w:sz="0" w:space="0" w:color="auto"/>
                <w:left w:val="none" w:sz="0" w:space="0" w:color="auto"/>
                <w:bottom w:val="none" w:sz="0" w:space="0" w:color="auto"/>
                <w:right w:val="none" w:sz="0" w:space="0" w:color="auto"/>
              </w:divBdr>
            </w:div>
            <w:div w:id="697924220">
              <w:marLeft w:val="0"/>
              <w:marRight w:val="0"/>
              <w:marTop w:val="0"/>
              <w:marBottom w:val="0"/>
              <w:divBdr>
                <w:top w:val="none" w:sz="0" w:space="0" w:color="auto"/>
                <w:left w:val="none" w:sz="0" w:space="0" w:color="auto"/>
                <w:bottom w:val="none" w:sz="0" w:space="0" w:color="auto"/>
                <w:right w:val="none" w:sz="0" w:space="0" w:color="auto"/>
              </w:divBdr>
            </w:div>
            <w:div w:id="385104137">
              <w:marLeft w:val="0"/>
              <w:marRight w:val="0"/>
              <w:marTop w:val="0"/>
              <w:marBottom w:val="0"/>
              <w:divBdr>
                <w:top w:val="none" w:sz="0" w:space="0" w:color="auto"/>
                <w:left w:val="none" w:sz="0" w:space="0" w:color="auto"/>
                <w:bottom w:val="none" w:sz="0" w:space="0" w:color="auto"/>
                <w:right w:val="none" w:sz="0" w:space="0" w:color="auto"/>
              </w:divBdr>
            </w:div>
            <w:div w:id="505705910">
              <w:marLeft w:val="0"/>
              <w:marRight w:val="0"/>
              <w:marTop w:val="0"/>
              <w:marBottom w:val="0"/>
              <w:divBdr>
                <w:top w:val="none" w:sz="0" w:space="0" w:color="auto"/>
                <w:left w:val="none" w:sz="0" w:space="0" w:color="auto"/>
                <w:bottom w:val="none" w:sz="0" w:space="0" w:color="auto"/>
                <w:right w:val="none" w:sz="0" w:space="0" w:color="auto"/>
              </w:divBdr>
            </w:div>
            <w:div w:id="1862745911">
              <w:marLeft w:val="0"/>
              <w:marRight w:val="0"/>
              <w:marTop w:val="0"/>
              <w:marBottom w:val="0"/>
              <w:divBdr>
                <w:top w:val="none" w:sz="0" w:space="0" w:color="auto"/>
                <w:left w:val="none" w:sz="0" w:space="0" w:color="auto"/>
                <w:bottom w:val="none" w:sz="0" w:space="0" w:color="auto"/>
                <w:right w:val="none" w:sz="0" w:space="0" w:color="auto"/>
              </w:divBdr>
            </w:div>
            <w:div w:id="958218970">
              <w:marLeft w:val="0"/>
              <w:marRight w:val="0"/>
              <w:marTop w:val="0"/>
              <w:marBottom w:val="0"/>
              <w:divBdr>
                <w:top w:val="none" w:sz="0" w:space="0" w:color="auto"/>
                <w:left w:val="none" w:sz="0" w:space="0" w:color="auto"/>
                <w:bottom w:val="none" w:sz="0" w:space="0" w:color="auto"/>
                <w:right w:val="none" w:sz="0" w:space="0" w:color="auto"/>
              </w:divBdr>
            </w:div>
            <w:div w:id="916747765">
              <w:marLeft w:val="0"/>
              <w:marRight w:val="0"/>
              <w:marTop w:val="0"/>
              <w:marBottom w:val="0"/>
              <w:divBdr>
                <w:top w:val="none" w:sz="0" w:space="0" w:color="auto"/>
                <w:left w:val="none" w:sz="0" w:space="0" w:color="auto"/>
                <w:bottom w:val="none" w:sz="0" w:space="0" w:color="auto"/>
                <w:right w:val="none" w:sz="0" w:space="0" w:color="auto"/>
              </w:divBdr>
            </w:div>
            <w:div w:id="1860510627">
              <w:marLeft w:val="0"/>
              <w:marRight w:val="0"/>
              <w:marTop w:val="0"/>
              <w:marBottom w:val="0"/>
              <w:divBdr>
                <w:top w:val="none" w:sz="0" w:space="0" w:color="auto"/>
                <w:left w:val="none" w:sz="0" w:space="0" w:color="auto"/>
                <w:bottom w:val="none" w:sz="0" w:space="0" w:color="auto"/>
                <w:right w:val="none" w:sz="0" w:space="0" w:color="auto"/>
              </w:divBdr>
            </w:div>
            <w:div w:id="1062943945">
              <w:marLeft w:val="0"/>
              <w:marRight w:val="0"/>
              <w:marTop w:val="0"/>
              <w:marBottom w:val="0"/>
              <w:divBdr>
                <w:top w:val="none" w:sz="0" w:space="0" w:color="auto"/>
                <w:left w:val="none" w:sz="0" w:space="0" w:color="auto"/>
                <w:bottom w:val="none" w:sz="0" w:space="0" w:color="auto"/>
                <w:right w:val="none" w:sz="0" w:space="0" w:color="auto"/>
              </w:divBdr>
            </w:div>
            <w:div w:id="211118244">
              <w:marLeft w:val="0"/>
              <w:marRight w:val="0"/>
              <w:marTop w:val="0"/>
              <w:marBottom w:val="0"/>
              <w:divBdr>
                <w:top w:val="none" w:sz="0" w:space="0" w:color="auto"/>
                <w:left w:val="none" w:sz="0" w:space="0" w:color="auto"/>
                <w:bottom w:val="none" w:sz="0" w:space="0" w:color="auto"/>
                <w:right w:val="none" w:sz="0" w:space="0" w:color="auto"/>
              </w:divBdr>
            </w:div>
            <w:div w:id="37899395">
              <w:marLeft w:val="0"/>
              <w:marRight w:val="0"/>
              <w:marTop w:val="0"/>
              <w:marBottom w:val="0"/>
              <w:divBdr>
                <w:top w:val="none" w:sz="0" w:space="0" w:color="auto"/>
                <w:left w:val="none" w:sz="0" w:space="0" w:color="auto"/>
                <w:bottom w:val="none" w:sz="0" w:space="0" w:color="auto"/>
                <w:right w:val="none" w:sz="0" w:space="0" w:color="auto"/>
              </w:divBdr>
            </w:div>
            <w:div w:id="1775514392">
              <w:marLeft w:val="0"/>
              <w:marRight w:val="0"/>
              <w:marTop w:val="0"/>
              <w:marBottom w:val="0"/>
              <w:divBdr>
                <w:top w:val="none" w:sz="0" w:space="0" w:color="auto"/>
                <w:left w:val="none" w:sz="0" w:space="0" w:color="auto"/>
                <w:bottom w:val="none" w:sz="0" w:space="0" w:color="auto"/>
                <w:right w:val="none" w:sz="0" w:space="0" w:color="auto"/>
              </w:divBdr>
            </w:div>
            <w:div w:id="987593110">
              <w:marLeft w:val="0"/>
              <w:marRight w:val="0"/>
              <w:marTop w:val="0"/>
              <w:marBottom w:val="0"/>
              <w:divBdr>
                <w:top w:val="none" w:sz="0" w:space="0" w:color="auto"/>
                <w:left w:val="none" w:sz="0" w:space="0" w:color="auto"/>
                <w:bottom w:val="none" w:sz="0" w:space="0" w:color="auto"/>
                <w:right w:val="none" w:sz="0" w:space="0" w:color="auto"/>
              </w:divBdr>
            </w:div>
            <w:div w:id="648703698">
              <w:marLeft w:val="0"/>
              <w:marRight w:val="0"/>
              <w:marTop w:val="0"/>
              <w:marBottom w:val="0"/>
              <w:divBdr>
                <w:top w:val="none" w:sz="0" w:space="0" w:color="auto"/>
                <w:left w:val="none" w:sz="0" w:space="0" w:color="auto"/>
                <w:bottom w:val="none" w:sz="0" w:space="0" w:color="auto"/>
                <w:right w:val="none" w:sz="0" w:space="0" w:color="auto"/>
              </w:divBdr>
            </w:div>
            <w:div w:id="161284248">
              <w:marLeft w:val="0"/>
              <w:marRight w:val="0"/>
              <w:marTop w:val="0"/>
              <w:marBottom w:val="0"/>
              <w:divBdr>
                <w:top w:val="none" w:sz="0" w:space="0" w:color="auto"/>
                <w:left w:val="none" w:sz="0" w:space="0" w:color="auto"/>
                <w:bottom w:val="none" w:sz="0" w:space="0" w:color="auto"/>
                <w:right w:val="none" w:sz="0" w:space="0" w:color="auto"/>
              </w:divBdr>
            </w:div>
            <w:div w:id="1501387708">
              <w:marLeft w:val="0"/>
              <w:marRight w:val="0"/>
              <w:marTop w:val="0"/>
              <w:marBottom w:val="0"/>
              <w:divBdr>
                <w:top w:val="none" w:sz="0" w:space="0" w:color="auto"/>
                <w:left w:val="none" w:sz="0" w:space="0" w:color="auto"/>
                <w:bottom w:val="none" w:sz="0" w:space="0" w:color="auto"/>
                <w:right w:val="none" w:sz="0" w:space="0" w:color="auto"/>
              </w:divBdr>
            </w:div>
            <w:div w:id="1515224835">
              <w:marLeft w:val="0"/>
              <w:marRight w:val="0"/>
              <w:marTop w:val="0"/>
              <w:marBottom w:val="0"/>
              <w:divBdr>
                <w:top w:val="none" w:sz="0" w:space="0" w:color="auto"/>
                <w:left w:val="none" w:sz="0" w:space="0" w:color="auto"/>
                <w:bottom w:val="none" w:sz="0" w:space="0" w:color="auto"/>
                <w:right w:val="none" w:sz="0" w:space="0" w:color="auto"/>
              </w:divBdr>
            </w:div>
            <w:div w:id="1209028684">
              <w:marLeft w:val="0"/>
              <w:marRight w:val="0"/>
              <w:marTop w:val="0"/>
              <w:marBottom w:val="0"/>
              <w:divBdr>
                <w:top w:val="none" w:sz="0" w:space="0" w:color="auto"/>
                <w:left w:val="none" w:sz="0" w:space="0" w:color="auto"/>
                <w:bottom w:val="none" w:sz="0" w:space="0" w:color="auto"/>
                <w:right w:val="none" w:sz="0" w:space="0" w:color="auto"/>
              </w:divBdr>
            </w:div>
            <w:div w:id="51930630">
              <w:marLeft w:val="0"/>
              <w:marRight w:val="0"/>
              <w:marTop w:val="0"/>
              <w:marBottom w:val="0"/>
              <w:divBdr>
                <w:top w:val="none" w:sz="0" w:space="0" w:color="auto"/>
                <w:left w:val="none" w:sz="0" w:space="0" w:color="auto"/>
                <w:bottom w:val="none" w:sz="0" w:space="0" w:color="auto"/>
                <w:right w:val="none" w:sz="0" w:space="0" w:color="auto"/>
              </w:divBdr>
            </w:div>
            <w:div w:id="373845454">
              <w:marLeft w:val="0"/>
              <w:marRight w:val="0"/>
              <w:marTop w:val="0"/>
              <w:marBottom w:val="0"/>
              <w:divBdr>
                <w:top w:val="none" w:sz="0" w:space="0" w:color="auto"/>
                <w:left w:val="none" w:sz="0" w:space="0" w:color="auto"/>
                <w:bottom w:val="none" w:sz="0" w:space="0" w:color="auto"/>
                <w:right w:val="none" w:sz="0" w:space="0" w:color="auto"/>
              </w:divBdr>
            </w:div>
            <w:div w:id="754084825">
              <w:marLeft w:val="0"/>
              <w:marRight w:val="0"/>
              <w:marTop w:val="0"/>
              <w:marBottom w:val="0"/>
              <w:divBdr>
                <w:top w:val="none" w:sz="0" w:space="0" w:color="auto"/>
                <w:left w:val="none" w:sz="0" w:space="0" w:color="auto"/>
                <w:bottom w:val="none" w:sz="0" w:space="0" w:color="auto"/>
                <w:right w:val="none" w:sz="0" w:space="0" w:color="auto"/>
              </w:divBdr>
            </w:div>
            <w:div w:id="295835947">
              <w:marLeft w:val="0"/>
              <w:marRight w:val="0"/>
              <w:marTop w:val="0"/>
              <w:marBottom w:val="0"/>
              <w:divBdr>
                <w:top w:val="none" w:sz="0" w:space="0" w:color="auto"/>
                <w:left w:val="none" w:sz="0" w:space="0" w:color="auto"/>
                <w:bottom w:val="none" w:sz="0" w:space="0" w:color="auto"/>
                <w:right w:val="none" w:sz="0" w:space="0" w:color="auto"/>
              </w:divBdr>
            </w:div>
            <w:div w:id="81269672">
              <w:marLeft w:val="0"/>
              <w:marRight w:val="0"/>
              <w:marTop w:val="0"/>
              <w:marBottom w:val="0"/>
              <w:divBdr>
                <w:top w:val="none" w:sz="0" w:space="0" w:color="auto"/>
                <w:left w:val="none" w:sz="0" w:space="0" w:color="auto"/>
                <w:bottom w:val="none" w:sz="0" w:space="0" w:color="auto"/>
                <w:right w:val="none" w:sz="0" w:space="0" w:color="auto"/>
              </w:divBdr>
            </w:div>
            <w:div w:id="382871271">
              <w:marLeft w:val="0"/>
              <w:marRight w:val="0"/>
              <w:marTop w:val="0"/>
              <w:marBottom w:val="0"/>
              <w:divBdr>
                <w:top w:val="none" w:sz="0" w:space="0" w:color="auto"/>
                <w:left w:val="none" w:sz="0" w:space="0" w:color="auto"/>
                <w:bottom w:val="none" w:sz="0" w:space="0" w:color="auto"/>
                <w:right w:val="none" w:sz="0" w:space="0" w:color="auto"/>
              </w:divBdr>
            </w:div>
            <w:div w:id="229310553">
              <w:marLeft w:val="0"/>
              <w:marRight w:val="0"/>
              <w:marTop w:val="0"/>
              <w:marBottom w:val="0"/>
              <w:divBdr>
                <w:top w:val="none" w:sz="0" w:space="0" w:color="auto"/>
                <w:left w:val="none" w:sz="0" w:space="0" w:color="auto"/>
                <w:bottom w:val="none" w:sz="0" w:space="0" w:color="auto"/>
                <w:right w:val="none" w:sz="0" w:space="0" w:color="auto"/>
              </w:divBdr>
            </w:div>
            <w:div w:id="1328248893">
              <w:marLeft w:val="0"/>
              <w:marRight w:val="0"/>
              <w:marTop w:val="0"/>
              <w:marBottom w:val="0"/>
              <w:divBdr>
                <w:top w:val="none" w:sz="0" w:space="0" w:color="auto"/>
                <w:left w:val="none" w:sz="0" w:space="0" w:color="auto"/>
                <w:bottom w:val="none" w:sz="0" w:space="0" w:color="auto"/>
                <w:right w:val="none" w:sz="0" w:space="0" w:color="auto"/>
              </w:divBdr>
            </w:div>
            <w:div w:id="2065332478">
              <w:marLeft w:val="0"/>
              <w:marRight w:val="0"/>
              <w:marTop w:val="0"/>
              <w:marBottom w:val="0"/>
              <w:divBdr>
                <w:top w:val="none" w:sz="0" w:space="0" w:color="auto"/>
                <w:left w:val="none" w:sz="0" w:space="0" w:color="auto"/>
                <w:bottom w:val="none" w:sz="0" w:space="0" w:color="auto"/>
                <w:right w:val="none" w:sz="0" w:space="0" w:color="auto"/>
              </w:divBdr>
            </w:div>
            <w:div w:id="1442729071">
              <w:marLeft w:val="0"/>
              <w:marRight w:val="0"/>
              <w:marTop w:val="0"/>
              <w:marBottom w:val="0"/>
              <w:divBdr>
                <w:top w:val="none" w:sz="0" w:space="0" w:color="auto"/>
                <w:left w:val="none" w:sz="0" w:space="0" w:color="auto"/>
                <w:bottom w:val="none" w:sz="0" w:space="0" w:color="auto"/>
                <w:right w:val="none" w:sz="0" w:space="0" w:color="auto"/>
              </w:divBdr>
            </w:div>
            <w:div w:id="1626279559">
              <w:marLeft w:val="0"/>
              <w:marRight w:val="0"/>
              <w:marTop w:val="0"/>
              <w:marBottom w:val="0"/>
              <w:divBdr>
                <w:top w:val="none" w:sz="0" w:space="0" w:color="auto"/>
                <w:left w:val="none" w:sz="0" w:space="0" w:color="auto"/>
                <w:bottom w:val="none" w:sz="0" w:space="0" w:color="auto"/>
                <w:right w:val="none" w:sz="0" w:space="0" w:color="auto"/>
              </w:divBdr>
            </w:div>
            <w:div w:id="1773667637">
              <w:marLeft w:val="0"/>
              <w:marRight w:val="0"/>
              <w:marTop w:val="0"/>
              <w:marBottom w:val="0"/>
              <w:divBdr>
                <w:top w:val="none" w:sz="0" w:space="0" w:color="auto"/>
                <w:left w:val="none" w:sz="0" w:space="0" w:color="auto"/>
                <w:bottom w:val="none" w:sz="0" w:space="0" w:color="auto"/>
                <w:right w:val="none" w:sz="0" w:space="0" w:color="auto"/>
              </w:divBdr>
            </w:div>
            <w:div w:id="1326862593">
              <w:marLeft w:val="0"/>
              <w:marRight w:val="0"/>
              <w:marTop w:val="0"/>
              <w:marBottom w:val="0"/>
              <w:divBdr>
                <w:top w:val="none" w:sz="0" w:space="0" w:color="auto"/>
                <w:left w:val="none" w:sz="0" w:space="0" w:color="auto"/>
                <w:bottom w:val="none" w:sz="0" w:space="0" w:color="auto"/>
                <w:right w:val="none" w:sz="0" w:space="0" w:color="auto"/>
              </w:divBdr>
            </w:div>
            <w:div w:id="1028410287">
              <w:marLeft w:val="0"/>
              <w:marRight w:val="0"/>
              <w:marTop w:val="0"/>
              <w:marBottom w:val="0"/>
              <w:divBdr>
                <w:top w:val="none" w:sz="0" w:space="0" w:color="auto"/>
                <w:left w:val="none" w:sz="0" w:space="0" w:color="auto"/>
                <w:bottom w:val="none" w:sz="0" w:space="0" w:color="auto"/>
                <w:right w:val="none" w:sz="0" w:space="0" w:color="auto"/>
              </w:divBdr>
            </w:div>
            <w:div w:id="538394020">
              <w:marLeft w:val="0"/>
              <w:marRight w:val="0"/>
              <w:marTop w:val="0"/>
              <w:marBottom w:val="0"/>
              <w:divBdr>
                <w:top w:val="none" w:sz="0" w:space="0" w:color="auto"/>
                <w:left w:val="none" w:sz="0" w:space="0" w:color="auto"/>
                <w:bottom w:val="none" w:sz="0" w:space="0" w:color="auto"/>
                <w:right w:val="none" w:sz="0" w:space="0" w:color="auto"/>
              </w:divBdr>
            </w:div>
            <w:div w:id="1699501684">
              <w:marLeft w:val="0"/>
              <w:marRight w:val="0"/>
              <w:marTop w:val="0"/>
              <w:marBottom w:val="0"/>
              <w:divBdr>
                <w:top w:val="none" w:sz="0" w:space="0" w:color="auto"/>
                <w:left w:val="none" w:sz="0" w:space="0" w:color="auto"/>
                <w:bottom w:val="none" w:sz="0" w:space="0" w:color="auto"/>
                <w:right w:val="none" w:sz="0" w:space="0" w:color="auto"/>
              </w:divBdr>
            </w:div>
            <w:div w:id="1305115800">
              <w:marLeft w:val="0"/>
              <w:marRight w:val="0"/>
              <w:marTop w:val="0"/>
              <w:marBottom w:val="0"/>
              <w:divBdr>
                <w:top w:val="none" w:sz="0" w:space="0" w:color="auto"/>
                <w:left w:val="none" w:sz="0" w:space="0" w:color="auto"/>
                <w:bottom w:val="none" w:sz="0" w:space="0" w:color="auto"/>
                <w:right w:val="none" w:sz="0" w:space="0" w:color="auto"/>
              </w:divBdr>
            </w:div>
            <w:div w:id="1973707599">
              <w:marLeft w:val="0"/>
              <w:marRight w:val="0"/>
              <w:marTop w:val="0"/>
              <w:marBottom w:val="0"/>
              <w:divBdr>
                <w:top w:val="none" w:sz="0" w:space="0" w:color="auto"/>
                <w:left w:val="none" w:sz="0" w:space="0" w:color="auto"/>
                <w:bottom w:val="none" w:sz="0" w:space="0" w:color="auto"/>
                <w:right w:val="none" w:sz="0" w:space="0" w:color="auto"/>
              </w:divBdr>
            </w:div>
            <w:div w:id="66542340">
              <w:marLeft w:val="0"/>
              <w:marRight w:val="0"/>
              <w:marTop w:val="0"/>
              <w:marBottom w:val="0"/>
              <w:divBdr>
                <w:top w:val="none" w:sz="0" w:space="0" w:color="auto"/>
                <w:left w:val="none" w:sz="0" w:space="0" w:color="auto"/>
                <w:bottom w:val="none" w:sz="0" w:space="0" w:color="auto"/>
                <w:right w:val="none" w:sz="0" w:space="0" w:color="auto"/>
              </w:divBdr>
            </w:div>
            <w:div w:id="1086344665">
              <w:marLeft w:val="0"/>
              <w:marRight w:val="0"/>
              <w:marTop w:val="0"/>
              <w:marBottom w:val="0"/>
              <w:divBdr>
                <w:top w:val="none" w:sz="0" w:space="0" w:color="auto"/>
                <w:left w:val="none" w:sz="0" w:space="0" w:color="auto"/>
                <w:bottom w:val="none" w:sz="0" w:space="0" w:color="auto"/>
                <w:right w:val="none" w:sz="0" w:space="0" w:color="auto"/>
              </w:divBdr>
            </w:div>
            <w:div w:id="522282067">
              <w:marLeft w:val="0"/>
              <w:marRight w:val="0"/>
              <w:marTop w:val="0"/>
              <w:marBottom w:val="0"/>
              <w:divBdr>
                <w:top w:val="none" w:sz="0" w:space="0" w:color="auto"/>
                <w:left w:val="none" w:sz="0" w:space="0" w:color="auto"/>
                <w:bottom w:val="none" w:sz="0" w:space="0" w:color="auto"/>
                <w:right w:val="none" w:sz="0" w:space="0" w:color="auto"/>
              </w:divBdr>
            </w:div>
            <w:div w:id="1811939337">
              <w:marLeft w:val="0"/>
              <w:marRight w:val="0"/>
              <w:marTop w:val="0"/>
              <w:marBottom w:val="0"/>
              <w:divBdr>
                <w:top w:val="none" w:sz="0" w:space="0" w:color="auto"/>
                <w:left w:val="none" w:sz="0" w:space="0" w:color="auto"/>
                <w:bottom w:val="none" w:sz="0" w:space="0" w:color="auto"/>
                <w:right w:val="none" w:sz="0" w:space="0" w:color="auto"/>
              </w:divBdr>
            </w:div>
            <w:div w:id="1731608966">
              <w:marLeft w:val="0"/>
              <w:marRight w:val="0"/>
              <w:marTop w:val="0"/>
              <w:marBottom w:val="0"/>
              <w:divBdr>
                <w:top w:val="none" w:sz="0" w:space="0" w:color="auto"/>
                <w:left w:val="none" w:sz="0" w:space="0" w:color="auto"/>
                <w:bottom w:val="none" w:sz="0" w:space="0" w:color="auto"/>
                <w:right w:val="none" w:sz="0" w:space="0" w:color="auto"/>
              </w:divBdr>
            </w:div>
            <w:div w:id="1570387501">
              <w:marLeft w:val="0"/>
              <w:marRight w:val="0"/>
              <w:marTop w:val="0"/>
              <w:marBottom w:val="0"/>
              <w:divBdr>
                <w:top w:val="none" w:sz="0" w:space="0" w:color="auto"/>
                <w:left w:val="none" w:sz="0" w:space="0" w:color="auto"/>
                <w:bottom w:val="none" w:sz="0" w:space="0" w:color="auto"/>
                <w:right w:val="none" w:sz="0" w:space="0" w:color="auto"/>
              </w:divBdr>
            </w:div>
            <w:div w:id="11150646">
              <w:marLeft w:val="0"/>
              <w:marRight w:val="0"/>
              <w:marTop w:val="0"/>
              <w:marBottom w:val="0"/>
              <w:divBdr>
                <w:top w:val="none" w:sz="0" w:space="0" w:color="auto"/>
                <w:left w:val="none" w:sz="0" w:space="0" w:color="auto"/>
                <w:bottom w:val="none" w:sz="0" w:space="0" w:color="auto"/>
                <w:right w:val="none" w:sz="0" w:space="0" w:color="auto"/>
              </w:divBdr>
            </w:div>
            <w:div w:id="317879278">
              <w:marLeft w:val="0"/>
              <w:marRight w:val="0"/>
              <w:marTop w:val="0"/>
              <w:marBottom w:val="0"/>
              <w:divBdr>
                <w:top w:val="none" w:sz="0" w:space="0" w:color="auto"/>
                <w:left w:val="none" w:sz="0" w:space="0" w:color="auto"/>
                <w:bottom w:val="none" w:sz="0" w:space="0" w:color="auto"/>
                <w:right w:val="none" w:sz="0" w:space="0" w:color="auto"/>
              </w:divBdr>
            </w:div>
            <w:div w:id="628440367">
              <w:marLeft w:val="0"/>
              <w:marRight w:val="0"/>
              <w:marTop w:val="0"/>
              <w:marBottom w:val="0"/>
              <w:divBdr>
                <w:top w:val="none" w:sz="0" w:space="0" w:color="auto"/>
                <w:left w:val="none" w:sz="0" w:space="0" w:color="auto"/>
                <w:bottom w:val="none" w:sz="0" w:space="0" w:color="auto"/>
                <w:right w:val="none" w:sz="0" w:space="0" w:color="auto"/>
              </w:divBdr>
            </w:div>
            <w:div w:id="1257859383">
              <w:marLeft w:val="0"/>
              <w:marRight w:val="0"/>
              <w:marTop w:val="0"/>
              <w:marBottom w:val="0"/>
              <w:divBdr>
                <w:top w:val="none" w:sz="0" w:space="0" w:color="auto"/>
                <w:left w:val="none" w:sz="0" w:space="0" w:color="auto"/>
                <w:bottom w:val="none" w:sz="0" w:space="0" w:color="auto"/>
                <w:right w:val="none" w:sz="0" w:space="0" w:color="auto"/>
              </w:divBdr>
            </w:div>
            <w:div w:id="433091509">
              <w:marLeft w:val="0"/>
              <w:marRight w:val="0"/>
              <w:marTop w:val="0"/>
              <w:marBottom w:val="0"/>
              <w:divBdr>
                <w:top w:val="none" w:sz="0" w:space="0" w:color="auto"/>
                <w:left w:val="none" w:sz="0" w:space="0" w:color="auto"/>
                <w:bottom w:val="none" w:sz="0" w:space="0" w:color="auto"/>
                <w:right w:val="none" w:sz="0" w:space="0" w:color="auto"/>
              </w:divBdr>
            </w:div>
            <w:div w:id="432558774">
              <w:marLeft w:val="0"/>
              <w:marRight w:val="0"/>
              <w:marTop w:val="0"/>
              <w:marBottom w:val="0"/>
              <w:divBdr>
                <w:top w:val="none" w:sz="0" w:space="0" w:color="auto"/>
                <w:left w:val="none" w:sz="0" w:space="0" w:color="auto"/>
                <w:bottom w:val="none" w:sz="0" w:space="0" w:color="auto"/>
                <w:right w:val="none" w:sz="0" w:space="0" w:color="auto"/>
              </w:divBdr>
            </w:div>
            <w:div w:id="524365737">
              <w:marLeft w:val="0"/>
              <w:marRight w:val="0"/>
              <w:marTop w:val="0"/>
              <w:marBottom w:val="0"/>
              <w:divBdr>
                <w:top w:val="none" w:sz="0" w:space="0" w:color="auto"/>
                <w:left w:val="none" w:sz="0" w:space="0" w:color="auto"/>
                <w:bottom w:val="none" w:sz="0" w:space="0" w:color="auto"/>
                <w:right w:val="none" w:sz="0" w:space="0" w:color="auto"/>
              </w:divBdr>
            </w:div>
            <w:div w:id="1929656957">
              <w:marLeft w:val="0"/>
              <w:marRight w:val="0"/>
              <w:marTop w:val="0"/>
              <w:marBottom w:val="0"/>
              <w:divBdr>
                <w:top w:val="none" w:sz="0" w:space="0" w:color="auto"/>
                <w:left w:val="none" w:sz="0" w:space="0" w:color="auto"/>
                <w:bottom w:val="none" w:sz="0" w:space="0" w:color="auto"/>
                <w:right w:val="none" w:sz="0" w:space="0" w:color="auto"/>
              </w:divBdr>
            </w:div>
            <w:div w:id="1740205364">
              <w:marLeft w:val="0"/>
              <w:marRight w:val="0"/>
              <w:marTop w:val="0"/>
              <w:marBottom w:val="0"/>
              <w:divBdr>
                <w:top w:val="none" w:sz="0" w:space="0" w:color="auto"/>
                <w:left w:val="none" w:sz="0" w:space="0" w:color="auto"/>
                <w:bottom w:val="none" w:sz="0" w:space="0" w:color="auto"/>
                <w:right w:val="none" w:sz="0" w:space="0" w:color="auto"/>
              </w:divBdr>
            </w:div>
            <w:div w:id="470561025">
              <w:marLeft w:val="0"/>
              <w:marRight w:val="0"/>
              <w:marTop w:val="0"/>
              <w:marBottom w:val="0"/>
              <w:divBdr>
                <w:top w:val="none" w:sz="0" w:space="0" w:color="auto"/>
                <w:left w:val="none" w:sz="0" w:space="0" w:color="auto"/>
                <w:bottom w:val="none" w:sz="0" w:space="0" w:color="auto"/>
                <w:right w:val="none" w:sz="0" w:space="0" w:color="auto"/>
              </w:divBdr>
            </w:div>
            <w:div w:id="10569902">
              <w:marLeft w:val="0"/>
              <w:marRight w:val="0"/>
              <w:marTop w:val="0"/>
              <w:marBottom w:val="0"/>
              <w:divBdr>
                <w:top w:val="none" w:sz="0" w:space="0" w:color="auto"/>
                <w:left w:val="none" w:sz="0" w:space="0" w:color="auto"/>
                <w:bottom w:val="none" w:sz="0" w:space="0" w:color="auto"/>
                <w:right w:val="none" w:sz="0" w:space="0" w:color="auto"/>
              </w:divBdr>
            </w:div>
            <w:div w:id="1404764339">
              <w:marLeft w:val="0"/>
              <w:marRight w:val="0"/>
              <w:marTop w:val="0"/>
              <w:marBottom w:val="0"/>
              <w:divBdr>
                <w:top w:val="none" w:sz="0" w:space="0" w:color="auto"/>
                <w:left w:val="none" w:sz="0" w:space="0" w:color="auto"/>
                <w:bottom w:val="none" w:sz="0" w:space="0" w:color="auto"/>
                <w:right w:val="none" w:sz="0" w:space="0" w:color="auto"/>
              </w:divBdr>
            </w:div>
            <w:div w:id="1316491385">
              <w:marLeft w:val="0"/>
              <w:marRight w:val="0"/>
              <w:marTop w:val="0"/>
              <w:marBottom w:val="0"/>
              <w:divBdr>
                <w:top w:val="none" w:sz="0" w:space="0" w:color="auto"/>
                <w:left w:val="none" w:sz="0" w:space="0" w:color="auto"/>
                <w:bottom w:val="none" w:sz="0" w:space="0" w:color="auto"/>
                <w:right w:val="none" w:sz="0" w:space="0" w:color="auto"/>
              </w:divBdr>
            </w:div>
            <w:div w:id="2047169906">
              <w:marLeft w:val="0"/>
              <w:marRight w:val="0"/>
              <w:marTop w:val="0"/>
              <w:marBottom w:val="0"/>
              <w:divBdr>
                <w:top w:val="none" w:sz="0" w:space="0" w:color="auto"/>
                <w:left w:val="none" w:sz="0" w:space="0" w:color="auto"/>
                <w:bottom w:val="none" w:sz="0" w:space="0" w:color="auto"/>
                <w:right w:val="none" w:sz="0" w:space="0" w:color="auto"/>
              </w:divBdr>
            </w:div>
            <w:div w:id="438069462">
              <w:marLeft w:val="0"/>
              <w:marRight w:val="0"/>
              <w:marTop w:val="0"/>
              <w:marBottom w:val="0"/>
              <w:divBdr>
                <w:top w:val="none" w:sz="0" w:space="0" w:color="auto"/>
                <w:left w:val="none" w:sz="0" w:space="0" w:color="auto"/>
                <w:bottom w:val="none" w:sz="0" w:space="0" w:color="auto"/>
                <w:right w:val="none" w:sz="0" w:space="0" w:color="auto"/>
              </w:divBdr>
            </w:div>
            <w:div w:id="2032140955">
              <w:marLeft w:val="0"/>
              <w:marRight w:val="0"/>
              <w:marTop w:val="0"/>
              <w:marBottom w:val="0"/>
              <w:divBdr>
                <w:top w:val="none" w:sz="0" w:space="0" w:color="auto"/>
                <w:left w:val="none" w:sz="0" w:space="0" w:color="auto"/>
                <w:bottom w:val="none" w:sz="0" w:space="0" w:color="auto"/>
                <w:right w:val="none" w:sz="0" w:space="0" w:color="auto"/>
              </w:divBdr>
            </w:div>
            <w:div w:id="2072118041">
              <w:marLeft w:val="0"/>
              <w:marRight w:val="0"/>
              <w:marTop w:val="0"/>
              <w:marBottom w:val="0"/>
              <w:divBdr>
                <w:top w:val="none" w:sz="0" w:space="0" w:color="auto"/>
                <w:left w:val="none" w:sz="0" w:space="0" w:color="auto"/>
                <w:bottom w:val="none" w:sz="0" w:space="0" w:color="auto"/>
                <w:right w:val="none" w:sz="0" w:space="0" w:color="auto"/>
              </w:divBdr>
            </w:div>
            <w:div w:id="1794864098">
              <w:marLeft w:val="0"/>
              <w:marRight w:val="0"/>
              <w:marTop w:val="0"/>
              <w:marBottom w:val="0"/>
              <w:divBdr>
                <w:top w:val="none" w:sz="0" w:space="0" w:color="auto"/>
                <w:left w:val="none" w:sz="0" w:space="0" w:color="auto"/>
                <w:bottom w:val="none" w:sz="0" w:space="0" w:color="auto"/>
                <w:right w:val="none" w:sz="0" w:space="0" w:color="auto"/>
              </w:divBdr>
            </w:div>
            <w:div w:id="1212578050">
              <w:marLeft w:val="0"/>
              <w:marRight w:val="0"/>
              <w:marTop w:val="0"/>
              <w:marBottom w:val="0"/>
              <w:divBdr>
                <w:top w:val="none" w:sz="0" w:space="0" w:color="auto"/>
                <w:left w:val="none" w:sz="0" w:space="0" w:color="auto"/>
                <w:bottom w:val="none" w:sz="0" w:space="0" w:color="auto"/>
                <w:right w:val="none" w:sz="0" w:space="0" w:color="auto"/>
              </w:divBdr>
            </w:div>
            <w:div w:id="2023504232">
              <w:marLeft w:val="0"/>
              <w:marRight w:val="0"/>
              <w:marTop w:val="0"/>
              <w:marBottom w:val="0"/>
              <w:divBdr>
                <w:top w:val="none" w:sz="0" w:space="0" w:color="auto"/>
                <w:left w:val="none" w:sz="0" w:space="0" w:color="auto"/>
                <w:bottom w:val="none" w:sz="0" w:space="0" w:color="auto"/>
                <w:right w:val="none" w:sz="0" w:space="0" w:color="auto"/>
              </w:divBdr>
            </w:div>
            <w:div w:id="1918439439">
              <w:marLeft w:val="0"/>
              <w:marRight w:val="0"/>
              <w:marTop w:val="0"/>
              <w:marBottom w:val="0"/>
              <w:divBdr>
                <w:top w:val="none" w:sz="0" w:space="0" w:color="auto"/>
                <w:left w:val="none" w:sz="0" w:space="0" w:color="auto"/>
                <w:bottom w:val="none" w:sz="0" w:space="0" w:color="auto"/>
                <w:right w:val="none" w:sz="0" w:space="0" w:color="auto"/>
              </w:divBdr>
            </w:div>
            <w:div w:id="490364979">
              <w:marLeft w:val="0"/>
              <w:marRight w:val="0"/>
              <w:marTop w:val="0"/>
              <w:marBottom w:val="0"/>
              <w:divBdr>
                <w:top w:val="none" w:sz="0" w:space="0" w:color="auto"/>
                <w:left w:val="none" w:sz="0" w:space="0" w:color="auto"/>
                <w:bottom w:val="none" w:sz="0" w:space="0" w:color="auto"/>
                <w:right w:val="none" w:sz="0" w:space="0" w:color="auto"/>
              </w:divBdr>
            </w:div>
            <w:div w:id="559681753">
              <w:marLeft w:val="0"/>
              <w:marRight w:val="0"/>
              <w:marTop w:val="0"/>
              <w:marBottom w:val="0"/>
              <w:divBdr>
                <w:top w:val="none" w:sz="0" w:space="0" w:color="auto"/>
                <w:left w:val="none" w:sz="0" w:space="0" w:color="auto"/>
                <w:bottom w:val="none" w:sz="0" w:space="0" w:color="auto"/>
                <w:right w:val="none" w:sz="0" w:space="0" w:color="auto"/>
              </w:divBdr>
            </w:div>
            <w:div w:id="1347756763">
              <w:marLeft w:val="0"/>
              <w:marRight w:val="0"/>
              <w:marTop w:val="0"/>
              <w:marBottom w:val="0"/>
              <w:divBdr>
                <w:top w:val="none" w:sz="0" w:space="0" w:color="auto"/>
                <w:left w:val="none" w:sz="0" w:space="0" w:color="auto"/>
                <w:bottom w:val="none" w:sz="0" w:space="0" w:color="auto"/>
                <w:right w:val="none" w:sz="0" w:space="0" w:color="auto"/>
              </w:divBdr>
            </w:div>
            <w:div w:id="750783797">
              <w:marLeft w:val="0"/>
              <w:marRight w:val="0"/>
              <w:marTop w:val="0"/>
              <w:marBottom w:val="0"/>
              <w:divBdr>
                <w:top w:val="none" w:sz="0" w:space="0" w:color="auto"/>
                <w:left w:val="none" w:sz="0" w:space="0" w:color="auto"/>
                <w:bottom w:val="none" w:sz="0" w:space="0" w:color="auto"/>
                <w:right w:val="none" w:sz="0" w:space="0" w:color="auto"/>
              </w:divBdr>
            </w:div>
            <w:div w:id="1017274741">
              <w:marLeft w:val="0"/>
              <w:marRight w:val="0"/>
              <w:marTop w:val="0"/>
              <w:marBottom w:val="0"/>
              <w:divBdr>
                <w:top w:val="none" w:sz="0" w:space="0" w:color="auto"/>
                <w:left w:val="none" w:sz="0" w:space="0" w:color="auto"/>
                <w:bottom w:val="none" w:sz="0" w:space="0" w:color="auto"/>
                <w:right w:val="none" w:sz="0" w:space="0" w:color="auto"/>
              </w:divBdr>
            </w:div>
            <w:div w:id="1621766179">
              <w:marLeft w:val="0"/>
              <w:marRight w:val="0"/>
              <w:marTop w:val="0"/>
              <w:marBottom w:val="0"/>
              <w:divBdr>
                <w:top w:val="none" w:sz="0" w:space="0" w:color="auto"/>
                <w:left w:val="none" w:sz="0" w:space="0" w:color="auto"/>
                <w:bottom w:val="none" w:sz="0" w:space="0" w:color="auto"/>
                <w:right w:val="none" w:sz="0" w:space="0" w:color="auto"/>
              </w:divBdr>
            </w:div>
            <w:div w:id="1472939481">
              <w:marLeft w:val="0"/>
              <w:marRight w:val="0"/>
              <w:marTop w:val="0"/>
              <w:marBottom w:val="0"/>
              <w:divBdr>
                <w:top w:val="none" w:sz="0" w:space="0" w:color="auto"/>
                <w:left w:val="none" w:sz="0" w:space="0" w:color="auto"/>
                <w:bottom w:val="none" w:sz="0" w:space="0" w:color="auto"/>
                <w:right w:val="none" w:sz="0" w:space="0" w:color="auto"/>
              </w:divBdr>
            </w:div>
            <w:div w:id="1104376842">
              <w:marLeft w:val="0"/>
              <w:marRight w:val="0"/>
              <w:marTop w:val="0"/>
              <w:marBottom w:val="0"/>
              <w:divBdr>
                <w:top w:val="none" w:sz="0" w:space="0" w:color="auto"/>
                <w:left w:val="none" w:sz="0" w:space="0" w:color="auto"/>
                <w:bottom w:val="none" w:sz="0" w:space="0" w:color="auto"/>
                <w:right w:val="none" w:sz="0" w:space="0" w:color="auto"/>
              </w:divBdr>
            </w:div>
            <w:div w:id="1631596751">
              <w:marLeft w:val="0"/>
              <w:marRight w:val="0"/>
              <w:marTop w:val="0"/>
              <w:marBottom w:val="0"/>
              <w:divBdr>
                <w:top w:val="none" w:sz="0" w:space="0" w:color="auto"/>
                <w:left w:val="none" w:sz="0" w:space="0" w:color="auto"/>
                <w:bottom w:val="none" w:sz="0" w:space="0" w:color="auto"/>
                <w:right w:val="none" w:sz="0" w:space="0" w:color="auto"/>
              </w:divBdr>
            </w:div>
            <w:div w:id="487134257">
              <w:marLeft w:val="0"/>
              <w:marRight w:val="0"/>
              <w:marTop w:val="0"/>
              <w:marBottom w:val="0"/>
              <w:divBdr>
                <w:top w:val="none" w:sz="0" w:space="0" w:color="auto"/>
                <w:left w:val="none" w:sz="0" w:space="0" w:color="auto"/>
                <w:bottom w:val="none" w:sz="0" w:space="0" w:color="auto"/>
                <w:right w:val="none" w:sz="0" w:space="0" w:color="auto"/>
              </w:divBdr>
            </w:div>
            <w:div w:id="615334250">
              <w:marLeft w:val="0"/>
              <w:marRight w:val="0"/>
              <w:marTop w:val="0"/>
              <w:marBottom w:val="0"/>
              <w:divBdr>
                <w:top w:val="none" w:sz="0" w:space="0" w:color="auto"/>
                <w:left w:val="none" w:sz="0" w:space="0" w:color="auto"/>
                <w:bottom w:val="none" w:sz="0" w:space="0" w:color="auto"/>
                <w:right w:val="none" w:sz="0" w:space="0" w:color="auto"/>
              </w:divBdr>
            </w:div>
            <w:div w:id="353071479">
              <w:marLeft w:val="0"/>
              <w:marRight w:val="0"/>
              <w:marTop w:val="0"/>
              <w:marBottom w:val="0"/>
              <w:divBdr>
                <w:top w:val="none" w:sz="0" w:space="0" w:color="auto"/>
                <w:left w:val="none" w:sz="0" w:space="0" w:color="auto"/>
                <w:bottom w:val="none" w:sz="0" w:space="0" w:color="auto"/>
                <w:right w:val="none" w:sz="0" w:space="0" w:color="auto"/>
              </w:divBdr>
            </w:div>
            <w:div w:id="372388746">
              <w:marLeft w:val="0"/>
              <w:marRight w:val="0"/>
              <w:marTop w:val="0"/>
              <w:marBottom w:val="0"/>
              <w:divBdr>
                <w:top w:val="none" w:sz="0" w:space="0" w:color="auto"/>
                <w:left w:val="none" w:sz="0" w:space="0" w:color="auto"/>
                <w:bottom w:val="none" w:sz="0" w:space="0" w:color="auto"/>
                <w:right w:val="none" w:sz="0" w:space="0" w:color="auto"/>
              </w:divBdr>
            </w:div>
            <w:div w:id="1548181414">
              <w:marLeft w:val="0"/>
              <w:marRight w:val="0"/>
              <w:marTop w:val="0"/>
              <w:marBottom w:val="0"/>
              <w:divBdr>
                <w:top w:val="none" w:sz="0" w:space="0" w:color="auto"/>
                <w:left w:val="none" w:sz="0" w:space="0" w:color="auto"/>
                <w:bottom w:val="none" w:sz="0" w:space="0" w:color="auto"/>
                <w:right w:val="none" w:sz="0" w:space="0" w:color="auto"/>
              </w:divBdr>
            </w:div>
            <w:div w:id="410393637">
              <w:marLeft w:val="0"/>
              <w:marRight w:val="0"/>
              <w:marTop w:val="0"/>
              <w:marBottom w:val="0"/>
              <w:divBdr>
                <w:top w:val="none" w:sz="0" w:space="0" w:color="auto"/>
                <w:left w:val="none" w:sz="0" w:space="0" w:color="auto"/>
                <w:bottom w:val="none" w:sz="0" w:space="0" w:color="auto"/>
                <w:right w:val="none" w:sz="0" w:space="0" w:color="auto"/>
              </w:divBdr>
            </w:div>
            <w:div w:id="1050111745">
              <w:marLeft w:val="0"/>
              <w:marRight w:val="0"/>
              <w:marTop w:val="0"/>
              <w:marBottom w:val="0"/>
              <w:divBdr>
                <w:top w:val="none" w:sz="0" w:space="0" w:color="auto"/>
                <w:left w:val="none" w:sz="0" w:space="0" w:color="auto"/>
                <w:bottom w:val="none" w:sz="0" w:space="0" w:color="auto"/>
                <w:right w:val="none" w:sz="0" w:space="0" w:color="auto"/>
              </w:divBdr>
            </w:div>
            <w:div w:id="442263773">
              <w:marLeft w:val="0"/>
              <w:marRight w:val="0"/>
              <w:marTop w:val="0"/>
              <w:marBottom w:val="0"/>
              <w:divBdr>
                <w:top w:val="none" w:sz="0" w:space="0" w:color="auto"/>
                <w:left w:val="none" w:sz="0" w:space="0" w:color="auto"/>
                <w:bottom w:val="none" w:sz="0" w:space="0" w:color="auto"/>
                <w:right w:val="none" w:sz="0" w:space="0" w:color="auto"/>
              </w:divBdr>
            </w:div>
            <w:div w:id="148255508">
              <w:marLeft w:val="0"/>
              <w:marRight w:val="0"/>
              <w:marTop w:val="0"/>
              <w:marBottom w:val="0"/>
              <w:divBdr>
                <w:top w:val="none" w:sz="0" w:space="0" w:color="auto"/>
                <w:left w:val="none" w:sz="0" w:space="0" w:color="auto"/>
                <w:bottom w:val="none" w:sz="0" w:space="0" w:color="auto"/>
                <w:right w:val="none" w:sz="0" w:space="0" w:color="auto"/>
              </w:divBdr>
            </w:div>
            <w:div w:id="214237748">
              <w:marLeft w:val="0"/>
              <w:marRight w:val="0"/>
              <w:marTop w:val="0"/>
              <w:marBottom w:val="0"/>
              <w:divBdr>
                <w:top w:val="none" w:sz="0" w:space="0" w:color="auto"/>
                <w:left w:val="none" w:sz="0" w:space="0" w:color="auto"/>
                <w:bottom w:val="none" w:sz="0" w:space="0" w:color="auto"/>
                <w:right w:val="none" w:sz="0" w:space="0" w:color="auto"/>
              </w:divBdr>
            </w:div>
            <w:div w:id="517812751">
              <w:marLeft w:val="0"/>
              <w:marRight w:val="0"/>
              <w:marTop w:val="0"/>
              <w:marBottom w:val="0"/>
              <w:divBdr>
                <w:top w:val="none" w:sz="0" w:space="0" w:color="auto"/>
                <w:left w:val="none" w:sz="0" w:space="0" w:color="auto"/>
                <w:bottom w:val="none" w:sz="0" w:space="0" w:color="auto"/>
                <w:right w:val="none" w:sz="0" w:space="0" w:color="auto"/>
              </w:divBdr>
            </w:div>
            <w:div w:id="2075078626">
              <w:marLeft w:val="0"/>
              <w:marRight w:val="0"/>
              <w:marTop w:val="0"/>
              <w:marBottom w:val="0"/>
              <w:divBdr>
                <w:top w:val="none" w:sz="0" w:space="0" w:color="auto"/>
                <w:left w:val="none" w:sz="0" w:space="0" w:color="auto"/>
                <w:bottom w:val="none" w:sz="0" w:space="0" w:color="auto"/>
                <w:right w:val="none" w:sz="0" w:space="0" w:color="auto"/>
              </w:divBdr>
            </w:div>
            <w:div w:id="328171138">
              <w:marLeft w:val="0"/>
              <w:marRight w:val="0"/>
              <w:marTop w:val="0"/>
              <w:marBottom w:val="0"/>
              <w:divBdr>
                <w:top w:val="none" w:sz="0" w:space="0" w:color="auto"/>
                <w:left w:val="none" w:sz="0" w:space="0" w:color="auto"/>
                <w:bottom w:val="none" w:sz="0" w:space="0" w:color="auto"/>
                <w:right w:val="none" w:sz="0" w:space="0" w:color="auto"/>
              </w:divBdr>
            </w:div>
            <w:div w:id="26804468">
              <w:marLeft w:val="0"/>
              <w:marRight w:val="0"/>
              <w:marTop w:val="0"/>
              <w:marBottom w:val="0"/>
              <w:divBdr>
                <w:top w:val="none" w:sz="0" w:space="0" w:color="auto"/>
                <w:left w:val="none" w:sz="0" w:space="0" w:color="auto"/>
                <w:bottom w:val="none" w:sz="0" w:space="0" w:color="auto"/>
                <w:right w:val="none" w:sz="0" w:space="0" w:color="auto"/>
              </w:divBdr>
            </w:div>
            <w:div w:id="395011018">
              <w:marLeft w:val="0"/>
              <w:marRight w:val="0"/>
              <w:marTop w:val="0"/>
              <w:marBottom w:val="0"/>
              <w:divBdr>
                <w:top w:val="none" w:sz="0" w:space="0" w:color="auto"/>
                <w:left w:val="none" w:sz="0" w:space="0" w:color="auto"/>
                <w:bottom w:val="none" w:sz="0" w:space="0" w:color="auto"/>
                <w:right w:val="none" w:sz="0" w:space="0" w:color="auto"/>
              </w:divBdr>
            </w:div>
            <w:div w:id="1840727301">
              <w:marLeft w:val="0"/>
              <w:marRight w:val="0"/>
              <w:marTop w:val="0"/>
              <w:marBottom w:val="0"/>
              <w:divBdr>
                <w:top w:val="none" w:sz="0" w:space="0" w:color="auto"/>
                <w:left w:val="none" w:sz="0" w:space="0" w:color="auto"/>
                <w:bottom w:val="none" w:sz="0" w:space="0" w:color="auto"/>
                <w:right w:val="none" w:sz="0" w:space="0" w:color="auto"/>
              </w:divBdr>
            </w:div>
            <w:div w:id="2103453513">
              <w:marLeft w:val="0"/>
              <w:marRight w:val="0"/>
              <w:marTop w:val="0"/>
              <w:marBottom w:val="0"/>
              <w:divBdr>
                <w:top w:val="none" w:sz="0" w:space="0" w:color="auto"/>
                <w:left w:val="none" w:sz="0" w:space="0" w:color="auto"/>
                <w:bottom w:val="none" w:sz="0" w:space="0" w:color="auto"/>
                <w:right w:val="none" w:sz="0" w:space="0" w:color="auto"/>
              </w:divBdr>
            </w:div>
            <w:div w:id="1112626113">
              <w:marLeft w:val="0"/>
              <w:marRight w:val="0"/>
              <w:marTop w:val="0"/>
              <w:marBottom w:val="0"/>
              <w:divBdr>
                <w:top w:val="none" w:sz="0" w:space="0" w:color="auto"/>
                <w:left w:val="none" w:sz="0" w:space="0" w:color="auto"/>
                <w:bottom w:val="none" w:sz="0" w:space="0" w:color="auto"/>
                <w:right w:val="none" w:sz="0" w:space="0" w:color="auto"/>
              </w:divBdr>
            </w:div>
            <w:div w:id="978922550">
              <w:marLeft w:val="0"/>
              <w:marRight w:val="0"/>
              <w:marTop w:val="0"/>
              <w:marBottom w:val="0"/>
              <w:divBdr>
                <w:top w:val="none" w:sz="0" w:space="0" w:color="auto"/>
                <w:left w:val="none" w:sz="0" w:space="0" w:color="auto"/>
                <w:bottom w:val="none" w:sz="0" w:space="0" w:color="auto"/>
                <w:right w:val="none" w:sz="0" w:space="0" w:color="auto"/>
              </w:divBdr>
            </w:div>
            <w:div w:id="877276716">
              <w:marLeft w:val="0"/>
              <w:marRight w:val="0"/>
              <w:marTop w:val="0"/>
              <w:marBottom w:val="0"/>
              <w:divBdr>
                <w:top w:val="none" w:sz="0" w:space="0" w:color="auto"/>
                <w:left w:val="none" w:sz="0" w:space="0" w:color="auto"/>
                <w:bottom w:val="none" w:sz="0" w:space="0" w:color="auto"/>
                <w:right w:val="none" w:sz="0" w:space="0" w:color="auto"/>
              </w:divBdr>
            </w:div>
            <w:div w:id="1964920933">
              <w:marLeft w:val="0"/>
              <w:marRight w:val="0"/>
              <w:marTop w:val="0"/>
              <w:marBottom w:val="0"/>
              <w:divBdr>
                <w:top w:val="none" w:sz="0" w:space="0" w:color="auto"/>
                <w:left w:val="none" w:sz="0" w:space="0" w:color="auto"/>
                <w:bottom w:val="none" w:sz="0" w:space="0" w:color="auto"/>
                <w:right w:val="none" w:sz="0" w:space="0" w:color="auto"/>
              </w:divBdr>
            </w:div>
            <w:div w:id="1275139809">
              <w:marLeft w:val="0"/>
              <w:marRight w:val="0"/>
              <w:marTop w:val="0"/>
              <w:marBottom w:val="0"/>
              <w:divBdr>
                <w:top w:val="none" w:sz="0" w:space="0" w:color="auto"/>
                <w:left w:val="none" w:sz="0" w:space="0" w:color="auto"/>
                <w:bottom w:val="none" w:sz="0" w:space="0" w:color="auto"/>
                <w:right w:val="none" w:sz="0" w:space="0" w:color="auto"/>
              </w:divBdr>
            </w:div>
            <w:div w:id="1416780069">
              <w:marLeft w:val="0"/>
              <w:marRight w:val="0"/>
              <w:marTop w:val="0"/>
              <w:marBottom w:val="0"/>
              <w:divBdr>
                <w:top w:val="none" w:sz="0" w:space="0" w:color="auto"/>
                <w:left w:val="none" w:sz="0" w:space="0" w:color="auto"/>
                <w:bottom w:val="none" w:sz="0" w:space="0" w:color="auto"/>
                <w:right w:val="none" w:sz="0" w:space="0" w:color="auto"/>
              </w:divBdr>
            </w:div>
            <w:div w:id="40832411">
              <w:marLeft w:val="0"/>
              <w:marRight w:val="0"/>
              <w:marTop w:val="0"/>
              <w:marBottom w:val="0"/>
              <w:divBdr>
                <w:top w:val="none" w:sz="0" w:space="0" w:color="auto"/>
                <w:left w:val="none" w:sz="0" w:space="0" w:color="auto"/>
                <w:bottom w:val="none" w:sz="0" w:space="0" w:color="auto"/>
                <w:right w:val="none" w:sz="0" w:space="0" w:color="auto"/>
              </w:divBdr>
            </w:div>
            <w:div w:id="253100782">
              <w:marLeft w:val="0"/>
              <w:marRight w:val="0"/>
              <w:marTop w:val="0"/>
              <w:marBottom w:val="0"/>
              <w:divBdr>
                <w:top w:val="none" w:sz="0" w:space="0" w:color="auto"/>
                <w:left w:val="none" w:sz="0" w:space="0" w:color="auto"/>
                <w:bottom w:val="none" w:sz="0" w:space="0" w:color="auto"/>
                <w:right w:val="none" w:sz="0" w:space="0" w:color="auto"/>
              </w:divBdr>
            </w:div>
            <w:div w:id="1545950240">
              <w:marLeft w:val="0"/>
              <w:marRight w:val="0"/>
              <w:marTop w:val="0"/>
              <w:marBottom w:val="0"/>
              <w:divBdr>
                <w:top w:val="none" w:sz="0" w:space="0" w:color="auto"/>
                <w:left w:val="none" w:sz="0" w:space="0" w:color="auto"/>
                <w:bottom w:val="none" w:sz="0" w:space="0" w:color="auto"/>
                <w:right w:val="none" w:sz="0" w:space="0" w:color="auto"/>
              </w:divBdr>
            </w:div>
            <w:div w:id="1755348636">
              <w:marLeft w:val="0"/>
              <w:marRight w:val="0"/>
              <w:marTop w:val="0"/>
              <w:marBottom w:val="0"/>
              <w:divBdr>
                <w:top w:val="none" w:sz="0" w:space="0" w:color="auto"/>
                <w:left w:val="none" w:sz="0" w:space="0" w:color="auto"/>
                <w:bottom w:val="none" w:sz="0" w:space="0" w:color="auto"/>
                <w:right w:val="none" w:sz="0" w:space="0" w:color="auto"/>
              </w:divBdr>
            </w:div>
            <w:div w:id="1589197090">
              <w:marLeft w:val="0"/>
              <w:marRight w:val="0"/>
              <w:marTop w:val="0"/>
              <w:marBottom w:val="0"/>
              <w:divBdr>
                <w:top w:val="none" w:sz="0" w:space="0" w:color="auto"/>
                <w:left w:val="none" w:sz="0" w:space="0" w:color="auto"/>
                <w:bottom w:val="none" w:sz="0" w:space="0" w:color="auto"/>
                <w:right w:val="none" w:sz="0" w:space="0" w:color="auto"/>
              </w:divBdr>
            </w:div>
            <w:div w:id="1909265186">
              <w:marLeft w:val="0"/>
              <w:marRight w:val="0"/>
              <w:marTop w:val="0"/>
              <w:marBottom w:val="0"/>
              <w:divBdr>
                <w:top w:val="none" w:sz="0" w:space="0" w:color="auto"/>
                <w:left w:val="none" w:sz="0" w:space="0" w:color="auto"/>
                <w:bottom w:val="none" w:sz="0" w:space="0" w:color="auto"/>
                <w:right w:val="none" w:sz="0" w:space="0" w:color="auto"/>
              </w:divBdr>
            </w:div>
            <w:div w:id="421151390">
              <w:marLeft w:val="0"/>
              <w:marRight w:val="0"/>
              <w:marTop w:val="0"/>
              <w:marBottom w:val="0"/>
              <w:divBdr>
                <w:top w:val="none" w:sz="0" w:space="0" w:color="auto"/>
                <w:left w:val="none" w:sz="0" w:space="0" w:color="auto"/>
                <w:bottom w:val="none" w:sz="0" w:space="0" w:color="auto"/>
                <w:right w:val="none" w:sz="0" w:space="0" w:color="auto"/>
              </w:divBdr>
            </w:div>
            <w:div w:id="1333139206">
              <w:marLeft w:val="0"/>
              <w:marRight w:val="0"/>
              <w:marTop w:val="0"/>
              <w:marBottom w:val="0"/>
              <w:divBdr>
                <w:top w:val="none" w:sz="0" w:space="0" w:color="auto"/>
                <w:left w:val="none" w:sz="0" w:space="0" w:color="auto"/>
                <w:bottom w:val="none" w:sz="0" w:space="0" w:color="auto"/>
                <w:right w:val="none" w:sz="0" w:space="0" w:color="auto"/>
              </w:divBdr>
            </w:div>
            <w:div w:id="1481655146">
              <w:marLeft w:val="0"/>
              <w:marRight w:val="0"/>
              <w:marTop w:val="0"/>
              <w:marBottom w:val="0"/>
              <w:divBdr>
                <w:top w:val="none" w:sz="0" w:space="0" w:color="auto"/>
                <w:left w:val="none" w:sz="0" w:space="0" w:color="auto"/>
                <w:bottom w:val="none" w:sz="0" w:space="0" w:color="auto"/>
                <w:right w:val="none" w:sz="0" w:space="0" w:color="auto"/>
              </w:divBdr>
            </w:div>
            <w:div w:id="1404526490">
              <w:marLeft w:val="0"/>
              <w:marRight w:val="0"/>
              <w:marTop w:val="0"/>
              <w:marBottom w:val="0"/>
              <w:divBdr>
                <w:top w:val="none" w:sz="0" w:space="0" w:color="auto"/>
                <w:left w:val="none" w:sz="0" w:space="0" w:color="auto"/>
                <w:bottom w:val="none" w:sz="0" w:space="0" w:color="auto"/>
                <w:right w:val="none" w:sz="0" w:space="0" w:color="auto"/>
              </w:divBdr>
            </w:div>
            <w:div w:id="1141339992">
              <w:marLeft w:val="0"/>
              <w:marRight w:val="0"/>
              <w:marTop w:val="0"/>
              <w:marBottom w:val="0"/>
              <w:divBdr>
                <w:top w:val="none" w:sz="0" w:space="0" w:color="auto"/>
                <w:left w:val="none" w:sz="0" w:space="0" w:color="auto"/>
                <w:bottom w:val="none" w:sz="0" w:space="0" w:color="auto"/>
                <w:right w:val="none" w:sz="0" w:space="0" w:color="auto"/>
              </w:divBdr>
            </w:div>
            <w:div w:id="210384732">
              <w:marLeft w:val="0"/>
              <w:marRight w:val="0"/>
              <w:marTop w:val="0"/>
              <w:marBottom w:val="0"/>
              <w:divBdr>
                <w:top w:val="none" w:sz="0" w:space="0" w:color="auto"/>
                <w:left w:val="none" w:sz="0" w:space="0" w:color="auto"/>
                <w:bottom w:val="none" w:sz="0" w:space="0" w:color="auto"/>
                <w:right w:val="none" w:sz="0" w:space="0" w:color="auto"/>
              </w:divBdr>
            </w:div>
            <w:div w:id="1511139291">
              <w:marLeft w:val="0"/>
              <w:marRight w:val="0"/>
              <w:marTop w:val="0"/>
              <w:marBottom w:val="0"/>
              <w:divBdr>
                <w:top w:val="none" w:sz="0" w:space="0" w:color="auto"/>
                <w:left w:val="none" w:sz="0" w:space="0" w:color="auto"/>
                <w:bottom w:val="none" w:sz="0" w:space="0" w:color="auto"/>
                <w:right w:val="none" w:sz="0" w:space="0" w:color="auto"/>
              </w:divBdr>
            </w:div>
          </w:divsChild>
        </w:div>
        <w:div w:id="1214923691">
          <w:marLeft w:val="0"/>
          <w:marRight w:val="0"/>
          <w:marTop w:val="0"/>
          <w:marBottom w:val="0"/>
          <w:divBdr>
            <w:top w:val="single" w:sz="6" w:space="4" w:color="0C1F30"/>
            <w:left w:val="none" w:sz="0" w:space="4" w:color="0C1F30"/>
            <w:bottom w:val="none" w:sz="0" w:space="4" w:color="0C1F30"/>
            <w:right w:val="none" w:sz="0" w:space="4" w:color="0C1F30"/>
          </w:divBdr>
        </w:div>
      </w:divsChild>
    </w:div>
    <w:div w:id="233274269">
      <w:bodyDiv w:val="1"/>
      <w:marLeft w:val="0"/>
      <w:marRight w:val="0"/>
      <w:marTop w:val="0"/>
      <w:marBottom w:val="0"/>
      <w:divBdr>
        <w:top w:val="none" w:sz="0" w:space="0" w:color="auto"/>
        <w:left w:val="none" w:sz="0" w:space="0" w:color="auto"/>
        <w:bottom w:val="none" w:sz="0" w:space="0" w:color="auto"/>
        <w:right w:val="none" w:sz="0" w:space="0" w:color="auto"/>
      </w:divBdr>
    </w:div>
    <w:div w:id="306979192">
      <w:bodyDiv w:val="1"/>
      <w:marLeft w:val="0"/>
      <w:marRight w:val="0"/>
      <w:marTop w:val="0"/>
      <w:marBottom w:val="0"/>
      <w:divBdr>
        <w:top w:val="none" w:sz="0" w:space="0" w:color="auto"/>
        <w:left w:val="none" w:sz="0" w:space="0" w:color="auto"/>
        <w:bottom w:val="none" w:sz="0" w:space="0" w:color="auto"/>
        <w:right w:val="none" w:sz="0" w:space="0" w:color="auto"/>
      </w:divBdr>
    </w:div>
    <w:div w:id="551497785">
      <w:bodyDiv w:val="1"/>
      <w:marLeft w:val="0"/>
      <w:marRight w:val="0"/>
      <w:marTop w:val="0"/>
      <w:marBottom w:val="0"/>
      <w:divBdr>
        <w:top w:val="none" w:sz="0" w:space="0" w:color="auto"/>
        <w:left w:val="none" w:sz="0" w:space="0" w:color="auto"/>
        <w:bottom w:val="none" w:sz="0" w:space="0" w:color="auto"/>
        <w:right w:val="none" w:sz="0" w:space="0" w:color="auto"/>
      </w:divBdr>
      <w:divsChild>
        <w:div w:id="347104726">
          <w:marLeft w:val="0"/>
          <w:marRight w:val="0"/>
          <w:marTop w:val="0"/>
          <w:marBottom w:val="0"/>
          <w:divBdr>
            <w:top w:val="none" w:sz="0" w:space="0" w:color="auto"/>
            <w:left w:val="none" w:sz="0" w:space="0" w:color="auto"/>
            <w:bottom w:val="none" w:sz="0" w:space="0" w:color="auto"/>
            <w:right w:val="none" w:sz="0" w:space="0" w:color="auto"/>
          </w:divBdr>
          <w:divsChild>
            <w:div w:id="710956902">
              <w:marLeft w:val="0"/>
              <w:marRight w:val="0"/>
              <w:marTop w:val="0"/>
              <w:marBottom w:val="0"/>
              <w:divBdr>
                <w:top w:val="none" w:sz="0" w:space="0" w:color="auto"/>
                <w:left w:val="none" w:sz="0" w:space="0" w:color="auto"/>
                <w:bottom w:val="none" w:sz="0" w:space="0" w:color="auto"/>
                <w:right w:val="none" w:sz="0" w:space="0" w:color="auto"/>
              </w:divBdr>
              <w:divsChild>
                <w:div w:id="1600941962">
                  <w:marLeft w:val="0"/>
                  <w:marRight w:val="0"/>
                  <w:marTop w:val="0"/>
                  <w:marBottom w:val="0"/>
                  <w:divBdr>
                    <w:top w:val="none" w:sz="0" w:space="0" w:color="auto"/>
                    <w:left w:val="none" w:sz="0" w:space="0" w:color="auto"/>
                    <w:bottom w:val="none" w:sz="0" w:space="0" w:color="auto"/>
                    <w:right w:val="none" w:sz="0" w:space="0" w:color="auto"/>
                  </w:divBdr>
                  <w:divsChild>
                    <w:div w:id="390739804">
                      <w:marLeft w:val="0"/>
                      <w:marRight w:val="150"/>
                      <w:marTop w:val="0"/>
                      <w:marBottom w:val="0"/>
                      <w:divBdr>
                        <w:top w:val="none" w:sz="0" w:space="0" w:color="auto"/>
                        <w:left w:val="none" w:sz="0" w:space="0" w:color="auto"/>
                        <w:bottom w:val="none" w:sz="0" w:space="0" w:color="auto"/>
                        <w:right w:val="none" w:sz="0" w:space="0" w:color="auto"/>
                      </w:divBdr>
                    </w:div>
                    <w:div w:id="1555503905">
                      <w:marLeft w:val="0"/>
                      <w:marRight w:val="150"/>
                      <w:marTop w:val="0"/>
                      <w:marBottom w:val="0"/>
                      <w:divBdr>
                        <w:top w:val="none" w:sz="0" w:space="0" w:color="auto"/>
                        <w:left w:val="none" w:sz="0" w:space="0" w:color="auto"/>
                        <w:bottom w:val="none" w:sz="0" w:space="0" w:color="auto"/>
                        <w:right w:val="none" w:sz="0" w:space="0" w:color="auto"/>
                      </w:divBdr>
                      <w:divsChild>
                        <w:div w:id="1669943124">
                          <w:marLeft w:val="0"/>
                          <w:marRight w:val="150"/>
                          <w:marTop w:val="0"/>
                          <w:marBottom w:val="0"/>
                          <w:divBdr>
                            <w:top w:val="none" w:sz="0" w:space="0" w:color="auto"/>
                            <w:left w:val="none" w:sz="0" w:space="0" w:color="auto"/>
                            <w:bottom w:val="none" w:sz="0" w:space="0" w:color="auto"/>
                            <w:right w:val="none" w:sz="0" w:space="0" w:color="auto"/>
                          </w:divBdr>
                        </w:div>
                      </w:divsChild>
                    </w:div>
                    <w:div w:id="905459525">
                      <w:marLeft w:val="0"/>
                      <w:marRight w:val="150"/>
                      <w:marTop w:val="0"/>
                      <w:marBottom w:val="0"/>
                      <w:divBdr>
                        <w:top w:val="none" w:sz="0" w:space="0" w:color="auto"/>
                        <w:left w:val="none" w:sz="0" w:space="0" w:color="auto"/>
                        <w:bottom w:val="none" w:sz="0" w:space="0" w:color="auto"/>
                        <w:right w:val="none" w:sz="0" w:space="0" w:color="auto"/>
                      </w:divBdr>
                      <w:divsChild>
                        <w:div w:id="1194684335">
                          <w:marLeft w:val="0"/>
                          <w:marRight w:val="150"/>
                          <w:marTop w:val="0"/>
                          <w:marBottom w:val="0"/>
                          <w:divBdr>
                            <w:top w:val="none" w:sz="0" w:space="0" w:color="auto"/>
                            <w:left w:val="none" w:sz="0" w:space="0" w:color="auto"/>
                            <w:bottom w:val="none" w:sz="0" w:space="0" w:color="auto"/>
                            <w:right w:val="none" w:sz="0" w:space="0" w:color="auto"/>
                          </w:divBdr>
                        </w:div>
                      </w:divsChild>
                    </w:div>
                    <w:div w:id="306590357">
                      <w:marLeft w:val="0"/>
                      <w:marRight w:val="150"/>
                      <w:marTop w:val="0"/>
                      <w:marBottom w:val="0"/>
                      <w:divBdr>
                        <w:top w:val="none" w:sz="0" w:space="0" w:color="auto"/>
                        <w:left w:val="none" w:sz="0" w:space="0" w:color="auto"/>
                        <w:bottom w:val="none" w:sz="0" w:space="0" w:color="auto"/>
                        <w:right w:val="none" w:sz="0" w:space="0" w:color="auto"/>
                      </w:divBdr>
                      <w:divsChild>
                        <w:div w:id="2102723758">
                          <w:marLeft w:val="0"/>
                          <w:marRight w:val="150"/>
                          <w:marTop w:val="0"/>
                          <w:marBottom w:val="0"/>
                          <w:divBdr>
                            <w:top w:val="none" w:sz="0" w:space="0" w:color="auto"/>
                            <w:left w:val="none" w:sz="0" w:space="0" w:color="auto"/>
                            <w:bottom w:val="none" w:sz="0" w:space="0" w:color="auto"/>
                            <w:right w:val="none" w:sz="0" w:space="0" w:color="auto"/>
                          </w:divBdr>
                        </w:div>
                      </w:divsChild>
                    </w:div>
                    <w:div w:id="929196073">
                      <w:marLeft w:val="0"/>
                      <w:marRight w:val="150"/>
                      <w:marTop w:val="0"/>
                      <w:marBottom w:val="0"/>
                      <w:divBdr>
                        <w:top w:val="none" w:sz="0" w:space="0" w:color="auto"/>
                        <w:left w:val="none" w:sz="0" w:space="0" w:color="auto"/>
                        <w:bottom w:val="none" w:sz="0" w:space="0" w:color="auto"/>
                        <w:right w:val="none" w:sz="0" w:space="0" w:color="auto"/>
                      </w:divBdr>
                      <w:divsChild>
                        <w:div w:id="189030471">
                          <w:marLeft w:val="0"/>
                          <w:marRight w:val="150"/>
                          <w:marTop w:val="0"/>
                          <w:marBottom w:val="0"/>
                          <w:divBdr>
                            <w:top w:val="none" w:sz="0" w:space="0" w:color="auto"/>
                            <w:left w:val="none" w:sz="0" w:space="0" w:color="auto"/>
                            <w:bottom w:val="none" w:sz="0" w:space="0" w:color="auto"/>
                            <w:right w:val="none" w:sz="0" w:space="0" w:color="auto"/>
                          </w:divBdr>
                        </w:div>
                      </w:divsChild>
                    </w:div>
                    <w:div w:id="1561667224">
                      <w:marLeft w:val="0"/>
                      <w:marRight w:val="150"/>
                      <w:marTop w:val="0"/>
                      <w:marBottom w:val="0"/>
                      <w:divBdr>
                        <w:top w:val="none" w:sz="0" w:space="0" w:color="auto"/>
                        <w:left w:val="none" w:sz="0" w:space="0" w:color="auto"/>
                        <w:bottom w:val="none" w:sz="0" w:space="0" w:color="auto"/>
                        <w:right w:val="none" w:sz="0" w:space="0" w:color="auto"/>
                      </w:divBdr>
                      <w:divsChild>
                        <w:div w:id="202638362">
                          <w:marLeft w:val="0"/>
                          <w:marRight w:val="150"/>
                          <w:marTop w:val="0"/>
                          <w:marBottom w:val="0"/>
                          <w:divBdr>
                            <w:top w:val="none" w:sz="0" w:space="0" w:color="auto"/>
                            <w:left w:val="none" w:sz="0" w:space="0" w:color="auto"/>
                            <w:bottom w:val="none" w:sz="0" w:space="0" w:color="auto"/>
                            <w:right w:val="none" w:sz="0" w:space="0" w:color="auto"/>
                          </w:divBdr>
                        </w:div>
                      </w:divsChild>
                    </w:div>
                    <w:div w:id="1190068297">
                      <w:marLeft w:val="0"/>
                      <w:marRight w:val="150"/>
                      <w:marTop w:val="0"/>
                      <w:marBottom w:val="0"/>
                      <w:divBdr>
                        <w:top w:val="none" w:sz="0" w:space="0" w:color="auto"/>
                        <w:left w:val="none" w:sz="0" w:space="0" w:color="auto"/>
                        <w:bottom w:val="none" w:sz="0" w:space="0" w:color="auto"/>
                        <w:right w:val="none" w:sz="0" w:space="0" w:color="auto"/>
                      </w:divBdr>
                      <w:divsChild>
                        <w:div w:id="9242697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36481931">
              <w:marLeft w:val="0"/>
              <w:marRight w:val="0"/>
              <w:marTop w:val="0"/>
              <w:marBottom w:val="0"/>
              <w:divBdr>
                <w:top w:val="none" w:sz="0" w:space="0" w:color="auto"/>
                <w:left w:val="none" w:sz="0" w:space="0" w:color="auto"/>
                <w:bottom w:val="none" w:sz="0" w:space="0" w:color="auto"/>
                <w:right w:val="none" w:sz="0" w:space="0" w:color="auto"/>
              </w:divBdr>
            </w:div>
            <w:div w:id="455099279">
              <w:marLeft w:val="0"/>
              <w:marRight w:val="0"/>
              <w:marTop w:val="0"/>
              <w:marBottom w:val="0"/>
              <w:divBdr>
                <w:top w:val="none" w:sz="0" w:space="0" w:color="auto"/>
                <w:left w:val="none" w:sz="0" w:space="0" w:color="auto"/>
                <w:bottom w:val="none" w:sz="0" w:space="0" w:color="auto"/>
                <w:right w:val="none" w:sz="0" w:space="0" w:color="auto"/>
              </w:divBdr>
            </w:div>
            <w:div w:id="1629585093">
              <w:marLeft w:val="0"/>
              <w:marRight w:val="0"/>
              <w:marTop w:val="0"/>
              <w:marBottom w:val="0"/>
              <w:divBdr>
                <w:top w:val="none" w:sz="0" w:space="0" w:color="auto"/>
                <w:left w:val="none" w:sz="0" w:space="0" w:color="auto"/>
                <w:bottom w:val="none" w:sz="0" w:space="0" w:color="auto"/>
                <w:right w:val="none" w:sz="0" w:space="0" w:color="auto"/>
              </w:divBdr>
            </w:div>
            <w:div w:id="1755586388">
              <w:marLeft w:val="0"/>
              <w:marRight w:val="0"/>
              <w:marTop w:val="0"/>
              <w:marBottom w:val="0"/>
              <w:divBdr>
                <w:top w:val="none" w:sz="0" w:space="0" w:color="auto"/>
                <w:left w:val="none" w:sz="0" w:space="0" w:color="auto"/>
                <w:bottom w:val="none" w:sz="0" w:space="0" w:color="auto"/>
                <w:right w:val="none" w:sz="0" w:space="0" w:color="auto"/>
              </w:divBdr>
            </w:div>
            <w:div w:id="2014263283">
              <w:marLeft w:val="0"/>
              <w:marRight w:val="0"/>
              <w:marTop w:val="0"/>
              <w:marBottom w:val="0"/>
              <w:divBdr>
                <w:top w:val="none" w:sz="0" w:space="0" w:color="auto"/>
                <w:left w:val="none" w:sz="0" w:space="0" w:color="auto"/>
                <w:bottom w:val="none" w:sz="0" w:space="0" w:color="auto"/>
                <w:right w:val="none" w:sz="0" w:space="0" w:color="auto"/>
              </w:divBdr>
            </w:div>
            <w:div w:id="1878465811">
              <w:marLeft w:val="0"/>
              <w:marRight w:val="0"/>
              <w:marTop w:val="0"/>
              <w:marBottom w:val="0"/>
              <w:divBdr>
                <w:top w:val="none" w:sz="0" w:space="0" w:color="auto"/>
                <w:left w:val="none" w:sz="0" w:space="0" w:color="auto"/>
                <w:bottom w:val="none" w:sz="0" w:space="0" w:color="auto"/>
                <w:right w:val="none" w:sz="0" w:space="0" w:color="auto"/>
              </w:divBdr>
            </w:div>
            <w:div w:id="1844975102">
              <w:marLeft w:val="0"/>
              <w:marRight w:val="0"/>
              <w:marTop w:val="0"/>
              <w:marBottom w:val="0"/>
              <w:divBdr>
                <w:top w:val="none" w:sz="0" w:space="0" w:color="auto"/>
                <w:left w:val="none" w:sz="0" w:space="0" w:color="auto"/>
                <w:bottom w:val="none" w:sz="0" w:space="0" w:color="auto"/>
                <w:right w:val="none" w:sz="0" w:space="0" w:color="auto"/>
              </w:divBdr>
            </w:div>
            <w:div w:id="970478962">
              <w:marLeft w:val="0"/>
              <w:marRight w:val="0"/>
              <w:marTop w:val="0"/>
              <w:marBottom w:val="0"/>
              <w:divBdr>
                <w:top w:val="none" w:sz="0" w:space="0" w:color="auto"/>
                <w:left w:val="none" w:sz="0" w:space="0" w:color="auto"/>
                <w:bottom w:val="none" w:sz="0" w:space="0" w:color="auto"/>
                <w:right w:val="none" w:sz="0" w:space="0" w:color="auto"/>
              </w:divBdr>
            </w:div>
            <w:div w:id="643970445">
              <w:marLeft w:val="0"/>
              <w:marRight w:val="0"/>
              <w:marTop w:val="0"/>
              <w:marBottom w:val="0"/>
              <w:divBdr>
                <w:top w:val="none" w:sz="0" w:space="0" w:color="auto"/>
                <w:left w:val="none" w:sz="0" w:space="0" w:color="auto"/>
                <w:bottom w:val="none" w:sz="0" w:space="0" w:color="auto"/>
                <w:right w:val="none" w:sz="0" w:space="0" w:color="auto"/>
              </w:divBdr>
            </w:div>
            <w:div w:id="184485177">
              <w:marLeft w:val="0"/>
              <w:marRight w:val="0"/>
              <w:marTop w:val="0"/>
              <w:marBottom w:val="0"/>
              <w:divBdr>
                <w:top w:val="none" w:sz="0" w:space="0" w:color="auto"/>
                <w:left w:val="none" w:sz="0" w:space="0" w:color="auto"/>
                <w:bottom w:val="none" w:sz="0" w:space="0" w:color="auto"/>
                <w:right w:val="none" w:sz="0" w:space="0" w:color="auto"/>
              </w:divBdr>
            </w:div>
            <w:div w:id="1929607213">
              <w:marLeft w:val="0"/>
              <w:marRight w:val="0"/>
              <w:marTop w:val="0"/>
              <w:marBottom w:val="0"/>
              <w:divBdr>
                <w:top w:val="none" w:sz="0" w:space="0" w:color="auto"/>
                <w:left w:val="none" w:sz="0" w:space="0" w:color="auto"/>
                <w:bottom w:val="none" w:sz="0" w:space="0" w:color="auto"/>
                <w:right w:val="none" w:sz="0" w:space="0" w:color="auto"/>
              </w:divBdr>
            </w:div>
            <w:div w:id="87191497">
              <w:marLeft w:val="0"/>
              <w:marRight w:val="0"/>
              <w:marTop w:val="0"/>
              <w:marBottom w:val="0"/>
              <w:divBdr>
                <w:top w:val="none" w:sz="0" w:space="0" w:color="auto"/>
                <w:left w:val="none" w:sz="0" w:space="0" w:color="auto"/>
                <w:bottom w:val="none" w:sz="0" w:space="0" w:color="auto"/>
                <w:right w:val="none" w:sz="0" w:space="0" w:color="auto"/>
              </w:divBdr>
            </w:div>
            <w:div w:id="231045316">
              <w:marLeft w:val="0"/>
              <w:marRight w:val="0"/>
              <w:marTop w:val="0"/>
              <w:marBottom w:val="0"/>
              <w:divBdr>
                <w:top w:val="none" w:sz="0" w:space="0" w:color="auto"/>
                <w:left w:val="none" w:sz="0" w:space="0" w:color="auto"/>
                <w:bottom w:val="none" w:sz="0" w:space="0" w:color="auto"/>
                <w:right w:val="none" w:sz="0" w:space="0" w:color="auto"/>
              </w:divBdr>
            </w:div>
            <w:div w:id="553276161">
              <w:marLeft w:val="0"/>
              <w:marRight w:val="0"/>
              <w:marTop w:val="0"/>
              <w:marBottom w:val="0"/>
              <w:divBdr>
                <w:top w:val="none" w:sz="0" w:space="0" w:color="auto"/>
                <w:left w:val="none" w:sz="0" w:space="0" w:color="auto"/>
                <w:bottom w:val="none" w:sz="0" w:space="0" w:color="auto"/>
                <w:right w:val="none" w:sz="0" w:space="0" w:color="auto"/>
              </w:divBdr>
            </w:div>
            <w:div w:id="2055079118">
              <w:marLeft w:val="0"/>
              <w:marRight w:val="0"/>
              <w:marTop w:val="0"/>
              <w:marBottom w:val="0"/>
              <w:divBdr>
                <w:top w:val="none" w:sz="0" w:space="0" w:color="auto"/>
                <w:left w:val="none" w:sz="0" w:space="0" w:color="auto"/>
                <w:bottom w:val="none" w:sz="0" w:space="0" w:color="auto"/>
                <w:right w:val="none" w:sz="0" w:space="0" w:color="auto"/>
              </w:divBdr>
            </w:div>
            <w:div w:id="1459301010">
              <w:marLeft w:val="0"/>
              <w:marRight w:val="0"/>
              <w:marTop w:val="0"/>
              <w:marBottom w:val="0"/>
              <w:divBdr>
                <w:top w:val="none" w:sz="0" w:space="0" w:color="auto"/>
                <w:left w:val="none" w:sz="0" w:space="0" w:color="auto"/>
                <w:bottom w:val="none" w:sz="0" w:space="0" w:color="auto"/>
                <w:right w:val="none" w:sz="0" w:space="0" w:color="auto"/>
              </w:divBdr>
            </w:div>
            <w:div w:id="1199196279">
              <w:marLeft w:val="0"/>
              <w:marRight w:val="0"/>
              <w:marTop w:val="0"/>
              <w:marBottom w:val="0"/>
              <w:divBdr>
                <w:top w:val="none" w:sz="0" w:space="0" w:color="auto"/>
                <w:left w:val="none" w:sz="0" w:space="0" w:color="auto"/>
                <w:bottom w:val="none" w:sz="0" w:space="0" w:color="auto"/>
                <w:right w:val="none" w:sz="0" w:space="0" w:color="auto"/>
              </w:divBdr>
            </w:div>
            <w:div w:id="646857160">
              <w:marLeft w:val="0"/>
              <w:marRight w:val="0"/>
              <w:marTop w:val="0"/>
              <w:marBottom w:val="0"/>
              <w:divBdr>
                <w:top w:val="none" w:sz="0" w:space="0" w:color="auto"/>
                <w:left w:val="none" w:sz="0" w:space="0" w:color="auto"/>
                <w:bottom w:val="none" w:sz="0" w:space="0" w:color="auto"/>
                <w:right w:val="none" w:sz="0" w:space="0" w:color="auto"/>
              </w:divBdr>
            </w:div>
            <w:div w:id="1013217586">
              <w:marLeft w:val="0"/>
              <w:marRight w:val="0"/>
              <w:marTop w:val="0"/>
              <w:marBottom w:val="0"/>
              <w:divBdr>
                <w:top w:val="none" w:sz="0" w:space="0" w:color="auto"/>
                <w:left w:val="none" w:sz="0" w:space="0" w:color="auto"/>
                <w:bottom w:val="none" w:sz="0" w:space="0" w:color="auto"/>
                <w:right w:val="none" w:sz="0" w:space="0" w:color="auto"/>
              </w:divBdr>
            </w:div>
            <w:div w:id="353918502">
              <w:marLeft w:val="0"/>
              <w:marRight w:val="0"/>
              <w:marTop w:val="0"/>
              <w:marBottom w:val="0"/>
              <w:divBdr>
                <w:top w:val="none" w:sz="0" w:space="0" w:color="auto"/>
                <w:left w:val="none" w:sz="0" w:space="0" w:color="auto"/>
                <w:bottom w:val="none" w:sz="0" w:space="0" w:color="auto"/>
                <w:right w:val="none" w:sz="0" w:space="0" w:color="auto"/>
              </w:divBdr>
            </w:div>
            <w:div w:id="77681643">
              <w:marLeft w:val="0"/>
              <w:marRight w:val="0"/>
              <w:marTop w:val="0"/>
              <w:marBottom w:val="0"/>
              <w:divBdr>
                <w:top w:val="none" w:sz="0" w:space="0" w:color="auto"/>
                <w:left w:val="none" w:sz="0" w:space="0" w:color="auto"/>
                <w:bottom w:val="none" w:sz="0" w:space="0" w:color="auto"/>
                <w:right w:val="none" w:sz="0" w:space="0" w:color="auto"/>
              </w:divBdr>
            </w:div>
            <w:div w:id="258025423">
              <w:marLeft w:val="0"/>
              <w:marRight w:val="0"/>
              <w:marTop w:val="0"/>
              <w:marBottom w:val="0"/>
              <w:divBdr>
                <w:top w:val="none" w:sz="0" w:space="0" w:color="auto"/>
                <w:left w:val="none" w:sz="0" w:space="0" w:color="auto"/>
                <w:bottom w:val="none" w:sz="0" w:space="0" w:color="auto"/>
                <w:right w:val="none" w:sz="0" w:space="0" w:color="auto"/>
              </w:divBdr>
            </w:div>
            <w:div w:id="1053307945">
              <w:marLeft w:val="0"/>
              <w:marRight w:val="0"/>
              <w:marTop w:val="0"/>
              <w:marBottom w:val="0"/>
              <w:divBdr>
                <w:top w:val="none" w:sz="0" w:space="0" w:color="auto"/>
                <w:left w:val="none" w:sz="0" w:space="0" w:color="auto"/>
                <w:bottom w:val="none" w:sz="0" w:space="0" w:color="auto"/>
                <w:right w:val="none" w:sz="0" w:space="0" w:color="auto"/>
              </w:divBdr>
            </w:div>
            <w:div w:id="715541398">
              <w:marLeft w:val="0"/>
              <w:marRight w:val="0"/>
              <w:marTop w:val="0"/>
              <w:marBottom w:val="0"/>
              <w:divBdr>
                <w:top w:val="none" w:sz="0" w:space="0" w:color="auto"/>
                <w:left w:val="none" w:sz="0" w:space="0" w:color="auto"/>
                <w:bottom w:val="none" w:sz="0" w:space="0" w:color="auto"/>
                <w:right w:val="none" w:sz="0" w:space="0" w:color="auto"/>
              </w:divBdr>
            </w:div>
            <w:div w:id="1604729416">
              <w:marLeft w:val="0"/>
              <w:marRight w:val="0"/>
              <w:marTop w:val="0"/>
              <w:marBottom w:val="0"/>
              <w:divBdr>
                <w:top w:val="none" w:sz="0" w:space="0" w:color="auto"/>
                <w:left w:val="none" w:sz="0" w:space="0" w:color="auto"/>
                <w:bottom w:val="none" w:sz="0" w:space="0" w:color="auto"/>
                <w:right w:val="none" w:sz="0" w:space="0" w:color="auto"/>
              </w:divBdr>
            </w:div>
            <w:div w:id="1862860886">
              <w:marLeft w:val="0"/>
              <w:marRight w:val="0"/>
              <w:marTop w:val="0"/>
              <w:marBottom w:val="0"/>
              <w:divBdr>
                <w:top w:val="none" w:sz="0" w:space="0" w:color="auto"/>
                <w:left w:val="none" w:sz="0" w:space="0" w:color="auto"/>
                <w:bottom w:val="none" w:sz="0" w:space="0" w:color="auto"/>
                <w:right w:val="none" w:sz="0" w:space="0" w:color="auto"/>
              </w:divBdr>
            </w:div>
            <w:div w:id="1767967128">
              <w:marLeft w:val="0"/>
              <w:marRight w:val="0"/>
              <w:marTop w:val="0"/>
              <w:marBottom w:val="0"/>
              <w:divBdr>
                <w:top w:val="none" w:sz="0" w:space="0" w:color="auto"/>
                <w:left w:val="none" w:sz="0" w:space="0" w:color="auto"/>
                <w:bottom w:val="none" w:sz="0" w:space="0" w:color="auto"/>
                <w:right w:val="none" w:sz="0" w:space="0" w:color="auto"/>
              </w:divBdr>
            </w:div>
            <w:div w:id="625811826">
              <w:marLeft w:val="0"/>
              <w:marRight w:val="0"/>
              <w:marTop w:val="0"/>
              <w:marBottom w:val="0"/>
              <w:divBdr>
                <w:top w:val="none" w:sz="0" w:space="0" w:color="auto"/>
                <w:left w:val="none" w:sz="0" w:space="0" w:color="auto"/>
                <w:bottom w:val="none" w:sz="0" w:space="0" w:color="auto"/>
                <w:right w:val="none" w:sz="0" w:space="0" w:color="auto"/>
              </w:divBdr>
            </w:div>
            <w:div w:id="763183058">
              <w:marLeft w:val="0"/>
              <w:marRight w:val="0"/>
              <w:marTop w:val="0"/>
              <w:marBottom w:val="0"/>
              <w:divBdr>
                <w:top w:val="none" w:sz="0" w:space="0" w:color="auto"/>
                <w:left w:val="none" w:sz="0" w:space="0" w:color="auto"/>
                <w:bottom w:val="none" w:sz="0" w:space="0" w:color="auto"/>
                <w:right w:val="none" w:sz="0" w:space="0" w:color="auto"/>
              </w:divBdr>
            </w:div>
            <w:div w:id="12264187">
              <w:marLeft w:val="0"/>
              <w:marRight w:val="0"/>
              <w:marTop w:val="0"/>
              <w:marBottom w:val="0"/>
              <w:divBdr>
                <w:top w:val="none" w:sz="0" w:space="0" w:color="auto"/>
                <w:left w:val="none" w:sz="0" w:space="0" w:color="auto"/>
                <w:bottom w:val="none" w:sz="0" w:space="0" w:color="auto"/>
                <w:right w:val="none" w:sz="0" w:space="0" w:color="auto"/>
              </w:divBdr>
            </w:div>
            <w:div w:id="225771964">
              <w:marLeft w:val="0"/>
              <w:marRight w:val="0"/>
              <w:marTop w:val="0"/>
              <w:marBottom w:val="0"/>
              <w:divBdr>
                <w:top w:val="none" w:sz="0" w:space="0" w:color="auto"/>
                <w:left w:val="none" w:sz="0" w:space="0" w:color="auto"/>
                <w:bottom w:val="none" w:sz="0" w:space="0" w:color="auto"/>
                <w:right w:val="none" w:sz="0" w:space="0" w:color="auto"/>
              </w:divBdr>
            </w:div>
            <w:div w:id="48263495">
              <w:marLeft w:val="0"/>
              <w:marRight w:val="0"/>
              <w:marTop w:val="0"/>
              <w:marBottom w:val="0"/>
              <w:divBdr>
                <w:top w:val="none" w:sz="0" w:space="0" w:color="auto"/>
                <w:left w:val="none" w:sz="0" w:space="0" w:color="auto"/>
                <w:bottom w:val="none" w:sz="0" w:space="0" w:color="auto"/>
                <w:right w:val="none" w:sz="0" w:space="0" w:color="auto"/>
              </w:divBdr>
            </w:div>
            <w:div w:id="1427532525">
              <w:marLeft w:val="0"/>
              <w:marRight w:val="0"/>
              <w:marTop w:val="0"/>
              <w:marBottom w:val="0"/>
              <w:divBdr>
                <w:top w:val="none" w:sz="0" w:space="0" w:color="auto"/>
                <w:left w:val="none" w:sz="0" w:space="0" w:color="auto"/>
                <w:bottom w:val="none" w:sz="0" w:space="0" w:color="auto"/>
                <w:right w:val="none" w:sz="0" w:space="0" w:color="auto"/>
              </w:divBdr>
            </w:div>
            <w:div w:id="618217397">
              <w:marLeft w:val="0"/>
              <w:marRight w:val="0"/>
              <w:marTop w:val="0"/>
              <w:marBottom w:val="0"/>
              <w:divBdr>
                <w:top w:val="none" w:sz="0" w:space="0" w:color="auto"/>
                <w:left w:val="none" w:sz="0" w:space="0" w:color="auto"/>
                <w:bottom w:val="none" w:sz="0" w:space="0" w:color="auto"/>
                <w:right w:val="none" w:sz="0" w:space="0" w:color="auto"/>
              </w:divBdr>
            </w:div>
            <w:div w:id="621545065">
              <w:marLeft w:val="0"/>
              <w:marRight w:val="0"/>
              <w:marTop w:val="0"/>
              <w:marBottom w:val="0"/>
              <w:divBdr>
                <w:top w:val="none" w:sz="0" w:space="0" w:color="auto"/>
                <w:left w:val="none" w:sz="0" w:space="0" w:color="auto"/>
                <w:bottom w:val="none" w:sz="0" w:space="0" w:color="auto"/>
                <w:right w:val="none" w:sz="0" w:space="0" w:color="auto"/>
              </w:divBdr>
            </w:div>
            <w:div w:id="2024160716">
              <w:marLeft w:val="0"/>
              <w:marRight w:val="0"/>
              <w:marTop w:val="0"/>
              <w:marBottom w:val="0"/>
              <w:divBdr>
                <w:top w:val="none" w:sz="0" w:space="0" w:color="auto"/>
                <w:left w:val="none" w:sz="0" w:space="0" w:color="auto"/>
                <w:bottom w:val="none" w:sz="0" w:space="0" w:color="auto"/>
                <w:right w:val="none" w:sz="0" w:space="0" w:color="auto"/>
              </w:divBdr>
            </w:div>
            <w:div w:id="1751384098">
              <w:marLeft w:val="0"/>
              <w:marRight w:val="0"/>
              <w:marTop w:val="0"/>
              <w:marBottom w:val="0"/>
              <w:divBdr>
                <w:top w:val="none" w:sz="0" w:space="0" w:color="auto"/>
                <w:left w:val="none" w:sz="0" w:space="0" w:color="auto"/>
                <w:bottom w:val="none" w:sz="0" w:space="0" w:color="auto"/>
                <w:right w:val="none" w:sz="0" w:space="0" w:color="auto"/>
              </w:divBdr>
            </w:div>
            <w:div w:id="488592295">
              <w:marLeft w:val="0"/>
              <w:marRight w:val="0"/>
              <w:marTop w:val="0"/>
              <w:marBottom w:val="0"/>
              <w:divBdr>
                <w:top w:val="none" w:sz="0" w:space="0" w:color="auto"/>
                <w:left w:val="none" w:sz="0" w:space="0" w:color="auto"/>
                <w:bottom w:val="none" w:sz="0" w:space="0" w:color="auto"/>
                <w:right w:val="none" w:sz="0" w:space="0" w:color="auto"/>
              </w:divBdr>
            </w:div>
            <w:div w:id="1525630159">
              <w:marLeft w:val="0"/>
              <w:marRight w:val="0"/>
              <w:marTop w:val="0"/>
              <w:marBottom w:val="0"/>
              <w:divBdr>
                <w:top w:val="none" w:sz="0" w:space="0" w:color="auto"/>
                <w:left w:val="none" w:sz="0" w:space="0" w:color="auto"/>
                <w:bottom w:val="none" w:sz="0" w:space="0" w:color="auto"/>
                <w:right w:val="none" w:sz="0" w:space="0" w:color="auto"/>
              </w:divBdr>
            </w:div>
            <w:div w:id="1120685717">
              <w:marLeft w:val="0"/>
              <w:marRight w:val="0"/>
              <w:marTop w:val="0"/>
              <w:marBottom w:val="0"/>
              <w:divBdr>
                <w:top w:val="none" w:sz="0" w:space="0" w:color="auto"/>
                <w:left w:val="none" w:sz="0" w:space="0" w:color="auto"/>
                <w:bottom w:val="none" w:sz="0" w:space="0" w:color="auto"/>
                <w:right w:val="none" w:sz="0" w:space="0" w:color="auto"/>
              </w:divBdr>
            </w:div>
            <w:div w:id="1377074621">
              <w:marLeft w:val="0"/>
              <w:marRight w:val="0"/>
              <w:marTop w:val="0"/>
              <w:marBottom w:val="0"/>
              <w:divBdr>
                <w:top w:val="none" w:sz="0" w:space="0" w:color="auto"/>
                <w:left w:val="none" w:sz="0" w:space="0" w:color="auto"/>
                <w:bottom w:val="none" w:sz="0" w:space="0" w:color="auto"/>
                <w:right w:val="none" w:sz="0" w:space="0" w:color="auto"/>
              </w:divBdr>
            </w:div>
            <w:div w:id="1926112501">
              <w:marLeft w:val="0"/>
              <w:marRight w:val="0"/>
              <w:marTop w:val="0"/>
              <w:marBottom w:val="0"/>
              <w:divBdr>
                <w:top w:val="none" w:sz="0" w:space="0" w:color="auto"/>
                <w:left w:val="none" w:sz="0" w:space="0" w:color="auto"/>
                <w:bottom w:val="none" w:sz="0" w:space="0" w:color="auto"/>
                <w:right w:val="none" w:sz="0" w:space="0" w:color="auto"/>
              </w:divBdr>
            </w:div>
            <w:div w:id="1440105960">
              <w:marLeft w:val="0"/>
              <w:marRight w:val="0"/>
              <w:marTop w:val="0"/>
              <w:marBottom w:val="0"/>
              <w:divBdr>
                <w:top w:val="none" w:sz="0" w:space="0" w:color="auto"/>
                <w:left w:val="none" w:sz="0" w:space="0" w:color="auto"/>
                <w:bottom w:val="none" w:sz="0" w:space="0" w:color="auto"/>
                <w:right w:val="none" w:sz="0" w:space="0" w:color="auto"/>
              </w:divBdr>
            </w:div>
            <w:div w:id="1672754922">
              <w:marLeft w:val="0"/>
              <w:marRight w:val="0"/>
              <w:marTop w:val="0"/>
              <w:marBottom w:val="0"/>
              <w:divBdr>
                <w:top w:val="none" w:sz="0" w:space="0" w:color="auto"/>
                <w:left w:val="none" w:sz="0" w:space="0" w:color="auto"/>
                <w:bottom w:val="none" w:sz="0" w:space="0" w:color="auto"/>
                <w:right w:val="none" w:sz="0" w:space="0" w:color="auto"/>
              </w:divBdr>
            </w:div>
            <w:div w:id="1113670640">
              <w:marLeft w:val="0"/>
              <w:marRight w:val="0"/>
              <w:marTop w:val="0"/>
              <w:marBottom w:val="0"/>
              <w:divBdr>
                <w:top w:val="none" w:sz="0" w:space="0" w:color="auto"/>
                <w:left w:val="none" w:sz="0" w:space="0" w:color="auto"/>
                <w:bottom w:val="none" w:sz="0" w:space="0" w:color="auto"/>
                <w:right w:val="none" w:sz="0" w:space="0" w:color="auto"/>
              </w:divBdr>
            </w:div>
            <w:div w:id="1750031300">
              <w:marLeft w:val="0"/>
              <w:marRight w:val="0"/>
              <w:marTop w:val="0"/>
              <w:marBottom w:val="0"/>
              <w:divBdr>
                <w:top w:val="none" w:sz="0" w:space="0" w:color="auto"/>
                <w:left w:val="none" w:sz="0" w:space="0" w:color="auto"/>
                <w:bottom w:val="none" w:sz="0" w:space="0" w:color="auto"/>
                <w:right w:val="none" w:sz="0" w:space="0" w:color="auto"/>
              </w:divBdr>
            </w:div>
            <w:div w:id="392899174">
              <w:marLeft w:val="0"/>
              <w:marRight w:val="0"/>
              <w:marTop w:val="0"/>
              <w:marBottom w:val="0"/>
              <w:divBdr>
                <w:top w:val="none" w:sz="0" w:space="0" w:color="auto"/>
                <w:left w:val="none" w:sz="0" w:space="0" w:color="auto"/>
                <w:bottom w:val="none" w:sz="0" w:space="0" w:color="auto"/>
                <w:right w:val="none" w:sz="0" w:space="0" w:color="auto"/>
              </w:divBdr>
            </w:div>
            <w:div w:id="283931514">
              <w:marLeft w:val="0"/>
              <w:marRight w:val="0"/>
              <w:marTop w:val="0"/>
              <w:marBottom w:val="0"/>
              <w:divBdr>
                <w:top w:val="none" w:sz="0" w:space="0" w:color="auto"/>
                <w:left w:val="none" w:sz="0" w:space="0" w:color="auto"/>
                <w:bottom w:val="none" w:sz="0" w:space="0" w:color="auto"/>
                <w:right w:val="none" w:sz="0" w:space="0" w:color="auto"/>
              </w:divBdr>
            </w:div>
            <w:div w:id="1202942774">
              <w:marLeft w:val="0"/>
              <w:marRight w:val="0"/>
              <w:marTop w:val="0"/>
              <w:marBottom w:val="0"/>
              <w:divBdr>
                <w:top w:val="none" w:sz="0" w:space="0" w:color="auto"/>
                <w:left w:val="none" w:sz="0" w:space="0" w:color="auto"/>
                <w:bottom w:val="none" w:sz="0" w:space="0" w:color="auto"/>
                <w:right w:val="none" w:sz="0" w:space="0" w:color="auto"/>
              </w:divBdr>
            </w:div>
            <w:div w:id="2025014565">
              <w:marLeft w:val="0"/>
              <w:marRight w:val="0"/>
              <w:marTop w:val="0"/>
              <w:marBottom w:val="0"/>
              <w:divBdr>
                <w:top w:val="none" w:sz="0" w:space="0" w:color="auto"/>
                <w:left w:val="none" w:sz="0" w:space="0" w:color="auto"/>
                <w:bottom w:val="none" w:sz="0" w:space="0" w:color="auto"/>
                <w:right w:val="none" w:sz="0" w:space="0" w:color="auto"/>
              </w:divBdr>
            </w:div>
            <w:div w:id="736171493">
              <w:marLeft w:val="0"/>
              <w:marRight w:val="0"/>
              <w:marTop w:val="0"/>
              <w:marBottom w:val="0"/>
              <w:divBdr>
                <w:top w:val="none" w:sz="0" w:space="0" w:color="auto"/>
                <w:left w:val="none" w:sz="0" w:space="0" w:color="auto"/>
                <w:bottom w:val="none" w:sz="0" w:space="0" w:color="auto"/>
                <w:right w:val="none" w:sz="0" w:space="0" w:color="auto"/>
              </w:divBdr>
            </w:div>
            <w:div w:id="140121630">
              <w:marLeft w:val="0"/>
              <w:marRight w:val="0"/>
              <w:marTop w:val="0"/>
              <w:marBottom w:val="0"/>
              <w:divBdr>
                <w:top w:val="none" w:sz="0" w:space="0" w:color="auto"/>
                <w:left w:val="none" w:sz="0" w:space="0" w:color="auto"/>
                <w:bottom w:val="none" w:sz="0" w:space="0" w:color="auto"/>
                <w:right w:val="none" w:sz="0" w:space="0" w:color="auto"/>
              </w:divBdr>
            </w:div>
            <w:div w:id="274681850">
              <w:marLeft w:val="0"/>
              <w:marRight w:val="0"/>
              <w:marTop w:val="0"/>
              <w:marBottom w:val="0"/>
              <w:divBdr>
                <w:top w:val="none" w:sz="0" w:space="0" w:color="auto"/>
                <w:left w:val="none" w:sz="0" w:space="0" w:color="auto"/>
                <w:bottom w:val="none" w:sz="0" w:space="0" w:color="auto"/>
                <w:right w:val="none" w:sz="0" w:space="0" w:color="auto"/>
              </w:divBdr>
            </w:div>
            <w:div w:id="1300569412">
              <w:marLeft w:val="0"/>
              <w:marRight w:val="0"/>
              <w:marTop w:val="0"/>
              <w:marBottom w:val="0"/>
              <w:divBdr>
                <w:top w:val="none" w:sz="0" w:space="0" w:color="auto"/>
                <w:left w:val="none" w:sz="0" w:space="0" w:color="auto"/>
                <w:bottom w:val="none" w:sz="0" w:space="0" w:color="auto"/>
                <w:right w:val="none" w:sz="0" w:space="0" w:color="auto"/>
              </w:divBdr>
            </w:div>
            <w:div w:id="1292592494">
              <w:marLeft w:val="0"/>
              <w:marRight w:val="0"/>
              <w:marTop w:val="0"/>
              <w:marBottom w:val="0"/>
              <w:divBdr>
                <w:top w:val="none" w:sz="0" w:space="0" w:color="auto"/>
                <w:left w:val="none" w:sz="0" w:space="0" w:color="auto"/>
                <w:bottom w:val="none" w:sz="0" w:space="0" w:color="auto"/>
                <w:right w:val="none" w:sz="0" w:space="0" w:color="auto"/>
              </w:divBdr>
            </w:div>
            <w:div w:id="1385567140">
              <w:marLeft w:val="0"/>
              <w:marRight w:val="0"/>
              <w:marTop w:val="0"/>
              <w:marBottom w:val="0"/>
              <w:divBdr>
                <w:top w:val="none" w:sz="0" w:space="0" w:color="auto"/>
                <w:left w:val="none" w:sz="0" w:space="0" w:color="auto"/>
                <w:bottom w:val="none" w:sz="0" w:space="0" w:color="auto"/>
                <w:right w:val="none" w:sz="0" w:space="0" w:color="auto"/>
              </w:divBdr>
            </w:div>
            <w:div w:id="2027437801">
              <w:marLeft w:val="0"/>
              <w:marRight w:val="0"/>
              <w:marTop w:val="0"/>
              <w:marBottom w:val="0"/>
              <w:divBdr>
                <w:top w:val="none" w:sz="0" w:space="0" w:color="auto"/>
                <w:left w:val="none" w:sz="0" w:space="0" w:color="auto"/>
                <w:bottom w:val="none" w:sz="0" w:space="0" w:color="auto"/>
                <w:right w:val="none" w:sz="0" w:space="0" w:color="auto"/>
              </w:divBdr>
            </w:div>
            <w:div w:id="473060795">
              <w:marLeft w:val="0"/>
              <w:marRight w:val="0"/>
              <w:marTop w:val="0"/>
              <w:marBottom w:val="0"/>
              <w:divBdr>
                <w:top w:val="none" w:sz="0" w:space="0" w:color="auto"/>
                <w:left w:val="none" w:sz="0" w:space="0" w:color="auto"/>
                <w:bottom w:val="none" w:sz="0" w:space="0" w:color="auto"/>
                <w:right w:val="none" w:sz="0" w:space="0" w:color="auto"/>
              </w:divBdr>
            </w:div>
            <w:div w:id="2029869991">
              <w:marLeft w:val="0"/>
              <w:marRight w:val="0"/>
              <w:marTop w:val="0"/>
              <w:marBottom w:val="0"/>
              <w:divBdr>
                <w:top w:val="none" w:sz="0" w:space="0" w:color="auto"/>
                <w:left w:val="none" w:sz="0" w:space="0" w:color="auto"/>
                <w:bottom w:val="none" w:sz="0" w:space="0" w:color="auto"/>
                <w:right w:val="none" w:sz="0" w:space="0" w:color="auto"/>
              </w:divBdr>
            </w:div>
            <w:div w:id="823472894">
              <w:marLeft w:val="0"/>
              <w:marRight w:val="0"/>
              <w:marTop w:val="0"/>
              <w:marBottom w:val="0"/>
              <w:divBdr>
                <w:top w:val="none" w:sz="0" w:space="0" w:color="auto"/>
                <w:left w:val="none" w:sz="0" w:space="0" w:color="auto"/>
                <w:bottom w:val="none" w:sz="0" w:space="0" w:color="auto"/>
                <w:right w:val="none" w:sz="0" w:space="0" w:color="auto"/>
              </w:divBdr>
            </w:div>
            <w:div w:id="1056078228">
              <w:marLeft w:val="0"/>
              <w:marRight w:val="0"/>
              <w:marTop w:val="0"/>
              <w:marBottom w:val="0"/>
              <w:divBdr>
                <w:top w:val="none" w:sz="0" w:space="0" w:color="auto"/>
                <w:left w:val="none" w:sz="0" w:space="0" w:color="auto"/>
                <w:bottom w:val="none" w:sz="0" w:space="0" w:color="auto"/>
                <w:right w:val="none" w:sz="0" w:space="0" w:color="auto"/>
              </w:divBdr>
            </w:div>
            <w:div w:id="1463495402">
              <w:marLeft w:val="0"/>
              <w:marRight w:val="0"/>
              <w:marTop w:val="0"/>
              <w:marBottom w:val="0"/>
              <w:divBdr>
                <w:top w:val="none" w:sz="0" w:space="0" w:color="auto"/>
                <w:left w:val="none" w:sz="0" w:space="0" w:color="auto"/>
                <w:bottom w:val="none" w:sz="0" w:space="0" w:color="auto"/>
                <w:right w:val="none" w:sz="0" w:space="0" w:color="auto"/>
              </w:divBdr>
            </w:div>
            <w:div w:id="1501233376">
              <w:marLeft w:val="0"/>
              <w:marRight w:val="0"/>
              <w:marTop w:val="0"/>
              <w:marBottom w:val="0"/>
              <w:divBdr>
                <w:top w:val="none" w:sz="0" w:space="0" w:color="auto"/>
                <w:left w:val="none" w:sz="0" w:space="0" w:color="auto"/>
                <w:bottom w:val="none" w:sz="0" w:space="0" w:color="auto"/>
                <w:right w:val="none" w:sz="0" w:space="0" w:color="auto"/>
              </w:divBdr>
            </w:div>
            <w:div w:id="259604966">
              <w:marLeft w:val="0"/>
              <w:marRight w:val="0"/>
              <w:marTop w:val="0"/>
              <w:marBottom w:val="0"/>
              <w:divBdr>
                <w:top w:val="none" w:sz="0" w:space="0" w:color="auto"/>
                <w:left w:val="none" w:sz="0" w:space="0" w:color="auto"/>
                <w:bottom w:val="none" w:sz="0" w:space="0" w:color="auto"/>
                <w:right w:val="none" w:sz="0" w:space="0" w:color="auto"/>
              </w:divBdr>
            </w:div>
            <w:div w:id="966157180">
              <w:marLeft w:val="0"/>
              <w:marRight w:val="0"/>
              <w:marTop w:val="0"/>
              <w:marBottom w:val="0"/>
              <w:divBdr>
                <w:top w:val="none" w:sz="0" w:space="0" w:color="auto"/>
                <w:left w:val="none" w:sz="0" w:space="0" w:color="auto"/>
                <w:bottom w:val="none" w:sz="0" w:space="0" w:color="auto"/>
                <w:right w:val="none" w:sz="0" w:space="0" w:color="auto"/>
              </w:divBdr>
            </w:div>
            <w:div w:id="662395579">
              <w:marLeft w:val="0"/>
              <w:marRight w:val="0"/>
              <w:marTop w:val="0"/>
              <w:marBottom w:val="0"/>
              <w:divBdr>
                <w:top w:val="none" w:sz="0" w:space="0" w:color="auto"/>
                <w:left w:val="none" w:sz="0" w:space="0" w:color="auto"/>
                <w:bottom w:val="none" w:sz="0" w:space="0" w:color="auto"/>
                <w:right w:val="none" w:sz="0" w:space="0" w:color="auto"/>
              </w:divBdr>
            </w:div>
            <w:div w:id="1235120148">
              <w:marLeft w:val="0"/>
              <w:marRight w:val="0"/>
              <w:marTop w:val="0"/>
              <w:marBottom w:val="0"/>
              <w:divBdr>
                <w:top w:val="none" w:sz="0" w:space="0" w:color="auto"/>
                <w:left w:val="none" w:sz="0" w:space="0" w:color="auto"/>
                <w:bottom w:val="none" w:sz="0" w:space="0" w:color="auto"/>
                <w:right w:val="none" w:sz="0" w:space="0" w:color="auto"/>
              </w:divBdr>
            </w:div>
            <w:div w:id="1724022535">
              <w:marLeft w:val="0"/>
              <w:marRight w:val="0"/>
              <w:marTop w:val="0"/>
              <w:marBottom w:val="0"/>
              <w:divBdr>
                <w:top w:val="none" w:sz="0" w:space="0" w:color="auto"/>
                <w:left w:val="none" w:sz="0" w:space="0" w:color="auto"/>
                <w:bottom w:val="none" w:sz="0" w:space="0" w:color="auto"/>
                <w:right w:val="none" w:sz="0" w:space="0" w:color="auto"/>
              </w:divBdr>
            </w:div>
            <w:div w:id="1318610840">
              <w:marLeft w:val="0"/>
              <w:marRight w:val="0"/>
              <w:marTop w:val="0"/>
              <w:marBottom w:val="0"/>
              <w:divBdr>
                <w:top w:val="none" w:sz="0" w:space="0" w:color="auto"/>
                <w:left w:val="none" w:sz="0" w:space="0" w:color="auto"/>
                <w:bottom w:val="none" w:sz="0" w:space="0" w:color="auto"/>
                <w:right w:val="none" w:sz="0" w:space="0" w:color="auto"/>
              </w:divBdr>
            </w:div>
            <w:div w:id="1740401525">
              <w:marLeft w:val="0"/>
              <w:marRight w:val="0"/>
              <w:marTop w:val="0"/>
              <w:marBottom w:val="0"/>
              <w:divBdr>
                <w:top w:val="none" w:sz="0" w:space="0" w:color="auto"/>
                <w:left w:val="none" w:sz="0" w:space="0" w:color="auto"/>
                <w:bottom w:val="none" w:sz="0" w:space="0" w:color="auto"/>
                <w:right w:val="none" w:sz="0" w:space="0" w:color="auto"/>
              </w:divBdr>
            </w:div>
            <w:div w:id="396903461">
              <w:marLeft w:val="0"/>
              <w:marRight w:val="0"/>
              <w:marTop w:val="0"/>
              <w:marBottom w:val="0"/>
              <w:divBdr>
                <w:top w:val="none" w:sz="0" w:space="0" w:color="auto"/>
                <w:left w:val="none" w:sz="0" w:space="0" w:color="auto"/>
                <w:bottom w:val="none" w:sz="0" w:space="0" w:color="auto"/>
                <w:right w:val="none" w:sz="0" w:space="0" w:color="auto"/>
              </w:divBdr>
            </w:div>
            <w:div w:id="1629897465">
              <w:marLeft w:val="0"/>
              <w:marRight w:val="0"/>
              <w:marTop w:val="0"/>
              <w:marBottom w:val="0"/>
              <w:divBdr>
                <w:top w:val="none" w:sz="0" w:space="0" w:color="auto"/>
                <w:left w:val="none" w:sz="0" w:space="0" w:color="auto"/>
                <w:bottom w:val="none" w:sz="0" w:space="0" w:color="auto"/>
                <w:right w:val="none" w:sz="0" w:space="0" w:color="auto"/>
              </w:divBdr>
            </w:div>
            <w:div w:id="1427581876">
              <w:marLeft w:val="0"/>
              <w:marRight w:val="0"/>
              <w:marTop w:val="0"/>
              <w:marBottom w:val="0"/>
              <w:divBdr>
                <w:top w:val="none" w:sz="0" w:space="0" w:color="auto"/>
                <w:left w:val="none" w:sz="0" w:space="0" w:color="auto"/>
                <w:bottom w:val="none" w:sz="0" w:space="0" w:color="auto"/>
                <w:right w:val="none" w:sz="0" w:space="0" w:color="auto"/>
              </w:divBdr>
            </w:div>
            <w:div w:id="598174740">
              <w:marLeft w:val="0"/>
              <w:marRight w:val="0"/>
              <w:marTop w:val="0"/>
              <w:marBottom w:val="0"/>
              <w:divBdr>
                <w:top w:val="none" w:sz="0" w:space="0" w:color="auto"/>
                <w:left w:val="none" w:sz="0" w:space="0" w:color="auto"/>
                <w:bottom w:val="none" w:sz="0" w:space="0" w:color="auto"/>
                <w:right w:val="none" w:sz="0" w:space="0" w:color="auto"/>
              </w:divBdr>
            </w:div>
            <w:div w:id="1666858611">
              <w:marLeft w:val="0"/>
              <w:marRight w:val="0"/>
              <w:marTop w:val="0"/>
              <w:marBottom w:val="0"/>
              <w:divBdr>
                <w:top w:val="none" w:sz="0" w:space="0" w:color="auto"/>
                <w:left w:val="none" w:sz="0" w:space="0" w:color="auto"/>
                <w:bottom w:val="none" w:sz="0" w:space="0" w:color="auto"/>
                <w:right w:val="none" w:sz="0" w:space="0" w:color="auto"/>
              </w:divBdr>
            </w:div>
            <w:div w:id="1361278980">
              <w:marLeft w:val="0"/>
              <w:marRight w:val="0"/>
              <w:marTop w:val="0"/>
              <w:marBottom w:val="0"/>
              <w:divBdr>
                <w:top w:val="none" w:sz="0" w:space="0" w:color="auto"/>
                <w:left w:val="none" w:sz="0" w:space="0" w:color="auto"/>
                <w:bottom w:val="none" w:sz="0" w:space="0" w:color="auto"/>
                <w:right w:val="none" w:sz="0" w:space="0" w:color="auto"/>
              </w:divBdr>
            </w:div>
            <w:div w:id="1879392559">
              <w:marLeft w:val="0"/>
              <w:marRight w:val="0"/>
              <w:marTop w:val="0"/>
              <w:marBottom w:val="0"/>
              <w:divBdr>
                <w:top w:val="none" w:sz="0" w:space="0" w:color="auto"/>
                <w:left w:val="none" w:sz="0" w:space="0" w:color="auto"/>
                <w:bottom w:val="none" w:sz="0" w:space="0" w:color="auto"/>
                <w:right w:val="none" w:sz="0" w:space="0" w:color="auto"/>
              </w:divBdr>
            </w:div>
            <w:div w:id="994063508">
              <w:marLeft w:val="0"/>
              <w:marRight w:val="0"/>
              <w:marTop w:val="0"/>
              <w:marBottom w:val="0"/>
              <w:divBdr>
                <w:top w:val="none" w:sz="0" w:space="0" w:color="auto"/>
                <w:left w:val="none" w:sz="0" w:space="0" w:color="auto"/>
                <w:bottom w:val="none" w:sz="0" w:space="0" w:color="auto"/>
                <w:right w:val="none" w:sz="0" w:space="0" w:color="auto"/>
              </w:divBdr>
            </w:div>
            <w:div w:id="978458417">
              <w:marLeft w:val="0"/>
              <w:marRight w:val="0"/>
              <w:marTop w:val="0"/>
              <w:marBottom w:val="0"/>
              <w:divBdr>
                <w:top w:val="none" w:sz="0" w:space="0" w:color="auto"/>
                <w:left w:val="none" w:sz="0" w:space="0" w:color="auto"/>
                <w:bottom w:val="none" w:sz="0" w:space="0" w:color="auto"/>
                <w:right w:val="none" w:sz="0" w:space="0" w:color="auto"/>
              </w:divBdr>
            </w:div>
            <w:div w:id="1397165604">
              <w:marLeft w:val="0"/>
              <w:marRight w:val="0"/>
              <w:marTop w:val="0"/>
              <w:marBottom w:val="0"/>
              <w:divBdr>
                <w:top w:val="none" w:sz="0" w:space="0" w:color="auto"/>
                <w:left w:val="none" w:sz="0" w:space="0" w:color="auto"/>
                <w:bottom w:val="none" w:sz="0" w:space="0" w:color="auto"/>
                <w:right w:val="none" w:sz="0" w:space="0" w:color="auto"/>
              </w:divBdr>
            </w:div>
            <w:div w:id="302004832">
              <w:marLeft w:val="0"/>
              <w:marRight w:val="0"/>
              <w:marTop w:val="0"/>
              <w:marBottom w:val="0"/>
              <w:divBdr>
                <w:top w:val="none" w:sz="0" w:space="0" w:color="auto"/>
                <w:left w:val="none" w:sz="0" w:space="0" w:color="auto"/>
                <w:bottom w:val="none" w:sz="0" w:space="0" w:color="auto"/>
                <w:right w:val="none" w:sz="0" w:space="0" w:color="auto"/>
              </w:divBdr>
            </w:div>
            <w:div w:id="447702307">
              <w:marLeft w:val="0"/>
              <w:marRight w:val="0"/>
              <w:marTop w:val="0"/>
              <w:marBottom w:val="0"/>
              <w:divBdr>
                <w:top w:val="none" w:sz="0" w:space="0" w:color="auto"/>
                <w:left w:val="none" w:sz="0" w:space="0" w:color="auto"/>
                <w:bottom w:val="none" w:sz="0" w:space="0" w:color="auto"/>
                <w:right w:val="none" w:sz="0" w:space="0" w:color="auto"/>
              </w:divBdr>
            </w:div>
            <w:div w:id="83459133">
              <w:marLeft w:val="0"/>
              <w:marRight w:val="0"/>
              <w:marTop w:val="0"/>
              <w:marBottom w:val="0"/>
              <w:divBdr>
                <w:top w:val="none" w:sz="0" w:space="0" w:color="auto"/>
                <w:left w:val="none" w:sz="0" w:space="0" w:color="auto"/>
                <w:bottom w:val="none" w:sz="0" w:space="0" w:color="auto"/>
                <w:right w:val="none" w:sz="0" w:space="0" w:color="auto"/>
              </w:divBdr>
            </w:div>
            <w:div w:id="1725981341">
              <w:marLeft w:val="0"/>
              <w:marRight w:val="0"/>
              <w:marTop w:val="0"/>
              <w:marBottom w:val="0"/>
              <w:divBdr>
                <w:top w:val="none" w:sz="0" w:space="0" w:color="auto"/>
                <w:left w:val="none" w:sz="0" w:space="0" w:color="auto"/>
                <w:bottom w:val="none" w:sz="0" w:space="0" w:color="auto"/>
                <w:right w:val="none" w:sz="0" w:space="0" w:color="auto"/>
              </w:divBdr>
            </w:div>
            <w:div w:id="883370119">
              <w:marLeft w:val="0"/>
              <w:marRight w:val="0"/>
              <w:marTop w:val="0"/>
              <w:marBottom w:val="0"/>
              <w:divBdr>
                <w:top w:val="none" w:sz="0" w:space="0" w:color="auto"/>
                <w:left w:val="none" w:sz="0" w:space="0" w:color="auto"/>
                <w:bottom w:val="none" w:sz="0" w:space="0" w:color="auto"/>
                <w:right w:val="none" w:sz="0" w:space="0" w:color="auto"/>
              </w:divBdr>
            </w:div>
            <w:div w:id="1733581327">
              <w:marLeft w:val="0"/>
              <w:marRight w:val="0"/>
              <w:marTop w:val="0"/>
              <w:marBottom w:val="0"/>
              <w:divBdr>
                <w:top w:val="none" w:sz="0" w:space="0" w:color="auto"/>
                <w:left w:val="none" w:sz="0" w:space="0" w:color="auto"/>
                <w:bottom w:val="none" w:sz="0" w:space="0" w:color="auto"/>
                <w:right w:val="none" w:sz="0" w:space="0" w:color="auto"/>
              </w:divBdr>
            </w:div>
            <w:div w:id="189341604">
              <w:marLeft w:val="0"/>
              <w:marRight w:val="0"/>
              <w:marTop w:val="0"/>
              <w:marBottom w:val="0"/>
              <w:divBdr>
                <w:top w:val="none" w:sz="0" w:space="0" w:color="auto"/>
                <w:left w:val="none" w:sz="0" w:space="0" w:color="auto"/>
                <w:bottom w:val="none" w:sz="0" w:space="0" w:color="auto"/>
                <w:right w:val="none" w:sz="0" w:space="0" w:color="auto"/>
              </w:divBdr>
            </w:div>
            <w:div w:id="1632444053">
              <w:marLeft w:val="0"/>
              <w:marRight w:val="0"/>
              <w:marTop w:val="0"/>
              <w:marBottom w:val="0"/>
              <w:divBdr>
                <w:top w:val="none" w:sz="0" w:space="0" w:color="auto"/>
                <w:left w:val="none" w:sz="0" w:space="0" w:color="auto"/>
                <w:bottom w:val="none" w:sz="0" w:space="0" w:color="auto"/>
                <w:right w:val="none" w:sz="0" w:space="0" w:color="auto"/>
              </w:divBdr>
            </w:div>
            <w:div w:id="1058236981">
              <w:marLeft w:val="0"/>
              <w:marRight w:val="0"/>
              <w:marTop w:val="0"/>
              <w:marBottom w:val="0"/>
              <w:divBdr>
                <w:top w:val="none" w:sz="0" w:space="0" w:color="auto"/>
                <w:left w:val="none" w:sz="0" w:space="0" w:color="auto"/>
                <w:bottom w:val="none" w:sz="0" w:space="0" w:color="auto"/>
                <w:right w:val="none" w:sz="0" w:space="0" w:color="auto"/>
              </w:divBdr>
            </w:div>
            <w:div w:id="741367558">
              <w:marLeft w:val="0"/>
              <w:marRight w:val="0"/>
              <w:marTop w:val="0"/>
              <w:marBottom w:val="0"/>
              <w:divBdr>
                <w:top w:val="none" w:sz="0" w:space="0" w:color="auto"/>
                <w:left w:val="none" w:sz="0" w:space="0" w:color="auto"/>
                <w:bottom w:val="none" w:sz="0" w:space="0" w:color="auto"/>
                <w:right w:val="none" w:sz="0" w:space="0" w:color="auto"/>
              </w:divBdr>
            </w:div>
            <w:div w:id="141626184">
              <w:marLeft w:val="0"/>
              <w:marRight w:val="0"/>
              <w:marTop w:val="0"/>
              <w:marBottom w:val="0"/>
              <w:divBdr>
                <w:top w:val="none" w:sz="0" w:space="0" w:color="auto"/>
                <w:left w:val="none" w:sz="0" w:space="0" w:color="auto"/>
                <w:bottom w:val="none" w:sz="0" w:space="0" w:color="auto"/>
                <w:right w:val="none" w:sz="0" w:space="0" w:color="auto"/>
              </w:divBdr>
            </w:div>
            <w:div w:id="1669596488">
              <w:marLeft w:val="0"/>
              <w:marRight w:val="0"/>
              <w:marTop w:val="0"/>
              <w:marBottom w:val="0"/>
              <w:divBdr>
                <w:top w:val="none" w:sz="0" w:space="0" w:color="auto"/>
                <w:left w:val="none" w:sz="0" w:space="0" w:color="auto"/>
                <w:bottom w:val="none" w:sz="0" w:space="0" w:color="auto"/>
                <w:right w:val="none" w:sz="0" w:space="0" w:color="auto"/>
              </w:divBdr>
            </w:div>
            <w:div w:id="292910473">
              <w:marLeft w:val="0"/>
              <w:marRight w:val="0"/>
              <w:marTop w:val="0"/>
              <w:marBottom w:val="0"/>
              <w:divBdr>
                <w:top w:val="none" w:sz="0" w:space="0" w:color="auto"/>
                <w:left w:val="none" w:sz="0" w:space="0" w:color="auto"/>
                <w:bottom w:val="none" w:sz="0" w:space="0" w:color="auto"/>
                <w:right w:val="none" w:sz="0" w:space="0" w:color="auto"/>
              </w:divBdr>
            </w:div>
            <w:div w:id="1075859597">
              <w:marLeft w:val="0"/>
              <w:marRight w:val="0"/>
              <w:marTop w:val="0"/>
              <w:marBottom w:val="0"/>
              <w:divBdr>
                <w:top w:val="none" w:sz="0" w:space="0" w:color="auto"/>
                <w:left w:val="none" w:sz="0" w:space="0" w:color="auto"/>
                <w:bottom w:val="none" w:sz="0" w:space="0" w:color="auto"/>
                <w:right w:val="none" w:sz="0" w:space="0" w:color="auto"/>
              </w:divBdr>
            </w:div>
            <w:div w:id="1628243105">
              <w:marLeft w:val="0"/>
              <w:marRight w:val="0"/>
              <w:marTop w:val="0"/>
              <w:marBottom w:val="0"/>
              <w:divBdr>
                <w:top w:val="none" w:sz="0" w:space="0" w:color="auto"/>
                <w:left w:val="none" w:sz="0" w:space="0" w:color="auto"/>
                <w:bottom w:val="none" w:sz="0" w:space="0" w:color="auto"/>
                <w:right w:val="none" w:sz="0" w:space="0" w:color="auto"/>
              </w:divBdr>
            </w:div>
            <w:div w:id="518128002">
              <w:marLeft w:val="0"/>
              <w:marRight w:val="0"/>
              <w:marTop w:val="0"/>
              <w:marBottom w:val="0"/>
              <w:divBdr>
                <w:top w:val="none" w:sz="0" w:space="0" w:color="auto"/>
                <w:left w:val="none" w:sz="0" w:space="0" w:color="auto"/>
                <w:bottom w:val="none" w:sz="0" w:space="0" w:color="auto"/>
                <w:right w:val="none" w:sz="0" w:space="0" w:color="auto"/>
              </w:divBdr>
            </w:div>
            <w:div w:id="1667706735">
              <w:marLeft w:val="0"/>
              <w:marRight w:val="0"/>
              <w:marTop w:val="0"/>
              <w:marBottom w:val="0"/>
              <w:divBdr>
                <w:top w:val="none" w:sz="0" w:space="0" w:color="auto"/>
                <w:left w:val="none" w:sz="0" w:space="0" w:color="auto"/>
                <w:bottom w:val="none" w:sz="0" w:space="0" w:color="auto"/>
                <w:right w:val="none" w:sz="0" w:space="0" w:color="auto"/>
              </w:divBdr>
            </w:div>
            <w:div w:id="1100568306">
              <w:marLeft w:val="0"/>
              <w:marRight w:val="0"/>
              <w:marTop w:val="0"/>
              <w:marBottom w:val="0"/>
              <w:divBdr>
                <w:top w:val="none" w:sz="0" w:space="0" w:color="auto"/>
                <w:left w:val="none" w:sz="0" w:space="0" w:color="auto"/>
                <w:bottom w:val="none" w:sz="0" w:space="0" w:color="auto"/>
                <w:right w:val="none" w:sz="0" w:space="0" w:color="auto"/>
              </w:divBdr>
            </w:div>
            <w:div w:id="540359365">
              <w:marLeft w:val="0"/>
              <w:marRight w:val="0"/>
              <w:marTop w:val="0"/>
              <w:marBottom w:val="0"/>
              <w:divBdr>
                <w:top w:val="none" w:sz="0" w:space="0" w:color="auto"/>
                <w:left w:val="none" w:sz="0" w:space="0" w:color="auto"/>
                <w:bottom w:val="none" w:sz="0" w:space="0" w:color="auto"/>
                <w:right w:val="none" w:sz="0" w:space="0" w:color="auto"/>
              </w:divBdr>
            </w:div>
            <w:div w:id="1097559906">
              <w:marLeft w:val="0"/>
              <w:marRight w:val="0"/>
              <w:marTop w:val="0"/>
              <w:marBottom w:val="0"/>
              <w:divBdr>
                <w:top w:val="none" w:sz="0" w:space="0" w:color="auto"/>
                <w:left w:val="none" w:sz="0" w:space="0" w:color="auto"/>
                <w:bottom w:val="none" w:sz="0" w:space="0" w:color="auto"/>
                <w:right w:val="none" w:sz="0" w:space="0" w:color="auto"/>
              </w:divBdr>
            </w:div>
            <w:div w:id="803934874">
              <w:marLeft w:val="0"/>
              <w:marRight w:val="0"/>
              <w:marTop w:val="0"/>
              <w:marBottom w:val="0"/>
              <w:divBdr>
                <w:top w:val="none" w:sz="0" w:space="0" w:color="auto"/>
                <w:left w:val="none" w:sz="0" w:space="0" w:color="auto"/>
                <w:bottom w:val="none" w:sz="0" w:space="0" w:color="auto"/>
                <w:right w:val="none" w:sz="0" w:space="0" w:color="auto"/>
              </w:divBdr>
            </w:div>
            <w:div w:id="522747808">
              <w:marLeft w:val="0"/>
              <w:marRight w:val="0"/>
              <w:marTop w:val="0"/>
              <w:marBottom w:val="0"/>
              <w:divBdr>
                <w:top w:val="none" w:sz="0" w:space="0" w:color="auto"/>
                <w:left w:val="none" w:sz="0" w:space="0" w:color="auto"/>
                <w:bottom w:val="none" w:sz="0" w:space="0" w:color="auto"/>
                <w:right w:val="none" w:sz="0" w:space="0" w:color="auto"/>
              </w:divBdr>
            </w:div>
            <w:div w:id="1019819539">
              <w:marLeft w:val="0"/>
              <w:marRight w:val="0"/>
              <w:marTop w:val="0"/>
              <w:marBottom w:val="0"/>
              <w:divBdr>
                <w:top w:val="none" w:sz="0" w:space="0" w:color="auto"/>
                <w:left w:val="none" w:sz="0" w:space="0" w:color="auto"/>
                <w:bottom w:val="none" w:sz="0" w:space="0" w:color="auto"/>
                <w:right w:val="none" w:sz="0" w:space="0" w:color="auto"/>
              </w:divBdr>
            </w:div>
            <w:div w:id="400064098">
              <w:marLeft w:val="0"/>
              <w:marRight w:val="0"/>
              <w:marTop w:val="0"/>
              <w:marBottom w:val="0"/>
              <w:divBdr>
                <w:top w:val="none" w:sz="0" w:space="0" w:color="auto"/>
                <w:left w:val="none" w:sz="0" w:space="0" w:color="auto"/>
                <w:bottom w:val="none" w:sz="0" w:space="0" w:color="auto"/>
                <w:right w:val="none" w:sz="0" w:space="0" w:color="auto"/>
              </w:divBdr>
            </w:div>
            <w:div w:id="313796899">
              <w:marLeft w:val="0"/>
              <w:marRight w:val="0"/>
              <w:marTop w:val="0"/>
              <w:marBottom w:val="0"/>
              <w:divBdr>
                <w:top w:val="none" w:sz="0" w:space="0" w:color="auto"/>
                <w:left w:val="none" w:sz="0" w:space="0" w:color="auto"/>
                <w:bottom w:val="none" w:sz="0" w:space="0" w:color="auto"/>
                <w:right w:val="none" w:sz="0" w:space="0" w:color="auto"/>
              </w:divBdr>
            </w:div>
            <w:div w:id="962347759">
              <w:marLeft w:val="0"/>
              <w:marRight w:val="0"/>
              <w:marTop w:val="0"/>
              <w:marBottom w:val="0"/>
              <w:divBdr>
                <w:top w:val="none" w:sz="0" w:space="0" w:color="auto"/>
                <w:left w:val="none" w:sz="0" w:space="0" w:color="auto"/>
                <w:bottom w:val="none" w:sz="0" w:space="0" w:color="auto"/>
                <w:right w:val="none" w:sz="0" w:space="0" w:color="auto"/>
              </w:divBdr>
            </w:div>
            <w:div w:id="1805658493">
              <w:marLeft w:val="0"/>
              <w:marRight w:val="0"/>
              <w:marTop w:val="0"/>
              <w:marBottom w:val="0"/>
              <w:divBdr>
                <w:top w:val="none" w:sz="0" w:space="0" w:color="auto"/>
                <w:left w:val="none" w:sz="0" w:space="0" w:color="auto"/>
                <w:bottom w:val="none" w:sz="0" w:space="0" w:color="auto"/>
                <w:right w:val="none" w:sz="0" w:space="0" w:color="auto"/>
              </w:divBdr>
            </w:div>
            <w:div w:id="948778307">
              <w:marLeft w:val="0"/>
              <w:marRight w:val="0"/>
              <w:marTop w:val="0"/>
              <w:marBottom w:val="0"/>
              <w:divBdr>
                <w:top w:val="none" w:sz="0" w:space="0" w:color="auto"/>
                <w:left w:val="none" w:sz="0" w:space="0" w:color="auto"/>
                <w:bottom w:val="none" w:sz="0" w:space="0" w:color="auto"/>
                <w:right w:val="none" w:sz="0" w:space="0" w:color="auto"/>
              </w:divBdr>
            </w:div>
            <w:div w:id="1714692756">
              <w:marLeft w:val="0"/>
              <w:marRight w:val="0"/>
              <w:marTop w:val="0"/>
              <w:marBottom w:val="0"/>
              <w:divBdr>
                <w:top w:val="none" w:sz="0" w:space="0" w:color="auto"/>
                <w:left w:val="none" w:sz="0" w:space="0" w:color="auto"/>
                <w:bottom w:val="none" w:sz="0" w:space="0" w:color="auto"/>
                <w:right w:val="none" w:sz="0" w:space="0" w:color="auto"/>
              </w:divBdr>
            </w:div>
            <w:div w:id="656424255">
              <w:marLeft w:val="0"/>
              <w:marRight w:val="0"/>
              <w:marTop w:val="0"/>
              <w:marBottom w:val="0"/>
              <w:divBdr>
                <w:top w:val="none" w:sz="0" w:space="0" w:color="auto"/>
                <w:left w:val="none" w:sz="0" w:space="0" w:color="auto"/>
                <w:bottom w:val="none" w:sz="0" w:space="0" w:color="auto"/>
                <w:right w:val="none" w:sz="0" w:space="0" w:color="auto"/>
              </w:divBdr>
            </w:div>
            <w:div w:id="1132483482">
              <w:marLeft w:val="0"/>
              <w:marRight w:val="0"/>
              <w:marTop w:val="0"/>
              <w:marBottom w:val="0"/>
              <w:divBdr>
                <w:top w:val="none" w:sz="0" w:space="0" w:color="auto"/>
                <w:left w:val="none" w:sz="0" w:space="0" w:color="auto"/>
                <w:bottom w:val="none" w:sz="0" w:space="0" w:color="auto"/>
                <w:right w:val="none" w:sz="0" w:space="0" w:color="auto"/>
              </w:divBdr>
            </w:div>
            <w:div w:id="1478454389">
              <w:marLeft w:val="0"/>
              <w:marRight w:val="0"/>
              <w:marTop w:val="0"/>
              <w:marBottom w:val="0"/>
              <w:divBdr>
                <w:top w:val="none" w:sz="0" w:space="0" w:color="auto"/>
                <w:left w:val="none" w:sz="0" w:space="0" w:color="auto"/>
                <w:bottom w:val="none" w:sz="0" w:space="0" w:color="auto"/>
                <w:right w:val="none" w:sz="0" w:space="0" w:color="auto"/>
              </w:divBdr>
            </w:div>
            <w:div w:id="1812479569">
              <w:marLeft w:val="0"/>
              <w:marRight w:val="0"/>
              <w:marTop w:val="0"/>
              <w:marBottom w:val="0"/>
              <w:divBdr>
                <w:top w:val="none" w:sz="0" w:space="0" w:color="auto"/>
                <w:left w:val="none" w:sz="0" w:space="0" w:color="auto"/>
                <w:bottom w:val="none" w:sz="0" w:space="0" w:color="auto"/>
                <w:right w:val="none" w:sz="0" w:space="0" w:color="auto"/>
              </w:divBdr>
            </w:div>
            <w:div w:id="1263611875">
              <w:marLeft w:val="0"/>
              <w:marRight w:val="0"/>
              <w:marTop w:val="0"/>
              <w:marBottom w:val="0"/>
              <w:divBdr>
                <w:top w:val="none" w:sz="0" w:space="0" w:color="auto"/>
                <w:left w:val="none" w:sz="0" w:space="0" w:color="auto"/>
                <w:bottom w:val="none" w:sz="0" w:space="0" w:color="auto"/>
                <w:right w:val="none" w:sz="0" w:space="0" w:color="auto"/>
              </w:divBdr>
            </w:div>
            <w:div w:id="768357725">
              <w:marLeft w:val="0"/>
              <w:marRight w:val="0"/>
              <w:marTop w:val="0"/>
              <w:marBottom w:val="0"/>
              <w:divBdr>
                <w:top w:val="none" w:sz="0" w:space="0" w:color="auto"/>
                <w:left w:val="none" w:sz="0" w:space="0" w:color="auto"/>
                <w:bottom w:val="none" w:sz="0" w:space="0" w:color="auto"/>
                <w:right w:val="none" w:sz="0" w:space="0" w:color="auto"/>
              </w:divBdr>
            </w:div>
            <w:div w:id="1266840814">
              <w:marLeft w:val="0"/>
              <w:marRight w:val="0"/>
              <w:marTop w:val="0"/>
              <w:marBottom w:val="0"/>
              <w:divBdr>
                <w:top w:val="none" w:sz="0" w:space="0" w:color="auto"/>
                <w:left w:val="none" w:sz="0" w:space="0" w:color="auto"/>
                <w:bottom w:val="none" w:sz="0" w:space="0" w:color="auto"/>
                <w:right w:val="none" w:sz="0" w:space="0" w:color="auto"/>
              </w:divBdr>
            </w:div>
            <w:div w:id="2042002753">
              <w:marLeft w:val="0"/>
              <w:marRight w:val="0"/>
              <w:marTop w:val="0"/>
              <w:marBottom w:val="0"/>
              <w:divBdr>
                <w:top w:val="none" w:sz="0" w:space="0" w:color="auto"/>
                <w:left w:val="none" w:sz="0" w:space="0" w:color="auto"/>
                <w:bottom w:val="none" w:sz="0" w:space="0" w:color="auto"/>
                <w:right w:val="none" w:sz="0" w:space="0" w:color="auto"/>
              </w:divBdr>
            </w:div>
            <w:div w:id="1199440631">
              <w:marLeft w:val="0"/>
              <w:marRight w:val="0"/>
              <w:marTop w:val="0"/>
              <w:marBottom w:val="0"/>
              <w:divBdr>
                <w:top w:val="none" w:sz="0" w:space="0" w:color="auto"/>
                <w:left w:val="none" w:sz="0" w:space="0" w:color="auto"/>
                <w:bottom w:val="none" w:sz="0" w:space="0" w:color="auto"/>
                <w:right w:val="none" w:sz="0" w:space="0" w:color="auto"/>
              </w:divBdr>
            </w:div>
            <w:div w:id="1339769823">
              <w:marLeft w:val="0"/>
              <w:marRight w:val="0"/>
              <w:marTop w:val="0"/>
              <w:marBottom w:val="0"/>
              <w:divBdr>
                <w:top w:val="none" w:sz="0" w:space="0" w:color="auto"/>
                <w:left w:val="none" w:sz="0" w:space="0" w:color="auto"/>
                <w:bottom w:val="none" w:sz="0" w:space="0" w:color="auto"/>
                <w:right w:val="none" w:sz="0" w:space="0" w:color="auto"/>
              </w:divBdr>
            </w:div>
            <w:div w:id="1564951162">
              <w:marLeft w:val="0"/>
              <w:marRight w:val="0"/>
              <w:marTop w:val="0"/>
              <w:marBottom w:val="0"/>
              <w:divBdr>
                <w:top w:val="none" w:sz="0" w:space="0" w:color="auto"/>
                <w:left w:val="none" w:sz="0" w:space="0" w:color="auto"/>
                <w:bottom w:val="none" w:sz="0" w:space="0" w:color="auto"/>
                <w:right w:val="none" w:sz="0" w:space="0" w:color="auto"/>
              </w:divBdr>
            </w:div>
            <w:div w:id="1273785068">
              <w:marLeft w:val="0"/>
              <w:marRight w:val="0"/>
              <w:marTop w:val="0"/>
              <w:marBottom w:val="0"/>
              <w:divBdr>
                <w:top w:val="none" w:sz="0" w:space="0" w:color="auto"/>
                <w:left w:val="none" w:sz="0" w:space="0" w:color="auto"/>
                <w:bottom w:val="none" w:sz="0" w:space="0" w:color="auto"/>
                <w:right w:val="none" w:sz="0" w:space="0" w:color="auto"/>
              </w:divBdr>
            </w:div>
            <w:div w:id="287856862">
              <w:marLeft w:val="0"/>
              <w:marRight w:val="0"/>
              <w:marTop w:val="0"/>
              <w:marBottom w:val="0"/>
              <w:divBdr>
                <w:top w:val="none" w:sz="0" w:space="0" w:color="auto"/>
                <w:left w:val="none" w:sz="0" w:space="0" w:color="auto"/>
                <w:bottom w:val="none" w:sz="0" w:space="0" w:color="auto"/>
                <w:right w:val="none" w:sz="0" w:space="0" w:color="auto"/>
              </w:divBdr>
            </w:div>
            <w:div w:id="1481186948">
              <w:marLeft w:val="0"/>
              <w:marRight w:val="0"/>
              <w:marTop w:val="0"/>
              <w:marBottom w:val="0"/>
              <w:divBdr>
                <w:top w:val="none" w:sz="0" w:space="0" w:color="auto"/>
                <w:left w:val="none" w:sz="0" w:space="0" w:color="auto"/>
                <w:bottom w:val="none" w:sz="0" w:space="0" w:color="auto"/>
                <w:right w:val="none" w:sz="0" w:space="0" w:color="auto"/>
              </w:divBdr>
            </w:div>
            <w:div w:id="984310755">
              <w:marLeft w:val="0"/>
              <w:marRight w:val="0"/>
              <w:marTop w:val="0"/>
              <w:marBottom w:val="0"/>
              <w:divBdr>
                <w:top w:val="none" w:sz="0" w:space="0" w:color="auto"/>
                <w:left w:val="none" w:sz="0" w:space="0" w:color="auto"/>
                <w:bottom w:val="none" w:sz="0" w:space="0" w:color="auto"/>
                <w:right w:val="none" w:sz="0" w:space="0" w:color="auto"/>
              </w:divBdr>
            </w:div>
            <w:div w:id="293289347">
              <w:marLeft w:val="0"/>
              <w:marRight w:val="0"/>
              <w:marTop w:val="0"/>
              <w:marBottom w:val="0"/>
              <w:divBdr>
                <w:top w:val="none" w:sz="0" w:space="0" w:color="auto"/>
                <w:left w:val="none" w:sz="0" w:space="0" w:color="auto"/>
                <w:bottom w:val="none" w:sz="0" w:space="0" w:color="auto"/>
                <w:right w:val="none" w:sz="0" w:space="0" w:color="auto"/>
              </w:divBdr>
            </w:div>
            <w:div w:id="1538468717">
              <w:marLeft w:val="0"/>
              <w:marRight w:val="0"/>
              <w:marTop w:val="0"/>
              <w:marBottom w:val="0"/>
              <w:divBdr>
                <w:top w:val="none" w:sz="0" w:space="0" w:color="auto"/>
                <w:left w:val="none" w:sz="0" w:space="0" w:color="auto"/>
                <w:bottom w:val="none" w:sz="0" w:space="0" w:color="auto"/>
                <w:right w:val="none" w:sz="0" w:space="0" w:color="auto"/>
              </w:divBdr>
            </w:div>
            <w:div w:id="2127238934">
              <w:marLeft w:val="0"/>
              <w:marRight w:val="0"/>
              <w:marTop w:val="0"/>
              <w:marBottom w:val="0"/>
              <w:divBdr>
                <w:top w:val="none" w:sz="0" w:space="0" w:color="auto"/>
                <w:left w:val="none" w:sz="0" w:space="0" w:color="auto"/>
                <w:bottom w:val="none" w:sz="0" w:space="0" w:color="auto"/>
                <w:right w:val="none" w:sz="0" w:space="0" w:color="auto"/>
              </w:divBdr>
            </w:div>
            <w:div w:id="1150052225">
              <w:marLeft w:val="0"/>
              <w:marRight w:val="0"/>
              <w:marTop w:val="0"/>
              <w:marBottom w:val="0"/>
              <w:divBdr>
                <w:top w:val="none" w:sz="0" w:space="0" w:color="auto"/>
                <w:left w:val="none" w:sz="0" w:space="0" w:color="auto"/>
                <w:bottom w:val="none" w:sz="0" w:space="0" w:color="auto"/>
                <w:right w:val="none" w:sz="0" w:space="0" w:color="auto"/>
              </w:divBdr>
            </w:div>
            <w:div w:id="1955363556">
              <w:marLeft w:val="0"/>
              <w:marRight w:val="0"/>
              <w:marTop w:val="0"/>
              <w:marBottom w:val="0"/>
              <w:divBdr>
                <w:top w:val="none" w:sz="0" w:space="0" w:color="auto"/>
                <w:left w:val="none" w:sz="0" w:space="0" w:color="auto"/>
                <w:bottom w:val="none" w:sz="0" w:space="0" w:color="auto"/>
                <w:right w:val="none" w:sz="0" w:space="0" w:color="auto"/>
              </w:divBdr>
            </w:div>
            <w:div w:id="534538017">
              <w:marLeft w:val="0"/>
              <w:marRight w:val="0"/>
              <w:marTop w:val="0"/>
              <w:marBottom w:val="0"/>
              <w:divBdr>
                <w:top w:val="none" w:sz="0" w:space="0" w:color="auto"/>
                <w:left w:val="none" w:sz="0" w:space="0" w:color="auto"/>
                <w:bottom w:val="none" w:sz="0" w:space="0" w:color="auto"/>
                <w:right w:val="none" w:sz="0" w:space="0" w:color="auto"/>
              </w:divBdr>
            </w:div>
            <w:div w:id="273709401">
              <w:marLeft w:val="0"/>
              <w:marRight w:val="0"/>
              <w:marTop w:val="0"/>
              <w:marBottom w:val="0"/>
              <w:divBdr>
                <w:top w:val="none" w:sz="0" w:space="0" w:color="auto"/>
                <w:left w:val="none" w:sz="0" w:space="0" w:color="auto"/>
                <w:bottom w:val="none" w:sz="0" w:space="0" w:color="auto"/>
                <w:right w:val="none" w:sz="0" w:space="0" w:color="auto"/>
              </w:divBdr>
            </w:div>
            <w:div w:id="2121489818">
              <w:marLeft w:val="0"/>
              <w:marRight w:val="0"/>
              <w:marTop w:val="0"/>
              <w:marBottom w:val="0"/>
              <w:divBdr>
                <w:top w:val="none" w:sz="0" w:space="0" w:color="auto"/>
                <w:left w:val="none" w:sz="0" w:space="0" w:color="auto"/>
                <w:bottom w:val="none" w:sz="0" w:space="0" w:color="auto"/>
                <w:right w:val="none" w:sz="0" w:space="0" w:color="auto"/>
              </w:divBdr>
            </w:div>
            <w:div w:id="326790593">
              <w:marLeft w:val="0"/>
              <w:marRight w:val="0"/>
              <w:marTop w:val="0"/>
              <w:marBottom w:val="0"/>
              <w:divBdr>
                <w:top w:val="none" w:sz="0" w:space="0" w:color="auto"/>
                <w:left w:val="none" w:sz="0" w:space="0" w:color="auto"/>
                <w:bottom w:val="none" w:sz="0" w:space="0" w:color="auto"/>
                <w:right w:val="none" w:sz="0" w:space="0" w:color="auto"/>
              </w:divBdr>
            </w:div>
            <w:div w:id="632247779">
              <w:marLeft w:val="0"/>
              <w:marRight w:val="0"/>
              <w:marTop w:val="0"/>
              <w:marBottom w:val="0"/>
              <w:divBdr>
                <w:top w:val="none" w:sz="0" w:space="0" w:color="auto"/>
                <w:left w:val="none" w:sz="0" w:space="0" w:color="auto"/>
                <w:bottom w:val="none" w:sz="0" w:space="0" w:color="auto"/>
                <w:right w:val="none" w:sz="0" w:space="0" w:color="auto"/>
              </w:divBdr>
            </w:div>
            <w:div w:id="201791434">
              <w:marLeft w:val="0"/>
              <w:marRight w:val="0"/>
              <w:marTop w:val="0"/>
              <w:marBottom w:val="0"/>
              <w:divBdr>
                <w:top w:val="none" w:sz="0" w:space="0" w:color="auto"/>
                <w:left w:val="none" w:sz="0" w:space="0" w:color="auto"/>
                <w:bottom w:val="none" w:sz="0" w:space="0" w:color="auto"/>
                <w:right w:val="none" w:sz="0" w:space="0" w:color="auto"/>
              </w:divBdr>
            </w:div>
            <w:div w:id="721095623">
              <w:marLeft w:val="0"/>
              <w:marRight w:val="0"/>
              <w:marTop w:val="0"/>
              <w:marBottom w:val="0"/>
              <w:divBdr>
                <w:top w:val="none" w:sz="0" w:space="0" w:color="auto"/>
                <w:left w:val="none" w:sz="0" w:space="0" w:color="auto"/>
                <w:bottom w:val="none" w:sz="0" w:space="0" w:color="auto"/>
                <w:right w:val="none" w:sz="0" w:space="0" w:color="auto"/>
              </w:divBdr>
            </w:div>
            <w:div w:id="1715234759">
              <w:marLeft w:val="0"/>
              <w:marRight w:val="0"/>
              <w:marTop w:val="0"/>
              <w:marBottom w:val="0"/>
              <w:divBdr>
                <w:top w:val="none" w:sz="0" w:space="0" w:color="auto"/>
                <w:left w:val="none" w:sz="0" w:space="0" w:color="auto"/>
                <w:bottom w:val="none" w:sz="0" w:space="0" w:color="auto"/>
                <w:right w:val="none" w:sz="0" w:space="0" w:color="auto"/>
              </w:divBdr>
            </w:div>
            <w:div w:id="1497110329">
              <w:marLeft w:val="0"/>
              <w:marRight w:val="0"/>
              <w:marTop w:val="0"/>
              <w:marBottom w:val="0"/>
              <w:divBdr>
                <w:top w:val="none" w:sz="0" w:space="0" w:color="auto"/>
                <w:left w:val="none" w:sz="0" w:space="0" w:color="auto"/>
                <w:bottom w:val="none" w:sz="0" w:space="0" w:color="auto"/>
                <w:right w:val="none" w:sz="0" w:space="0" w:color="auto"/>
              </w:divBdr>
            </w:div>
            <w:div w:id="2063215617">
              <w:marLeft w:val="0"/>
              <w:marRight w:val="0"/>
              <w:marTop w:val="0"/>
              <w:marBottom w:val="0"/>
              <w:divBdr>
                <w:top w:val="none" w:sz="0" w:space="0" w:color="auto"/>
                <w:left w:val="none" w:sz="0" w:space="0" w:color="auto"/>
                <w:bottom w:val="none" w:sz="0" w:space="0" w:color="auto"/>
                <w:right w:val="none" w:sz="0" w:space="0" w:color="auto"/>
              </w:divBdr>
            </w:div>
            <w:div w:id="1169062207">
              <w:marLeft w:val="0"/>
              <w:marRight w:val="0"/>
              <w:marTop w:val="0"/>
              <w:marBottom w:val="0"/>
              <w:divBdr>
                <w:top w:val="none" w:sz="0" w:space="0" w:color="auto"/>
                <w:left w:val="none" w:sz="0" w:space="0" w:color="auto"/>
                <w:bottom w:val="none" w:sz="0" w:space="0" w:color="auto"/>
                <w:right w:val="none" w:sz="0" w:space="0" w:color="auto"/>
              </w:divBdr>
            </w:div>
            <w:div w:id="529227790">
              <w:marLeft w:val="0"/>
              <w:marRight w:val="0"/>
              <w:marTop w:val="0"/>
              <w:marBottom w:val="0"/>
              <w:divBdr>
                <w:top w:val="none" w:sz="0" w:space="0" w:color="auto"/>
                <w:left w:val="none" w:sz="0" w:space="0" w:color="auto"/>
                <w:bottom w:val="none" w:sz="0" w:space="0" w:color="auto"/>
                <w:right w:val="none" w:sz="0" w:space="0" w:color="auto"/>
              </w:divBdr>
            </w:div>
            <w:div w:id="429472572">
              <w:marLeft w:val="0"/>
              <w:marRight w:val="0"/>
              <w:marTop w:val="0"/>
              <w:marBottom w:val="0"/>
              <w:divBdr>
                <w:top w:val="none" w:sz="0" w:space="0" w:color="auto"/>
                <w:left w:val="none" w:sz="0" w:space="0" w:color="auto"/>
                <w:bottom w:val="none" w:sz="0" w:space="0" w:color="auto"/>
                <w:right w:val="none" w:sz="0" w:space="0" w:color="auto"/>
              </w:divBdr>
            </w:div>
            <w:div w:id="269747009">
              <w:marLeft w:val="0"/>
              <w:marRight w:val="0"/>
              <w:marTop w:val="0"/>
              <w:marBottom w:val="0"/>
              <w:divBdr>
                <w:top w:val="none" w:sz="0" w:space="0" w:color="auto"/>
                <w:left w:val="none" w:sz="0" w:space="0" w:color="auto"/>
                <w:bottom w:val="none" w:sz="0" w:space="0" w:color="auto"/>
                <w:right w:val="none" w:sz="0" w:space="0" w:color="auto"/>
              </w:divBdr>
            </w:div>
            <w:div w:id="1515420001">
              <w:marLeft w:val="0"/>
              <w:marRight w:val="0"/>
              <w:marTop w:val="0"/>
              <w:marBottom w:val="0"/>
              <w:divBdr>
                <w:top w:val="none" w:sz="0" w:space="0" w:color="auto"/>
                <w:left w:val="none" w:sz="0" w:space="0" w:color="auto"/>
                <w:bottom w:val="none" w:sz="0" w:space="0" w:color="auto"/>
                <w:right w:val="none" w:sz="0" w:space="0" w:color="auto"/>
              </w:divBdr>
            </w:div>
            <w:div w:id="677118520">
              <w:marLeft w:val="0"/>
              <w:marRight w:val="0"/>
              <w:marTop w:val="0"/>
              <w:marBottom w:val="0"/>
              <w:divBdr>
                <w:top w:val="none" w:sz="0" w:space="0" w:color="auto"/>
                <w:left w:val="none" w:sz="0" w:space="0" w:color="auto"/>
                <w:bottom w:val="none" w:sz="0" w:space="0" w:color="auto"/>
                <w:right w:val="none" w:sz="0" w:space="0" w:color="auto"/>
              </w:divBdr>
            </w:div>
            <w:div w:id="637807979">
              <w:marLeft w:val="0"/>
              <w:marRight w:val="0"/>
              <w:marTop w:val="0"/>
              <w:marBottom w:val="0"/>
              <w:divBdr>
                <w:top w:val="none" w:sz="0" w:space="0" w:color="auto"/>
                <w:left w:val="none" w:sz="0" w:space="0" w:color="auto"/>
                <w:bottom w:val="none" w:sz="0" w:space="0" w:color="auto"/>
                <w:right w:val="none" w:sz="0" w:space="0" w:color="auto"/>
              </w:divBdr>
            </w:div>
            <w:div w:id="89859015">
              <w:marLeft w:val="0"/>
              <w:marRight w:val="0"/>
              <w:marTop w:val="0"/>
              <w:marBottom w:val="0"/>
              <w:divBdr>
                <w:top w:val="none" w:sz="0" w:space="0" w:color="auto"/>
                <w:left w:val="none" w:sz="0" w:space="0" w:color="auto"/>
                <w:bottom w:val="none" w:sz="0" w:space="0" w:color="auto"/>
                <w:right w:val="none" w:sz="0" w:space="0" w:color="auto"/>
              </w:divBdr>
            </w:div>
            <w:div w:id="293802906">
              <w:marLeft w:val="0"/>
              <w:marRight w:val="0"/>
              <w:marTop w:val="0"/>
              <w:marBottom w:val="0"/>
              <w:divBdr>
                <w:top w:val="none" w:sz="0" w:space="0" w:color="auto"/>
                <w:left w:val="none" w:sz="0" w:space="0" w:color="auto"/>
                <w:bottom w:val="none" w:sz="0" w:space="0" w:color="auto"/>
                <w:right w:val="none" w:sz="0" w:space="0" w:color="auto"/>
              </w:divBdr>
            </w:div>
            <w:div w:id="207113867">
              <w:marLeft w:val="0"/>
              <w:marRight w:val="0"/>
              <w:marTop w:val="0"/>
              <w:marBottom w:val="0"/>
              <w:divBdr>
                <w:top w:val="none" w:sz="0" w:space="0" w:color="auto"/>
                <w:left w:val="none" w:sz="0" w:space="0" w:color="auto"/>
                <w:bottom w:val="none" w:sz="0" w:space="0" w:color="auto"/>
                <w:right w:val="none" w:sz="0" w:space="0" w:color="auto"/>
              </w:divBdr>
            </w:div>
            <w:div w:id="1500777124">
              <w:marLeft w:val="0"/>
              <w:marRight w:val="0"/>
              <w:marTop w:val="0"/>
              <w:marBottom w:val="0"/>
              <w:divBdr>
                <w:top w:val="none" w:sz="0" w:space="0" w:color="auto"/>
                <w:left w:val="none" w:sz="0" w:space="0" w:color="auto"/>
                <w:bottom w:val="none" w:sz="0" w:space="0" w:color="auto"/>
                <w:right w:val="none" w:sz="0" w:space="0" w:color="auto"/>
              </w:divBdr>
            </w:div>
            <w:div w:id="1288976267">
              <w:marLeft w:val="0"/>
              <w:marRight w:val="0"/>
              <w:marTop w:val="0"/>
              <w:marBottom w:val="0"/>
              <w:divBdr>
                <w:top w:val="none" w:sz="0" w:space="0" w:color="auto"/>
                <w:left w:val="none" w:sz="0" w:space="0" w:color="auto"/>
                <w:bottom w:val="none" w:sz="0" w:space="0" w:color="auto"/>
                <w:right w:val="none" w:sz="0" w:space="0" w:color="auto"/>
              </w:divBdr>
            </w:div>
            <w:div w:id="1517500196">
              <w:marLeft w:val="0"/>
              <w:marRight w:val="0"/>
              <w:marTop w:val="0"/>
              <w:marBottom w:val="0"/>
              <w:divBdr>
                <w:top w:val="none" w:sz="0" w:space="0" w:color="auto"/>
                <w:left w:val="none" w:sz="0" w:space="0" w:color="auto"/>
                <w:bottom w:val="none" w:sz="0" w:space="0" w:color="auto"/>
                <w:right w:val="none" w:sz="0" w:space="0" w:color="auto"/>
              </w:divBdr>
            </w:div>
            <w:div w:id="147326021">
              <w:marLeft w:val="0"/>
              <w:marRight w:val="0"/>
              <w:marTop w:val="0"/>
              <w:marBottom w:val="0"/>
              <w:divBdr>
                <w:top w:val="none" w:sz="0" w:space="0" w:color="auto"/>
                <w:left w:val="none" w:sz="0" w:space="0" w:color="auto"/>
                <w:bottom w:val="none" w:sz="0" w:space="0" w:color="auto"/>
                <w:right w:val="none" w:sz="0" w:space="0" w:color="auto"/>
              </w:divBdr>
            </w:div>
            <w:div w:id="1471245439">
              <w:marLeft w:val="0"/>
              <w:marRight w:val="0"/>
              <w:marTop w:val="0"/>
              <w:marBottom w:val="0"/>
              <w:divBdr>
                <w:top w:val="none" w:sz="0" w:space="0" w:color="auto"/>
                <w:left w:val="none" w:sz="0" w:space="0" w:color="auto"/>
                <w:bottom w:val="none" w:sz="0" w:space="0" w:color="auto"/>
                <w:right w:val="none" w:sz="0" w:space="0" w:color="auto"/>
              </w:divBdr>
            </w:div>
            <w:div w:id="1627537938">
              <w:marLeft w:val="0"/>
              <w:marRight w:val="0"/>
              <w:marTop w:val="0"/>
              <w:marBottom w:val="0"/>
              <w:divBdr>
                <w:top w:val="none" w:sz="0" w:space="0" w:color="auto"/>
                <w:left w:val="none" w:sz="0" w:space="0" w:color="auto"/>
                <w:bottom w:val="none" w:sz="0" w:space="0" w:color="auto"/>
                <w:right w:val="none" w:sz="0" w:space="0" w:color="auto"/>
              </w:divBdr>
            </w:div>
            <w:div w:id="1349983253">
              <w:marLeft w:val="0"/>
              <w:marRight w:val="0"/>
              <w:marTop w:val="0"/>
              <w:marBottom w:val="0"/>
              <w:divBdr>
                <w:top w:val="none" w:sz="0" w:space="0" w:color="auto"/>
                <w:left w:val="none" w:sz="0" w:space="0" w:color="auto"/>
                <w:bottom w:val="none" w:sz="0" w:space="0" w:color="auto"/>
                <w:right w:val="none" w:sz="0" w:space="0" w:color="auto"/>
              </w:divBdr>
            </w:div>
            <w:div w:id="1357198342">
              <w:marLeft w:val="0"/>
              <w:marRight w:val="0"/>
              <w:marTop w:val="0"/>
              <w:marBottom w:val="0"/>
              <w:divBdr>
                <w:top w:val="none" w:sz="0" w:space="0" w:color="auto"/>
                <w:left w:val="none" w:sz="0" w:space="0" w:color="auto"/>
                <w:bottom w:val="none" w:sz="0" w:space="0" w:color="auto"/>
                <w:right w:val="none" w:sz="0" w:space="0" w:color="auto"/>
              </w:divBdr>
            </w:div>
            <w:div w:id="1848206800">
              <w:marLeft w:val="0"/>
              <w:marRight w:val="0"/>
              <w:marTop w:val="0"/>
              <w:marBottom w:val="0"/>
              <w:divBdr>
                <w:top w:val="none" w:sz="0" w:space="0" w:color="auto"/>
                <w:left w:val="none" w:sz="0" w:space="0" w:color="auto"/>
                <w:bottom w:val="none" w:sz="0" w:space="0" w:color="auto"/>
                <w:right w:val="none" w:sz="0" w:space="0" w:color="auto"/>
              </w:divBdr>
            </w:div>
            <w:div w:id="315501543">
              <w:marLeft w:val="0"/>
              <w:marRight w:val="0"/>
              <w:marTop w:val="0"/>
              <w:marBottom w:val="0"/>
              <w:divBdr>
                <w:top w:val="none" w:sz="0" w:space="0" w:color="auto"/>
                <w:left w:val="none" w:sz="0" w:space="0" w:color="auto"/>
                <w:bottom w:val="none" w:sz="0" w:space="0" w:color="auto"/>
                <w:right w:val="none" w:sz="0" w:space="0" w:color="auto"/>
              </w:divBdr>
            </w:div>
            <w:div w:id="1256478481">
              <w:marLeft w:val="0"/>
              <w:marRight w:val="0"/>
              <w:marTop w:val="0"/>
              <w:marBottom w:val="0"/>
              <w:divBdr>
                <w:top w:val="none" w:sz="0" w:space="0" w:color="auto"/>
                <w:left w:val="none" w:sz="0" w:space="0" w:color="auto"/>
                <w:bottom w:val="none" w:sz="0" w:space="0" w:color="auto"/>
                <w:right w:val="none" w:sz="0" w:space="0" w:color="auto"/>
              </w:divBdr>
            </w:div>
            <w:div w:id="1350596887">
              <w:marLeft w:val="0"/>
              <w:marRight w:val="0"/>
              <w:marTop w:val="0"/>
              <w:marBottom w:val="0"/>
              <w:divBdr>
                <w:top w:val="none" w:sz="0" w:space="0" w:color="auto"/>
                <w:left w:val="none" w:sz="0" w:space="0" w:color="auto"/>
                <w:bottom w:val="none" w:sz="0" w:space="0" w:color="auto"/>
                <w:right w:val="none" w:sz="0" w:space="0" w:color="auto"/>
              </w:divBdr>
            </w:div>
            <w:div w:id="302276374">
              <w:marLeft w:val="0"/>
              <w:marRight w:val="0"/>
              <w:marTop w:val="0"/>
              <w:marBottom w:val="0"/>
              <w:divBdr>
                <w:top w:val="none" w:sz="0" w:space="0" w:color="auto"/>
                <w:left w:val="none" w:sz="0" w:space="0" w:color="auto"/>
                <w:bottom w:val="none" w:sz="0" w:space="0" w:color="auto"/>
                <w:right w:val="none" w:sz="0" w:space="0" w:color="auto"/>
              </w:divBdr>
            </w:div>
            <w:div w:id="1663199634">
              <w:marLeft w:val="0"/>
              <w:marRight w:val="0"/>
              <w:marTop w:val="0"/>
              <w:marBottom w:val="0"/>
              <w:divBdr>
                <w:top w:val="none" w:sz="0" w:space="0" w:color="auto"/>
                <w:left w:val="none" w:sz="0" w:space="0" w:color="auto"/>
                <w:bottom w:val="none" w:sz="0" w:space="0" w:color="auto"/>
                <w:right w:val="none" w:sz="0" w:space="0" w:color="auto"/>
              </w:divBdr>
            </w:div>
            <w:div w:id="511143840">
              <w:marLeft w:val="0"/>
              <w:marRight w:val="0"/>
              <w:marTop w:val="0"/>
              <w:marBottom w:val="0"/>
              <w:divBdr>
                <w:top w:val="none" w:sz="0" w:space="0" w:color="auto"/>
                <w:left w:val="none" w:sz="0" w:space="0" w:color="auto"/>
                <w:bottom w:val="none" w:sz="0" w:space="0" w:color="auto"/>
                <w:right w:val="none" w:sz="0" w:space="0" w:color="auto"/>
              </w:divBdr>
            </w:div>
            <w:div w:id="1726175778">
              <w:marLeft w:val="0"/>
              <w:marRight w:val="0"/>
              <w:marTop w:val="0"/>
              <w:marBottom w:val="0"/>
              <w:divBdr>
                <w:top w:val="none" w:sz="0" w:space="0" w:color="auto"/>
                <w:left w:val="none" w:sz="0" w:space="0" w:color="auto"/>
                <w:bottom w:val="none" w:sz="0" w:space="0" w:color="auto"/>
                <w:right w:val="none" w:sz="0" w:space="0" w:color="auto"/>
              </w:divBdr>
            </w:div>
            <w:div w:id="2060862717">
              <w:marLeft w:val="0"/>
              <w:marRight w:val="0"/>
              <w:marTop w:val="0"/>
              <w:marBottom w:val="0"/>
              <w:divBdr>
                <w:top w:val="none" w:sz="0" w:space="0" w:color="auto"/>
                <w:left w:val="none" w:sz="0" w:space="0" w:color="auto"/>
                <w:bottom w:val="none" w:sz="0" w:space="0" w:color="auto"/>
                <w:right w:val="none" w:sz="0" w:space="0" w:color="auto"/>
              </w:divBdr>
            </w:div>
            <w:div w:id="983580724">
              <w:marLeft w:val="0"/>
              <w:marRight w:val="0"/>
              <w:marTop w:val="0"/>
              <w:marBottom w:val="0"/>
              <w:divBdr>
                <w:top w:val="none" w:sz="0" w:space="0" w:color="auto"/>
                <w:left w:val="none" w:sz="0" w:space="0" w:color="auto"/>
                <w:bottom w:val="none" w:sz="0" w:space="0" w:color="auto"/>
                <w:right w:val="none" w:sz="0" w:space="0" w:color="auto"/>
              </w:divBdr>
            </w:div>
            <w:div w:id="612634117">
              <w:marLeft w:val="0"/>
              <w:marRight w:val="0"/>
              <w:marTop w:val="0"/>
              <w:marBottom w:val="0"/>
              <w:divBdr>
                <w:top w:val="none" w:sz="0" w:space="0" w:color="auto"/>
                <w:left w:val="none" w:sz="0" w:space="0" w:color="auto"/>
                <w:bottom w:val="none" w:sz="0" w:space="0" w:color="auto"/>
                <w:right w:val="none" w:sz="0" w:space="0" w:color="auto"/>
              </w:divBdr>
            </w:div>
            <w:div w:id="1935817299">
              <w:marLeft w:val="0"/>
              <w:marRight w:val="0"/>
              <w:marTop w:val="0"/>
              <w:marBottom w:val="0"/>
              <w:divBdr>
                <w:top w:val="none" w:sz="0" w:space="0" w:color="auto"/>
                <w:left w:val="none" w:sz="0" w:space="0" w:color="auto"/>
                <w:bottom w:val="none" w:sz="0" w:space="0" w:color="auto"/>
                <w:right w:val="none" w:sz="0" w:space="0" w:color="auto"/>
              </w:divBdr>
            </w:div>
            <w:div w:id="163085939">
              <w:marLeft w:val="0"/>
              <w:marRight w:val="0"/>
              <w:marTop w:val="0"/>
              <w:marBottom w:val="0"/>
              <w:divBdr>
                <w:top w:val="none" w:sz="0" w:space="0" w:color="auto"/>
                <w:left w:val="none" w:sz="0" w:space="0" w:color="auto"/>
                <w:bottom w:val="none" w:sz="0" w:space="0" w:color="auto"/>
                <w:right w:val="none" w:sz="0" w:space="0" w:color="auto"/>
              </w:divBdr>
            </w:div>
            <w:div w:id="713776323">
              <w:marLeft w:val="0"/>
              <w:marRight w:val="0"/>
              <w:marTop w:val="0"/>
              <w:marBottom w:val="0"/>
              <w:divBdr>
                <w:top w:val="none" w:sz="0" w:space="0" w:color="auto"/>
                <w:left w:val="none" w:sz="0" w:space="0" w:color="auto"/>
                <w:bottom w:val="none" w:sz="0" w:space="0" w:color="auto"/>
                <w:right w:val="none" w:sz="0" w:space="0" w:color="auto"/>
              </w:divBdr>
            </w:div>
            <w:div w:id="1361011473">
              <w:marLeft w:val="0"/>
              <w:marRight w:val="0"/>
              <w:marTop w:val="0"/>
              <w:marBottom w:val="0"/>
              <w:divBdr>
                <w:top w:val="none" w:sz="0" w:space="0" w:color="auto"/>
                <w:left w:val="none" w:sz="0" w:space="0" w:color="auto"/>
                <w:bottom w:val="none" w:sz="0" w:space="0" w:color="auto"/>
                <w:right w:val="none" w:sz="0" w:space="0" w:color="auto"/>
              </w:divBdr>
            </w:div>
            <w:div w:id="960187632">
              <w:marLeft w:val="0"/>
              <w:marRight w:val="0"/>
              <w:marTop w:val="0"/>
              <w:marBottom w:val="0"/>
              <w:divBdr>
                <w:top w:val="none" w:sz="0" w:space="0" w:color="auto"/>
                <w:left w:val="none" w:sz="0" w:space="0" w:color="auto"/>
                <w:bottom w:val="none" w:sz="0" w:space="0" w:color="auto"/>
                <w:right w:val="none" w:sz="0" w:space="0" w:color="auto"/>
              </w:divBdr>
            </w:div>
            <w:div w:id="613024220">
              <w:marLeft w:val="0"/>
              <w:marRight w:val="0"/>
              <w:marTop w:val="0"/>
              <w:marBottom w:val="0"/>
              <w:divBdr>
                <w:top w:val="none" w:sz="0" w:space="0" w:color="auto"/>
                <w:left w:val="none" w:sz="0" w:space="0" w:color="auto"/>
                <w:bottom w:val="none" w:sz="0" w:space="0" w:color="auto"/>
                <w:right w:val="none" w:sz="0" w:space="0" w:color="auto"/>
              </w:divBdr>
            </w:div>
            <w:div w:id="1868331873">
              <w:marLeft w:val="0"/>
              <w:marRight w:val="0"/>
              <w:marTop w:val="0"/>
              <w:marBottom w:val="0"/>
              <w:divBdr>
                <w:top w:val="none" w:sz="0" w:space="0" w:color="auto"/>
                <w:left w:val="none" w:sz="0" w:space="0" w:color="auto"/>
                <w:bottom w:val="none" w:sz="0" w:space="0" w:color="auto"/>
                <w:right w:val="none" w:sz="0" w:space="0" w:color="auto"/>
              </w:divBdr>
            </w:div>
            <w:div w:id="1824615815">
              <w:marLeft w:val="0"/>
              <w:marRight w:val="0"/>
              <w:marTop w:val="0"/>
              <w:marBottom w:val="0"/>
              <w:divBdr>
                <w:top w:val="none" w:sz="0" w:space="0" w:color="auto"/>
                <w:left w:val="none" w:sz="0" w:space="0" w:color="auto"/>
                <w:bottom w:val="none" w:sz="0" w:space="0" w:color="auto"/>
                <w:right w:val="none" w:sz="0" w:space="0" w:color="auto"/>
              </w:divBdr>
            </w:div>
            <w:div w:id="1901572">
              <w:marLeft w:val="0"/>
              <w:marRight w:val="0"/>
              <w:marTop w:val="0"/>
              <w:marBottom w:val="0"/>
              <w:divBdr>
                <w:top w:val="none" w:sz="0" w:space="0" w:color="auto"/>
                <w:left w:val="none" w:sz="0" w:space="0" w:color="auto"/>
                <w:bottom w:val="none" w:sz="0" w:space="0" w:color="auto"/>
                <w:right w:val="none" w:sz="0" w:space="0" w:color="auto"/>
              </w:divBdr>
            </w:div>
            <w:div w:id="172690180">
              <w:marLeft w:val="0"/>
              <w:marRight w:val="0"/>
              <w:marTop w:val="0"/>
              <w:marBottom w:val="0"/>
              <w:divBdr>
                <w:top w:val="none" w:sz="0" w:space="0" w:color="auto"/>
                <w:left w:val="none" w:sz="0" w:space="0" w:color="auto"/>
                <w:bottom w:val="none" w:sz="0" w:space="0" w:color="auto"/>
                <w:right w:val="none" w:sz="0" w:space="0" w:color="auto"/>
              </w:divBdr>
            </w:div>
            <w:div w:id="471290133">
              <w:marLeft w:val="0"/>
              <w:marRight w:val="0"/>
              <w:marTop w:val="0"/>
              <w:marBottom w:val="0"/>
              <w:divBdr>
                <w:top w:val="none" w:sz="0" w:space="0" w:color="auto"/>
                <w:left w:val="none" w:sz="0" w:space="0" w:color="auto"/>
                <w:bottom w:val="none" w:sz="0" w:space="0" w:color="auto"/>
                <w:right w:val="none" w:sz="0" w:space="0" w:color="auto"/>
              </w:divBdr>
            </w:div>
            <w:div w:id="911820080">
              <w:marLeft w:val="0"/>
              <w:marRight w:val="0"/>
              <w:marTop w:val="0"/>
              <w:marBottom w:val="0"/>
              <w:divBdr>
                <w:top w:val="none" w:sz="0" w:space="0" w:color="auto"/>
                <w:left w:val="none" w:sz="0" w:space="0" w:color="auto"/>
                <w:bottom w:val="none" w:sz="0" w:space="0" w:color="auto"/>
                <w:right w:val="none" w:sz="0" w:space="0" w:color="auto"/>
              </w:divBdr>
            </w:div>
            <w:div w:id="1903826414">
              <w:marLeft w:val="0"/>
              <w:marRight w:val="0"/>
              <w:marTop w:val="0"/>
              <w:marBottom w:val="0"/>
              <w:divBdr>
                <w:top w:val="none" w:sz="0" w:space="0" w:color="auto"/>
                <w:left w:val="none" w:sz="0" w:space="0" w:color="auto"/>
                <w:bottom w:val="none" w:sz="0" w:space="0" w:color="auto"/>
                <w:right w:val="none" w:sz="0" w:space="0" w:color="auto"/>
              </w:divBdr>
            </w:div>
            <w:div w:id="1240409047">
              <w:marLeft w:val="0"/>
              <w:marRight w:val="0"/>
              <w:marTop w:val="0"/>
              <w:marBottom w:val="0"/>
              <w:divBdr>
                <w:top w:val="none" w:sz="0" w:space="0" w:color="auto"/>
                <w:left w:val="none" w:sz="0" w:space="0" w:color="auto"/>
                <w:bottom w:val="none" w:sz="0" w:space="0" w:color="auto"/>
                <w:right w:val="none" w:sz="0" w:space="0" w:color="auto"/>
              </w:divBdr>
            </w:div>
            <w:div w:id="2125808053">
              <w:marLeft w:val="0"/>
              <w:marRight w:val="0"/>
              <w:marTop w:val="0"/>
              <w:marBottom w:val="0"/>
              <w:divBdr>
                <w:top w:val="none" w:sz="0" w:space="0" w:color="auto"/>
                <w:left w:val="none" w:sz="0" w:space="0" w:color="auto"/>
                <w:bottom w:val="none" w:sz="0" w:space="0" w:color="auto"/>
                <w:right w:val="none" w:sz="0" w:space="0" w:color="auto"/>
              </w:divBdr>
            </w:div>
            <w:div w:id="1688748632">
              <w:marLeft w:val="0"/>
              <w:marRight w:val="0"/>
              <w:marTop w:val="0"/>
              <w:marBottom w:val="0"/>
              <w:divBdr>
                <w:top w:val="none" w:sz="0" w:space="0" w:color="auto"/>
                <w:left w:val="none" w:sz="0" w:space="0" w:color="auto"/>
                <w:bottom w:val="none" w:sz="0" w:space="0" w:color="auto"/>
                <w:right w:val="none" w:sz="0" w:space="0" w:color="auto"/>
              </w:divBdr>
            </w:div>
            <w:div w:id="1072236814">
              <w:marLeft w:val="0"/>
              <w:marRight w:val="0"/>
              <w:marTop w:val="0"/>
              <w:marBottom w:val="0"/>
              <w:divBdr>
                <w:top w:val="none" w:sz="0" w:space="0" w:color="auto"/>
                <w:left w:val="none" w:sz="0" w:space="0" w:color="auto"/>
                <w:bottom w:val="none" w:sz="0" w:space="0" w:color="auto"/>
                <w:right w:val="none" w:sz="0" w:space="0" w:color="auto"/>
              </w:divBdr>
            </w:div>
            <w:div w:id="2037998830">
              <w:marLeft w:val="0"/>
              <w:marRight w:val="0"/>
              <w:marTop w:val="0"/>
              <w:marBottom w:val="0"/>
              <w:divBdr>
                <w:top w:val="none" w:sz="0" w:space="0" w:color="auto"/>
                <w:left w:val="none" w:sz="0" w:space="0" w:color="auto"/>
                <w:bottom w:val="none" w:sz="0" w:space="0" w:color="auto"/>
                <w:right w:val="none" w:sz="0" w:space="0" w:color="auto"/>
              </w:divBdr>
            </w:div>
            <w:div w:id="354843560">
              <w:marLeft w:val="0"/>
              <w:marRight w:val="0"/>
              <w:marTop w:val="0"/>
              <w:marBottom w:val="0"/>
              <w:divBdr>
                <w:top w:val="none" w:sz="0" w:space="0" w:color="auto"/>
                <w:left w:val="none" w:sz="0" w:space="0" w:color="auto"/>
                <w:bottom w:val="none" w:sz="0" w:space="0" w:color="auto"/>
                <w:right w:val="none" w:sz="0" w:space="0" w:color="auto"/>
              </w:divBdr>
            </w:div>
            <w:div w:id="126247747">
              <w:marLeft w:val="0"/>
              <w:marRight w:val="0"/>
              <w:marTop w:val="0"/>
              <w:marBottom w:val="0"/>
              <w:divBdr>
                <w:top w:val="none" w:sz="0" w:space="0" w:color="auto"/>
                <w:left w:val="none" w:sz="0" w:space="0" w:color="auto"/>
                <w:bottom w:val="none" w:sz="0" w:space="0" w:color="auto"/>
                <w:right w:val="none" w:sz="0" w:space="0" w:color="auto"/>
              </w:divBdr>
            </w:div>
            <w:div w:id="685639995">
              <w:marLeft w:val="0"/>
              <w:marRight w:val="0"/>
              <w:marTop w:val="0"/>
              <w:marBottom w:val="0"/>
              <w:divBdr>
                <w:top w:val="none" w:sz="0" w:space="0" w:color="auto"/>
                <w:left w:val="none" w:sz="0" w:space="0" w:color="auto"/>
                <w:bottom w:val="none" w:sz="0" w:space="0" w:color="auto"/>
                <w:right w:val="none" w:sz="0" w:space="0" w:color="auto"/>
              </w:divBdr>
            </w:div>
            <w:div w:id="705758943">
              <w:marLeft w:val="0"/>
              <w:marRight w:val="0"/>
              <w:marTop w:val="0"/>
              <w:marBottom w:val="0"/>
              <w:divBdr>
                <w:top w:val="none" w:sz="0" w:space="0" w:color="auto"/>
                <w:left w:val="none" w:sz="0" w:space="0" w:color="auto"/>
                <w:bottom w:val="none" w:sz="0" w:space="0" w:color="auto"/>
                <w:right w:val="none" w:sz="0" w:space="0" w:color="auto"/>
              </w:divBdr>
            </w:div>
            <w:div w:id="357392297">
              <w:marLeft w:val="0"/>
              <w:marRight w:val="0"/>
              <w:marTop w:val="0"/>
              <w:marBottom w:val="0"/>
              <w:divBdr>
                <w:top w:val="none" w:sz="0" w:space="0" w:color="auto"/>
                <w:left w:val="none" w:sz="0" w:space="0" w:color="auto"/>
                <w:bottom w:val="none" w:sz="0" w:space="0" w:color="auto"/>
                <w:right w:val="none" w:sz="0" w:space="0" w:color="auto"/>
              </w:divBdr>
            </w:div>
            <w:div w:id="108135250">
              <w:marLeft w:val="0"/>
              <w:marRight w:val="0"/>
              <w:marTop w:val="0"/>
              <w:marBottom w:val="0"/>
              <w:divBdr>
                <w:top w:val="none" w:sz="0" w:space="0" w:color="auto"/>
                <w:left w:val="none" w:sz="0" w:space="0" w:color="auto"/>
                <w:bottom w:val="none" w:sz="0" w:space="0" w:color="auto"/>
                <w:right w:val="none" w:sz="0" w:space="0" w:color="auto"/>
              </w:divBdr>
            </w:div>
            <w:div w:id="1838839672">
              <w:marLeft w:val="0"/>
              <w:marRight w:val="0"/>
              <w:marTop w:val="0"/>
              <w:marBottom w:val="0"/>
              <w:divBdr>
                <w:top w:val="none" w:sz="0" w:space="0" w:color="auto"/>
                <w:left w:val="none" w:sz="0" w:space="0" w:color="auto"/>
                <w:bottom w:val="none" w:sz="0" w:space="0" w:color="auto"/>
                <w:right w:val="none" w:sz="0" w:space="0" w:color="auto"/>
              </w:divBdr>
            </w:div>
            <w:div w:id="1437287054">
              <w:marLeft w:val="0"/>
              <w:marRight w:val="0"/>
              <w:marTop w:val="0"/>
              <w:marBottom w:val="0"/>
              <w:divBdr>
                <w:top w:val="none" w:sz="0" w:space="0" w:color="auto"/>
                <w:left w:val="none" w:sz="0" w:space="0" w:color="auto"/>
                <w:bottom w:val="none" w:sz="0" w:space="0" w:color="auto"/>
                <w:right w:val="none" w:sz="0" w:space="0" w:color="auto"/>
              </w:divBdr>
            </w:div>
            <w:div w:id="1464737505">
              <w:marLeft w:val="0"/>
              <w:marRight w:val="0"/>
              <w:marTop w:val="0"/>
              <w:marBottom w:val="0"/>
              <w:divBdr>
                <w:top w:val="none" w:sz="0" w:space="0" w:color="auto"/>
                <w:left w:val="none" w:sz="0" w:space="0" w:color="auto"/>
                <w:bottom w:val="none" w:sz="0" w:space="0" w:color="auto"/>
                <w:right w:val="none" w:sz="0" w:space="0" w:color="auto"/>
              </w:divBdr>
            </w:div>
            <w:div w:id="907544341">
              <w:marLeft w:val="0"/>
              <w:marRight w:val="0"/>
              <w:marTop w:val="0"/>
              <w:marBottom w:val="0"/>
              <w:divBdr>
                <w:top w:val="none" w:sz="0" w:space="0" w:color="auto"/>
                <w:left w:val="none" w:sz="0" w:space="0" w:color="auto"/>
                <w:bottom w:val="none" w:sz="0" w:space="0" w:color="auto"/>
                <w:right w:val="none" w:sz="0" w:space="0" w:color="auto"/>
              </w:divBdr>
            </w:div>
            <w:div w:id="1125544554">
              <w:marLeft w:val="0"/>
              <w:marRight w:val="0"/>
              <w:marTop w:val="0"/>
              <w:marBottom w:val="0"/>
              <w:divBdr>
                <w:top w:val="none" w:sz="0" w:space="0" w:color="auto"/>
                <w:left w:val="none" w:sz="0" w:space="0" w:color="auto"/>
                <w:bottom w:val="none" w:sz="0" w:space="0" w:color="auto"/>
                <w:right w:val="none" w:sz="0" w:space="0" w:color="auto"/>
              </w:divBdr>
            </w:div>
            <w:div w:id="118494838">
              <w:marLeft w:val="0"/>
              <w:marRight w:val="0"/>
              <w:marTop w:val="0"/>
              <w:marBottom w:val="0"/>
              <w:divBdr>
                <w:top w:val="none" w:sz="0" w:space="0" w:color="auto"/>
                <w:left w:val="none" w:sz="0" w:space="0" w:color="auto"/>
                <w:bottom w:val="none" w:sz="0" w:space="0" w:color="auto"/>
                <w:right w:val="none" w:sz="0" w:space="0" w:color="auto"/>
              </w:divBdr>
            </w:div>
            <w:div w:id="1276980794">
              <w:marLeft w:val="0"/>
              <w:marRight w:val="0"/>
              <w:marTop w:val="0"/>
              <w:marBottom w:val="0"/>
              <w:divBdr>
                <w:top w:val="none" w:sz="0" w:space="0" w:color="auto"/>
                <w:left w:val="none" w:sz="0" w:space="0" w:color="auto"/>
                <w:bottom w:val="none" w:sz="0" w:space="0" w:color="auto"/>
                <w:right w:val="none" w:sz="0" w:space="0" w:color="auto"/>
              </w:divBdr>
            </w:div>
            <w:div w:id="125897414">
              <w:marLeft w:val="0"/>
              <w:marRight w:val="0"/>
              <w:marTop w:val="0"/>
              <w:marBottom w:val="0"/>
              <w:divBdr>
                <w:top w:val="none" w:sz="0" w:space="0" w:color="auto"/>
                <w:left w:val="none" w:sz="0" w:space="0" w:color="auto"/>
                <w:bottom w:val="none" w:sz="0" w:space="0" w:color="auto"/>
                <w:right w:val="none" w:sz="0" w:space="0" w:color="auto"/>
              </w:divBdr>
            </w:div>
            <w:div w:id="1666543261">
              <w:marLeft w:val="0"/>
              <w:marRight w:val="0"/>
              <w:marTop w:val="0"/>
              <w:marBottom w:val="0"/>
              <w:divBdr>
                <w:top w:val="none" w:sz="0" w:space="0" w:color="auto"/>
                <w:left w:val="none" w:sz="0" w:space="0" w:color="auto"/>
                <w:bottom w:val="none" w:sz="0" w:space="0" w:color="auto"/>
                <w:right w:val="none" w:sz="0" w:space="0" w:color="auto"/>
              </w:divBdr>
            </w:div>
            <w:div w:id="469447411">
              <w:marLeft w:val="0"/>
              <w:marRight w:val="0"/>
              <w:marTop w:val="0"/>
              <w:marBottom w:val="0"/>
              <w:divBdr>
                <w:top w:val="none" w:sz="0" w:space="0" w:color="auto"/>
                <w:left w:val="none" w:sz="0" w:space="0" w:color="auto"/>
                <w:bottom w:val="none" w:sz="0" w:space="0" w:color="auto"/>
                <w:right w:val="none" w:sz="0" w:space="0" w:color="auto"/>
              </w:divBdr>
            </w:div>
            <w:div w:id="603416925">
              <w:marLeft w:val="0"/>
              <w:marRight w:val="0"/>
              <w:marTop w:val="0"/>
              <w:marBottom w:val="0"/>
              <w:divBdr>
                <w:top w:val="none" w:sz="0" w:space="0" w:color="auto"/>
                <w:left w:val="none" w:sz="0" w:space="0" w:color="auto"/>
                <w:bottom w:val="none" w:sz="0" w:space="0" w:color="auto"/>
                <w:right w:val="none" w:sz="0" w:space="0" w:color="auto"/>
              </w:divBdr>
            </w:div>
            <w:div w:id="980957868">
              <w:marLeft w:val="0"/>
              <w:marRight w:val="0"/>
              <w:marTop w:val="0"/>
              <w:marBottom w:val="0"/>
              <w:divBdr>
                <w:top w:val="none" w:sz="0" w:space="0" w:color="auto"/>
                <w:left w:val="none" w:sz="0" w:space="0" w:color="auto"/>
                <w:bottom w:val="none" w:sz="0" w:space="0" w:color="auto"/>
                <w:right w:val="none" w:sz="0" w:space="0" w:color="auto"/>
              </w:divBdr>
            </w:div>
            <w:div w:id="1949583326">
              <w:marLeft w:val="0"/>
              <w:marRight w:val="0"/>
              <w:marTop w:val="0"/>
              <w:marBottom w:val="0"/>
              <w:divBdr>
                <w:top w:val="none" w:sz="0" w:space="0" w:color="auto"/>
                <w:left w:val="none" w:sz="0" w:space="0" w:color="auto"/>
                <w:bottom w:val="none" w:sz="0" w:space="0" w:color="auto"/>
                <w:right w:val="none" w:sz="0" w:space="0" w:color="auto"/>
              </w:divBdr>
            </w:div>
            <w:div w:id="591862770">
              <w:marLeft w:val="0"/>
              <w:marRight w:val="0"/>
              <w:marTop w:val="0"/>
              <w:marBottom w:val="0"/>
              <w:divBdr>
                <w:top w:val="none" w:sz="0" w:space="0" w:color="auto"/>
                <w:left w:val="none" w:sz="0" w:space="0" w:color="auto"/>
                <w:bottom w:val="none" w:sz="0" w:space="0" w:color="auto"/>
                <w:right w:val="none" w:sz="0" w:space="0" w:color="auto"/>
              </w:divBdr>
            </w:div>
            <w:div w:id="796753659">
              <w:marLeft w:val="0"/>
              <w:marRight w:val="0"/>
              <w:marTop w:val="0"/>
              <w:marBottom w:val="0"/>
              <w:divBdr>
                <w:top w:val="none" w:sz="0" w:space="0" w:color="auto"/>
                <w:left w:val="none" w:sz="0" w:space="0" w:color="auto"/>
                <w:bottom w:val="none" w:sz="0" w:space="0" w:color="auto"/>
                <w:right w:val="none" w:sz="0" w:space="0" w:color="auto"/>
              </w:divBdr>
            </w:div>
            <w:div w:id="2122022522">
              <w:marLeft w:val="0"/>
              <w:marRight w:val="0"/>
              <w:marTop w:val="0"/>
              <w:marBottom w:val="0"/>
              <w:divBdr>
                <w:top w:val="none" w:sz="0" w:space="0" w:color="auto"/>
                <w:left w:val="none" w:sz="0" w:space="0" w:color="auto"/>
                <w:bottom w:val="none" w:sz="0" w:space="0" w:color="auto"/>
                <w:right w:val="none" w:sz="0" w:space="0" w:color="auto"/>
              </w:divBdr>
            </w:div>
            <w:div w:id="708533585">
              <w:marLeft w:val="0"/>
              <w:marRight w:val="0"/>
              <w:marTop w:val="0"/>
              <w:marBottom w:val="0"/>
              <w:divBdr>
                <w:top w:val="none" w:sz="0" w:space="0" w:color="auto"/>
                <w:left w:val="none" w:sz="0" w:space="0" w:color="auto"/>
                <w:bottom w:val="none" w:sz="0" w:space="0" w:color="auto"/>
                <w:right w:val="none" w:sz="0" w:space="0" w:color="auto"/>
              </w:divBdr>
            </w:div>
            <w:div w:id="323053100">
              <w:marLeft w:val="0"/>
              <w:marRight w:val="0"/>
              <w:marTop w:val="0"/>
              <w:marBottom w:val="0"/>
              <w:divBdr>
                <w:top w:val="none" w:sz="0" w:space="0" w:color="auto"/>
                <w:left w:val="none" w:sz="0" w:space="0" w:color="auto"/>
                <w:bottom w:val="none" w:sz="0" w:space="0" w:color="auto"/>
                <w:right w:val="none" w:sz="0" w:space="0" w:color="auto"/>
              </w:divBdr>
            </w:div>
            <w:div w:id="1335231943">
              <w:marLeft w:val="0"/>
              <w:marRight w:val="0"/>
              <w:marTop w:val="0"/>
              <w:marBottom w:val="0"/>
              <w:divBdr>
                <w:top w:val="none" w:sz="0" w:space="0" w:color="auto"/>
                <w:left w:val="none" w:sz="0" w:space="0" w:color="auto"/>
                <w:bottom w:val="none" w:sz="0" w:space="0" w:color="auto"/>
                <w:right w:val="none" w:sz="0" w:space="0" w:color="auto"/>
              </w:divBdr>
            </w:div>
            <w:div w:id="820925135">
              <w:marLeft w:val="0"/>
              <w:marRight w:val="0"/>
              <w:marTop w:val="0"/>
              <w:marBottom w:val="0"/>
              <w:divBdr>
                <w:top w:val="none" w:sz="0" w:space="0" w:color="auto"/>
                <w:left w:val="none" w:sz="0" w:space="0" w:color="auto"/>
                <w:bottom w:val="none" w:sz="0" w:space="0" w:color="auto"/>
                <w:right w:val="none" w:sz="0" w:space="0" w:color="auto"/>
              </w:divBdr>
            </w:div>
            <w:div w:id="1935475027">
              <w:marLeft w:val="0"/>
              <w:marRight w:val="0"/>
              <w:marTop w:val="0"/>
              <w:marBottom w:val="0"/>
              <w:divBdr>
                <w:top w:val="none" w:sz="0" w:space="0" w:color="auto"/>
                <w:left w:val="none" w:sz="0" w:space="0" w:color="auto"/>
                <w:bottom w:val="none" w:sz="0" w:space="0" w:color="auto"/>
                <w:right w:val="none" w:sz="0" w:space="0" w:color="auto"/>
              </w:divBdr>
            </w:div>
            <w:div w:id="1332610450">
              <w:marLeft w:val="0"/>
              <w:marRight w:val="0"/>
              <w:marTop w:val="0"/>
              <w:marBottom w:val="0"/>
              <w:divBdr>
                <w:top w:val="none" w:sz="0" w:space="0" w:color="auto"/>
                <w:left w:val="none" w:sz="0" w:space="0" w:color="auto"/>
                <w:bottom w:val="none" w:sz="0" w:space="0" w:color="auto"/>
                <w:right w:val="none" w:sz="0" w:space="0" w:color="auto"/>
              </w:divBdr>
            </w:div>
            <w:div w:id="936525277">
              <w:marLeft w:val="0"/>
              <w:marRight w:val="0"/>
              <w:marTop w:val="0"/>
              <w:marBottom w:val="0"/>
              <w:divBdr>
                <w:top w:val="none" w:sz="0" w:space="0" w:color="auto"/>
                <w:left w:val="none" w:sz="0" w:space="0" w:color="auto"/>
                <w:bottom w:val="none" w:sz="0" w:space="0" w:color="auto"/>
                <w:right w:val="none" w:sz="0" w:space="0" w:color="auto"/>
              </w:divBdr>
            </w:div>
            <w:div w:id="1903444664">
              <w:marLeft w:val="0"/>
              <w:marRight w:val="0"/>
              <w:marTop w:val="0"/>
              <w:marBottom w:val="0"/>
              <w:divBdr>
                <w:top w:val="none" w:sz="0" w:space="0" w:color="auto"/>
                <w:left w:val="none" w:sz="0" w:space="0" w:color="auto"/>
                <w:bottom w:val="none" w:sz="0" w:space="0" w:color="auto"/>
                <w:right w:val="none" w:sz="0" w:space="0" w:color="auto"/>
              </w:divBdr>
            </w:div>
            <w:div w:id="728967335">
              <w:marLeft w:val="0"/>
              <w:marRight w:val="0"/>
              <w:marTop w:val="0"/>
              <w:marBottom w:val="0"/>
              <w:divBdr>
                <w:top w:val="none" w:sz="0" w:space="0" w:color="auto"/>
                <w:left w:val="none" w:sz="0" w:space="0" w:color="auto"/>
                <w:bottom w:val="none" w:sz="0" w:space="0" w:color="auto"/>
                <w:right w:val="none" w:sz="0" w:space="0" w:color="auto"/>
              </w:divBdr>
            </w:div>
            <w:div w:id="648750087">
              <w:marLeft w:val="0"/>
              <w:marRight w:val="0"/>
              <w:marTop w:val="0"/>
              <w:marBottom w:val="0"/>
              <w:divBdr>
                <w:top w:val="none" w:sz="0" w:space="0" w:color="auto"/>
                <w:left w:val="none" w:sz="0" w:space="0" w:color="auto"/>
                <w:bottom w:val="none" w:sz="0" w:space="0" w:color="auto"/>
                <w:right w:val="none" w:sz="0" w:space="0" w:color="auto"/>
              </w:divBdr>
            </w:div>
            <w:div w:id="618149261">
              <w:marLeft w:val="0"/>
              <w:marRight w:val="0"/>
              <w:marTop w:val="0"/>
              <w:marBottom w:val="0"/>
              <w:divBdr>
                <w:top w:val="none" w:sz="0" w:space="0" w:color="auto"/>
                <w:left w:val="none" w:sz="0" w:space="0" w:color="auto"/>
                <w:bottom w:val="none" w:sz="0" w:space="0" w:color="auto"/>
                <w:right w:val="none" w:sz="0" w:space="0" w:color="auto"/>
              </w:divBdr>
            </w:div>
            <w:div w:id="1946304937">
              <w:marLeft w:val="0"/>
              <w:marRight w:val="0"/>
              <w:marTop w:val="0"/>
              <w:marBottom w:val="0"/>
              <w:divBdr>
                <w:top w:val="none" w:sz="0" w:space="0" w:color="auto"/>
                <w:left w:val="none" w:sz="0" w:space="0" w:color="auto"/>
                <w:bottom w:val="none" w:sz="0" w:space="0" w:color="auto"/>
                <w:right w:val="none" w:sz="0" w:space="0" w:color="auto"/>
              </w:divBdr>
            </w:div>
            <w:div w:id="30812198">
              <w:marLeft w:val="0"/>
              <w:marRight w:val="0"/>
              <w:marTop w:val="0"/>
              <w:marBottom w:val="0"/>
              <w:divBdr>
                <w:top w:val="none" w:sz="0" w:space="0" w:color="auto"/>
                <w:left w:val="none" w:sz="0" w:space="0" w:color="auto"/>
                <w:bottom w:val="none" w:sz="0" w:space="0" w:color="auto"/>
                <w:right w:val="none" w:sz="0" w:space="0" w:color="auto"/>
              </w:divBdr>
            </w:div>
            <w:div w:id="1549490121">
              <w:marLeft w:val="0"/>
              <w:marRight w:val="0"/>
              <w:marTop w:val="0"/>
              <w:marBottom w:val="0"/>
              <w:divBdr>
                <w:top w:val="none" w:sz="0" w:space="0" w:color="auto"/>
                <w:left w:val="none" w:sz="0" w:space="0" w:color="auto"/>
                <w:bottom w:val="none" w:sz="0" w:space="0" w:color="auto"/>
                <w:right w:val="none" w:sz="0" w:space="0" w:color="auto"/>
              </w:divBdr>
            </w:div>
            <w:div w:id="1740403695">
              <w:marLeft w:val="0"/>
              <w:marRight w:val="0"/>
              <w:marTop w:val="0"/>
              <w:marBottom w:val="0"/>
              <w:divBdr>
                <w:top w:val="none" w:sz="0" w:space="0" w:color="auto"/>
                <w:left w:val="none" w:sz="0" w:space="0" w:color="auto"/>
                <w:bottom w:val="none" w:sz="0" w:space="0" w:color="auto"/>
                <w:right w:val="none" w:sz="0" w:space="0" w:color="auto"/>
              </w:divBdr>
            </w:div>
            <w:div w:id="1163353786">
              <w:marLeft w:val="0"/>
              <w:marRight w:val="0"/>
              <w:marTop w:val="0"/>
              <w:marBottom w:val="0"/>
              <w:divBdr>
                <w:top w:val="none" w:sz="0" w:space="0" w:color="auto"/>
                <w:left w:val="none" w:sz="0" w:space="0" w:color="auto"/>
                <w:bottom w:val="none" w:sz="0" w:space="0" w:color="auto"/>
                <w:right w:val="none" w:sz="0" w:space="0" w:color="auto"/>
              </w:divBdr>
            </w:div>
            <w:div w:id="779102254">
              <w:marLeft w:val="0"/>
              <w:marRight w:val="0"/>
              <w:marTop w:val="0"/>
              <w:marBottom w:val="0"/>
              <w:divBdr>
                <w:top w:val="none" w:sz="0" w:space="0" w:color="auto"/>
                <w:left w:val="none" w:sz="0" w:space="0" w:color="auto"/>
                <w:bottom w:val="none" w:sz="0" w:space="0" w:color="auto"/>
                <w:right w:val="none" w:sz="0" w:space="0" w:color="auto"/>
              </w:divBdr>
            </w:div>
            <w:div w:id="286395250">
              <w:marLeft w:val="0"/>
              <w:marRight w:val="0"/>
              <w:marTop w:val="0"/>
              <w:marBottom w:val="0"/>
              <w:divBdr>
                <w:top w:val="none" w:sz="0" w:space="0" w:color="auto"/>
                <w:left w:val="none" w:sz="0" w:space="0" w:color="auto"/>
                <w:bottom w:val="none" w:sz="0" w:space="0" w:color="auto"/>
                <w:right w:val="none" w:sz="0" w:space="0" w:color="auto"/>
              </w:divBdr>
            </w:div>
            <w:div w:id="592126495">
              <w:marLeft w:val="0"/>
              <w:marRight w:val="0"/>
              <w:marTop w:val="0"/>
              <w:marBottom w:val="0"/>
              <w:divBdr>
                <w:top w:val="none" w:sz="0" w:space="0" w:color="auto"/>
                <w:left w:val="none" w:sz="0" w:space="0" w:color="auto"/>
                <w:bottom w:val="none" w:sz="0" w:space="0" w:color="auto"/>
                <w:right w:val="none" w:sz="0" w:space="0" w:color="auto"/>
              </w:divBdr>
            </w:div>
            <w:div w:id="179125474">
              <w:marLeft w:val="0"/>
              <w:marRight w:val="0"/>
              <w:marTop w:val="0"/>
              <w:marBottom w:val="0"/>
              <w:divBdr>
                <w:top w:val="none" w:sz="0" w:space="0" w:color="auto"/>
                <w:left w:val="none" w:sz="0" w:space="0" w:color="auto"/>
                <w:bottom w:val="none" w:sz="0" w:space="0" w:color="auto"/>
                <w:right w:val="none" w:sz="0" w:space="0" w:color="auto"/>
              </w:divBdr>
            </w:div>
            <w:div w:id="1348678077">
              <w:marLeft w:val="0"/>
              <w:marRight w:val="0"/>
              <w:marTop w:val="0"/>
              <w:marBottom w:val="0"/>
              <w:divBdr>
                <w:top w:val="none" w:sz="0" w:space="0" w:color="auto"/>
                <w:left w:val="none" w:sz="0" w:space="0" w:color="auto"/>
                <w:bottom w:val="none" w:sz="0" w:space="0" w:color="auto"/>
                <w:right w:val="none" w:sz="0" w:space="0" w:color="auto"/>
              </w:divBdr>
            </w:div>
            <w:div w:id="716785132">
              <w:marLeft w:val="0"/>
              <w:marRight w:val="0"/>
              <w:marTop w:val="0"/>
              <w:marBottom w:val="0"/>
              <w:divBdr>
                <w:top w:val="none" w:sz="0" w:space="0" w:color="auto"/>
                <w:left w:val="none" w:sz="0" w:space="0" w:color="auto"/>
                <w:bottom w:val="none" w:sz="0" w:space="0" w:color="auto"/>
                <w:right w:val="none" w:sz="0" w:space="0" w:color="auto"/>
              </w:divBdr>
            </w:div>
            <w:div w:id="62679419">
              <w:marLeft w:val="0"/>
              <w:marRight w:val="0"/>
              <w:marTop w:val="0"/>
              <w:marBottom w:val="0"/>
              <w:divBdr>
                <w:top w:val="none" w:sz="0" w:space="0" w:color="auto"/>
                <w:left w:val="none" w:sz="0" w:space="0" w:color="auto"/>
                <w:bottom w:val="none" w:sz="0" w:space="0" w:color="auto"/>
                <w:right w:val="none" w:sz="0" w:space="0" w:color="auto"/>
              </w:divBdr>
            </w:div>
            <w:div w:id="979532160">
              <w:marLeft w:val="0"/>
              <w:marRight w:val="0"/>
              <w:marTop w:val="0"/>
              <w:marBottom w:val="0"/>
              <w:divBdr>
                <w:top w:val="none" w:sz="0" w:space="0" w:color="auto"/>
                <w:left w:val="none" w:sz="0" w:space="0" w:color="auto"/>
                <w:bottom w:val="none" w:sz="0" w:space="0" w:color="auto"/>
                <w:right w:val="none" w:sz="0" w:space="0" w:color="auto"/>
              </w:divBdr>
            </w:div>
            <w:div w:id="1546139560">
              <w:marLeft w:val="0"/>
              <w:marRight w:val="0"/>
              <w:marTop w:val="0"/>
              <w:marBottom w:val="0"/>
              <w:divBdr>
                <w:top w:val="none" w:sz="0" w:space="0" w:color="auto"/>
                <w:left w:val="none" w:sz="0" w:space="0" w:color="auto"/>
                <w:bottom w:val="none" w:sz="0" w:space="0" w:color="auto"/>
                <w:right w:val="none" w:sz="0" w:space="0" w:color="auto"/>
              </w:divBdr>
            </w:div>
            <w:div w:id="1232959946">
              <w:marLeft w:val="0"/>
              <w:marRight w:val="0"/>
              <w:marTop w:val="0"/>
              <w:marBottom w:val="0"/>
              <w:divBdr>
                <w:top w:val="none" w:sz="0" w:space="0" w:color="auto"/>
                <w:left w:val="none" w:sz="0" w:space="0" w:color="auto"/>
                <w:bottom w:val="none" w:sz="0" w:space="0" w:color="auto"/>
                <w:right w:val="none" w:sz="0" w:space="0" w:color="auto"/>
              </w:divBdr>
            </w:div>
            <w:div w:id="1588420738">
              <w:marLeft w:val="0"/>
              <w:marRight w:val="0"/>
              <w:marTop w:val="0"/>
              <w:marBottom w:val="0"/>
              <w:divBdr>
                <w:top w:val="none" w:sz="0" w:space="0" w:color="auto"/>
                <w:left w:val="none" w:sz="0" w:space="0" w:color="auto"/>
                <w:bottom w:val="none" w:sz="0" w:space="0" w:color="auto"/>
                <w:right w:val="none" w:sz="0" w:space="0" w:color="auto"/>
              </w:divBdr>
            </w:div>
            <w:div w:id="1988196451">
              <w:marLeft w:val="0"/>
              <w:marRight w:val="0"/>
              <w:marTop w:val="0"/>
              <w:marBottom w:val="0"/>
              <w:divBdr>
                <w:top w:val="none" w:sz="0" w:space="0" w:color="auto"/>
                <w:left w:val="none" w:sz="0" w:space="0" w:color="auto"/>
                <w:bottom w:val="none" w:sz="0" w:space="0" w:color="auto"/>
                <w:right w:val="none" w:sz="0" w:space="0" w:color="auto"/>
              </w:divBdr>
            </w:div>
            <w:div w:id="614098063">
              <w:marLeft w:val="0"/>
              <w:marRight w:val="0"/>
              <w:marTop w:val="0"/>
              <w:marBottom w:val="0"/>
              <w:divBdr>
                <w:top w:val="none" w:sz="0" w:space="0" w:color="auto"/>
                <w:left w:val="none" w:sz="0" w:space="0" w:color="auto"/>
                <w:bottom w:val="none" w:sz="0" w:space="0" w:color="auto"/>
                <w:right w:val="none" w:sz="0" w:space="0" w:color="auto"/>
              </w:divBdr>
            </w:div>
            <w:div w:id="1479302652">
              <w:marLeft w:val="0"/>
              <w:marRight w:val="0"/>
              <w:marTop w:val="0"/>
              <w:marBottom w:val="0"/>
              <w:divBdr>
                <w:top w:val="none" w:sz="0" w:space="0" w:color="auto"/>
                <w:left w:val="none" w:sz="0" w:space="0" w:color="auto"/>
                <w:bottom w:val="none" w:sz="0" w:space="0" w:color="auto"/>
                <w:right w:val="none" w:sz="0" w:space="0" w:color="auto"/>
              </w:divBdr>
            </w:div>
            <w:div w:id="1002733131">
              <w:marLeft w:val="0"/>
              <w:marRight w:val="0"/>
              <w:marTop w:val="0"/>
              <w:marBottom w:val="0"/>
              <w:divBdr>
                <w:top w:val="none" w:sz="0" w:space="0" w:color="auto"/>
                <w:left w:val="none" w:sz="0" w:space="0" w:color="auto"/>
                <w:bottom w:val="none" w:sz="0" w:space="0" w:color="auto"/>
                <w:right w:val="none" w:sz="0" w:space="0" w:color="auto"/>
              </w:divBdr>
            </w:div>
            <w:div w:id="1137264968">
              <w:marLeft w:val="0"/>
              <w:marRight w:val="0"/>
              <w:marTop w:val="0"/>
              <w:marBottom w:val="0"/>
              <w:divBdr>
                <w:top w:val="none" w:sz="0" w:space="0" w:color="auto"/>
                <w:left w:val="none" w:sz="0" w:space="0" w:color="auto"/>
                <w:bottom w:val="none" w:sz="0" w:space="0" w:color="auto"/>
                <w:right w:val="none" w:sz="0" w:space="0" w:color="auto"/>
              </w:divBdr>
            </w:div>
            <w:div w:id="1834485379">
              <w:marLeft w:val="0"/>
              <w:marRight w:val="0"/>
              <w:marTop w:val="0"/>
              <w:marBottom w:val="0"/>
              <w:divBdr>
                <w:top w:val="none" w:sz="0" w:space="0" w:color="auto"/>
                <w:left w:val="none" w:sz="0" w:space="0" w:color="auto"/>
                <w:bottom w:val="none" w:sz="0" w:space="0" w:color="auto"/>
                <w:right w:val="none" w:sz="0" w:space="0" w:color="auto"/>
              </w:divBdr>
            </w:div>
            <w:div w:id="1281910553">
              <w:marLeft w:val="0"/>
              <w:marRight w:val="0"/>
              <w:marTop w:val="0"/>
              <w:marBottom w:val="0"/>
              <w:divBdr>
                <w:top w:val="none" w:sz="0" w:space="0" w:color="auto"/>
                <w:left w:val="none" w:sz="0" w:space="0" w:color="auto"/>
                <w:bottom w:val="none" w:sz="0" w:space="0" w:color="auto"/>
                <w:right w:val="none" w:sz="0" w:space="0" w:color="auto"/>
              </w:divBdr>
            </w:div>
            <w:div w:id="1407528778">
              <w:marLeft w:val="0"/>
              <w:marRight w:val="0"/>
              <w:marTop w:val="0"/>
              <w:marBottom w:val="0"/>
              <w:divBdr>
                <w:top w:val="none" w:sz="0" w:space="0" w:color="auto"/>
                <w:left w:val="none" w:sz="0" w:space="0" w:color="auto"/>
                <w:bottom w:val="none" w:sz="0" w:space="0" w:color="auto"/>
                <w:right w:val="none" w:sz="0" w:space="0" w:color="auto"/>
              </w:divBdr>
            </w:div>
            <w:div w:id="1358971764">
              <w:marLeft w:val="0"/>
              <w:marRight w:val="0"/>
              <w:marTop w:val="0"/>
              <w:marBottom w:val="0"/>
              <w:divBdr>
                <w:top w:val="none" w:sz="0" w:space="0" w:color="auto"/>
                <w:left w:val="none" w:sz="0" w:space="0" w:color="auto"/>
                <w:bottom w:val="none" w:sz="0" w:space="0" w:color="auto"/>
                <w:right w:val="none" w:sz="0" w:space="0" w:color="auto"/>
              </w:divBdr>
            </w:div>
            <w:div w:id="1149130380">
              <w:marLeft w:val="0"/>
              <w:marRight w:val="0"/>
              <w:marTop w:val="0"/>
              <w:marBottom w:val="0"/>
              <w:divBdr>
                <w:top w:val="none" w:sz="0" w:space="0" w:color="auto"/>
                <w:left w:val="none" w:sz="0" w:space="0" w:color="auto"/>
                <w:bottom w:val="none" w:sz="0" w:space="0" w:color="auto"/>
                <w:right w:val="none" w:sz="0" w:space="0" w:color="auto"/>
              </w:divBdr>
            </w:div>
            <w:div w:id="1208833482">
              <w:marLeft w:val="0"/>
              <w:marRight w:val="0"/>
              <w:marTop w:val="0"/>
              <w:marBottom w:val="0"/>
              <w:divBdr>
                <w:top w:val="none" w:sz="0" w:space="0" w:color="auto"/>
                <w:left w:val="none" w:sz="0" w:space="0" w:color="auto"/>
                <w:bottom w:val="none" w:sz="0" w:space="0" w:color="auto"/>
                <w:right w:val="none" w:sz="0" w:space="0" w:color="auto"/>
              </w:divBdr>
            </w:div>
            <w:div w:id="1126268191">
              <w:marLeft w:val="0"/>
              <w:marRight w:val="0"/>
              <w:marTop w:val="0"/>
              <w:marBottom w:val="0"/>
              <w:divBdr>
                <w:top w:val="none" w:sz="0" w:space="0" w:color="auto"/>
                <w:left w:val="none" w:sz="0" w:space="0" w:color="auto"/>
                <w:bottom w:val="none" w:sz="0" w:space="0" w:color="auto"/>
                <w:right w:val="none" w:sz="0" w:space="0" w:color="auto"/>
              </w:divBdr>
            </w:div>
            <w:div w:id="1273787342">
              <w:marLeft w:val="0"/>
              <w:marRight w:val="0"/>
              <w:marTop w:val="0"/>
              <w:marBottom w:val="0"/>
              <w:divBdr>
                <w:top w:val="none" w:sz="0" w:space="0" w:color="auto"/>
                <w:left w:val="none" w:sz="0" w:space="0" w:color="auto"/>
                <w:bottom w:val="none" w:sz="0" w:space="0" w:color="auto"/>
                <w:right w:val="none" w:sz="0" w:space="0" w:color="auto"/>
              </w:divBdr>
            </w:div>
            <w:div w:id="1631933699">
              <w:marLeft w:val="0"/>
              <w:marRight w:val="0"/>
              <w:marTop w:val="0"/>
              <w:marBottom w:val="0"/>
              <w:divBdr>
                <w:top w:val="none" w:sz="0" w:space="0" w:color="auto"/>
                <w:left w:val="none" w:sz="0" w:space="0" w:color="auto"/>
                <w:bottom w:val="none" w:sz="0" w:space="0" w:color="auto"/>
                <w:right w:val="none" w:sz="0" w:space="0" w:color="auto"/>
              </w:divBdr>
            </w:div>
            <w:div w:id="1724139001">
              <w:marLeft w:val="0"/>
              <w:marRight w:val="0"/>
              <w:marTop w:val="0"/>
              <w:marBottom w:val="0"/>
              <w:divBdr>
                <w:top w:val="none" w:sz="0" w:space="0" w:color="auto"/>
                <w:left w:val="none" w:sz="0" w:space="0" w:color="auto"/>
                <w:bottom w:val="none" w:sz="0" w:space="0" w:color="auto"/>
                <w:right w:val="none" w:sz="0" w:space="0" w:color="auto"/>
              </w:divBdr>
            </w:div>
            <w:div w:id="259989767">
              <w:marLeft w:val="0"/>
              <w:marRight w:val="0"/>
              <w:marTop w:val="0"/>
              <w:marBottom w:val="0"/>
              <w:divBdr>
                <w:top w:val="none" w:sz="0" w:space="0" w:color="auto"/>
                <w:left w:val="none" w:sz="0" w:space="0" w:color="auto"/>
                <w:bottom w:val="none" w:sz="0" w:space="0" w:color="auto"/>
                <w:right w:val="none" w:sz="0" w:space="0" w:color="auto"/>
              </w:divBdr>
            </w:div>
            <w:div w:id="573322918">
              <w:marLeft w:val="0"/>
              <w:marRight w:val="0"/>
              <w:marTop w:val="0"/>
              <w:marBottom w:val="0"/>
              <w:divBdr>
                <w:top w:val="none" w:sz="0" w:space="0" w:color="auto"/>
                <w:left w:val="none" w:sz="0" w:space="0" w:color="auto"/>
                <w:bottom w:val="none" w:sz="0" w:space="0" w:color="auto"/>
                <w:right w:val="none" w:sz="0" w:space="0" w:color="auto"/>
              </w:divBdr>
            </w:div>
            <w:div w:id="92552378">
              <w:marLeft w:val="0"/>
              <w:marRight w:val="0"/>
              <w:marTop w:val="0"/>
              <w:marBottom w:val="0"/>
              <w:divBdr>
                <w:top w:val="none" w:sz="0" w:space="0" w:color="auto"/>
                <w:left w:val="none" w:sz="0" w:space="0" w:color="auto"/>
                <w:bottom w:val="none" w:sz="0" w:space="0" w:color="auto"/>
                <w:right w:val="none" w:sz="0" w:space="0" w:color="auto"/>
              </w:divBdr>
            </w:div>
            <w:div w:id="1136950069">
              <w:marLeft w:val="0"/>
              <w:marRight w:val="0"/>
              <w:marTop w:val="0"/>
              <w:marBottom w:val="0"/>
              <w:divBdr>
                <w:top w:val="none" w:sz="0" w:space="0" w:color="auto"/>
                <w:left w:val="none" w:sz="0" w:space="0" w:color="auto"/>
                <w:bottom w:val="none" w:sz="0" w:space="0" w:color="auto"/>
                <w:right w:val="none" w:sz="0" w:space="0" w:color="auto"/>
              </w:divBdr>
            </w:div>
            <w:div w:id="1350789177">
              <w:marLeft w:val="0"/>
              <w:marRight w:val="0"/>
              <w:marTop w:val="0"/>
              <w:marBottom w:val="0"/>
              <w:divBdr>
                <w:top w:val="none" w:sz="0" w:space="0" w:color="auto"/>
                <w:left w:val="none" w:sz="0" w:space="0" w:color="auto"/>
                <w:bottom w:val="none" w:sz="0" w:space="0" w:color="auto"/>
                <w:right w:val="none" w:sz="0" w:space="0" w:color="auto"/>
              </w:divBdr>
            </w:div>
            <w:div w:id="1724450885">
              <w:marLeft w:val="0"/>
              <w:marRight w:val="0"/>
              <w:marTop w:val="0"/>
              <w:marBottom w:val="0"/>
              <w:divBdr>
                <w:top w:val="none" w:sz="0" w:space="0" w:color="auto"/>
                <w:left w:val="none" w:sz="0" w:space="0" w:color="auto"/>
                <w:bottom w:val="none" w:sz="0" w:space="0" w:color="auto"/>
                <w:right w:val="none" w:sz="0" w:space="0" w:color="auto"/>
              </w:divBdr>
            </w:div>
            <w:div w:id="1029989313">
              <w:marLeft w:val="0"/>
              <w:marRight w:val="0"/>
              <w:marTop w:val="0"/>
              <w:marBottom w:val="0"/>
              <w:divBdr>
                <w:top w:val="none" w:sz="0" w:space="0" w:color="auto"/>
                <w:left w:val="none" w:sz="0" w:space="0" w:color="auto"/>
                <w:bottom w:val="none" w:sz="0" w:space="0" w:color="auto"/>
                <w:right w:val="none" w:sz="0" w:space="0" w:color="auto"/>
              </w:divBdr>
            </w:div>
            <w:div w:id="204609155">
              <w:marLeft w:val="0"/>
              <w:marRight w:val="0"/>
              <w:marTop w:val="0"/>
              <w:marBottom w:val="0"/>
              <w:divBdr>
                <w:top w:val="none" w:sz="0" w:space="0" w:color="auto"/>
                <w:left w:val="none" w:sz="0" w:space="0" w:color="auto"/>
                <w:bottom w:val="none" w:sz="0" w:space="0" w:color="auto"/>
                <w:right w:val="none" w:sz="0" w:space="0" w:color="auto"/>
              </w:divBdr>
            </w:div>
            <w:div w:id="639304783">
              <w:marLeft w:val="0"/>
              <w:marRight w:val="0"/>
              <w:marTop w:val="0"/>
              <w:marBottom w:val="0"/>
              <w:divBdr>
                <w:top w:val="none" w:sz="0" w:space="0" w:color="auto"/>
                <w:left w:val="none" w:sz="0" w:space="0" w:color="auto"/>
                <w:bottom w:val="none" w:sz="0" w:space="0" w:color="auto"/>
                <w:right w:val="none" w:sz="0" w:space="0" w:color="auto"/>
              </w:divBdr>
            </w:div>
            <w:div w:id="1288857068">
              <w:marLeft w:val="0"/>
              <w:marRight w:val="0"/>
              <w:marTop w:val="0"/>
              <w:marBottom w:val="0"/>
              <w:divBdr>
                <w:top w:val="none" w:sz="0" w:space="0" w:color="auto"/>
                <w:left w:val="none" w:sz="0" w:space="0" w:color="auto"/>
                <w:bottom w:val="none" w:sz="0" w:space="0" w:color="auto"/>
                <w:right w:val="none" w:sz="0" w:space="0" w:color="auto"/>
              </w:divBdr>
            </w:div>
            <w:div w:id="755249011">
              <w:marLeft w:val="0"/>
              <w:marRight w:val="0"/>
              <w:marTop w:val="0"/>
              <w:marBottom w:val="0"/>
              <w:divBdr>
                <w:top w:val="none" w:sz="0" w:space="0" w:color="auto"/>
                <w:left w:val="none" w:sz="0" w:space="0" w:color="auto"/>
                <w:bottom w:val="none" w:sz="0" w:space="0" w:color="auto"/>
                <w:right w:val="none" w:sz="0" w:space="0" w:color="auto"/>
              </w:divBdr>
            </w:div>
            <w:div w:id="1815677997">
              <w:marLeft w:val="0"/>
              <w:marRight w:val="0"/>
              <w:marTop w:val="0"/>
              <w:marBottom w:val="0"/>
              <w:divBdr>
                <w:top w:val="none" w:sz="0" w:space="0" w:color="auto"/>
                <w:left w:val="none" w:sz="0" w:space="0" w:color="auto"/>
                <w:bottom w:val="none" w:sz="0" w:space="0" w:color="auto"/>
                <w:right w:val="none" w:sz="0" w:space="0" w:color="auto"/>
              </w:divBdr>
            </w:div>
            <w:div w:id="763496355">
              <w:marLeft w:val="0"/>
              <w:marRight w:val="0"/>
              <w:marTop w:val="0"/>
              <w:marBottom w:val="0"/>
              <w:divBdr>
                <w:top w:val="none" w:sz="0" w:space="0" w:color="auto"/>
                <w:left w:val="none" w:sz="0" w:space="0" w:color="auto"/>
                <w:bottom w:val="none" w:sz="0" w:space="0" w:color="auto"/>
                <w:right w:val="none" w:sz="0" w:space="0" w:color="auto"/>
              </w:divBdr>
            </w:div>
            <w:div w:id="179979643">
              <w:marLeft w:val="0"/>
              <w:marRight w:val="0"/>
              <w:marTop w:val="0"/>
              <w:marBottom w:val="0"/>
              <w:divBdr>
                <w:top w:val="none" w:sz="0" w:space="0" w:color="auto"/>
                <w:left w:val="none" w:sz="0" w:space="0" w:color="auto"/>
                <w:bottom w:val="none" w:sz="0" w:space="0" w:color="auto"/>
                <w:right w:val="none" w:sz="0" w:space="0" w:color="auto"/>
              </w:divBdr>
            </w:div>
            <w:div w:id="641806976">
              <w:marLeft w:val="0"/>
              <w:marRight w:val="0"/>
              <w:marTop w:val="0"/>
              <w:marBottom w:val="0"/>
              <w:divBdr>
                <w:top w:val="none" w:sz="0" w:space="0" w:color="auto"/>
                <w:left w:val="none" w:sz="0" w:space="0" w:color="auto"/>
                <w:bottom w:val="none" w:sz="0" w:space="0" w:color="auto"/>
                <w:right w:val="none" w:sz="0" w:space="0" w:color="auto"/>
              </w:divBdr>
            </w:div>
            <w:div w:id="29376766">
              <w:marLeft w:val="0"/>
              <w:marRight w:val="0"/>
              <w:marTop w:val="0"/>
              <w:marBottom w:val="0"/>
              <w:divBdr>
                <w:top w:val="none" w:sz="0" w:space="0" w:color="auto"/>
                <w:left w:val="none" w:sz="0" w:space="0" w:color="auto"/>
                <w:bottom w:val="none" w:sz="0" w:space="0" w:color="auto"/>
                <w:right w:val="none" w:sz="0" w:space="0" w:color="auto"/>
              </w:divBdr>
            </w:div>
            <w:div w:id="2107069932">
              <w:marLeft w:val="0"/>
              <w:marRight w:val="0"/>
              <w:marTop w:val="0"/>
              <w:marBottom w:val="0"/>
              <w:divBdr>
                <w:top w:val="none" w:sz="0" w:space="0" w:color="auto"/>
                <w:left w:val="none" w:sz="0" w:space="0" w:color="auto"/>
                <w:bottom w:val="none" w:sz="0" w:space="0" w:color="auto"/>
                <w:right w:val="none" w:sz="0" w:space="0" w:color="auto"/>
              </w:divBdr>
            </w:div>
            <w:div w:id="1823808541">
              <w:marLeft w:val="0"/>
              <w:marRight w:val="0"/>
              <w:marTop w:val="0"/>
              <w:marBottom w:val="0"/>
              <w:divBdr>
                <w:top w:val="none" w:sz="0" w:space="0" w:color="auto"/>
                <w:left w:val="none" w:sz="0" w:space="0" w:color="auto"/>
                <w:bottom w:val="none" w:sz="0" w:space="0" w:color="auto"/>
                <w:right w:val="none" w:sz="0" w:space="0" w:color="auto"/>
              </w:divBdr>
            </w:div>
            <w:div w:id="345249408">
              <w:marLeft w:val="0"/>
              <w:marRight w:val="0"/>
              <w:marTop w:val="0"/>
              <w:marBottom w:val="0"/>
              <w:divBdr>
                <w:top w:val="none" w:sz="0" w:space="0" w:color="auto"/>
                <w:left w:val="none" w:sz="0" w:space="0" w:color="auto"/>
                <w:bottom w:val="none" w:sz="0" w:space="0" w:color="auto"/>
                <w:right w:val="none" w:sz="0" w:space="0" w:color="auto"/>
              </w:divBdr>
            </w:div>
            <w:div w:id="1220945468">
              <w:marLeft w:val="0"/>
              <w:marRight w:val="0"/>
              <w:marTop w:val="0"/>
              <w:marBottom w:val="0"/>
              <w:divBdr>
                <w:top w:val="none" w:sz="0" w:space="0" w:color="auto"/>
                <w:left w:val="none" w:sz="0" w:space="0" w:color="auto"/>
                <w:bottom w:val="none" w:sz="0" w:space="0" w:color="auto"/>
                <w:right w:val="none" w:sz="0" w:space="0" w:color="auto"/>
              </w:divBdr>
            </w:div>
            <w:div w:id="1494030505">
              <w:marLeft w:val="0"/>
              <w:marRight w:val="0"/>
              <w:marTop w:val="0"/>
              <w:marBottom w:val="0"/>
              <w:divBdr>
                <w:top w:val="none" w:sz="0" w:space="0" w:color="auto"/>
                <w:left w:val="none" w:sz="0" w:space="0" w:color="auto"/>
                <w:bottom w:val="none" w:sz="0" w:space="0" w:color="auto"/>
                <w:right w:val="none" w:sz="0" w:space="0" w:color="auto"/>
              </w:divBdr>
            </w:div>
            <w:div w:id="583149095">
              <w:marLeft w:val="0"/>
              <w:marRight w:val="0"/>
              <w:marTop w:val="0"/>
              <w:marBottom w:val="0"/>
              <w:divBdr>
                <w:top w:val="none" w:sz="0" w:space="0" w:color="auto"/>
                <w:left w:val="none" w:sz="0" w:space="0" w:color="auto"/>
                <w:bottom w:val="none" w:sz="0" w:space="0" w:color="auto"/>
                <w:right w:val="none" w:sz="0" w:space="0" w:color="auto"/>
              </w:divBdr>
            </w:div>
            <w:div w:id="981274198">
              <w:marLeft w:val="0"/>
              <w:marRight w:val="0"/>
              <w:marTop w:val="0"/>
              <w:marBottom w:val="0"/>
              <w:divBdr>
                <w:top w:val="none" w:sz="0" w:space="0" w:color="auto"/>
                <w:left w:val="none" w:sz="0" w:space="0" w:color="auto"/>
                <w:bottom w:val="none" w:sz="0" w:space="0" w:color="auto"/>
                <w:right w:val="none" w:sz="0" w:space="0" w:color="auto"/>
              </w:divBdr>
            </w:div>
            <w:div w:id="210963274">
              <w:marLeft w:val="0"/>
              <w:marRight w:val="0"/>
              <w:marTop w:val="0"/>
              <w:marBottom w:val="0"/>
              <w:divBdr>
                <w:top w:val="none" w:sz="0" w:space="0" w:color="auto"/>
                <w:left w:val="none" w:sz="0" w:space="0" w:color="auto"/>
                <w:bottom w:val="none" w:sz="0" w:space="0" w:color="auto"/>
                <w:right w:val="none" w:sz="0" w:space="0" w:color="auto"/>
              </w:divBdr>
            </w:div>
            <w:div w:id="404032332">
              <w:marLeft w:val="0"/>
              <w:marRight w:val="0"/>
              <w:marTop w:val="0"/>
              <w:marBottom w:val="0"/>
              <w:divBdr>
                <w:top w:val="none" w:sz="0" w:space="0" w:color="auto"/>
                <w:left w:val="none" w:sz="0" w:space="0" w:color="auto"/>
                <w:bottom w:val="none" w:sz="0" w:space="0" w:color="auto"/>
                <w:right w:val="none" w:sz="0" w:space="0" w:color="auto"/>
              </w:divBdr>
            </w:div>
            <w:div w:id="2145153342">
              <w:marLeft w:val="0"/>
              <w:marRight w:val="0"/>
              <w:marTop w:val="0"/>
              <w:marBottom w:val="0"/>
              <w:divBdr>
                <w:top w:val="none" w:sz="0" w:space="0" w:color="auto"/>
                <w:left w:val="none" w:sz="0" w:space="0" w:color="auto"/>
                <w:bottom w:val="none" w:sz="0" w:space="0" w:color="auto"/>
                <w:right w:val="none" w:sz="0" w:space="0" w:color="auto"/>
              </w:divBdr>
            </w:div>
            <w:div w:id="71389955">
              <w:marLeft w:val="0"/>
              <w:marRight w:val="0"/>
              <w:marTop w:val="0"/>
              <w:marBottom w:val="0"/>
              <w:divBdr>
                <w:top w:val="none" w:sz="0" w:space="0" w:color="auto"/>
                <w:left w:val="none" w:sz="0" w:space="0" w:color="auto"/>
                <w:bottom w:val="none" w:sz="0" w:space="0" w:color="auto"/>
                <w:right w:val="none" w:sz="0" w:space="0" w:color="auto"/>
              </w:divBdr>
            </w:div>
            <w:div w:id="1195735233">
              <w:marLeft w:val="0"/>
              <w:marRight w:val="0"/>
              <w:marTop w:val="0"/>
              <w:marBottom w:val="0"/>
              <w:divBdr>
                <w:top w:val="none" w:sz="0" w:space="0" w:color="auto"/>
                <w:left w:val="none" w:sz="0" w:space="0" w:color="auto"/>
                <w:bottom w:val="none" w:sz="0" w:space="0" w:color="auto"/>
                <w:right w:val="none" w:sz="0" w:space="0" w:color="auto"/>
              </w:divBdr>
            </w:div>
            <w:div w:id="980037835">
              <w:marLeft w:val="0"/>
              <w:marRight w:val="0"/>
              <w:marTop w:val="0"/>
              <w:marBottom w:val="0"/>
              <w:divBdr>
                <w:top w:val="none" w:sz="0" w:space="0" w:color="auto"/>
                <w:left w:val="none" w:sz="0" w:space="0" w:color="auto"/>
                <w:bottom w:val="none" w:sz="0" w:space="0" w:color="auto"/>
                <w:right w:val="none" w:sz="0" w:space="0" w:color="auto"/>
              </w:divBdr>
            </w:div>
            <w:div w:id="1638677769">
              <w:marLeft w:val="0"/>
              <w:marRight w:val="0"/>
              <w:marTop w:val="0"/>
              <w:marBottom w:val="0"/>
              <w:divBdr>
                <w:top w:val="none" w:sz="0" w:space="0" w:color="auto"/>
                <w:left w:val="none" w:sz="0" w:space="0" w:color="auto"/>
                <w:bottom w:val="none" w:sz="0" w:space="0" w:color="auto"/>
                <w:right w:val="none" w:sz="0" w:space="0" w:color="auto"/>
              </w:divBdr>
            </w:div>
            <w:div w:id="522981683">
              <w:marLeft w:val="0"/>
              <w:marRight w:val="0"/>
              <w:marTop w:val="0"/>
              <w:marBottom w:val="0"/>
              <w:divBdr>
                <w:top w:val="none" w:sz="0" w:space="0" w:color="auto"/>
                <w:left w:val="none" w:sz="0" w:space="0" w:color="auto"/>
                <w:bottom w:val="none" w:sz="0" w:space="0" w:color="auto"/>
                <w:right w:val="none" w:sz="0" w:space="0" w:color="auto"/>
              </w:divBdr>
            </w:div>
            <w:div w:id="1592468676">
              <w:marLeft w:val="0"/>
              <w:marRight w:val="0"/>
              <w:marTop w:val="0"/>
              <w:marBottom w:val="0"/>
              <w:divBdr>
                <w:top w:val="none" w:sz="0" w:space="0" w:color="auto"/>
                <w:left w:val="none" w:sz="0" w:space="0" w:color="auto"/>
                <w:bottom w:val="none" w:sz="0" w:space="0" w:color="auto"/>
                <w:right w:val="none" w:sz="0" w:space="0" w:color="auto"/>
              </w:divBdr>
            </w:div>
            <w:div w:id="2096004447">
              <w:marLeft w:val="0"/>
              <w:marRight w:val="0"/>
              <w:marTop w:val="0"/>
              <w:marBottom w:val="0"/>
              <w:divBdr>
                <w:top w:val="none" w:sz="0" w:space="0" w:color="auto"/>
                <w:left w:val="none" w:sz="0" w:space="0" w:color="auto"/>
                <w:bottom w:val="none" w:sz="0" w:space="0" w:color="auto"/>
                <w:right w:val="none" w:sz="0" w:space="0" w:color="auto"/>
              </w:divBdr>
            </w:div>
            <w:div w:id="1278676113">
              <w:marLeft w:val="0"/>
              <w:marRight w:val="0"/>
              <w:marTop w:val="0"/>
              <w:marBottom w:val="0"/>
              <w:divBdr>
                <w:top w:val="none" w:sz="0" w:space="0" w:color="auto"/>
                <w:left w:val="none" w:sz="0" w:space="0" w:color="auto"/>
                <w:bottom w:val="none" w:sz="0" w:space="0" w:color="auto"/>
                <w:right w:val="none" w:sz="0" w:space="0" w:color="auto"/>
              </w:divBdr>
            </w:div>
            <w:div w:id="454756705">
              <w:marLeft w:val="0"/>
              <w:marRight w:val="0"/>
              <w:marTop w:val="0"/>
              <w:marBottom w:val="0"/>
              <w:divBdr>
                <w:top w:val="none" w:sz="0" w:space="0" w:color="auto"/>
                <w:left w:val="none" w:sz="0" w:space="0" w:color="auto"/>
                <w:bottom w:val="none" w:sz="0" w:space="0" w:color="auto"/>
                <w:right w:val="none" w:sz="0" w:space="0" w:color="auto"/>
              </w:divBdr>
            </w:div>
            <w:div w:id="1508058302">
              <w:marLeft w:val="0"/>
              <w:marRight w:val="0"/>
              <w:marTop w:val="0"/>
              <w:marBottom w:val="0"/>
              <w:divBdr>
                <w:top w:val="none" w:sz="0" w:space="0" w:color="auto"/>
                <w:left w:val="none" w:sz="0" w:space="0" w:color="auto"/>
                <w:bottom w:val="none" w:sz="0" w:space="0" w:color="auto"/>
                <w:right w:val="none" w:sz="0" w:space="0" w:color="auto"/>
              </w:divBdr>
            </w:div>
            <w:div w:id="297540078">
              <w:marLeft w:val="0"/>
              <w:marRight w:val="0"/>
              <w:marTop w:val="0"/>
              <w:marBottom w:val="0"/>
              <w:divBdr>
                <w:top w:val="none" w:sz="0" w:space="0" w:color="auto"/>
                <w:left w:val="none" w:sz="0" w:space="0" w:color="auto"/>
                <w:bottom w:val="none" w:sz="0" w:space="0" w:color="auto"/>
                <w:right w:val="none" w:sz="0" w:space="0" w:color="auto"/>
              </w:divBdr>
            </w:div>
            <w:div w:id="1527671534">
              <w:marLeft w:val="0"/>
              <w:marRight w:val="0"/>
              <w:marTop w:val="0"/>
              <w:marBottom w:val="0"/>
              <w:divBdr>
                <w:top w:val="none" w:sz="0" w:space="0" w:color="auto"/>
                <w:left w:val="none" w:sz="0" w:space="0" w:color="auto"/>
                <w:bottom w:val="none" w:sz="0" w:space="0" w:color="auto"/>
                <w:right w:val="none" w:sz="0" w:space="0" w:color="auto"/>
              </w:divBdr>
            </w:div>
            <w:div w:id="1704329684">
              <w:marLeft w:val="0"/>
              <w:marRight w:val="0"/>
              <w:marTop w:val="0"/>
              <w:marBottom w:val="0"/>
              <w:divBdr>
                <w:top w:val="none" w:sz="0" w:space="0" w:color="auto"/>
                <w:left w:val="none" w:sz="0" w:space="0" w:color="auto"/>
                <w:bottom w:val="none" w:sz="0" w:space="0" w:color="auto"/>
                <w:right w:val="none" w:sz="0" w:space="0" w:color="auto"/>
              </w:divBdr>
            </w:div>
            <w:div w:id="466708776">
              <w:marLeft w:val="0"/>
              <w:marRight w:val="0"/>
              <w:marTop w:val="0"/>
              <w:marBottom w:val="0"/>
              <w:divBdr>
                <w:top w:val="none" w:sz="0" w:space="0" w:color="auto"/>
                <w:left w:val="none" w:sz="0" w:space="0" w:color="auto"/>
                <w:bottom w:val="none" w:sz="0" w:space="0" w:color="auto"/>
                <w:right w:val="none" w:sz="0" w:space="0" w:color="auto"/>
              </w:divBdr>
            </w:div>
            <w:div w:id="1292713474">
              <w:marLeft w:val="0"/>
              <w:marRight w:val="0"/>
              <w:marTop w:val="0"/>
              <w:marBottom w:val="0"/>
              <w:divBdr>
                <w:top w:val="none" w:sz="0" w:space="0" w:color="auto"/>
                <w:left w:val="none" w:sz="0" w:space="0" w:color="auto"/>
                <w:bottom w:val="none" w:sz="0" w:space="0" w:color="auto"/>
                <w:right w:val="none" w:sz="0" w:space="0" w:color="auto"/>
              </w:divBdr>
            </w:div>
            <w:div w:id="1546480145">
              <w:marLeft w:val="0"/>
              <w:marRight w:val="0"/>
              <w:marTop w:val="0"/>
              <w:marBottom w:val="0"/>
              <w:divBdr>
                <w:top w:val="none" w:sz="0" w:space="0" w:color="auto"/>
                <w:left w:val="none" w:sz="0" w:space="0" w:color="auto"/>
                <w:bottom w:val="none" w:sz="0" w:space="0" w:color="auto"/>
                <w:right w:val="none" w:sz="0" w:space="0" w:color="auto"/>
              </w:divBdr>
            </w:div>
            <w:div w:id="1044326881">
              <w:marLeft w:val="0"/>
              <w:marRight w:val="0"/>
              <w:marTop w:val="0"/>
              <w:marBottom w:val="0"/>
              <w:divBdr>
                <w:top w:val="none" w:sz="0" w:space="0" w:color="auto"/>
                <w:left w:val="none" w:sz="0" w:space="0" w:color="auto"/>
                <w:bottom w:val="none" w:sz="0" w:space="0" w:color="auto"/>
                <w:right w:val="none" w:sz="0" w:space="0" w:color="auto"/>
              </w:divBdr>
            </w:div>
            <w:div w:id="906957564">
              <w:marLeft w:val="0"/>
              <w:marRight w:val="0"/>
              <w:marTop w:val="0"/>
              <w:marBottom w:val="0"/>
              <w:divBdr>
                <w:top w:val="none" w:sz="0" w:space="0" w:color="auto"/>
                <w:left w:val="none" w:sz="0" w:space="0" w:color="auto"/>
                <w:bottom w:val="none" w:sz="0" w:space="0" w:color="auto"/>
                <w:right w:val="none" w:sz="0" w:space="0" w:color="auto"/>
              </w:divBdr>
            </w:div>
            <w:div w:id="1617905621">
              <w:marLeft w:val="0"/>
              <w:marRight w:val="0"/>
              <w:marTop w:val="0"/>
              <w:marBottom w:val="0"/>
              <w:divBdr>
                <w:top w:val="none" w:sz="0" w:space="0" w:color="auto"/>
                <w:left w:val="none" w:sz="0" w:space="0" w:color="auto"/>
                <w:bottom w:val="none" w:sz="0" w:space="0" w:color="auto"/>
                <w:right w:val="none" w:sz="0" w:space="0" w:color="auto"/>
              </w:divBdr>
            </w:div>
            <w:div w:id="1709061660">
              <w:marLeft w:val="0"/>
              <w:marRight w:val="0"/>
              <w:marTop w:val="0"/>
              <w:marBottom w:val="0"/>
              <w:divBdr>
                <w:top w:val="none" w:sz="0" w:space="0" w:color="auto"/>
                <w:left w:val="none" w:sz="0" w:space="0" w:color="auto"/>
                <w:bottom w:val="none" w:sz="0" w:space="0" w:color="auto"/>
                <w:right w:val="none" w:sz="0" w:space="0" w:color="auto"/>
              </w:divBdr>
            </w:div>
            <w:div w:id="1652322655">
              <w:marLeft w:val="0"/>
              <w:marRight w:val="0"/>
              <w:marTop w:val="0"/>
              <w:marBottom w:val="0"/>
              <w:divBdr>
                <w:top w:val="none" w:sz="0" w:space="0" w:color="auto"/>
                <w:left w:val="none" w:sz="0" w:space="0" w:color="auto"/>
                <w:bottom w:val="none" w:sz="0" w:space="0" w:color="auto"/>
                <w:right w:val="none" w:sz="0" w:space="0" w:color="auto"/>
              </w:divBdr>
            </w:div>
            <w:div w:id="1621108079">
              <w:marLeft w:val="0"/>
              <w:marRight w:val="0"/>
              <w:marTop w:val="0"/>
              <w:marBottom w:val="0"/>
              <w:divBdr>
                <w:top w:val="none" w:sz="0" w:space="0" w:color="auto"/>
                <w:left w:val="none" w:sz="0" w:space="0" w:color="auto"/>
                <w:bottom w:val="none" w:sz="0" w:space="0" w:color="auto"/>
                <w:right w:val="none" w:sz="0" w:space="0" w:color="auto"/>
              </w:divBdr>
            </w:div>
            <w:div w:id="774982741">
              <w:marLeft w:val="0"/>
              <w:marRight w:val="0"/>
              <w:marTop w:val="0"/>
              <w:marBottom w:val="0"/>
              <w:divBdr>
                <w:top w:val="none" w:sz="0" w:space="0" w:color="auto"/>
                <w:left w:val="none" w:sz="0" w:space="0" w:color="auto"/>
                <w:bottom w:val="none" w:sz="0" w:space="0" w:color="auto"/>
                <w:right w:val="none" w:sz="0" w:space="0" w:color="auto"/>
              </w:divBdr>
            </w:div>
            <w:div w:id="1953512567">
              <w:marLeft w:val="0"/>
              <w:marRight w:val="0"/>
              <w:marTop w:val="0"/>
              <w:marBottom w:val="0"/>
              <w:divBdr>
                <w:top w:val="none" w:sz="0" w:space="0" w:color="auto"/>
                <w:left w:val="none" w:sz="0" w:space="0" w:color="auto"/>
                <w:bottom w:val="none" w:sz="0" w:space="0" w:color="auto"/>
                <w:right w:val="none" w:sz="0" w:space="0" w:color="auto"/>
              </w:divBdr>
            </w:div>
            <w:div w:id="680740812">
              <w:marLeft w:val="0"/>
              <w:marRight w:val="0"/>
              <w:marTop w:val="0"/>
              <w:marBottom w:val="0"/>
              <w:divBdr>
                <w:top w:val="none" w:sz="0" w:space="0" w:color="auto"/>
                <w:left w:val="none" w:sz="0" w:space="0" w:color="auto"/>
                <w:bottom w:val="none" w:sz="0" w:space="0" w:color="auto"/>
                <w:right w:val="none" w:sz="0" w:space="0" w:color="auto"/>
              </w:divBdr>
            </w:div>
            <w:div w:id="2137525452">
              <w:marLeft w:val="0"/>
              <w:marRight w:val="0"/>
              <w:marTop w:val="0"/>
              <w:marBottom w:val="0"/>
              <w:divBdr>
                <w:top w:val="none" w:sz="0" w:space="0" w:color="auto"/>
                <w:left w:val="none" w:sz="0" w:space="0" w:color="auto"/>
                <w:bottom w:val="none" w:sz="0" w:space="0" w:color="auto"/>
                <w:right w:val="none" w:sz="0" w:space="0" w:color="auto"/>
              </w:divBdr>
            </w:div>
            <w:div w:id="1869099558">
              <w:marLeft w:val="0"/>
              <w:marRight w:val="0"/>
              <w:marTop w:val="0"/>
              <w:marBottom w:val="0"/>
              <w:divBdr>
                <w:top w:val="none" w:sz="0" w:space="0" w:color="auto"/>
                <w:left w:val="none" w:sz="0" w:space="0" w:color="auto"/>
                <w:bottom w:val="none" w:sz="0" w:space="0" w:color="auto"/>
                <w:right w:val="none" w:sz="0" w:space="0" w:color="auto"/>
              </w:divBdr>
            </w:div>
            <w:div w:id="1682662350">
              <w:marLeft w:val="0"/>
              <w:marRight w:val="0"/>
              <w:marTop w:val="0"/>
              <w:marBottom w:val="0"/>
              <w:divBdr>
                <w:top w:val="none" w:sz="0" w:space="0" w:color="auto"/>
                <w:left w:val="none" w:sz="0" w:space="0" w:color="auto"/>
                <w:bottom w:val="none" w:sz="0" w:space="0" w:color="auto"/>
                <w:right w:val="none" w:sz="0" w:space="0" w:color="auto"/>
              </w:divBdr>
            </w:div>
            <w:div w:id="1922987573">
              <w:marLeft w:val="0"/>
              <w:marRight w:val="0"/>
              <w:marTop w:val="0"/>
              <w:marBottom w:val="0"/>
              <w:divBdr>
                <w:top w:val="none" w:sz="0" w:space="0" w:color="auto"/>
                <w:left w:val="none" w:sz="0" w:space="0" w:color="auto"/>
                <w:bottom w:val="none" w:sz="0" w:space="0" w:color="auto"/>
                <w:right w:val="none" w:sz="0" w:space="0" w:color="auto"/>
              </w:divBdr>
            </w:div>
            <w:div w:id="85466723">
              <w:marLeft w:val="0"/>
              <w:marRight w:val="0"/>
              <w:marTop w:val="0"/>
              <w:marBottom w:val="0"/>
              <w:divBdr>
                <w:top w:val="none" w:sz="0" w:space="0" w:color="auto"/>
                <w:left w:val="none" w:sz="0" w:space="0" w:color="auto"/>
                <w:bottom w:val="none" w:sz="0" w:space="0" w:color="auto"/>
                <w:right w:val="none" w:sz="0" w:space="0" w:color="auto"/>
              </w:divBdr>
            </w:div>
            <w:div w:id="1514343601">
              <w:marLeft w:val="0"/>
              <w:marRight w:val="0"/>
              <w:marTop w:val="0"/>
              <w:marBottom w:val="0"/>
              <w:divBdr>
                <w:top w:val="none" w:sz="0" w:space="0" w:color="auto"/>
                <w:left w:val="none" w:sz="0" w:space="0" w:color="auto"/>
                <w:bottom w:val="none" w:sz="0" w:space="0" w:color="auto"/>
                <w:right w:val="none" w:sz="0" w:space="0" w:color="auto"/>
              </w:divBdr>
            </w:div>
            <w:div w:id="1805536273">
              <w:marLeft w:val="0"/>
              <w:marRight w:val="0"/>
              <w:marTop w:val="0"/>
              <w:marBottom w:val="0"/>
              <w:divBdr>
                <w:top w:val="none" w:sz="0" w:space="0" w:color="auto"/>
                <w:left w:val="none" w:sz="0" w:space="0" w:color="auto"/>
                <w:bottom w:val="none" w:sz="0" w:space="0" w:color="auto"/>
                <w:right w:val="none" w:sz="0" w:space="0" w:color="auto"/>
              </w:divBdr>
            </w:div>
            <w:div w:id="1358966508">
              <w:marLeft w:val="0"/>
              <w:marRight w:val="0"/>
              <w:marTop w:val="0"/>
              <w:marBottom w:val="0"/>
              <w:divBdr>
                <w:top w:val="none" w:sz="0" w:space="0" w:color="auto"/>
                <w:left w:val="none" w:sz="0" w:space="0" w:color="auto"/>
                <w:bottom w:val="none" w:sz="0" w:space="0" w:color="auto"/>
                <w:right w:val="none" w:sz="0" w:space="0" w:color="auto"/>
              </w:divBdr>
            </w:div>
            <w:div w:id="787818672">
              <w:marLeft w:val="0"/>
              <w:marRight w:val="0"/>
              <w:marTop w:val="0"/>
              <w:marBottom w:val="0"/>
              <w:divBdr>
                <w:top w:val="none" w:sz="0" w:space="0" w:color="auto"/>
                <w:left w:val="none" w:sz="0" w:space="0" w:color="auto"/>
                <w:bottom w:val="none" w:sz="0" w:space="0" w:color="auto"/>
                <w:right w:val="none" w:sz="0" w:space="0" w:color="auto"/>
              </w:divBdr>
            </w:div>
            <w:div w:id="18548734">
              <w:marLeft w:val="0"/>
              <w:marRight w:val="0"/>
              <w:marTop w:val="0"/>
              <w:marBottom w:val="0"/>
              <w:divBdr>
                <w:top w:val="none" w:sz="0" w:space="0" w:color="auto"/>
                <w:left w:val="none" w:sz="0" w:space="0" w:color="auto"/>
                <w:bottom w:val="none" w:sz="0" w:space="0" w:color="auto"/>
                <w:right w:val="none" w:sz="0" w:space="0" w:color="auto"/>
              </w:divBdr>
            </w:div>
            <w:div w:id="819153803">
              <w:marLeft w:val="0"/>
              <w:marRight w:val="0"/>
              <w:marTop w:val="0"/>
              <w:marBottom w:val="0"/>
              <w:divBdr>
                <w:top w:val="none" w:sz="0" w:space="0" w:color="auto"/>
                <w:left w:val="none" w:sz="0" w:space="0" w:color="auto"/>
                <w:bottom w:val="none" w:sz="0" w:space="0" w:color="auto"/>
                <w:right w:val="none" w:sz="0" w:space="0" w:color="auto"/>
              </w:divBdr>
            </w:div>
            <w:div w:id="1158427030">
              <w:marLeft w:val="0"/>
              <w:marRight w:val="0"/>
              <w:marTop w:val="0"/>
              <w:marBottom w:val="0"/>
              <w:divBdr>
                <w:top w:val="none" w:sz="0" w:space="0" w:color="auto"/>
                <w:left w:val="none" w:sz="0" w:space="0" w:color="auto"/>
                <w:bottom w:val="none" w:sz="0" w:space="0" w:color="auto"/>
                <w:right w:val="none" w:sz="0" w:space="0" w:color="auto"/>
              </w:divBdr>
            </w:div>
            <w:div w:id="1891381042">
              <w:marLeft w:val="0"/>
              <w:marRight w:val="0"/>
              <w:marTop w:val="0"/>
              <w:marBottom w:val="0"/>
              <w:divBdr>
                <w:top w:val="none" w:sz="0" w:space="0" w:color="auto"/>
                <w:left w:val="none" w:sz="0" w:space="0" w:color="auto"/>
                <w:bottom w:val="none" w:sz="0" w:space="0" w:color="auto"/>
                <w:right w:val="none" w:sz="0" w:space="0" w:color="auto"/>
              </w:divBdr>
            </w:div>
            <w:div w:id="458183112">
              <w:marLeft w:val="0"/>
              <w:marRight w:val="0"/>
              <w:marTop w:val="0"/>
              <w:marBottom w:val="0"/>
              <w:divBdr>
                <w:top w:val="none" w:sz="0" w:space="0" w:color="auto"/>
                <w:left w:val="none" w:sz="0" w:space="0" w:color="auto"/>
                <w:bottom w:val="none" w:sz="0" w:space="0" w:color="auto"/>
                <w:right w:val="none" w:sz="0" w:space="0" w:color="auto"/>
              </w:divBdr>
            </w:div>
            <w:div w:id="304239863">
              <w:marLeft w:val="0"/>
              <w:marRight w:val="0"/>
              <w:marTop w:val="0"/>
              <w:marBottom w:val="0"/>
              <w:divBdr>
                <w:top w:val="none" w:sz="0" w:space="0" w:color="auto"/>
                <w:left w:val="none" w:sz="0" w:space="0" w:color="auto"/>
                <w:bottom w:val="none" w:sz="0" w:space="0" w:color="auto"/>
                <w:right w:val="none" w:sz="0" w:space="0" w:color="auto"/>
              </w:divBdr>
            </w:div>
            <w:div w:id="672074406">
              <w:marLeft w:val="0"/>
              <w:marRight w:val="0"/>
              <w:marTop w:val="0"/>
              <w:marBottom w:val="0"/>
              <w:divBdr>
                <w:top w:val="none" w:sz="0" w:space="0" w:color="auto"/>
                <w:left w:val="none" w:sz="0" w:space="0" w:color="auto"/>
                <w:bottom w:val="none" w:sz="0" w:space="0" w:color="auto"/>
                <w:right w:val="none" w:sz="0" w:space="0" w:color="auto"/>
              </w:divBdr>
            </w:div>
            <w:div w:id="484050096">
              <w:marLeft w:val="0"/>
              <w:marRight w:val="0"/>
              <w:marTop w:val="0"/>
              <w:marBottom w:val="0"/>
              <w:divBdr>
                <w:top w:val="none" w:sz="0" w:space="0" w:color="auto"/>
                <w:left w:val="none" w:sz="0" w:space="0" w:color="auto"/>
                <w:bottom w:val="none" w:sz="0" w:space="0" w:color="auto"/>
                <w:right w:val="none" w:sz="0" w:space="0" w:color="auto"/>
              </w:divBdr>
            </w:div>
            <w:div w:id="1338577458">
              <w:marLeft w:val="0"/>
              <w:marRight w:val="0"/>
              <w:marTop w:val="0"/>
              <w:marBottom w:val="0"/>
              <w:divBdr>
                <w:top w:val="none" w:sz="0" w:space="0" w:color="auto"/>
                <w:left w:val="none" w:sz="0" w:space="0" w:color="auto"/>
                <w:bottom w:val="none" w:sz="0" w:space="0" w:color="auto"/>
                <w:right w:val="none" w:sz="0" w:space="0" w:color="auto"/>
              </w:divBdr>
            </w:div>
            <w:div w:id="393354013">
              <w:marLeft w:val="0"/>
              <w:marRight w:val="0"/>
              <w:marTop w:val="0"/>
              <w:marBottom w:val="0"/>
              <w:divBdr>
                <w:top w:val="none" w:sz="0" w:space="0" w:color="auto"/>
                <w:left w:val="none" w:sz="0" w:space="0" w:color="auto"/>
                <w:bottom w:val="none" w:sz="0" w:space="0" w:color="auto"/>
                <w:right w:val="none" w:sz="0" w:space="0" w:color="auto"/>
              </w:divBdr>
            </w:div>
            <w:div w:id="848565305">
              <w:marLeft w:val="0"/>
              <w:marRight w:val="0"/>
              <w:marTop w:val="0"/>
              <w:marBottom w:val="0"/>
              <w:divBdr>
                <w:top w:val="none" w:sz="0" w:space="0" w:color="auto"/>
                <w:left w:val="none" w:sz="0" w:space="0" w:color="auto"/>
                <w:bottom w:val="none" w:sz="0" w:space="0" w:color="auto"/>
                <w:right w:val="none" w:sz="0" w:space="0" w:color="auto"/>
              </w:divBdr>
            </w:div>
            <w:div w:id="1284382426">
              <w:marLeft w:val="0"/>
              <w:marRight w:val="0"/>
              <w:marTop w:val="0"/>
              <w:marBottom w:val="0"/>
              <w:divBdr>
                <w:top w:val="none" w:sz="0" w:space="0" w:color="auto"/>
                <w:left w:val="none" w:sz="0" w:space="0" w:color="auto"/>
                <w:bottom w:val="none" w:sz="0" w:space="0" w:color="auto"/>
                <w:right w:val="none" w:sz="0" w:space="0" w:color="auto"/>
              </w:divBdr>
            </w:div>
            <w:div w:id="391272606">
              <w:marLeft w:val="0"/>
              <w:marRight w:val="0"/>
              <w:marTop w:val="0"/>
              <w:marBottom w:val="0"/>
              <w:divBdr>
                <w:top w:val="none" w:sz="0" w:space="0" w:color="auto"/>
                <w:left w:val="none" w:sz="0" w:space="0" w:color="auto"/>
                <w:bottom w:val="none" w:sz="0" w:space="0" w:color="auto"/>
                <w:right w:val="none" w:sz="0" w:space="0" w:color="auto"/>
              </w:divBdr>
            </w:div>
            <w:div w:id="1180974652">
              <w:marLeft w:val="0"/>
              <w:marRight w:val="0"/>
              <w:marTop w:val="0"/>
              <w:marBottom w:val="0"/>
              <w:divBdr>
                <w:top w:val="none" w:sz="0" w:space="0" w:color="auto"/>
                <w:left w:val="none" w:sz="0" w:space="0" w:color="auto"/>
                <w:bottom w:val="none" w:sz="0" w:space="0" w:color="auto"/>
                <w:right w:val="none" w:sz="0" w:space="0" w:color="auto"/>
              </w:divBdr>
            </w:div>
            <w:div w:id="560018671">
              <w:marLeft w:val="0"/>
              <w:marRight w:val="0"/>
              <w:marTop w:val="0"/>
              <w:marBottom w:val="0"/>
              <w:divBdr>
                <w:top w:val="none" w:sz="0" w:space="0" w:color="auto"/>
                <w:left w:val="none" w:sz="0" w:space="0" w:color="auto"/>
                <w:bottom w:val="none" w:sz="0" w:space="0" w:color="auto"/>
                <w:right w:val="none" w:sz="0" w:space="0" w:color="auto"/>
              </w:divBdr>
            </w:div>
            <w:div w:id="1522888225">
              <w:marLeft w:val="0"/>
              <w:marRight w:val="0"/>
              <w:marTop w:val="0"/>
              <w:marBottom w:val="0"/>
              <w:divBdr>
                <w:top w:val="none" w:sz="0" w:space="0" w:color="auto"/>
                <w:left w:val="none" w:sz="0" w:space="0" w:color="auto"/>
                <w:bottom w:val="none" w:sz="0" w:space="0" w:color="auto"/>
                <w:right w:val="none" w:sz="0" w:space="0" w:color="auto"/>
              </w:divBdr>
            </w:div>
            <w:div w:id="259602777">
              <w:marLeft w:val="0"/>
              <w:marRight w:val="0"/>
              <w:marTop w:val="0"/>
              <w:marBottom w:val="0"/>
              <w:divBdr>
                <w:top w:val="none" w:sz="0" w:space="0" w:color="auto"/>
                <w:left w:val="none" w:sz="0" w:space="0" w:color="auto"/>
                <w:bottom w:val="none" w:sz="0" w:space="0" w:color="auto"/>
                <w:right w:val="none" w:sz="0" w:space="0" w:color="auto"/>
              </w:divBdr>
            </w:div>
            <w:div w:id="547304917">
              <w:marLeft w:val="0"/>
              <w:marRight w:val="0"/>
              <w:marTop w:val="0"/>
              <w:marBottom w:val="0"/>
              <w:divBdr>
                <w:top w:val="none" w:sz="0" w:space="0" w:color="auto"/>
                <w:left w:val="none" w:sz="0" w:space="0" w:color="auto"/>
                <w:bottom w:val="none" w:sz="0" w:space="0" w:color="auto"/>
                <w:right w:val="none" w:sz="0" w:space="0" w:color="auto"/>
              </w:divBdr>
            </w:div>
            <w:div w:id="1407798449">
              <w:marLeft w:val="0"/>
              <w:marRight w:val="0"/>
              <w:marTop w:val="0"/>
              <w:marBottom w:val="0"/>
              <w:divBdr>
                <w:top w:val="none" w:sz="0" w:space="0" w:color="auto"/>
                <w:left w:val="none" w:sz="0" w:space="0" w:color="auto"/>
                <w:bottom w:val="none" w:sz="0" w:space="0" w:color="auto"/>
                <w:right w:val="none" w:sz="0" w:space="0" w:color="auto"/>
              </w:divBdr>
            </w:div>
            <w:div w:id="1025011667">
              <w:marLeft w:val="0"/>
              <w:marRight w:val="0"/>
              <w:marTop w:val="0"/>
              <w:marBottom w:val="0"/>
              <w:divBdr>
                <w:top w:val="none" w:sz="0" w:space="0" w:color="auto"/>
                <w:left w:val="none" w:sz="0" w:space="0" w:color="auto"/>
                <w:bottom w:val="none" w:sz="0" w:space="0" w:color="auto"/>
                <w:right w:val="none" w:sz="0" w:space="0" w:color="auto"/>
              </w:divBdr>
            </w:div>
            <w:div w:id="725495333">
              <w:marLeft w:val="0"/>
              <w:marRight w:val="0"/>
              <w:marTop w:val="0"/>
              <w:marBottom w:val="0"/>
              <w:divBdr>
                <w:top w:val="none" w:sz="0" w:space="0" w:color="auto"/>
                <w:left w:val="none" w:sz="0" w:space="0" w:color="auto"/>
                <w:bottom w:val="none" w:sz="0" w:space="0" w:color="auto"/>
                <w:right w:val="none" w:sz="0" w:space="0" w:color="auto"/>
              </w:divBdr>
            </w:div>
            <w:div w:id="1414158843">
              <w:marLeft w:val="0"/>
              <w:marRight w:val="0"/>
              <w:marTop w:val="0"/>
              <w:marBottom w:val="0"/>
              <w:divBdr>
                <w:top w:val="none" w:sz="0" w:space="0" w:color="auto"/>
                <w:left w:val="none" w:sz="0" w:space="0" w:color="auto"/>
                <w:bottom w:val="none" w:sz="0" w:space="0" w:color="auto"/>
                <w:right w:val="none" w:sz="0" w:space="0" w:color="auto"/>
              </w:divBdr>
            </w:div>
            <w:div w:id="354769798">
              <w:marLeft w:val="0"/>
              <w:marRight w:val="0"/>
              <w:marTop w:val="0"/>
              <w:marBottom w:val="0"/>
              <w:divBdr>
                <w:top w:val="none" w:sz="0" w:space="0" w:color="auto"/>
                <w:left w:val="none" w:sz="0" w:space="0" w:color="auto"/>
                <w:bottom w:val="none" w:sz="0" w:space="0" w:color="auto"/>
                <w:right w:val="none" w:sz="0" w:space="0" w:color="auto"/>
              </w:divBdr>
            </w:div>
            <w:div w:id="1017736291">
              <w:marLeft w:val="0"/>
              <w:marRight w:val="0"/>
              <w:marTop w:val="0"/>
              <w:marBottom w:val="0"/>
              <w:divBdr>
                <w:top w:val="none" w:sz="0" w:space="0" w:color="auto"/>
                <w:left w:val="none" w:sz="0" w:space="0" w:color="auto"/>
                <w:bottom w:val="none" w:sz="0" w:space="0" w:color="auto"/>
                <w:right w:val="none" w:sz="0" w:space="0" w:color="auto"/>
              </w:divBdr>
            </w:div>
            <w:div w:id="928000049">
              <w:marLeft w:val="0"/>
              <w:marRight w:val="0"/>
              <w:marTop w:val="0"/>
              <w:marBottom w:val="0"/>
              <w:divBdr>
                <w:top w:val="none" w:sz="0" w:space="0" w:color="auto"/>
                <w:left w:val="none" w:sz="0" w:space="0" w:color="auto"/>
                <w:bottom w:val="none" w:sz="0" w:space="0" w:color="auto"/>
                <w:right w:val="none" w:sz="0" w:space="0" w:color="auto"/>
              </w:divBdr>
            </w:div>
            <w:div w:id="1942567187">
              <w:marLeft w:val="0"/>
              <w:marRight w:val="0"/>
              <w:marTop w:val="0"/>
              <w:marBottom w:val="0"/>
              <w:divBdr>
                <w:top w:val="none" w:sz="0" w:space="0" w:color="auto"/>
                <w:left w:val="none" w:sz="0" w:space="0" w:color="auto"/>
                <w:bottom w:val="none" w:sz="0" w:space="0" w:color="auto"/>
                <w:right w:val="none" w:sz="0" w:space="0" w:color="auto"/>
              </w:divBdr>
            </w:div>
            <w:div w:id="715200543">
              <w:marLeft w:val="0"/>
              <w:marRight w:val="0"/>
              <w:marTop w:val="0"/>
              <w:marBottom w:val="0"/>
              <w:divBdr>
                <w:top w:val="none" w:sz="0" w:space="0" w:color="auto"/>
                <w:left w:val="none" w:sz="0" w:space="0" w:color="auto"/>
                <w:bottom w:val="none" w:sz="0" w:space="0" w:color="auto"/>
                <w:right w:val="none" w:sz="0" w:space="0" w:color="auto"/>
              </w:divBdr>
            </w:div>
            <w:div w:id="1513226914">
              <w:marLeft w:val="0"/>
              <w:marRight w:val="0"/>
              <w:marTop w:val="0"/>
              <w:marBottom w:val="0"/>
              <w:divBdr>
                <w:top w:val="none" w:sz="0" w:space="0" w:color="auto"/>
                <w:left w:val="none" w:sz="0" w:space="0" w:color="auto"/>
                <w:bottom w:val="none" w:sz="0" w:space="0" w:color="auto"/>
                <w:right w:val="none" w:sz="0" w:space="0" w:color="auto"/>
              </w:divBdr>
            </w:div>
            <w:div w:id="174343691">
              <w:marLeft w:val="0"/>
              <w:marRight w:val="0"/>
              <w:marTop w:val="0"/>
              <w:marBottom w:val="0"/>
              <w:divBdr>
                <w:top w:val="none" w:sz="0" w:space="0" w:color="auto"/>
                <w:left w:val="none" w:sz="0" w:space="0" w:color="auto"/>
                <w:bottom w:val="none" w:sz="0" w:space="0" w:color="auto"/>
                <w:right w:val="none" w:sz="0" w:space="0" w:color="auto"/>
              </w:divBdr>
            </w:div>
            <w:div w:id="1066101712">
              <w:marLeft w:val="0"/>
              <w:marRight w:val="0"/>
              <w:marTop w:val="0"/>
              <w:marBottom w:val="0"/>
              <w:divBdr>
                <w:top w:val="none" w:sz="0" w:space="0" w:color="auto"/>
                <w:left w:val="none" w:sz="0" w:space="0" w:color="auto"/>
                <w:bottom w:val="none" w:sz="0" w:space="0" w:color="auto"/>
                <w:right w:val="none" w:sz="0" w:space="0" w:color="auto"/>
              </w:divBdr>
            </w:div>
            <w:div w:id="864905615">
              <w:marLeft w:val="0"/>
              <w:marRight w:val="0"/>
              <w:marTop w:val="0"/>
              <w:marBottom w:val="0"/>
              <w:divBdr>
                <w:top w:val="none" w:sz="0" w:space="0" w:color="auto"/>
                <w:left w:val="none" w:sz="0" w:space="0" w:color="auto"/>
                <w:bottom w:val="none" w:sz="0" w:space="0" w:color="auto"/>
                <w:right w:val="none" w:sz="0" w:space="0" w:color="auto"/>
              </w:divBdr>
            </w:div>
            <w:div w:id="716469351">
              <w:marLeft w:val="0"/>
              <w:marRight w:val="0"/>
              <w:marTop w:val="0"/>
              <w:marBottom w:val="0"/>
              <w:divBdr>
                <w:top w:val="none" w:sz="0" w:space="0" w:color="auto"/>
                <w:left w:val="none" w:sz="0" w:space="0" w:color="auto"/>
                <w:bottom w:val="none" w:sz="0" w:space="0" w:color="auto"/>
                <w:right w:val="none" w:sz="0" w:space="0" w:color="auto"/>
              </w:divBdr>
            </w:div>
            <w:div w:id="863178229">
              <w:marLeft w:val="0"/>
              <w:marRight w:val="0"/>
              <w:marTop w:val="0"/>
              <w:marBottom w:val="0"/>
              <w:divBdr>
                <w:top w:val="none" w:sz="0" w:space="0" w:color="auto"/>
                <w:left w:val="none" w:sz="0" w:space="0" w:color="auto"/>
                <w:bottom w:val="none" w:sz="0" w:space="0" w:color="auto"/>
                <w:right w:val="none" w:sz="0" w:space="0" w:color="auto"/>
              </w:divBdr>
            </w:div>
            <w:div w:id="2125996324">
              <w:marLeft w:val="0"/>
              <w:marRight w:val="0"/>
              <w:marTop w:val="0"/>
              <w:marBottom w:val="0"/>
              <w:divBdr>
                <w:top w:val="none" w:sz="0" w:space="0" w:color="auto"/>
                <w:left w:val="none" w:sz="0" w:space="0" w:color="auto"/>
                <w:bottom w:val="none" w:sz="0" w:space="0" w:color="auto"/>
                <w:right w:val="none" w:sz="0" w:space="0" w:color="auto"/>
              </w:divBdr>
            </w:div>
            <w:div w:id="2031950845">
              <w:marLeft w:val="0"/>
              <w:marRight w:val="0"/>
              <w:marTop w:val="0"/>
              <w:marBottom w:val="0"/>
              <w:divBdr>
                <w:top w:val="none" w:sz="0" w:space="0" w:color="auto"/>
                <w:left w:val="none" w:sz="0" w:space="0" w:color="auto"/>
                <w:bottom w:val="none" w:sz="0" w:space="0" w:color="auto"/>
                <w:right w:val="none" w:sz="0" w:space="0" w:color="auto"/>
              </w:divBdr>
            </w:div>
            <w:div w:id="1327130283">
              <w:marLeft w:val="0"/>
              <w:marRight w:val="0"/>
              <w:marTop w:val="0"/>
              <w:marBottom w:val="0"/>
              <w:divBdr>
                <w:top w:val="none" w:sz="0" w:space="0" w:color="auto"/>
                <w:left w:val="none" w:sz="0" w:space="0" w:color="auto"/>
                <w:bottom w:val="none" w:sz="0" w:space="0" w:color="auto"/>
                <w:right w:val="none" w:sz="0" w:space="0" w:color="auto"/>
              </w:divBdr>
            </w:div>
            <w:div w:id="1516380193">
              <w:marLeft w:val="0"/>
              <w:marRight w:val="0"/>
              <w:marTop w:val="0"/>
              <w:marBottom w:val="0"/>
              <w:divBdr>
                <w:top w:val="none" w:sz="0" w:space="0" w:color="auto"/>
                <w:left w:val="none" w:sz="0" w:space="0" w:color="auto"/>
                <w:bottom w:val="none" w:sz="0" w:space="0" w:color="auto"/>
                <w:right w:val="none" w:sz="0" w:space="0" w:color="auto"/>
              </w:divBdr>
            </w:div>
            <w:div w:id="775826590">
              <w:marLeft w:val="0"/>
              <w:marRight w:val="0"/>
              <w:marTop w:val="0"/>
              <w:marBottom w:val="0"/>
              <w:divBdr>
                <w:top w:val="none" w:sz="0" w:space="0" w:color="auto"/>
                <w:left w:val="none" w:sz="0" w:space="0" w:color="auto"/>
                <w:bottom w:val="none" w:sz="0" w:space="0" w:color="auto"/>
                <w:right w:val="none" w:sz="0" w:space="0" w:color="auto"/>
              </w:divBdr>
            </w:div>
            <w:div w:id="980766528">
              <w:marLeft w:val="0"/>
              <w:marRight w:val="0"/>
              <w:marTop w:val="0"/>
              <w:marBottom w:val="0"/>
              <w:divBdr>
                <w:top w:val="none" w:sz="0" w:space="0" w:color="auto"/>
                <w:left w:val="none" w:sz="0" w:space="0" w:color="auto"/>
                <w:bottom w:val="none" w:sz="0" w:space="0" w:color="auto"/>
                <w:right w:val="none" w:sz="0" w:space="0" w:color="auto"/>
              </w:divBdr>
            </w:div>
            <w:div w:id="1572618130">
              <w:marLeft w:val="0"/>
              <w:marRight w:val="0"/>
              <w:marTop w:val="0"/>
              <w:marBottom w:val="0"/>
              <w:divBdr>
                <w:top w:val="none" w:sz="0" w:space="0" w:color="auto"/>
                <w:left w:val="none" w:sz="0" w:space="0" w:color="auto"/>
                <w:bottom w:val="none" w:sz="0" w:space="0" w:color="auto"/>
                <w:right w:val="none" w:sz="0" w:space="0" w:color="auto"/>
              </w:divBdr>
            </w:div>
            <w:div w:id="1428769839">
              <w:marLeft w:val="0"/>
              <w:marRight w:val="0"/>
              <w:marTop w:val="0"/>
              <w:marBottom w:val="0"/>
              <w:divBdr>
                <w:top w:val="none" w:sz="0" w:space="0" w:color="auto"/>
                <w:left w:val="none" w:sz="0" w:space="0" w:color="auto"/>
                <w:bottom w:val="none" w:sz="0" w:space="0" w:color="auto"/>
                <w:right w:val="none" w:sz="0" w:space="0" w:color="auto"/>
              </w:divBdr>
            </w:div>
            <w:div w:id="1043483205">
              <w:marLeft w:val="0"/>
              <w:marRight w:val="0"/>
              <w:marTop w:val="0"/>
              <w:marBottom w:val="0"/>
              <w:divBdr>
                <w:top w:val="none" w:sz="0" w:space="0" w:color="auto"/>
                <w:left w:val="none" w:sz="0" w:space="0" w:color="auto"/>
                <w:bottom w:val="none" w:sz="0" w:space="0" w:color="auto"/>
                <w:right w:val="none" w:sz="0" w:space="0" w:color="auto"/>
              </w:divBdr>
            </w:div>
            <w:div w:id="1750418114">
              <w:marLeft w:val="0"/>
              <w:marRight w:val="0"/>
              <w:marTop w:val="0"/>
              <w:marBottom w:val="0"/>
              <w:divBdr>
                <w:top w:val="none" w:sz="0" w:space="0" w:color="auto"/>
                <w:left w:val="none" w:sz="0" w:space="0" w:color="auto"/>
                <w:bottom w:val="none" w:sz="0" w:space="0" w:color="auto"/>
                <w:right w:val="none" w:sz="0" w:space="0" w:color="auto"/>
              </w:divBdr>
            </w:div>
            <w:div w:id="836965555">
              <w:marLeft w:val="0"/>
              <w:marRight w:val="0"/>
              <w:marTop w:val="0"/>
              <w:marBottom w:val="0"/>
              <w:divBdr>
                <w:top w:val="none" w:sz="0" w:space="0" w:color="auto"/>
                <w:left w:val="none" w:sz="0" w:space="0" w:color="auto"/>
                <w:bottom w:val="none" w:sz="0" w:space="0" w:color="auto"/>
                <w:right w:val="none" w:sz="0" w:space="0" w:color="auto"/>
              </w:divBdr>
            </w:div>
            <w:div w:id="496117138">
              <w:marLeft w:val="0"/>
              <w:marRight w:val="0"/>
              <w:marTop w:val="0"/>
              <w:marBottom w:val="0"/>
              <w:divBdr>
                <w:top w:val="none" w:sz="0" w:space="0" w:color="auto"/>
                <w:left w:val="none" w:sz="0" w:space="0" w:color="auto"/>
                <w:bottom w:val="none" w:sz="0" w:space="0" w:color="auto"/>
                <w:right w:val="none" w:sz="0" w:space="0" w:color="auto"/>
              </w:divBdr>
            </w:div>
            <w:div w:id="1429234600">
              <w:marLeft w:val="0"/>
              <w:marRight w:val="0"/>
              <w:marTop w:val="0"/>
              <w:marBottom w:val="0"/>
              <w:divBdr>
                <w:top w:val="none" w:sz="0" w:space="0" w:color="auto"/>
                <w:left w:val="none" w:sz="0" w:space="0" w:color="auto"/>
                <w:bottom w:val="none" w:sz="0" w:space="0" w:color="auto"/>
                <w:right w:val="none" w:sz="0" w:space="0" w:color="auto"/>
              </w:divBdr>
            </w:div>
            <w:div w:id="1084766608">
              <w:marLeft w:val="0"/>
              <w:marRight w:val="0"/>
              <w:marTop w:val="0"/>
              <w:marBottom w:val="0"/>
              <w:divBdr>
                <w:top w:val="none" w:sz="0" w:space="0" w:color="auto"/>
                <w:left w:val="none" w:sz="0" w:space="0" w:color="auto"/>
                <w:bottom w:val="none" w:sz="0" w:space="0" w:color="auto"/>
                <w:right w:val="none" w:sz="0" w:space="0" w:color="auto"/>
              </w:divBdr>
            </w:div>
            <w:div w:id="1722749104">
              <w:marLeft w:val="0"/>
              <w:marRight w:val="0"/>
              <w:marTop w:val="0"/>
              <w:marBottom w:val="0"/>
              <w:divBdr>
                <w:top w:val="none" w:sz="0" w:space="0" w:color="auto"/>
                <w:left w:val="none" w:sz="0" w:space="0" w:color="auto"/>
                <w:bottom w:val="none" w:sz="0" w:space="0" w:color="auto"/>
                <w:right w:val="none" w:sz="0" w:space="0" w:color="auto"/>
              </w:divBdr>
            </w:div>
            <w:div w:id="807162061">
              <w:marLeft w:val="0"/>
              <w:marRight w:val="0"/>
              <w:marTop w:val="0"/>
              <w:marBottom w:val="0"/>
              <w:divBdr>
                <w:top w:val="none" w:sz="0" w:space="0" w:color="auto"/>
                <w:left w:val="none" w:sz="0" w:space="0" w:color="auto"/>
                <w:bottom w:val="none" w:sz="0" w:space="0" w:color="auto"/>
                <w:right w:val="none" w:sz="0" w:space="0" w:color="auto"/>
              </w:divBdr>
            </w:div>
            <w:div w:id="1705594265">
              <w:marLeft w:val="0"/>
              <w:marRight w:val="0"/>
              <w:marTop w:val="0"/>
              <w:marBottom w:val="0"/>
              <w:divBdr>
                <w:top w:val="none" w:sz="0" w:space="0" w:color="auto"/>
                <w:left w:val="none" w:sz="0" w:space="0" w:color="auto"/>
                <w:bottom w:val="none" w:sz="0" w:space="0" w:color="auto"/>
                <w:right w:val="none" w:sz="0" w:space="0" w:color="auto"/>
              </w:divBdr>
            </w:div>
            <w:div w:id="2121410120">
              <w:marLeft w:val="0"/>
              <w:marRight w:val="0"/>
              <w:marTop w:val="0"/>
              <w:marBottom w:val="0"/>
              <w:divBdr>
                <w:top w:val="none" w:sz="0" w:space="0" w:color="auto"/>
                <w:left w:val="none" w:sz="0" w:space="0" w:color="auto"/>
                <w:bottom w:val="none" w:sz="0" w:space="0" w:color="auto"/>
                <w:right w:val="none" w:sz="0" w:space="0" w:color="auto"/>
              </w:divBdr>
            </w:div>
            <w:div w:id="938685624">
              <w:marLeft w:val="0"/>
              <w:marRight w:val="0"/>
              <w:marTop w:val="0"/>
              <w:marBottom w:val="0"/>
              <w:divBdr>
                <w:top w:val="none" w:sz="0" w:space="0" w:color="auto"/>
                <w:left w:val="none" w:sz="0" w:space="0" w:color="auto"/>
                <w:bottom w:val="none" w:sz="0" w:space="0" w:color="auto"/>
                <w:right w:val="none" w:sz="0" w:space="0" w:color="auto"/>
              </w:divBdr>
            </w:div>
            <w:div w:id="234241906">
              <w:marLeft w:val="0"/>
              <w:marRight w:val="0"/>
              <w:marTop w:val="0"/>
              <w:marBottom w:val="0"/>
              <w:divBdr>
                <w:top w:val="none" w:sz="0" w:space="0" w:color="auto"/>
                <w:left w:val="none" w:sz="0" w:space="0" w:color="auto"/>
                <w:bottom w:val="none" w:sz="0" w:space="0" w:color="auto"/>
                <w:right w:val="none" w:sz="0" w:space="0" w:color="auto"/>
              </w:divBdr>
            </w:div>
            <w:div w:id="203712107">
              <w:marLeft w:val="0"/>
              <w:marRight w:val="0"/>
              <w:marTop w:val="0"/>
              <w:marBottom w:val="0"/>
              <w:divBdr>
                <w:top w:val="none" w:sz="0" w:space="0" w:color="auto"/>
                <w:left w:val="none" w:sz="0" w:space="0" w:color="auto"/>
                <w:bottom w:val="none" w:sz="0" w:space="0" w:color="auto"/>
                <w:right w:val="none" w:sz="0" w:space="0" w:color="auto"/>
              </w:divBdr>
            </w:div>
            <w:div w:id="767503495">
              <w:marLeft w:val="0"/>
              <w:marRight w:val="0"/>
              <w:marTop w:val="0"/>
              <w:marBottom w:val="0"/>
              <w:divBdr>
                <w:top w:val="none" w:sz="0" w:space="0" w:color="auto"/>
                <w:left w:val="none" w:sz="0" w:space="0" w:color="auto"/>
                <w:bottom w:val="none" w:sz="0" w:space="0" w:color="auto"/>
                <w:right w:val="none" w:sz="0" w:space="0" w:color="auto"/>
              </w:divBdr>
            </w:div>
            <w:div w:id="1263412790">
              <w:marLeft w:val="0"/>
              <w:marRight w:val="0"/>
              <w:marTop w:val="0"/>
              <w:marBottom w:val="0"/>
              <w:divBdr>
                <w:top w:val="none" w:sz="0" w:space="0" w:color="auto"/>
                <w:left w:val="none" w:sz="0" w:space="0" w:color="auto"/>
                <w:bottom w:val="none" w:sz="0" w:space="0" w:color="auto"/>
                <w:right w:val="none" w:sz="0" w:space="0" w:color="auto"/>
              </w:divBdr>
            </w:div>
            <w:div w:id="101848985">
              <w:marLeft w:val="0"/>
              <w:marRight w:val="0"/>
              <w:marTop w:val="0"/>
              <w:marBottom w:val="0"/>
              <w:divBdr>
                <w:top w:val="none" w:sz="0" w:space="0" w:color="auto"/>
                <w:left w:val="none" w:sz="0" w:space="0" w:color="auto"/>
                <w:bottom w:val="none" w:sz="0" w:space="0" w:color="auto"/>
                <w:right w:val="none" w:sz="0" w:space="0" w:color="auto"/>
              </w:divBdr>
            </w:div>
            <w:div w:id="1704480080">
              <w:marLeft w:val="0"/>
              <w:marRight w:val="0"/>
              <w:marTop w:val="0"/>
              <w:marBottom w:val="0"/>
              <w:divBdr>
                <w:top w:val="none" w:sz="0" w:space="0" w:color="auto"/>
                <w:left w:val="none" w:sz="0" w:space="0" w:color="auto"/>
                <w:bottom w:val="none" w:sz="0" w:space="0" w:color="auto"/>
                <w:right w:val="none" w:sz="0" w:space="0" w:color="auto"/>
              </w:divBdr>
            </w:div>
            <w:div w:id="320432824">
              <w:marLeft w:val="0"/>
              <w:marRight w:val="0"/>
              <w:marTop w:val="0"/>
              <w:marBottom w:val="0"/>
              <w:divBdr>
                <w:top w:val="none" w:sz="0" w:space="0" w:color="auto"/>
                <w:left w:val="none" w:sz="0" w:space="0" w:color="auto"/>
                <w:bottom w:val="none" w:sz="0" w:space="0" w:color="auto"/>
                <w:right w:val="none" w:sz="0" w:space="0" w:color="auto"/>
              </w:divBdr>
            </w:div>
            <w:div w:id="923344419">
              <w:marLeft w:val="0"/>
              <w:marRight w:val="0"/>
              <w:marTop w:val="0"/>
              <w:marBottom w:val="0"/>
              <w:divBdr>
                <w:top w:val="none" w:sz="0" w:space="0" w:color="auto"/>
                <w:left w:val="none" w:sz="0" w:space="0" w:color="auto"/>
                <w:bottom w:val="none" w:sz="0" w:space="0" w:color="auto"/>
                <w:right w:val="none" w:sz="0" w:space="0" w:color="auto"/>
              </w:divBdr>
            </w:div>
            <w:div w:id="675352652">
              <w:marLeft w:val="0"/>
              <w:marRight w:val="0"/>
              <w:marTop w:val="0"/>
              <w:marBottom w:val="0"/>
              <w:divBdr>
                <w:top w:val="none" w:sz="0" w:space="0" w:color="auto"/>
                <w:left w:val="none" w:sz="0" w:space="0" w:color="auto"/>
                <w:bottom w:val="none" w:sz="0" w:space="0" w:color="auto"/>
                <w:right w:val="none" w:sz="0" w:space="0" w:color="auto"/>
              </w:divBdr>
            </w:div>
            <w:div w:id="1310403554">
              <w:marLeft w:val="0"/>
              <w:marRight w:val="0"/>
              <w:marTop w:val="0"/>
              <w:marBottom w:val="0"/>
              <w:divBdr>
                <w:top w:val="none" w:sz="0" w:space="0" w:color="auto"/>
                <w:left w:val="none" w:sz="0" w:space="0" w:color="auto"/>
                <w:bottom w:val="none" w:sz="0" w:space="0" w:color="auto"/>
                <w:right w:val="none" w:sz="0" w:space="0" w:color="auto"/>
              </w:divBdr>
            </w:div>
            <w:div w:id="462163283">
              <w:marLeft w:val="0"/>
              <w:marRight w:val="0"/>
              <w:marTop w:val="0"/>
              <w:marBottom w:val="0"/>
              <w:divBdr>
                <w:top w:val="none" w:sz="0" w:space="0" w:color="auto"/>
                <w:left w:val="none" w:sz="0" w:space="0" w:color="auto"/>
                <w:bottom w:val="none" w:sz="0" w:space="0" w:color="auto"/>
                <w:right w:val="none" w:sz="0" w:space="0" w:color="auto"/>
              </w:divBdr>
            </w:div>
            <w:div w:id="600261376">
              <w:marLeft w:val="0"/>
              <w:marRight w:val="0"/>
              <w:marTop w:val="0"/>
              <w:marBottom w:val="0"/>
              <w:divBdr>
                <w:top w:val="none" w:sz="0" w:space="0" w:color="auto"/>
                <w:left w:val="none" w:sz="0" w:space="0" w:color="auto"/>
                <w:bottom w:val="none" w:sz="0" w:space="0" w:color="auto"/>
                <w:right w:val="none" w:sz="0" w:space="0" w:color="auto"/>
              </w:divBdr>
            </w:div>
            <w:div w:id="1733694418">
              <w:marLeft w:val="0"/>
              <w:marRight w:val="0"/>
              <w:marTop w:val="0"/>
              <w:marBottom w:val="0"/>
              <w:divBdr>
                <w:top w:val="none" w:sz="0" w:space="0" w:color="auto"/>
                <w:left w:val="none" w:sz="0" w:space="0" w:color="auto"/>
                <w:bottom w:val="none" w:sz="0" w:space="0" w:color="auto"/>
                <w:right w:val="none" w:sz="0" w:space="0" w:color="auto"/>
              </w:divBdr>
            </w:div>
            <w:div w:id="1958947539">
              <w:marLeft w:val="0"/>
              <w:marRight w:val="0"/>
              <w:marTop w:val="0"/>
              <w:marBottom w:val="0"/>
              <w:divBdr>
                <w:top w:val="none" w:sz="0" w:space="0" w:color="auto"/>
                <w:left w:val="none" w:sz="0" w:space="0" w:color="auto"/>
                <w:bottom w:val="none" w:sz="0" w:space="0" w:color="auto"/>
                <w:right w:val="none" w:sz="0" w:space="0" w:color="auto"/>
              </w:divBdr>
            </w:div>
            <w:div w:id="1781025916">
              <w:marLeft w:val="0"/>
              <w:marRight w:val="0"/>
              <w:marTop w:val="0"/>
              <w:marBottom w:val="0"/>
              <w:divBdr>
                <w:top w:val="none" w:sz="0" w:space="0" w:color="auto"/>
                <w:left w:val="none" w:sz="0" w:space="0" w:color="auto"/>
                <w:bottom w:val="none" w:sz="0" w:space="0" w:color="auto"/>
                <w:right w:val="none" w:sz="0" w:space="0" w:color="auto"/>
              </w:divBdr>
            </w:div>
            <w:div w:id="1652251929">
              <w:marLeft w:val="0"/>
              <w:marRight w:val="0"/>
              <w:marTop w:val="0"/>
              <w:marBottom w:val="0"/>
              <w:divBdr>
                <w:top w:val="none" w:sz="0" w:space="0" w:color="auto"/>
                <w:left w:val="none" w:sz="0" w:space="0" w:color="auto"/>
                <w:bottom w:val="none" w:sz="0" w:space="0" w:color="auto"/>
                <w:right w:val="none" w:sz="0" w:space="0" w:color="auto"/>
              </w:divBdr>
            </w:div>
            <w:div w:id="479275443">
              <w:marLeft w:val="0"/>
              <w:marRight w:val="0"/>
              <w:marTop w:val="0"/>
              <w:marBottom w:val="0"/>
              <w:divBdr>
                <w:top w:val="none" w:sz="0" w:space="0" w:color="auto"/>
                <w:left w:val="none" w:sz="0" w:space="0" w:color="auto"/>
                <w:bottom w:val="none" w:sz="0" w:space="0" w:color="auto"/>
                <w:right w:val="none" w:sz="0" w:space="0" w:color="auto"/>
              </w:divBdr>
            </w:div>
            <w:div w:id="1208836322">
              <w:marLeft w:val="0"/>
              <w:marRight w:val="0"/>
              <w:marTop w:val="0"/>
              <w:marBottom w:val="0"/>
              <w:divBdr>
                <w:top w:val="none" w:sz="0" w:space="0" w:color="auto"/>
                <w:left w:val="none" w:sz="0" w:space="0" w:color="auto"/>
                <w:bottom w:val="none" w:sz="0" w:space="0" w:color="auto"/>
                <w:right w:val="none" w:sz="0" w:space="0" w:color="auto"/>
              </w:divBdr>
            </w:div>
            <w:div w:id="1758289078">
              <w:marLeft w:val="0"/>
              <w:marRight w:val="0"/>
              <w:marTop w:val="0"/>
              <w:marBottom w:val="0"/>
              <w:divBdr>
                <w:top w:val="none" w:sz="0" w:space="0" w:color="auto"/>
                <w:left w:val="none" w:sz="0" w:space="0" w:color="auto"/>
                <w:bottom w:val="none" w:sz="0" w:space="0" w:color="auto"/>
                <w:right w:val="none" w:sz="0" w:space="0" w:color="auto"/>
              </w:divBdr>
            </w:div>
            <w:div w:id="1515223436">
              <w:marLeft w:val="0"/>
              <w:marRight w:val="0"/>
              <w:marTop w:val="0"/>
              <w:marBottom w:val="0"/>
              <w:divBdr>
                <w:top w:val="none" w:sz="0" w:space="0" w:color="auto"/>
                <w:left w:val="none" w:sz="0" w:space="0" w:color="auto"/>
                <w:bottom w:val="none" w:sz="0" w:space="0" w:color="auto"/>
                <w:right w:val="none" w:sz="0" w:space="0" w:color="auto"/>
              </w:divBdr>
            </w:div>
            <w:div w:id="346833854">
              <w:marLeft w:val="0"/>
              <w:marRight w:val="0"/>
              <w:marTop w:val="0"/>
              <w:marBottom w:val="0"/>
              <w:divBdr>
                <w:top w:val="none" w:sz="0" w:space="0" w:color="auto"/>
                <w:left w:val="none" w:sz="0" w:space="0" w:color="auto"/>
                <w:bottom w:val="none" w:sz="0" w:space="0" w:color="auto"/>
                <w:right w:val="none" w:sz="0" w:space="0" w:color="auto"/>
              </w:divBdr>
            </w:div>
            <w:div w:id="2112820194">
              <w:marLeft w:val="0"/>
              <w:marRight w:val="0"/>
              <w:marTop w:val="0"/>
              <w:marBottom w:val="0"/>
              <w:divBdr>
                <w:top w:val="none" w:sz="0" w:space="0" w:color="auto"/>
                <w:left w:val="none" w:sz="0" w:space="0" w:color="auto"/>
                <w:bottom w:val="none" w:sz="0" w:space="0" w:color="auto"/>
                <w:right w:val="none" w:sz="0" w:space="0" w:color="auto"/>
              </w:divBdr>
            </w:div>
            <w:div w:id="1161196649">
              <w:marLeft w:val="0"/>
              <w:marRight w:val="0"/>
              <w:marTop w:val="0"/>
              <w:marBottom w:val="0"/>
              <w:divBdr>
                <w:top w:val="none" w:sz="0" w:space="0" w:color="auto"/>
                <w:left w:val="none" w:sz="0" w:space="0" w:color="auto"/>
                <w:bottom w:val="none" w:sz="0" w:space="0" w:color="auto"/>
                <w:right w:val="none" w:sz="0" w:space="0" w:color="auto"/>
              </w:divBdr>
            </w:div>
            <w:div w:id="472529410">
              <w:marLeft w:val="0"/>
              <w:marRight w:val="0"/>
              <w:marTop w:val="0"/>
              <w:marBottom w:val="0"/>
              <w:divBdr>
                <w:top w:val="none" w:sz="0" w:space="0" w:color="auto"/>
                <w:left w:val="none" w:sz="0" w:space="0" w:color="auto"/>
                <w:bottom w:val="none" w:sz="0" w:space="0" w:color="auto"/>
                <w:right w:val="none" w:sz="0" w:space="0" w:color="auto"/>
              </w:divBdr>
            </w:div>
            <w:div w:id="170141041">
              <w:marLeft w:val="0"/>
              <w:marRight w:val="0"/>
              <w:marTop w:val="0"/>
              <w:marBottom w:val="0"/>
              <w:divBdr>
                <w:top w:val="none" w:sz="0" w:space="0" w:color="auto"/>
                <w:left w:val="none" w:sz="0" w:space="0" w:color="auto"/>
                <w:bottom w:val="none" w:sz="0" w:space="0" w:color="auto"/>
                <w:right w:val="none" w:sz="0" w:space="0" w:color="auto"/>
              </w:divBdr>
            </w:div>
            <w:div w:id="1675570572">
              <w:marLeft w:val="0"/>
              <w:marRight w:val="0"/>
              <w:marTop w:val="0"/>
              <w:marBottom w:val="0"/>
              <w:divBdr>
                <w:top w:val="none" w:sz="0" w:space="0" w:color="auto"/>
                <w:left w:val="none" w:sz="0" w:space="0" w:color="auto"/>
                <w:bottom w:val="none" w:sz="0" w:space="0" w:color="auto"/>
                <w:right w:val="none" w:sz="0" w:space="0" w:color="auto"/>
              </w:divBdr>
            </w:div>
            <w:div w:id="1732457224">
              <w:marLeft w:val="0"/>
              <w:marRight w:val="0"/>
              <w:marTop w:val="0"/>
              <w:marBottom w:val="0"/>
              <w:divBdr>
                <w:top w:val="none" w:sz="0" w:space="0" w:color="auto"/>
                <w:left w:val="none" w:sz="0" w:space="0" w:color="auto"/>
                <w:bottom w:val="none" w:sz="0" w:space="0" w:color="auto"/>
                <w:right w:val="none" w:sz="0" w:space="0" w:color="auto"/>
              </w:divBdr>
            </w:div>
            <w:div w:id="1539969810">
              <w:marLeft w:val="0"/>
              <w:marRight w:val="0"/>
              <w:marTop w:val="0"/>
              <w:marBottom w:val="0"/>
              <w:divBdr>
                <w:top w:val="none" w:sz="0" w:space="0" w:color="auto"/>
                <w:left w:val="none" w:sz="0" w:space="0" w:color="auto"/>
                <w:bottom w:val="none" w:sz="0" w:space="0" w:color="auto"/>
                <w:right w:val="none" w:sz="0" w:space="0" w:color="auto"/>
              </w:divBdr>
            </w:div>
            <w:div w:id="636953487">
              <w:marLeft w:val="0"/>
              <w:marRight w:val="0"/>
              <w:marTop w:val="0"/>
              <w:marBottom w:val="0"/>
              <w:divBdr>
                <w:top w:val="none" w:sz="0" w:space="0" w:color="auto"/>
                <w:left w:val="none" w:sz="0" w:space="0" w:color="auto"/>
                <w:bottom w:val="none" w:sz="0" w:space="0" w:color="auto"/>
                <w:right w:val="none" w:sz="0" w:space="0" w:color="auto"/>
              </w:divBdr>
            </w:div>
            <w:div w:id="1057319837">
              <w:marLeft w:val="0"/>
              <w:marRight w:val="0"/>
              <w:marTop w:val="0"/>
              <w:marBottom w:val="0"/>
              <w:divBdr>
                <w:top w:val="none" w:sz="0" w:space="0" w:color="auto"/>
                <w:left w:val="none" w:sz="0" w:space="0" w:color="auto"/>
                <w:bottom w:val="none" w:sz="0" w:space="0" w:color="auto"/>
                <w:right w:val="none" w:sz="0" w:space="0" w:color="auto"/>
              </w:divBdr>
            </w:div>
            <w:div w:id="439448156">
              <w:marLeft w:val="0"/>
              <w:marRight w:val="0"/>
              <w:marTop w:val="0"/>
              <w:marBottom w:val="0"/>
              <w:divBdr>
                <w:top w:val="none" w:sz="0" w:space="0" w:color="auto"/>
                <w:left w:val="none" w:sz="0" w:space="0" w:color="auto"/>
                <w:bottom w:val="none" w:sz="0" w:space="0" w:color="auto"/>
                <w:right w:val="none" w:sz="0" w:space="0" w:color="auto"/>
              </w:divBdr>
            </w:div>
            <w:div w:id="1740444070">
              <w:marLeft w:val="0"/>
              <w:marRight w:val="0"/>
              <w:marTop w:val="0"/>
              <w:marBottom w:val="0"/>
              <w:divBdr>
                <w:top w:val="none" w:sz="0" w:space="0" w:color="auto"/>
                <w:left w:val="none" w:sz="0" w:space="0" w:color="auto"/>
                <w:bottom w:val="none" w:sz="0" w:space="0" w:color="auto"/>
                <w:right w:val="none" w:sz="0" w:space="0" w:color="auto"/>
              </w:divBdr>
            </w:div>
            <w:div w:id="316108622">
              <w:marLeft w:val="0"/>
              <w:marRight w:val="0"/>
              <w:marTop w:val="0"/>
              <w:marBottom w:val="0"/>
              <w:divBdr>
                <w:top w:val="none" w:sz="0" w:space="0" w:color="auto"/>
                <w:left w:val="none" w:sz="0" w:space="0" w:color="auto"/>
                <w:bottom w:val="none" w:sz="0" w:space="0" w:color="auto"/>
                <w:right w:val="none" w:sz="0" w:space="0" w:color="auto"/>
              </w:divBdr>
            </w:div>
            <w:div w:id="640772261">
              <w:marLeft w:val="0"/>
              <w:marRight w:val="0"/>
              <w:marTop w:val="0"/>
              <w:marBottom w:val="0"/>
              <w:divBdr>
                <w:top w:val="none" w:sz="0" w:space="0" w:color="auto"/>
                <w:left w:val="none" w:sz="0" w:space="0" w:color="auto"/>
                <w:bottom w:val="none" w:sz="0" w:space="0" w:color="auto"/>
                <w:right w:val="none" w:sz="0" w:space="0" w:color="auto"/>
              </w:divBdr>
            </w:div>
            <w:div w:id="910390217">
              <w:marLeft w:val="0"/>
              <w:marRight w:val="0"/>
              <w:marTop w:val="0"/>
              <w:marBottom w:val="0"/>
              <w:divBdr>
                <w:top w:val="none" w:sz="0" w:space="0" w:color="auto"/>
                <w:left w:val="none" w:sz="0" w:space="0" w:color="auto"/>
                <w:bottom w:val="none" w:sz="0" w:space="0" w:color="auto"/>
                <w:right w:val="none" w:sz="0" w:space="0" w:color="auto"/>
              </w:divBdr>
            </w:div>
            <w:div w:id="80296731">
              <w:marLeft w:val="0"/>
              <w:marRight w:val="0"/>
              <w:marTop w:val="0"/>
              <w:marBottom w:val="0"/>
              <w:divBdr>
                <w:top w:val="none" w:sz="0" w:space="0" w:color="auto"/>
                <w:left w:val="none" w:sz="0" w:space="0" w:color="auto"/>
                <w:bottom w:val="none" w:sz="0" w:space="0" w:color="auto"/>
                <w:right w:val="none" w:sz="0" w:space="0" w:color="auto"/>
              </w:divBdr>
            </w:div>
            <w:div w:id="32005499">
              <w:marLeft w:val="0"/>
              <w:marRight w:val="0"/>
              <w:marTop w:val="0"/>
              <w:marBottom w:val="0"/>
              <w:divBdr>
                <w:top w:val="none" w:sz="0" w:space="0" w:color="auto"/>
                <w:left w:val="none" w:sz="0" w:space="0" w:color="auto"/>
                <w:bottom w:val="none" w:sz="0" w:space="0" w:color="auto"/>
                <w:right w:val="none" w:sz="0" w:space="0" w:color="auto"/>
              </w:divBdr>
            </w:div>
            <w:div w:id="1472019499">
              <w:marLeft w:val="0"/>
              <w:marRight w:val="0"/>
              <w:marTop w:val="0"/>
              <w:marBottom w:val="0"/>
              <w:divBdr>
                <w:top w:val="none" w:sz="0" w:space="0" w:color="auto"/>
                <w:left w:val="none" w:sz="0" w:space="0" w:color="auto"/>
                <w:bottom w:val="none" w:sz="0" w:space="0" w:color="auto"/>
                <w:right w:val="none" w:sz="0" w:space="0" w:color="auto"/>
              </w:divBdr>
            </w:div>
            <w:div w:id="1334845484">
              <w:marLeft w:val="0"/>
              <w:marRight w:val="0"/>
              <w:marTop w:val="0"/>
              <w:marBottom w:val="0"/>
              <w:divBdr>
                <w:top w:val="none" w:sz="0" w:space="0" w:color="auto"/>
                <w:left w:val="none" w:sz="0" w:space="0" w:color="auto"/>
                <w:bottom w:val="none" w:sz="0" w:space="0" w:color="auto"/>
                <w:right w:val="none" w:sz="0" w:space="0" w:color="auto"/>
              </w:divBdr>
            </w:div>
            <w:div w:id="1459447027">
              <w:marLeft w:val="0"/>
              <w:marRight w:val="0"/>
              <w:marTop w:val="0"/>
              <w:marBottom w:val="0"/>
              <w:divBdr>
                <w:top w:val="none" w:sz="0" w:space="0" w:color="auto"/>
                <w:left w:val="none" w:sz="0" w:space="0" w:color="auto"/>
                <w:bottom w:val="none" w:sz="0" w:space="0" w:color="auto"/>
                <w:right w:val="none" w:sz="0" w:space="0" w:color="auto"/>
              </w:divBdr>
            </w:div>
            <w:div w:id="1740832825">
              <w:marLeft w:val="0"/>
              <w:marRight w:val="0"/>
              <w:marTop w:val="0"/>
              <w:marBottom w:val="0"/>
              <w:divBdr>
                <w:top w:val="none" w:sz="0" w:space="0" w:color="auto"/>
                <w:left w:val="none" w:sz="0" w:space="0" w:color="auto"/>
                <w:bottom w:val="none" w:sz="0" w:space="0" w:color="auto"/>
                <w:right w:val="none" w:sz="0" w:space="0" w:color="auto"/>
              </w:divBdr>
            </w:div>
            <w:div w:id="550311821">
              <w:marLeft w:val="0"/>
              <w:marRight w:val="0"/>
              <w:marTop w:val="0"/>
              <w:marBottom w:val="0"/>
              <w:divBdr>
                <w:top w:val="none" w:sz="0" w:space="0" w:color="auto"/>
                <w:left w:val="none" w:sz="0" w:space="0" w:color="auto"/>
                <w:bottom w:val="none" w:sz="0" w:space="0" w:color="auto"/>
                <w:right w:val="none" w:sz="0" w:space="0" w:color="auto"/>
              </w:divBdr>
            </w:div>
            <w:div w:id="248925958">
              <w:marLeft w:val="0"/>
              <w:marRight w:val="0"/>
              <w:marTop w:val="0"/>
              <w:marBottom w:val="0"/>
              <w:divBdr>
                <w:top w:val="none" w:sz="0" w:space="0" w:color="auto"/>
                <w:left w:val="none" w:sz="0" w:space="0" w:color="auto"/>
                <w:bottom w:val="none" w:sz="0" w:space="0" w:color="auto"/>
                <w:right w:val="none" w:sz="0" w:space="0" w:color="auto"/>
              </w:divBdr>
            </w:div>
            <w:div w:id="1173908761">
              <w:marLeft w:val="0"/>
              <w:marRight w:val="0"/>
              <w:marTop w:val="0"/>
              <w:marBottom w:val="0"/>
              <w:divBdr>
                <w:top w:val="none" w:sz="0" w:space="0" w:color="auto"/>
                <w:left w:val="none" w:sz="0" w:space="0" w:color="auto"/>
                <w:bottom w:val="none" w:sz="0" w:space="0" w:color="auto"/>
                <w:right w:val="none" w:sz="0" w:space="0" w:color="auto"/>
              </w:divBdr>
            </w:div>
            <w:div w:id="321741034">
              <w:marLeft w:val="0"/>
              <w:marRight w:val="0"/>
              <w:marTop w:val="0"/>
              <w:marBottom w:val="0"/>
              <w:divBdr>
                <w:top w:val="none" w:sz="0" w:space="0" w:color="auto"/>
                <w:left w:val="none" w:sz="0" w:space="0" w:color="auto"/>
                <w:bottom w:val="none" w:sz="0" w:space="0" w:color="auto"/>
                <w:right w:val="none" w:sz="0" w:space="0" w:color="auto"/>
              </w:divBdr>
            </w:div>
            <w:div w:id="563103645">
              <w:marLeft w:val="0"/>
              <w:marRight w:val="0"/>
              <w:marTop w:val="0"/>
              <w:marBottom w:val="0"/>
              <w:divBdr>
                <w:top w:val="none" w:sz="0" w:space="0" w:color="auto"/>
                <w:left w:val="none" w:sz="0" w:space="0" w:color="auto"/>
                <w:bottom w:val="none" w:sz="0" w:space="0" w:color="auto"/>
                <w:right w:val="none" w:sz="0" w:space="0" w:color="auto"/>
              </w:divBdr>
            </w:div>
            <w:div w:id="1609779206">
              <w:marLeft w:val="0"/>
              <w:marRight w:val="0"/>
              <w:marTop w:val="0"/>
              <w:marBottom w:val="0"/>
              <w:divBdr>
                <w:top w:val="none" w:sz="0" w:space="0" w:color="auto"/>
                <w:left w:val="none" w:sz="0" w:space="0" w:color="auto"/>
                <w:bottom w:val="none" w:sz="0" w:space="0" w:color="auto"/>
                <w:right w:val="none" w:sz="0" w:space="0" w:color="auto"/>
              </w:divBdr>
            </w:div>
            <w:div w:id="623772319">
              <w:marLeft w:val="0"/>
              <w:marRight w:val="0"/>
              <w:marTop w:val="0"/>
              <w:marBottom w:val="0"/>
              <w:divBdr>
                <w:top w:val="none" w:sz="0" w:space="0" w:color="auto"/>
                <w:left w:val="none" w:sz="0" w:space="0" w:color="auto"/>
                <w:bottom w:val="none" w:sz="0" w:space="0" w:color="auto"/>
                <w:right w:val="none" w:sz="0" w:space="0" w:color="auto"/>
              </w:divBdr>
            </w:div>
            <w:div w:id="67923768">
              <w:marLeft w:val="0"/>
              <w:marRight w:val="0"/>
              <w:marTop w:val="0"/>
              <w:marBottom w:val="0"/>
              <w:divBdr>
                <w:top w:val="none" w:sz="0" w:space="0" w:color="auto"/>
                <w:left w:val="none" w:sz="0" w:space="0" w:color="auto"/>
                <w:bottom w:val="none" w:sz="0" w:space="0" w:color="auto"/>
                <w:right w:val="none" w:sz="0" w:space="0" w:color="auto"/>
              </w:divBdr>
            </w:div>
            <w:div w:id="1327325982">
              <w:marLeft w:val="0"/>
              <w:marRight w:val="0"/>
              <w:marTop w:val="0"/>
              <w:marBottom w:val="0"/>
              <w:divBdr>
                <w:top w:val="none" w:sz="0" w:space="0" w:color="auto"/>
                <w:left w:val="none" w:sz="0" w:space="0" w:color="auto"/>
                <w:bottom w:val="none" w:sz="0" w:space="0" w:color="auto"/>
                <w:right w:val="none" w:sz="0" w:space="0" w:color="auto"/>
              </w:divBdr>
            </w:div>
            <w:div w:id="198395131">
              <w:marLeft w:val="0"/>
              <w:marRight w:val="0"/>
              <w:marTop w:val="0"/>
              <w:marBottom w:val="0"/>
              <w:divBdr>
                <w:top w:val="none" w:sz="0" w:space="0" w:color="auto"/>
                <w:left w:val="none" w:sz="0" w:space="0" w:color="auto"/>
                <w:bottom w:val="none" w:sz="0" w:space="0" w:color="auto"/>
                <w:right w:val="none" w:sz="0" w:space="0" w:color="auto"/>
              </w:divBdr>
            </w:div>
            <w:div w:id="1617179766">
              <w:marLeft w:val="0"/>
              <w:marRight w:val="0"/>
              <w:marTop w:val="0"/>
              <w:marBottom w:val="0"/>
              <w:divBdr>
                <w:top w:val="none" w:sz="0" w:space="0" w:color="auto"/>
                <w:left w:val="none" w:sz="0" w:space="0" w:color="auto"/>
                <w:bottom w:val="none" w:sz="0" w:space="0" w:color="auto"/>
                <w:right w:val="none" w:sz="0" w:space="0" w:color="auto"/>
              </w:divBdr>
            </w:div>
            <w:div w:id="742996312">
              <w:marLeft w:val="0"/>
              <w:marRight w:val="0"/>
              <w:marTop w:val="0"/>
              <w:marBottom w:val="0"/>
              <w:divBdr>
                <w:top w:val="none" w:sz="0" w:space="0" w:color="auto"/>
                <w:left w:val="none" w:sz="0" w:space="0" w:color="auto"/>
                <w:bottom w:val="none" w:sz="0" w:space="0" w:color="auto"/>
                <w:right w:val="none" w:sz="0" w:space="0" w:color="auto"/>
              </w:divBdr>
            </w:div>
            <w:div w:id="1803157977">
              <w:marLeft w:val="0"/>
              <w:marRight w:val="0"/>
              <w:marTop w:val="0"/>
              <w:marBottom w:val="0"/>
              <w:divBdr>
                <w:top w:val="none" w:sz="0" w:space="0" w:color="auto"/>
                <w:left w:val="none" w:sz="0" w:space="0" w:color="auto"/>
                <w:bottom w:val="none" w:sz="0" w:space="0" w:color="auto"/>
                <w:right w:val="none" w:sz="0" w:space="0" w:color="auto"/>
              </w:divBdr>
            </w:div>
            <w:div w:id="1542593251">
              <w:marLeft w:val="0"/>
              <w:marRight w:val="0"/>
              <w:marTop w:val="0"/>
              <w:marBottom w:val="0"/>
              <w:divBdr>
                <w:top w:val="none" w:sz="0" w:space="0" w:color="auto"/>
                <w:left w:val="none" w:sz="0" w:space="0" w:color="auto"/>
                <w:bottom w:val="none" w:sz="0" w:space="0" w:color="auto"/>
                <w:right w:val="none" w:sz="0" w:space="0" w:color="auto"/>
              </w:divBdr>
            </w:div>
            <w:div w:id="412438523">
              <w:marLeft w:val="0"/>
              <w:marRight w:val="0"/>
              <w:marTop w:val="0"/>
              <w:marBottom w:val="0"/>
              <w:divBdr>
                <w:top w:val="none" w:sz="0" w:space="0" w:color="auto"/>
                <w:left w:val="none" w:sz="0" w:space="0" w:color="auto"/>
                <w:bottom w:val="none" w:sz="0" w:space="0" w:color="auto"/>
                <w:right w:val="none" w:sz="0" w:space="0" w:color="auto"/>
              </w:divBdr>
            </w:div>
            <w:div w:id="1687517321">
              <w:marLeft w:val="0"/>
              <w:marRight w:val="0"/>
              <w:marTop w:val="0"/>
              <w:marBottom w:val="0"/>
              <w:divBdr>
                <w:top w:val="none" w:sz="0" w:space="0" w:color="auto"/>
                <w:left w:val="none" w:sz="0" w:space="0" w:color="auto"/>
                <w:bottom w:val="none" w:sz="0" w:space="0" w:color="auto"/>
                <w:right w:val="none" w:sz="0" w:space="0" w:color="auto"/>
              </w:divBdr>
            </w:div>
            <w:div w:id="1441994530">
              <w:marLeft w:val="0"/>
              <w:marRight w:val="0"/>
              <w:marTop w:val="0"/>
              <w:marBottom w:val="0"/>
              <w:divBdr>
                <w:top w:val="none" w:sz="0" w:space="0" w:color="auto"/>
                <w:left w:val="none" w:sz="0" w:space="0" w:color="auto"/>
                <w:bottom w:val="none" w:sz="0" w:space="0" w:color="auto"/>
                <w:right w:val="none" w:sz="0" w:space="0" w:color="auto"/>
              </w:divBdr>
            </w:div>
            <w:div w:id="1909415845">
              <w:marLeft w:val="0"/>
              <w:marRight w:val="0"/>
              <w:marTop w:val="0"/>
              <w:marBottom w:val="0"/>
              <w:divBdr>
                <w:top w:val="none" w:sz="0" w:space="0" w:color="auto"/>
                <w:left w:val="none" w:sz="0" w:space="0" w:color="auto"/>
                <w:bottom w:val="none" w:sz="0" w:space="0" w:color="auto"/>
                <w:right w:val="none" w:sz="0" w:space="0" w:color="auto"/>
              </w:divBdr>
            </w:div>
            <w:div w:id="1641181478">
              <w:marLeft w:val="0"/>
              <w:marRight w:val="0"/>
              <w:marTop w:val="0"/>
              <w:marBottom w:val="0"/>
              <w:divBdr>
                <w:top w:val="none" w:sz="0" w:space="0" w:color="auto"/>
                <w:left w:val="none" w:sz="0" w:space="0" w:color="auto"/>
                <w:bottom w:val="none" w:sz="0" w:space="0" w:color="auto"/>
                <w:right w:val="none" w:sz="0" w:space="0" w:color="auto"/>
              </w:divBdr>
            </w:div>
            <w:div w:id="2011059289">
              <w:marLeft w:val="0"/>
              <w:marRight w:val="0"/>
              <w:marTop w:val="0"/>
              <w:marBottom w:val="0"/>
              <w:divBdr>
                <w:top w:val="none" w:sz="0" w:space="0" w:color="auto"/>
                <w:left w:val="none" w:sz="0" w:space="0" w:color="auto"/>
                <w:bottom w:val="none" w:sz="0" w:space="0" w:color="auto"/>
                <w:right w:val="none" w:sz="0" w:space="0" w:color="auto"/>
              </w:divBdr>
            </w:div>
            <w:div w:id="2096394885">
              <w:marLeft w:val="0"/>
              <w:marRight w:val="0"/>
              <w:marTop w:val="0"/>
              <w:marBottom w:val="0"/>
              <w:divBdr>
                <w:top w:val="none" w:sz="0" w:space="0" w:color="auto"/>
                <w:left w:val="none" w:sz="0" w:space="0" w:color="auto"/>
                <w:bottom w:val="none" w:sz="0" w:space="0" w:color="auto"/>
                <w:right w:val="none" w:sz="0" w:space="0" w:color="auto"/>
              </w:divBdr>
            </w:div>
            <w:div w:id="1927230465">
              <w:marLeft w:val="0"/>
              <w:marRight w:val="0"/>
              <w:marTop w:val="0"/>
              <w:marBottom w:val="0"/>
              <w:divBdr>
                <w:top w:val="none" w:sz="0" w:space="0" w:color="auto"/>
                <w:left w:val="none" w:sz="0" w:space="0" w:color="auto"/>
                <w:bottom w:val="none" w:sz="0" w:space="0" w:color="auto"/>
                <w:right w:val="none" w:sz="0" w:space="0" w:color="auto"/>
              </w:divBdr>
            </w:div>
            <w:div w:id="793598916">
              <w:marLeft w:val="0"/>
              <w:marRight w:val="0"/>
              <w:marTop w:val="0"/>
              <w:marBottom w:val="0"/>
              <w:divBdr>
                <w:top w:val="none" w:sz="0" w:space="0" w:color="auto"/>
                <w:left w:val="none" w:sz="0" w:space="0" w:color="auto"/>
                <w:bottom w:val="none" w:sz="0" w:space="0" w:color="auto"/>
                <w:right w:val="none" w:sz="0" w:space="0" w:color="auto"/>
              </w:divBdr>
            </w:div>
            <w:div w:id="162092167">
              <w:marLeft w:val="0"/>
              <w:marRight w:val="0"/>
              <w:marTop w:val="0"/>
              <w:marBottom w:val="0"/>
              <w:divBdr>
                <w:top w:val="none" w:sz="0" w:space="0" w:color="auto"/>
                <w:left w:val="none" w:sz="0" w:space="0" w:color="auto"/>
                <w:bottom w:val="none" w:sz="0" w:space="0" w:color="auto"/>
                <w:right w:val="none" w:sz="0" w:space="0" w:color="auto"/>
              </w:divBdr>
            </w:div>
            <w:div w:id="1428427090">
              <w:marLeft w:val="0"/>
              <w:marRight w:val="0"/>
              <w:marTop w:val="0"/>
              <w:marBottom w:val="0"/>
              <w:divBdr>
                <w:top w:val="none" w:sz="0" w:space="0" w:color="auto"/>
                <w:left w:val="none" w:sz="0" w:space="0" w:color="auto"/>
                <w:bottom w:val="none" w:sz="0" w:space="0" w:color="auto"/>
                <w:right w:val="none" w:sz="0" w:space="0" w:color="auto"/>
              </w:divBdr>
            </w:div>
            <w:div w:id="303660030">
              <w:marLeft w:val="0"/>
              <w:marRight w:val="0"/>
              <w:marTop w:val="0"/>
              <w:marBottom w:val="0"/>
              <w:divBdr>
                <w:top w:val="none" w:sz="0" w:space="0" w:color="auto"/>
                <w:left w:val="none" w:sz="0" w:space="0" w:color="auto"/>
                <w:bottom w:val="none" w:sz="0" w:space="0" w:color="auto"/>
                <w:right w:val="none" w:sz="0" w:space="0" w:color="auto"/>
              </w:divBdr>
            </w:div>
            <w:div w:id="1755854092">
              <w:marLeft w:val="0"/>
              <w:marRight w:val="0"/>
              <w:marTop w:val="0"/>
              <w:marBottom w:val="0"/>
              <w:divBdr>
                <w:top w:val="none" w:sz="0" w:space="0" w:color="auto"/>
                <w:left w:val="none" w:sz="0" w:space="0" w:color="auto"/>
                <w:bottom w:val="none" w:sz="0" w:space="0" w:color="auto"/>
                <w:right w:val="none" w:sz="0" w:space="0" w:color="auto"/>
              </w:divBdr>
            </w:div>
            <w:div w:id="532039448">
              <w:marLeft w:val="0"/>
              <w:marRight w:val="0"/>
              <w:marTop w:val="0"/>
              <w:marBottom w:val="0"/>
              <w:divBdr>
                <w:top w:val="none" w:sz="0" w:space="0" w:color="auto"/>
                <w:left w:val="none" w:sz="0" w:space="0" w:color="auto"/>
                <w:bottom w:val="none" w:sz="0" w:space="0" w:color="auto"/>
                <w:right w:val="none" w:sz="0" w:space="0" w:color="auto"/>
              </w:divBdr>
            </w:div>
            <w:div w:id="274138586">
              <w:marLeft w:val="0"/>
              <w:marRight w:val="0"/>
              <w:marTop w:val="0"/>
              <w:marBottom w:val="0"/>
              <w:divBdr>
                <w:top w:val="none" w:sz="0" w:space="0" w:color="auto"/>
                <w:left w:val="none" w:sz="0" w:space="0" w:color="auto"/>
                <w:bottom w:val="none" w:sz="0" w:space="0" w:color="auto"/>
                <w:right w:val="none" w:sz="0" w:space="0" w:color="auto"/>
              </w:divBdr>
            </w:div>
            <w:div w:id="188764365">
              <w:marLeft w:val="0"/>
              <w:marRight w:val="0"/>
              <w:marTop w:val="0"/>
              <w:marBottom w:val="0"/>
              <w:divBdr>
                <w:top w:val="none" w:sz="0" w:space="0" w:color="auto"/>
                <w:left w:val="none" w:sz="0" w:space="0" w:color="auto"/>
                <w:bottom w:val="none" w:sz="0" w:space="0" w:color="auto"/>
                <w:right w:val="none" w:sz="0" w:space="0" w:color="auto"/>
              </w:divBdr>
            </w:div>
            <w:div w:id="1574588452">
              <w:marLeft w:val="0"/>
              <w:marRight w:val="0"/>
              <w:marTop w:val="0"/>
              <w:marBottom w:val="0"/>
              <w:divBdr>
                <w:top w:val="none" w:sz="0" w:space="0" w:color="auto"/>
                <w:left w:val="none" w:sz="0" w:space="0" w:color="auto"/>
                <w:bottom w:val="none" w:sz="0" w:space="0" w:color="auto"/>
                <w:right w:val="none" w:sz="0" w:space="0" w:color="auto"/>
              </w:divBdr>
            </w:div>
            <w:div w:id="86192234">
              <w:marLeft w:val="0"/>
              <w:marRight w:val="0"/>
              <w:marTop w:val="0"/>
              <w:marBottom w:val="0"/>
              <w:divBdr>
                <w:top w:val="none" w:sz="0" w:space="0" w:color="auto"/>
                <w:left w:val="none" w:sz="0" w:space="0" w:color="auto"/>
                <w:bottom w:val="none" w:sz="0" w:space="0" w:color="auto"/>
                <w:right w:val="none" w:sz="0" w:space="0" w:color="auto"/>
              </w:divBdr>
            </w:div>
            <w:div w:id="1795907775">
              <w:marLeft w:val="0"/>
              <w:marRight w:val="0"/>
              <w:marTop w:val="0"/>
              <w:marBottom w:val="0"/>
              <w:divBdr>
                <w:top w:val="none" w:sz="0" w:space="0" w:color="auto"/>
                <w:left w:val="none" w:sz="0" w:space="0" w:color="auto"/>
                <w:bottom w:val="none" w:sz="0" w:space="0" w:color="auto"/>
                <w:right w:val="none" w:sz="0" w:space="0" w:color="auto"/>
              </w:divBdr>
            </w:div>
            <w:div w:id="841169139">
              <w:marLeft w:val="0"/>
              <w:marRight w:val="0"/>
              <w:marTop w:val="0"/>
              <w:marBottom w:val="0"/>
              <w:divBdr>
                <w:top w:val="none" w:sz="0" w:space="0" w:color="auto"/>
                <w:left w:val="none" w:sz="0" w:space="0" w:color="auto"/>
                <w:bottom w:val="none" w:sz="0" w:space="0" w:color="auto"/>
                <w:right w:val="none" w:sz="0" w:space="0" w:color="auto"/>
              </w:divBdr>
            </w:div>
            <w:div w:id="1312489900">
              <w:marLeft w:val="0"/>
              <w:marRight w:val="0"/>
              <w:marTop w:val="0"/>
              <w:marBottom w:val="0"/>
              <w:divBdr>
                <w:top w:val="none" w:sz="0" w:space="0" w:color="auto"/>
                <w:left w:val="none" w:sz="0" w:space="0" w:color="auto"/>
                <w:bottom w:val="none" w:sz="0" w:space="0" w:color="auto"/>
                <w:right w:val="none" w:sz="0" w:space="0" w:color="auto"/>
              </w:divBdr>
            </w:div>
            <w:div w:id="895894745">
              <w:marLeft w:val="0"/>
              <w:marRight w:val="0"/>
              <w:marTop w:val="0"/>
              <w:marBottom w:val="0"/>
              <w:divBdr>
                <w:top w:val="none" w:sz="0" w:space="0" w:color="auto"/>
                <w:left w:val="none" w:sz="0" w:space="0" w:color="auto"/>
                <w:bottom w:val="none" w:sz="0" w:space="0" w:color="auto"/>
                <w:right w:val="none" w:sz="0" w:space="0" w:color="auto"/>
              </w:divBdr>
            </w:div>
            <w:div w:id="1270771731">
              <w:marLeft w:val="0"/>
              <w:marRight w:val="0"/>
              <w:marTop w:val="0"/>
              <w:marBottom w:val="0"/>
              <w:divBdr>
                <w:top w:val="none" w:sz="0" w:space="0" w:color="auto"/>
                <w:left w:val="none" w:sz="0" w:space="0" w:color="auto"/>
                <w:bottom w:val="none" w:sz="0" w:space="0" w:color="auto"/>
                <w:right w:val="none" w:sz="0" w:space="0" w:color="auto"/>
              </w:divBdr>
            </w:div>
            <w:div w:id="704479011">
              <w:marLeft w:val="0"/>
              <w:marRight w:val="0"/>
              <w:marTop w:val="0"/>
              <w:marBottom w:val="0"/>
              <w:divBdr>
                <w:top w:val="none" w:sz="0" w:space="0" w:color="auto"/>
                <w:left w:val="none" w:sz="0" w:space="0" w:color="auto"/>
                <w:bottom w:val="none" w:sz="0" w:space="0" w:color="auto"/>
                <w:right w:val="none" w:sz="0" w:space="0" w:color="auto"/>
              </w:divBdr>
            </w:div>
            <w:div w:id="346636915">
              <w:marLeft w:val="0"/>
              <w:marRight w:val="0"/>
              <w:marTop w:val="0"/>
              <w:marBottom w:val="0"/>
              <w:divBdr>
                <w:top w:val="none" w:sz="0" w:space="0" w:color="auto"/>
                <w:left w:val="none" w:sz="0" w:space="0" w:color="auto"/>
                <w:bottom w:val="none" w:sz="0" w:space="0" w:color="auto"/>
                <w:right w:val="none" w:sz="0" w:space="0" w:color="auto"/>
              </w:divBdr>
            </w:div>
            <w:div w:id="1423644691">
              <w:marLeft w:val="0"/>
              <w:marRight w:val="0"/>
              <w:marTop w:val="0"/>
              <w:marBottom w:val="0"/>
              <w:divBdr>
                <w:top w:val="none" w:sz="0" w:space="0" w:color="auto"/>
                <w:left w:val="none" w:sz="0" w:space="0" w:color="auto"/>
                <w:bottom w:val="none" w:sz="0" w:space="0" w:color="auto"/>
                <w:right w:val="none" w:sz="0" w:space="0" w:color="auto"/>
              </w:divBdr>
            </w:div>
            <w:div w:id="712386238">
              <w:marLeft w:val="0"/>
              <w:marRight w:val="0"/>
              <w:marTop w:val="0"/>
              <w:marBottom w:val="0"/>
              <w:divBdr>
                <w:top w:val="none" w:sz="0" w:space="0" w:color="auto"/>
                <w:left w:val="none" w:sz="0" w:space="0" w:color="auto"/>
                <w:bottom w:val="none" w:sz="0" w:space="0" w:color="auto"/>
                <w:right w:val="none" w:sz="0" w:space="0" w:color="auto"/>
              </w:divBdr>
            </w:div>
            <w:div w:id="1716930115">
              <w:marLeft w:val="0"/>
              <w:marRight w:val="0"/>
              <w:marTop w:val="0"/>
              <w:marBottom w:val="0"/>
              <w:divBdr>
                <w:top w:val="none" w:sz="0" w:space="0" w:color="auto"/>
                <w:left w:val="none" w:sz="0" w:space="0" w:color="auto"/>
                <w:bottom w:val="none" w:sz="0" w:space="0" w:color="auto"/>
                <w:right w:val="none" w:sz="0" w:space="0" w:color="auto"/>
              </w:divBdr>
            </w:div>
            <w:div w:id="369652045">
              <w:marLeft w:val="0"/>
              <w:marRight w:val="0"/>
              <w:marTop w:val="0"/>
              <w:marBottom w:val="0"/>
              <w:divBdr>
                <w:top w:val="none" w:sz="0" w:space="0" w:color="auto"/>
                <w:left w:val="none" w:sz="0" w:space="0" w:color="auto"/>
                <w:bottom w:val="none" w:sz="0" w:space="0" w:color="auto"/>
                <w:right w:val="none" w:sz="0" w:space="0" w:color="auto"/>
              </w:divBdr>
            </w:div>
            <w:div w:id="861672262">
              <w:marLeft w:val="0"/>
              <w:marRight w:val="0"/>
              <w:marTop w:val="0"/>
              <w:marBottom w:val="0"/>
              <w:divBdr>
                <w:top w:val="none" w:sz="0" w:space="0" w:color="auto"/>
                <w:left w:val="none" w:sz="0" w:space="0" w:color="auto"/>
                <w:bottom w:val="none" w:sz="0" w:space="0" w:color="auto"/>
                <w:right w:val="none" w:sz="0" w:space="0" w:color="auto"/>
              </w:divBdr>
            </w:div>
            <w:div w:id="1596478033">
              <w:marLeft w:val="0"/>
              <w:marRight w:val="0"/>
              <w:marTop w:val="0"/>
              <w:marBottom w:val="0"/>
              <w:divBdr>
                <w:top w:val="none" w:sz="0" w:space="0" w:color="auto"/>
                <w:left w:val="none" w:sz="0" w:space="0" w:color="auto"/>
                <w:bottom w:val="none" w:sz="0" w:space="0" w:color="auto"/>
                <w:right w:val="none" w:sz="0" w:space="0" w:color="auto"/>
              </w:divBdr>
            </w:div>
            <w:div w:id="98180739">
              <w:marLeft w:val="0"/>
              <w:marRight w:val="0"/>
              <w:marTop w:val="0"/>
              <w:marBottom w:val="0"/>
              <w:divBdr>
                <w:top w:val="none" w:sz="0" w:space="0" w:color="auto"/>
                <w:left w:val="none" w:sz="0" w:space="0" w:color="auto"/>
                <w:bottom w:val="none" w:sz="0" w:space="0" w:color="auto"/>
                <w:right w:val="none" w:sz="0" w:space="0" w:color="auto"/>
              </w:divBdr>
            </w:div>
            <w:div w:id="600340769">
              <w:marLeft w:val="0"/>
              <w:marRight w:val="0"/>
              <w:marTop w:val="0"/>
              <w:marBottom w:val="0"/>
              <w:divBdr>
                <w:top w:val="none" w:sz="0" w:space="0" w:color="auto"/>
                <w:left w:val="none" w:sz="0" w:space="0" w:color="auto"/>
                <w:bottom w:val="none" w:sz="0" w:space="0" w:color="auto"/>
                <w:right w:val="none" w:sz="0" w:space="0" w:color="auto"/>
              </w:divBdr>
            </w:div>
            <w:div w:id="136338563">
              <w:marLeft w:val="0"/>
              <w:marRight w:val="0"/>
              <w:marTop w:val="0"/>
              <w:marBottom w:val="0"/>
              <w:divBdr>
                <w:top w:val="none" w:sz="0" w:space="0" w:color="auto"/>
                <w:left w:val="none" w:sz="0" w:space="0" w:color="auto"/>
                <w:bottom w:val="none" w:sz="0" w:space="0" w:color="auto"/>
                <w:right w:val="none" w:sz="0" w:space="0" w:color="auto"/>
              </w:divBdr>
            </w:div>
            <w:div w:id="852113339">
              <w:marLeft w:val="0"/>
              <w:marRight w:val="0"/>
              <w:marTop w:val="0"/>
              <w:marBottom w:val="0"/>
              <w:divBdr>
                <w:top w:val="none" w:sz="0" w:space="0" w:color="auto"/>
                <w:left w:val="none" w:sz="0" w:space="0" w:color="auto"/>
                <w:bottom w:val="none" w:sz="0" w:space="0" w:color="auto"/>
                <w:right w:val="none" w:sz="0" w:space="0" w:color="auto"/>
              </w:divBdr>
            </w:div>
            <w:div w:id="188959164">
              <w:marLeft w:val="0"/>
              <w:marRight w:val="0"/>
              <w:marTop w:val="0"/>
              <w:marBottom w:val="0"/>
              <w:divBdr>
                <w:top w:val="none" w:sz="0" w:space="0" w:color="auto"/>
                <w:left w:val="none" w:sz="0" w:space="0" w:color="auto"/>
                <w:bottom w:val="none" w:sz="0" w:space="0" w:color="auto"/>
                <w:right w:val="none" w:sz="0" w:space="0" w:color="auto"/>
              </w:divBdr>
            </w:div>
            <w:div w:id="1148060360">
              <w:marLeft w:val="0"/>
              <w:marRight w:val="0"/>
              <w:marTop w:val="0"/>
              <w:marBottom w:val="0"/>
              <w:divBdr>
                <w:top w:val="none" w:sz="0" w:space="0" w:color="auto"/>
                <w:left w:val="none" w:sz="0" w:space="0" w:color="auto"/>
                <w:bottom w:val="none" w:sz="0" w:space="0" w:color="auto"/>
                <w:right w:val="none" w:sz="0" w:space="0" w:color="auto"/>
              </w:divBdr>
            </w:div>
            <w:div w:id="866941869">
              <w:marLeft w:val="0"/>
              <w:marRight w:val="0"/>
              <w:marTop w:val="0"/>
              <w:marBottom w:val="0"/>
              <w:divBdr>
                <w:top w:val="none" w:sz="0" w:space="0" w:color="auto"/>
                <w:left w:val="none" w:sz="0" w:space="0" w:color="auto"/>
                <w:bottom w:val="none" w:sz="0" w:space="0" w:color="auto"/>
                <w:right w:val="none" w:sz="0" w:space="0" w:color="auto"/>
              </w:divBdr>
            </w:div>
            <w:div w:id="1490828480">
              <w:marLeft w:val="0"/>
              <w:marRight w:val="0"/>
              <w:marTop w:val="0"/>
              <w:marBottom w:val="0"/>
              <w:divBdr>
                <w:top w:val="none" w:sz="0" w:space="0" w:color="auto"/>
                <w:left w:val="none" w:sz="0" w:space="0" w:color="auto"/>
                <w:bottom w:val="none" w:sz="0" w:space="0" w:color="auto"/>
                <w:right w:val="none" w:sz="0" w:space="0" w:color="auto"/>
              </w:divBdr>
            </w:div>
            <w:div w:id="957759630">
              <w:marLeft w:val="0"/>
              <w:marRight w:val="0"/>
              <w:marTop w:val="0"/>
              <w:marBottom w:val="0"/>
              <w:divBdr>
                <w:top w:val="none" w:sz="0" w:space="0" w:color="auto"/>
                <w:left w:val="none" w:sz="0" w:space="0" w:color="auto"/>
                <w:bottom w:val="none" w:sz="0" w:space="0" w:color="auto"/>
                <w:right w:val="none" w:sz="0" w:space="0" w:color="auto"/>
              </w:divBdr>
            </w:div>
            <w:div w:id="317225549">
              <w:marLeft w:val="0"/>
              <w:marRight w:val="0"/>
              <w:marTop w:val="0"/>
              <w:marBottom w:val="0"/>
              <w:divBdr>
                <w:top w:val="none" w:sz="0" w:space="0" w:color="auto"/>
                <w:left w:val="none" w:sz="0" w:space="0" w:color="auto"/>
                <w:bottom w:val="none" w:sz="0" w:space="0" w:color="auto"/>
                <w:right w:val="none" w:sz="0" w:space="0" w:color="auto"/>
              </w:divBdr>
            </w:div>
            <w:div w:id="2033876017">
              <w:marLeft w:val="0"/>
              <w:marRight w:val="0"/>
              <w:marTop w:val="0"/>
              <w:marBottom w:val="0"/>
              <w:divBdr>
                <w:top w:val="none" w:sz="0" w:space="0" w:color="auto"/>
                <w:left w:val="none" w:sz="0" w:space="0" w:color="auto"/>
                <w:bottom w:val="none" w:sz="0" w:space="0" w:color="auto"/>
                <w:right w:val="none" w:sz="0" w:space="0" w:color="auto"/>
              </w:divBdr>
            </w:div>
            <w:div w:id="539829268">
              <w:marLeft w:val="0"/>
              <w:marRight w:val="0"/>
              <w:marTop w:val="0"/>
              <w:marBottom w:val="0"/>
              <w:divBdr>
                <w:top w:val="none" w:sz="0" w:space="0" w:color="auto"/>
                <w:left w:val="none" w:sz="0" w:space="0" w:color="auto"/>
                <w:bottom w:val="none" w:sz="0" w:space="0" w:color="auto"/>
                <w:right w:val="none" w:sz="0" w:space="0" w:color="auto"/>
              </w:divBdr>
            </w:div>
            <w:div w:id="923101417">
              <w:marLeft w:val="0"/>
              <w:marRight w:val="0"/>
              <w:marTop w:val="0"/>
              <w:marBottom w:val="0"/>
              <w:divBdr>
                <w:top w:val="none" w:sz="0" w:space="0" w:color="auto"/>
                <w:left w:val="none" w:sz="0" w:space="0" w:color="auto"/>
                <w:bottom w:val="none" w:sz="0" w:space="0" w:color="auto"/>
                <w:right w:val="none" w:sz="0" w:space="0" w:color="auto"/>
              </w:divBdr>
            </w:div>
            <w:div w:id="1537424883">
              <w:marLeft w:val="0"/>
              <w:marRight w:val="0"/>
              <w:marTop w:val="0"/>
              <w:marBottom w:val="0"/>
              <w:divBdr>
                <w:top w:val="none" w:sz="0" w:space="0" w:color="auto"/>
                <w:left w:val="none" w:sz="0" w:space="0" w:color="auto"/>
                <w:bottom w:val="none" w:sz="0" w:space="0" w:color="auto"/>
                <w:right w:val="none" w:sz="0" w:space="0" w:color="auto"/>
              </w:divBdr>
            </w:div>
            <w:div w:id="564993498">
              <w:marLeft w:val="0"/>
              <w:marRight w:val="0"/>
              <w:marTop w:val="0"/>
              <w:marBottom w:val="0"/>
              <w:divBdr>
                <w:top w:val="none" w:sz="0" w:space="0" w:color="auto"/>
                <w:left w:val="none" w:sz="0" w:space="0" w:color="auto"/>
                <w:bottom w:val="none" w:sz="0" w:space="0" w:color="auto"/>
                <w:right w:val="none" w:sz="0" w:space="0" w:color="auto"/>
              </w:divBdr>
            </w:div>
            <w:div w:id="1081104468">
              <w:marLeft w:val="0"/>
              <w:marRight w:val="0"/>
              <w:marTop w:val="0"/>
              <w:marBottom w:val="0"/>
              <w:divBdr>
                <w:top w:val="none" w:sz="0" w:space="0" w:color="auto"/>
                <w:left w:val="none" w:sz="0" w:space="0" w:color="auto"/>
                <w:bottom w:val="none" w:sz="0" w:space="0" w:color="auto"/>
                <w:right w:val="none" w:sz="0" w:space="0" w:color="auto"/>
              </w:divBdr>
            </w:div>
            <w:div w:id="613682493">
              <w:marLeft w:val="0"/>
              <w:marRight w:val="0"/>
              <w:marTop w:val="0"/>
              <w:marBottom w:val="0"/>
              <w:divBdr>
                <w:top w:val="none" w:sz="0" w:space="0" w:color="auto"/>
                <w:left w:val="none" w:sz="0" w:space="0" w:color="auto"/>
                <w:bottom w:val="none" w:sz="0" w:space="0" w:color="auto"/>
                <w:right w:val="none" w:sz="0" w:space="0" w:color="auto"/>
              </w:divBdr>
            </w:div>
            <w:div w:id="1794977300">
              <w:marLeft w:val="0"/>
              <w:marRight w:val="0"/>
              <w:marTop w:val="0"/>
              <w:marBottom w:val="0"/>
              <w:divBdr>
                <w:top w:val="none" w:sz="0" w:space="0" w:color="auto"/>
                <w:left w:val="none" w:sz="0" w:space="0" w:color="auto"/>
                <w:bottom w:val="none" w:sz="0" w:space="0" w:color="auto"/>
                <w:right w:val="none" w:sz="0" w:space="0" w:color="auto"/>
              </w:divBdr>
            </w:div>
            <w:div w:id="1490364703">
              <w:marLeft w:val="0"/>
              <w:marRight w:val="0"/>
              <w:marTop w:val="0"/>
              <w:marBottom w:val="0"/>
              <w:divBdr>
                <w:top w:val="none" w:sz="0" w:space="0" w:color="auto"/>
                <w:left w:val="none" w:sz="0" w:space="0" w:color="auto"/>
                <w:bottom w:val="none" w:sz="0" w:space="0" w:color="auto"/>
                <w:right w:val="none" w:sz="0" w:space="0" w:color="auto"/>
              </w:divBdr>
            </w:div>
            <w:div w:id="318651248">
              <w:marLeft w:val="0"/>
              <w:marRight w:val="0"/>
              <w:marTop w:val="0"/>
              <w:marBottom w:val="0"/>
              <w:divBdr>
                <w:top w:val="none" w:sz="0" w:space="0" w:color="auto"/>
                <w:left w:val="none" w:sz="0" w:space="0" w:color="auto"/>
                <w:bottom w:val="none" w:sz="0" w:space="0" w:color="auto"/>
                <w:right w:val="none" w:sz="0" w:space="0" w:color="auto"/>
              </w:divBdr>
            </w:div>
            <w:div w:id="1070080801">
              <w:marLeft w:val="0"/>
              <w:marRight w:val="0"/>
              <w:marTop w:val="0"/>
              <w:marBottom w:val="0"/>
              <w:divBdr>
                <w:top w:val="none" w:sz="0" w:space="0" w:color="auto"/>
                <w:left w:val="none" w:sz="0" w:space="0" w:color="auto"/>
                <w:bottom w:val="none" w:sz="0" w:space="0" w:color="auto"/>
                <w:right w:val="none" w:sz="0" w:space="0" w:color="auto"/>
              </w:divBdr>
            </w:div>
            <w:div w:id="1057515612">
              <w:marLeft w:val="0"/>
              <w:marRight w:val="0"/>
              <w:marTop w:val="0"/>
              <w:marBottom w:val="0"/>
              <w:divBdr>
                <w:top w:val="none" w:sz="0" w:space="0" w:color="auto"/>
                <w:left w:val="none" w:sz="0" w:space="0" w:color="auto"/>
                <w:bottom w:val="none" w:sz="0" w:space="0" w:color="auto"/>
                <w:right w:val="none" w:sz="0" w:space="0" w:color="auto"/>
              </w:divBdr>
            </w:div>
            <w:div w:id="1129785456">
              <w:marLeft w:val="0"/>
              <w:marRight w:val="0"/>
              <w:marTop w:val="0"/>
              <w:marBottom w:val="0"/>
              <w:divBdr>
                <w:top w:val="none" w:sz="0" w:space="0" w:color="auto"/>
                <w:left w:val="none" w:sz="0" w:space="0" w:color="auto"/>
                <w:bottom w:val="none" w:sz="0" w:space="0" w:color="auto"/>
                <w:right w:val="none" w:sz="0" w:space="0" w:color="auto"/>
              </w:divBdr>
            </w:div>
            <w:div w:id="1885679525">
              <w:marLeft w:val="0"/>
              <w:marRight w:val="0"/>
              <w:marTop w:val="0"/>
              <w:marBottom w:val="0"/>
              <w:divBdr>
                <w:top w:val="none" w:sz="0" w:space="0" w:color="auto"/>
                <w:left w:val="none" w:sz="0" w:space="0" w:color="auto"/>
                <w:bottom w:val="none" w:sz="0" w:space="0" w:color="auto"/>
                <w:right w:val="none" w:sz="0" w:space="0" w:color="auto"/>
              </w:divBdr>
            </w:div>
            <w:div w:id="1430273054">
              <w:marLeft w:val="0"/>
              <w:marRight w:val="0"/>
              <w:marTop w:val="0"/>
              <w:marBottom w:val="0"/>
              <w:divBdr>
                <w:top w:val="none" w:sz="0" w:space="0" w:color="auto"/>
                <w:left w:val="none" w:sz="0" w:space="0" w:color="auto"/>
                <w:bottom w:val="none" w:sz="0" w:space="0" w:color="auto"/>
                <w:right w:val="none" w:sz="0" w:space="0" w:color="auto"/>
              </w:divBdr>
            </w:div>
            <w:div w:id="1776051092">
              <w:marLeft w:val="0"/>
              <w:marRight w:val="0"/>
              <w:marTop w:val="0"/>
              <w:marBottom w:val="0"/>
              <w:divBdr>
                <w:top w:val="none" w:sz="0" w:space="0" w:color="auto"/>
                <w:left w:val="none" w:sz="0" w:space="0" w:color="auto"/>
                <w:bottom w:val="none" w:sz="0" w:space="0" w:color="auto"/>
                <w:right w:val="none" w:sz="0" w:space="0" w:color="auto"/>
              </w:divBdr>
            </w:div>
            <w:div w:id="1507985617">
              <w:marLeft w:val="0"/>
              <w:marRight w:val="0"/>
              <w:marTop w:val="0"/>
              <w:marBottom w:val="0"/>
              <w:divBdr>
                <w:top w:val="none" w:sz="0" w:space="0" w:color="auto"/>
                <w:left w:val="none" w:sz="0" w:space="0" w:color="auto"/>
                <w:bottom w:val="none" w:sz="0" w:space="0" w:color="auto"/>
                <w:right w:val="none" w:sz="0" w:space="0" w:color="auto"/>
              </w:divBdr>
            </w:div>
            <w:div w:id="1365668780">
              <w:marLeft w:val="0"/>
              <w:marRight w:val="0"/>
              <w:marTop w:val="0"/>
              <w:marBottom w:val="0"/>
              <w:divBdr>
                <w:top w:val="none" w:sz="0" w:space="0" w:color="auto"/>
                <w:left w:val="none" w:sz="0" w:space="0" w:color="auto"/>
                <w:bottom w:val="none" w:sz="0" w:space="0" w:color="auto"/>
                <w:right w:val="none" w:sz="0" w:space="0" w:color="auto"/>
              </w:divBdr>
            </w:div>
            <w:div w:id="885601599">
              <w:marLeft w:val="0"/>
              <w:marRight w:val="0"/>
              <w:marTop w:val="0"/>
              <w:marBottom w:val="0"/>
              <w:divBdr>
                <w:top w:val="none" w:sz="0" w:space="0" w:color="auto"/>
                <w:left w:val="none" w:sz="0" w:space="0" w:color="auto"/>
                <w:bottom w:val="none" w:sz="0" w:space="0" w:color="auto"/>
                <w:right w:val="none" w:sz="0" w:space="0" w:color="auto"/>
              </w:divBdr>
            </w:div>
            <w:div w:id="1193689054">
              <w:marLeft w:val="0"/>
              <w:marRight w:val="0"/>
              <w:marTop w:val="0"/>
              <w:marBottom w:val="0"/>
              <w:divBdr>
                <w:top w:val="none" w:sz="0" w:space="0" w:color="auto"/>
                <w:left w:val="none" w:sz="0" w:space="0" w:color="auto"/>
                <w:bottom w:val="none" w:sz="0" w:space="0" w:color="auto"/>
                <w:right w:val="none" w:sz="0" w:space="0" w:color="auto"/>
              </w:divBdr>
            </w:div>
            <w:div w:id="1030685278">
              <w:marLeft w:val="0"/>
              <w:marRight w:val="0"/>
              <w:marTop w:val="0"/>
              <w:marBottom w:val="0"/>
              <w:divBdr>
                <w:top w:val="none" w:sz="0" w:space="0" w:color="auto"/>
                <w:left w:val="none" w:sz="0" w:space="0" w:color="auto"/>
                <w:bottom w:val="none" w:sz="0" w:space="0" w:color="auto"/>
                <w:right w:val="none" w:sz="0" w:space="0" w:color="auto"/>
              </w:divBdr>
            </w:div>
            <w:div w:id="1714887423">
              <w:marLeft w:val="0"/>
              <w:marRight w:val="0"/>
              <w:marTop w:val="0"/>
              <w:marBottom w:val="0"/>
              <w:divBdr>
                <w:top w:val="none" w:sz="0" w:space="0" w:color="auto"/>
                <w:left w:val="none" w:sz="0" w:space="0" w:color="auto"/>
                <w:bottom w:val="none" w:sz="0" w:space="0" w:color="auto"/>
                <w:right w:val="none" w:sz="0" w:space="0" w:color="auto"/>
              </w:divBdr>
            </w:div>
            <w:div w:id="665787954">
              <w:marLeft w:val="0"/>
              <w:marRight w:val="0"/>
              <w:marTop w:val="0"/>
              <w:marBottom w:val="0"/>
              <w:divBdr>
                <w:top w:val="none" w:sz="0" w:space="0" w:color="auto"/>
                <w:left w:val="none" w:sz="0" w:space="0" w:color="auto"/>
                <w:bottom w:val="none" w:sz="0" w:space="0" w:color="auto"/>
                <w:right w:val="none" w:sz="0" w:space="0" w:color="auto"/>
              </w:divBdr>
            </w:div>
            <w:div w:id="2068532065">
              <w:marLeft w:val="0"/>
              <w:marRight w:val="0"/>
              <w:marTop w:val="0"/>
              <w:marBottom w:val="0"/>
              <w:divBdr>
                <w:top w:val="none" w:sz="0" w:space="0" w:color="auto"/>
                <w:left w:val="none" w:sz="0" w:space="0" w:color="auto"/>
                <w:bottom w:val="none" w:sz="0" w:space="0" w:color="auto"/>
                <w:right w:val="none" w:sz="0" w:space="0" w:color="auto"/>
              </w:divBdr>
            </w:div>
            <w:div w:id="1793862548">
              <w:marLeft w:val="0"/>
              <w:marRight w:val="0"/>
              <w:marTop w:val="0"/>
              <w:marBottom w:val="0"/>
              <w:divBdr>
                <w:top w:val="none" w:sz="0" w:space="0" w:color="auto"/>
                <w:left w:val="none" w:sz="0" w:space="0" w:color="auto"/>
                <w:bottom w:val="none" w:sz="0" w:space="0" w:color="auto"/>
                <w:right w:val="none" w:sz="0" w:space="0" w:color="auto"/>
              </w:divBdr>
            </w:div>
            <w:div w:id="1949391591">
              <w:marLeft w:val="0"/>
              <w:marRight w:val="0"/>
              <w:marTop w:val="0"/>
              <w:marBottom w:val="0"/>
              <w:divBdr>
                <w:top w:val="none" w:sz="0" w:space="0" w:color="auto"/>
                <w:left w:val="none" w:sz="0" w:space="0" w:color="auto"/>
                <w:bottom w:val="none" w:sz="0" w:space="0" w:color="auto"/>
                <w:right w:val="none" w:sz="0" w:space="0" w:color="auto"/>
              </w:divBdr>
            </w:div>
            <w:div w:id="32003318">
              <w:marLeft w:val="0"/>
              <w:marRight w:val="0"/>
              <w:marTop w:val="0"/>
              <w:marBottom w:val="0"/>
              <w:divBdr>
                <w:top w:val="none" w:sz="0" w:space="0" w:color="auto"/>
                <w:left w:val="none" w:sz="0" w:space="0" w:color="auto"/>
                <w:bottom w:val="none" w:sz="0" w:space="0" w:color="auto"/>
                <w:right w:val="none" w:sz="0" w:space="0" w:color="auto"/>
              </w:divBdr>
            </w:div>
            <w:div w:id="2061782480">
              <w:marLeft w:val="0"/>
              <w:marRight w:val="0"/>
              <w:marTop w:val="0"/>
              <w:marBottom w:val="0"/>
              <w:divBdr>
                <w:top w:val="none" w:sz="0" w:space="0" w:color="auto"/>
                <w:left w:val="none" w:sz="0" w:space="0" w:color="auto"/>
                <w:bottom w:val="none" w:sz="0" w:space="0" w:color="auto"/>
                <w:right w:val="none" w:sz="0" w:space="0" w:color="auto"/>
              </w:divBdr>
            </w:div>
            <w:div w:id="1318454121">
              <w:marLeft w:val="0"/>
              <w:marRight w:val="0"/>
              <w:marTop w:val="0"/>
              <w:marBottom w:val="0"/>
              <w:divBdr>
                <w:top w:val="none" w:sz="0" w:space="0" w:color="auto"/>
                <w:left w:val="none" w:sz="0" w:space="0" w:color="auto"/>
                <w:bottom w:val="none" w:sz="0" w:space="0" w:color="auto"/>
                <w:right w:val="none" w:sz="0" w:space="0" w:color="auto"/>
              </w:divBdr>
            </w:div>
            <w:div w:id="1719360255">
              <w:marLeft w:val="0"/>
              <w:marRight w:val="0"/>
              <w:marTop w:val="0"/>
              <w:marBottom w:val="0"/>
              <w:divBdr>
                <w:top w:val="none" w:sz="0" w:space="0" w:color="auto"/>
                <w:left w:val="none" w:sz="0" w:space="0" w:color="auto"/>
                <w:bottom w:val="none" w:sz="0" w:space="0" w:color="auto"/>
                <w:right w:val="none" w:sz="0" w:space="0" w:color="auto"/>
              </w:divBdr>
            </w:div>
            <w:div w:id="176045132">
              <w:marLeft w:val="0"/>
              <w:marRight w:val="0"/>
              <w:marTop w:val="0"/>
              <w:marBottom w:val="0"/>
              <w:divBdr>
                <w:top w:val="none" w:sz="0" w:space="0" w:color="auto"/>
                <w:left w:val="none" w:sz="0" w:space="0" w:color="auto"/>
                <w:bottom w:val="none" w:sz="0" w:space="0" w:color="auto"/>
                <w:right w:val="none" w:sz="0" w:space="0" w:color="auto"/>
              </w:divBdr>
            </w:div>
            <w:div w:id="1318876473">
              <w:marLeft w:val="0"/>
              <w:marRight w:val="0"/>
              <w:marTop w:val="0"/>
              <w:marBottom w:val="0"/>
              <w:divBdr>
                <w:top w:val="none" w:sz="0" w:space="0" w:color="auto"/>
                <w:left w:val="none" w:sz="0" w:space="0" w:color="auto"/>
                <w:bottom w:val="none" w:sz="0" w:space="0" w:color="auto"/>
                <w:right w:val="none" w:sz="0" w:space="0" w:color="auto"/>
              </w:divBdr>
            </w:div>
            <w:div w:id="833228285">
              <w:marLeft w:val="0"/>
              <w:marRight w:val="0"/>
              <w:marTop w:val="0"/>
              <w:marBottom w:val="0"/>
              <w:divBdr>
                <w:top w:val="none" w:sz="0" w:space="0" w:color="auto"/>
                <w:left w:val="none" w:sz="0" w:space="0" w:color="auto"/>
                <w:bottom w:val="none" w:sz="0" w:space="0" w:color="auto"/>
                <w:right w:val="none" w:sz="0" w:space="0" w:color="auto"/>
              </w:divBdr>
            </w:div>
            <w:div w:id="812062190">
              <w:marLeft w:val="0"/>
              <w:marRight w:val="0"/>
              <w:marTop w:val="0"/>
              <w:marBottom w:val="0"/>
              <w:divBdr>
                <w:top w:val="none" w:sz="0" w:space="0" w:color="auto"/>
                <w:left w:val="none" w:sz="0" w:space="0" w:color="auto"/>
                <w:bottom w:val="none" w:sz="0" w:space="0" w:color="auto"/>
                <w:right w:val="none" w:sz="0" w:space="0" w:color="auto"/>
              </w:divBdr>
            </w:div>
            <w:div w:id="1354380457">
              <w:marLeft w:val="0"/>
              <w:marRight w:val="0"/>
              <w:marTop w:val="0"/>
              <w:marBottom w:val="0"/>
              <w:divBdr>
                <w:top w:val="none" w:sz="0" w:space="0" w:color="auto"/>
                <w:left w:val="none" w:sz="0" w:space="0" w:color="auto"/>
                <w:bottom w:val="none" w:sz="0" w:space="0" w:color="auto"/>
                <w:right w:val="none" w:sz="0" w:space="0" w:color="auto"/>
              </w:divBdr>
            </w:div>
            <w:div w:id="1043603503">
              <w:marLeft w:val="0"/>
              <w:marRight w:val="0"/>
              <w:marTop w:val="0"/>
              <w:marBottom w:val="0"/>
              <w:divBdr>
                <w:top w:val="none" w:sz="0" w:space="0" w:color="auto"/>
                <w:left w:val="none" w:sz="0" w:space="0" w:color="auto"/>
                <w:bottom w:val="none" w:sz="0" w:space="0" w:color="auto"/>
                <w:right w:val="none" w:sz="0" w:space="0" w:color="auto"/>
              </w:divBdr>
            </w:div>
            <w:div w:id="1173374500">
              <w:marLeft w:val="0"/>
              <w:marRight w:val="0"/>
              <w:marTop w:val="0"/>
              <w:marBottom w:val="0"/>
              <w:divBdr>
                <w:top w:val="none" w:sz="0" w:space="0" w:color="auto"/>
                <w:left w:val="none" w:sz="0" w:space="0" w:color="auto"/>
                <w:bottom w:val="none" w:sz="0" w:space="0" w:color="auto"/>
                <w:right w:val="none" w:sz="0" w:space="0" w:color="auto"/>
              </w:divBdr>
            </w:div>
            <w:div w:id="2018313576">
              <w:marLeft w:val="0"/>
              <w:marRight w:val="0"/>
              <w:marTop w:val="0"/>
              <w:marBottom w:val="0"/>
              <w:divBdr>
                <w:top w:val="none" w:sz="0" w:space="0" w:color="auto"/>
                <w:left w:val="none" w:sz="0" w:space="0" w:color="auto"/>
                <w:bottom w:val="none" w:sz="0" w:space="0" w:color="auto"/>
                <w:right w:val="none" w:sz="0" w:space="0" w:color="auto"/>
              </w:divBdr>
            </w:div>
            <w:div w:id="24017721">
              <w:marLeft w:val="0"/>
              <w:marRight w:val="0"/>
              <w:marTop w:val="0"/>
              <w:marBottom w:val="0"/>
              <w:divBdr>
                <w:top w:val="none" w:sz="0" w:space="0" w:color="auto"/>
                <w:left w:val="none" w:sz="0" w:space="0" w:color="auto"/>
                <w:bottom w:val="none" w:sz="0" w:space="0" w:color="auto"/>
                <w:right w:val="none" w:sz="0" w:space="0" w:color="auto"/>
              </w:divBdr>
            </w:div>
            <w:div w:id="1947035441">
              <w:marLeft w:val="0"/>
              <w:marRight w:val="0"/>
              <w:marTop w:val="0"/>
              <w:marBottom w:val="0"/>
              <w:divBdr>
                <w:top w:val="none" w:sz="0" w:space="0" w:color="auto"/>
                <w:left w:val="none" w:sz="0" w:space="0" w:color="auto"/>
                <w:bottom w:val="none" w:sz="0" w:space="0" w:color="auto"/>
                <w:right w:val="none" w:sz="0" w:space="0" w:color="auto"/>
              </w:divBdr>
            </w:div>
            <w:div w:id="1450002927">
              <w:marLeft w:val="0"/>
              <w:marRight w:val="0"/>
              <w:marTop w:val="0"/>
              <w:marBottom w:val="0"/>
              <w:divBdr>
                <w:top w:val="none" w:sz="0" w:space="0" w:color="auto"/>
                <w:left w:val="none" w:sz="0" w:space="0" w:color="auto"/>
                <w:bottom w:val="none" w:sz="0" w:space="0" w:color="auto"/>
                <w:right w:val="none" w:sz="0" w:space="0" w:color="auto"/>
              </w:divBdr>
            </w:div>
            <w:div w:id="1734347026">
              <w:marLeft w:val="0"/>
              <w:marRight w:val="0"/>
              <w:marTop w:val="0"/>
              <w:marBottom w:val="0"/>
              <w:divBdr>
                <w:top w:val="none" w:sz="0" w:space="0" w:color="auto"/>
                <w:left w:val="none" w:sz="0" w:space="0" w:color="auto"/>
                <w:bottom w:val="none" w:sz="0" w:space="0" w:color="auto"/>
                <w:right w:val="none" w:sz="0" w:space="0" w:color="auto"/>
              </w:divBdr>
            </w:div>
            <w:div w:id="174999540">
              <w:marLeft w:val="0"/>
              <w:marRight w:val="0"/>
              <w:marTop w:val="0"/>
              <w:marBottom w:val="0"/>
              <w:divBdr>
                <w:top w:val="none" w:sz="0" w:space="0" w:color="auto"/>
                <w:left w:val="none" w:sz="0" w:space="0" w:color="auto"/>
                <w:bottom w:val="none" w:sz="0" w:space="0" w:color="auto"/>
                <w:right w:val="none" w:sz="0" w:space="0" w:color="auto"/>
              </w:divBdr>
            </w:div>
            <w:div w:id="33581576">
              <w:marLeft w:val="0"/>
              <w:marRight w:val="0"/>
              <w:marTop w:val="0"/>
              <w:marBottom w:val="0"/>
              <w:divBdr>
                <w:top w:val="none" w:sz="0" w:space="0" w:color="auto"/>
                <w:left w:val="none" w:sz="0" w:space="0" w:color="auto"/>
                <w:bottom w:val="none" w:sz="0" w:space="0" w:color="auto"/>
                <w:right w:val="none" w:sz="0" w:space="0" w:color="auto"/>
              </w:divBdr>
            </w:div>
            <w:div w:id="1606814566">
              <w:marLeft w:val="0"/>
              <w:marRight w:val="0"/>
              <w:marTop w:val="0"/>
              <w:marBottom w:val="0"/>
              <w:divBdr>
                <w:top w:val="none" w:sz="0" w:space="0" w:color="auto"/>
                <w:left w:val="none" w:sz="0" w:space="0" w:color="auto"/>
                <w:bottom w:val="none" w:sz="0" w:space="0" w:color="auto"/>
                <w:right w:val="none" w:sz="0" w:space="0" w:color="auto"/>
              </w:divBdr>
            </w:div>
            <w:div w:id="1311667420">
              <w:marLeft w:val="0"/>
              <w:marRight w:val="0"/>
              <w:marTop w:val="0"/>
              <w:marBottom w:val="0"/>
              <w:divBdr>
                <w:top w:val="none" w:sz="0" w:space="0" w:color="auto"/>
                <w:left w:val="none" w:sz="0" w:space="0" w:color="auto"/>
                <w:bottom w:val="none" w:sz="0" w:space="0" w:color="auto"/>
                <w:right w:val="none" w:sz="0" w:space="0" w:color="auto"/>
              </w:divBdr>
            </w:div>
            <w:div w:id="1241215324">
              <w:marLeft w:val="0"/>
              <w:marRight w:val="0"/>
              <w:marTop w:val="0"/>
              <w:marBottom w:val="0"/>
              <w:divBdr>
                <w:top w:val="none" w:sz="0" w:space="0" w:color="auto"/>
                <w:left w:val="none" w:sz="0" w:space="0" w:color="auto"/>
                <w:bottom w:val="none" w:sz="0" w:space="0" w:color="auto"/>
                <w:right w:val="none" w:sz="0" w:space="0" w:color="auto"/>
              </w:divBdr>
            </w:div>
            <w:div w:id="45565824">
              <w:marLeft w:val="0"/>
              <w:marRight w:val="0"/>
              <w:marTop w:val="0"/>
              <w:marBottom w:val="0"/>
              <w:divBdr>
                <w:top w:val="none" w:sz="0" w:space="0" w:color="auto"/>
                <w:left w:val="none" w:sz="0" w:space="0" w:color="auto"/>
                <w:bottom w:val="none" w:sz="0" w:space="0" w:color="auto"/>
                <w:right w:val="none" w:sz="0" w:space="0" w:color="auto"/>
              </w:divBdr>
            </w:div>
            <w:div w:id="619266612">
              <w:marLeft w:val="0"/>
              <w:marRight w:val="0"/>
              <w:marTop w:val="0"/>
              <w:marBottom w:val="0"/>
              <w:divBdr>
                <w:top w:val="none" w:sz="0" w:space="0" w:color="auto"/>
                <w:left w:val="none" w:sz="0" w:space="0" w:color="auto"/>
                <w:bottom w:val="none" w:sz="0" w:space="0" w:color="auto"/>
                <w:right w:val="none" w:sz="0" w:space="0" w:color="auto"/>
              </w:divBdr>
            </w:div>
            <w:div w:id="1311591130">
              <w:marLeft w:val="0"/>
              <w:marRight w:val="0"/>
              <w:marTop w:val="0"/>
              <w:marBottom w:val="0"/>
              <w:divBdr>
                <w:top w:val="none" w:sz="0" w:space="0" w:color="auto"/>
                <w:left w:val="none" w:sz="0" w:space="0" w:color="auto"/>
                <w:bottom w:val="none" w:sz="0" w:space="0" w:color="auto"/>
                <w:right w:val="none" w:sz="0" w:space="0" w:color="auto"/>
              </w:divBdr>
            </w:div>
            <w:div w:id="806776237">
              <w:marLeft w:val="0"/>
              <w:marRight w:val="0"/>
              <w:marTop w:val="0"/>
              <w:marBottom w:val="0"/>
              <w:divBdr>
                <w:top w:val="none" w:sz="0" w:space="0" w:color="auto"/>
                <w:left w:val="none" w:sz="0" w:space="0" w:color="auto"/>
                <w:bottom w:val="none" w:sz="0" w:space="0" w:color="auto"/>
                <w:right w:val="none" w:sz="0" w:space="0" w:color="auto"/>
              </w:divBdr>
            </w:div>
            <w:div w:id="726956755">
              <w:marLeft w:val="0"/>
              <w:marRight w:val="0"/>
              <w:marTop w:val="0"/>
              <w:marBottom w:val="0"/>
              <w:divBdr>
                <w:top w:val="none" w:sz="0" w:space="0" w:color="auto"/>
                <w:left w:val="none" w:sz="0" w:space="0" w:color="auto"/>
                <w:bottom w:val="none" w:sz="0" w:space="0" w:color="auto"/>
                <w:right w:val="none" w:sz="0" w:space="0" w:color="auto"/>
              </w:divBdr>
            </w:div>
            <w:div w:id="714037920">
              <w:marLeft w:val="0"/>
              <w:marRight w:val="0"/>
              <w:marTop w:val="0"/>
              <w:marBottom w:val="0"/>
              <w:divBdr>
                <w:top w:val="none" w:sz="0" w:space="0" w:color="auto"/>
                <w:left w:val="none" w:sz="0" w:space="0" w:color="auto"/>
                <w:bottom w:val="none" w:sz="0" w:space="0" w:color="auto"/>
                <w:right w:val="none" w:sz="0" w:space="0" w:color="auto"/>
              </w:divBdr>
            </w:div>
            <w:div w:id="1128744954">
              <w:marLeft w:val="0"/>
              <w:marRight w:val="0"/>
              <w:marTop w:val="0"/>
              <w:marBottom w:val="0"/>
              <w:divBdr>
                <w:top w:val="none" w:sz="0" w:space="0" w:color="auto"/>
                <w:left w:val="none" w:sz="0" w:space="0" w:color="auto"/>
                <w:bottom w:val="none" w:sz="0" w:space="0" w:color="auto"/>
                <w:right w:val="none" w:sz="0" w:space="0" w:color="auto"/>
              </w:divBdr>
            </w:div>
            <w:div w:id="1574585536">
              <w:marLeft w:val="0"/>
              <w:marRight w:val="0"/>
              <w:marTop w:val="0"/>
              <w:marBottom w:val="0"/>
              <w:divBdr>
                <w:top w:val="none" w:sz="0" w:space="0" w:color="auto"/>
                <w:left w:val="none" w:sz="0" w:space="0" w:color="auto"/>
                <w:bottom w:val="none" w:sz="0" w:space="0" w:color="auto"/>
                <w:right w:val="none" w:sz="0" w:space="0" w:color="auto"/>
              </w:divBdr>
            </w:div>
            <w:div w:id="256182218">
              <w:marLeft w:val="0"/>
              <w:marRight w:val="0"/>
              <w:marTop w:val="0"/>
              <w:marBottom w:val="0"/>
              <w:divBdr>
                <w:top w:val="none" w:sz="0" w:space="0" w:color="auto"/>
                <w:left w:val="none" w:sz="0" w:space="0" w:color="auto"/>
                <w:bottom w:val="none" w:sz="0" w:space="0" w:color="auto"/>
                <w:right w:val="none" w:sz="0" w:space="0" w:color="auto"/>
              </w:divBdr>
            </w:div>
            <w:div w:id="1601178592">
              <w:marLeft w:val="0"/>
              <w:marRight w:val="0"/>
              <w:marTop w:val="0"/>
              <w:marBottom w:val="0"/>
              <w:divBdr>
                <w:top w:val="none" w:sz="0" w:space="0" w:color="auto"/>
                <w:left w:val="none" w:sz="0" w:space="0" w:color="auto"/>
                <w:bottom w:val="none" w:sz="0" w:space="0" w:color="auto"/>
                <w:right w:val="none" w:sz="0" w:space="0" w:color="auto"/>
              </w:divBdr>
            </w:div>
            <w:div w:id="631205049">
              <w:marLeft w:val="0"/>
              <w:marRight w:val="0"/>
              <w:marTop w:val="0"/>
              <w:marBottom w:val="0"/>
              <w:divBdr>
                <w:top w:val="none" w:sz="0" w:space="0" w:color="auto"/>
                <w:left w:val="none" w:sz="0" w:space="0" w:color="auto"/>
                <w:bottom w:val="none" w:sz="0" w:space="0" w:color="auto"/>
                <w:right w:val="none" w:sz="0" w:space="0" w:color="auto"/>
              </w:divBdr>
            </w:div>
            <w:div w:id="263805281">
              <w:marLeft w:val="0"/>
              <w:marRight w:val="0"/>
              <w:marTop w:val="0"/>
              <w:marBottom w:val="0"/>
              <w:divBdr>
                <w:top w:val="none" w:sz="0" w:space="0" w:color="auto"/>
                <w:left w:val="none" w:sz="0" w:space="0" w:color="auto"/>
                <w:bottom w:val="none" w:sz="0" w:space="0" w:color="auto"/>
                <w:right w:val="none" w:sz="0" w:space="0" w:color="auto"/>
              </w:divBdr>
            </w:div>
            <w:div w:id="2121025901">
              <w:marLeft w:val="0"/>
              <w:marRight w:val="0"/>
              <w:marTop w:val="0"/>
              <w:marBottom w:val="0"/>
              <w:divBdr>
                <w:top w:val="none" w:sz="0" w:space="0" w:color="auto"/>
                <w:left w:val="none" w:sz="0" w:space="0" w:color="auto"/>
                <w:bottom w:val="none" w:sz="0" w:space="0" w:color="auto"/>
                <w:right w:val="none" w:sz="0" w:space="0" w:color="auto"/>
              </w:divBdr>
            </w:div>
            <w:div w:id="1786652006">
              <w:marLeft w:val="0"/>
              <w:marRight w:val="0"/>
              <w:marTop w:val="0"/>
              <w:marBottom w:val="0"/>
              <w:divBdr>
                <w:top w:val="none" w:sz="0" w:space="0" w:color="auto"/>
                <w:left w:val="none" w:sz="0" w:space="0" w:color="auto"/>
                <w:bottom w:val="none" w:sz="0" w:space="0" w:color="auto"/>
                <w:right w:val="none" w:sz="0" w:space="0" w:color="auto"/>
              </w:divBdr>
            </w:div>
            <w:div w:id="1151096599">
              <w:marLeft w:val="0"/>
              <w:marRight w:val="0"/>
              <w:marTop w:val="0"/>
              <w:marBottom w:val="0"/>
              <w:divBdr>
                <w:top w:val="none" w:sz="0" w:space="0" w:color="auto"/>
                <w:left w:val="none" w:sz="0" w:space="0" w:color="auto"/>
                <w:bottom w:val="none" w:sz="0" w:space="0" w:color="auto"/>
                <w:right w:val="none" w:sz="0" w:space="0" w:color="auto"/>
              </w:divBdr>
            </w:div>
            <w:div w:id="497623858">
              <w:marLeft w:val="0"/>
              <w:marRight w:val="0"/>
              <w:marTop w:val="0"/>
              <w:marBottom w:val="0"/>
              <w:divBdr>
                <w:top w:val="none" w:sz="0" w:space="0" w:color="auto"/>
                <w:left w:val="none" w:sz="0" w:space="0" w:color="auto"/>
                <w:bottom w:val="none" w:sz="0" w:space="0" w:color="auto"/>
                <w:right w:val="none" w:sz="0" w:space="0" w:color="auto"/>
              </w:divBdr>
            </w:div>
            <w:div w:id="1093277481">
              <w:marLeft w:val="0"/>
              <w:marRight w:val="0"/>
              <w:marTop w:val="0"/>
              <w:marBottom w:val="0"/>
              <w:divBdr>
                <w:top w:val="none" w:sz="0" w:space="0" w:color="auto"/>
                <w:left w:val="none" w:sz="0" w:space="0" w:color="auto"/>
                <w:bottom w:val="none" w:sz="0" w:space="0" w:color="auto"/>
                <w:right w:val="none" w:sz="0" w:space="0" w:color="auto"/>
              </w:divBdr>
            </w:div>
            <w:div w:id="117258203">
              <w:marLeft w:val="0"/>
              <w:marRight w:val="0"/>
              <w:marTop w:val="0"/>
              <w:marBottom w:val="0"/>
              <w:divBdr>
                <w:top w:val="none" w:sz="0" w:space="0" w:color="auto"/>
                <w:left w:val="none" w:sz="0" w:space="0" w:color="auto"/>
                <w:bottom w:val="none" w:sz="0" w:space="0" w:color="auto"/>
                <w:right w:val="none" w:sz="0" w:space="0" w:color="auto"/>
              </w:divBdr>
            </w:div>
            <w:div w:id="1579095546">
              <w:marLeft w:val="0"/>
              <w:marRight w:val="0"/>
              <w:marTop w:val="0"/>
              <w:marBottom w:val="0"/>
              <w:divBdr>
                <w:top w:val="none" w:sz="0" w:space="0" w:color="auto"/>
                <w:left w:val="none" w:sz="0" w:space="0" w:color="auto"/>
                <w:bottom w:val="none" w:sz="0" w:space="0" w:color="auto"/>
                <w:right w:val="none" w:sz="0" w:space="0" w:color="auto"/>
              </w:divBdr>
            </w:div>
            <w:div w:id="796218652">
              <w:marLeft w:val="0"/>
              <w:marRight w:val="0"/>
              <w:marTop w:val="0"/>
              <w:marBottom w:val="0"/>
              <w:divBdr>
                <w:top w:val="none" w:sz="0" w:space="0" w:color="auto"/>
                <w:left w:val="none" w:sz="0" w:space="0" w:color="auto"/>
                <w:bottom w:val="none" w:sz="0" w:space="0" w:color="auto"/>
                <w:right w:val="none" w:sz="0" w:space="0" w:color="auto"/>
              </w:divBdr>
            </w:div>
            <w:div w:id="1102384277">
              <w:marLeft w:val="0"/>
              <w:marRight w:val="0"/>
              <w:marTop w:val="0"/>
              <w:marBottom w:val="0"/>
              <w:divBdr>
                <w:top w:val="none" w:sz="0" w:space="0" w:color="auto"/>
                <w:left w:val="none" w:sz="0" w:space="0" w:color="auto"/>
                <w:bottom w:val="none" w:sz="0" w:space="0" w:color="auto"/>
                <w:right w:val="none" w:sz="0" w:space="0" w:color="auto"/>
              </w:divBdr>
            </w:div>
            <w:div w:id="922641682">
              <w:marLeft w:val="0"/>
              <w:marRight w:val="0"/>
              <w:marTop w:val="0"/>
              <w:marBottom w:val="0"/>
              <w:divBdr>
                <w:top w:val="none" w:sz="0" w:space="0" w:color="auto"/>
                <w:left w:val="none" w:sz="0" w:space="0" w:color="auto"/>
                <w:bottom w:val="none" w:sz="0" w:space="0" w:color="auto"/>
                <w:right w:val="none" w:sz="0" w:space="0" w:color="auto"/>
              </w:divBdr>
            </w:div>
            <w:div w:id="335618899">
              <w:marLeft w:val="0"/>
              <w:marRight w:val="0"/>
              <w:marTop w:val="0"/>
              <w:marBottom w:val="0"/>
              <w:divBdr>
                <w:top w:val="none" w:sz="0" w:space="0" w:color="auto"/>
                <w:left w:val="none" w:sz="0" w:space="0" w:color="auto"/>
                <w:bottom w:val="none" w:sz="0" w:space="0" w:color="auto"/>
                <w:right w:val="none" w:sz="0" w:space="0" w:color="auto"/>
              </w:divBdr>
            </w:div>
            <w:div w:id="699428641">
              <w:marLeft w:val="0"/>
              <w:marRight w:val="0"/>
              <w:marTop w:val="0"/>
              <w:marBottom w:val="0"/>
              <w:divBdr>
                <w:top w:val="none" w:sz="0" w:space="0" w:color="auto"/>
                <w:left w:val="none" w:sz="0" w:space="0" w:color="auto"/>
                <w:bottom w:val="none" w:sz="0" w:space="0" w:color="auto"/>
                <w:right w:val="none" w:sz="0" w:space="0" w:color="auto"/>
              </w:divBdr>
            </w:div>
            <w:div w:id="1629430517">
              <w:marLeft w:val="0"/>
              <w:marRight w:val="0"/>
              <w:marTop w:val="0"/>
              <w:marBottom w:val="0"/>
              <w:divBdr>
                <w:top w:val="none" w:sz="0" w:space="0" w:color="auto"/>
                <w:left w:val="none" w:sz="0" w:space="0" w:color="auto"/>
                <w:bottom w:val="none" w:sz="0" w:space="0" w:color="auto"/>
                <w:right w:val="none" w:sz="0" w:space="0" w:color="auto"/>
              </w:divBdr>
            </w:div>
            <w:div w:id="300767847">
              <w:marLeft w:val="0"/>
              <w:marRight w:val="0"/>
              <w:marTop w:val="0"/>
              <w:marBottom w:val="0"/>
              <w:divBdr>
                <w:top w:val="none" w:sz="0" w:space="0" w:color="auto"/>
                <w:left w:val="none" w:sz="0" w:space="0" w:color="auto"/>
                <w:bottom w:val="none" w:sz="0" w:space="0" w:color="auto"/>
                <w:right w:val="none" w:sz="0" w:space="0" w:color="auto"/>
              </w:divBdr>
            </w:div>
            <w:div w:id="872420753">
              <w:marLeft w:val="0"/>
              <w:marRight w:val="0"/>
              <w:marTop w:val="0"/>
              <w:marBottom w:val="0"/>
              <w:divBdr>
                <w:top w:val="none" w:sz="0" w:space="0" w:color="auto"/>
                <w:left w:val="none" w:sz="0" w:space="0" w:color="auto"/>
                <w:bottom w:val="none" w:sz="0" w:space="0" w:color="auto"/>
                <w:right w:val="none" w:sz="0" w:space="0" w:color="auto"/>
              </w:divBdr>
            </w:div>
            <w:div w:id="1948541235">
              <w:marLeft w:val="0"/>
              <w:marRight w:val="0"/>
              <w:marTop w:val="0"/>
              <w:marBottom w:val="0"/>
              <w:divBdr>
                <w:top w:val="none" w:sz="0" w:space="0" w:color="auto"/>
                <w:left w:val="none" w:sz="0" w:space="0" w:color="auto"/>
                <w:bottom w:val="none" w:sz="0" w:space="0" w:color="auto"/>
                <w:right w:val="none" w:sz="0" w:space="0" w:color="auto"/>
              </w:divBdr>
            </w:div>
            <w:div w:id="328140730">
              <w:marLeft w:val="0"/>
              <w:marRight w:val="0"/>
              <w:marTop w:val="0"/>
              <w:marBottom w:val="0"/>
              <w:divBdr>
                <w:top w:val="none" w:sz="0" w:space="0" w:color="auto"/>
                <w:left w:val="none" w:sz="0" w:space="0" w:color="auto"/>
                <w:bottom w:val="none" w:sz="0" w:space="0" w:color="auto"/>
                <w:right w:val="none" w:sz="0" w:space="0" w:color="auto"/>
              </w:divBdr>
            </w:div>
            <w:div w:id="1768696618">
              <w:marLeft w:val="0"/>
              <w:marRight w:val="0"/>
              <w:marTop w:val="0"/>
              <w:marBottom w:val="0"/>
              <w:divBdr>
                <w:top w:val="none" w:sz="0" w:space="0" w:color="auto"/>
                <w:left w:val="none" w:sz="0" w:space="0" w:color="auto"/>
                <w:bottom w:val="none" w:sz="0" w:space="0" w:color="auto"/>
                <w:right w:val="none" w:sz="0" w:space="0" w:color="auto"/>
              </w:divBdr>
            </w:div>
            <w:div w:id="1836914399">
              <w:marLeft w:val="0"/>
              <w:marRight w:val="0"/>
              <w:marTop w:val="0"/>
              <w:marBottom w:val="0"/>
              <w:divBdr>
                <w:top w:val="none" w:sz="0" w:space="0" w:color="auto"/>
                <w:left w:val="none" w:sz="0" w:space="0" w:color="auto"/>
                <w:bottom w:val="none" w:sz="0" w:space="0" w:color="auto"/>
                <w:right w:val="none" w:sz="0" w:space="0" w:color="auto"/>
              </w:divBdr>
            </w:div>
            <w:div w:id="1706712306">
              <w:marLeft w:val="0"/>
              <w:marRight w:val="0"/>
              <w:marTop w:val="0"/>
              <w:marBottom w:val="0"/>
              <w:divBdr>
                <w:top w:val="none" w:sz="0" w:space="0" w:color="auto"/>
                <w:left w:val="none" w:sz="0" w:space="0" w:color="auto"/>
                <w:bottom w:val="none" w:sz="0" w:space="0" w:color="auto"/>
                <w:right w:val="none" w:sz="0" w:space="0" w:color="auto"/>
              </w:divBdr>
            </w:div>
            <w:div w:id="1562252284">
              <w:marLeft w:val="0"/>
              <w:marRight w:val="0"/>
              <w:marTop w:val="0"/>
              <w:marBottom w:val="0"/>
              <w:divBdr>
                <w:top w:val="none" w:sz="0" w:space="0" w:color="auto"/>
                <w:left w:val="none" w:sz="0" w:space="0" w:color="auto"/>
                <w:bottom w:val="none" w:sz="0" w:space="0" w:color="auto"/>
                <w:right w:val="none" w:sz="0" w:space="0" w:color="auto"/>
              </w:divBdr>
            </w:div>
            <w:div w:id="817914940">
              <w:marLeft w:val="0"/>
              <w:marRight w:val="0"/>
              <w:marTop w:val="0"/>
              <w:marBottom w:val="0"/>
              <w:divBdr>
                <w:top w:val="none" w:sz="0" w:space="0" w:color="auto"/>
                <w:left w:val="none" w:sz="0" w:space="0" w:color="auto"/>
                <w:bottom w:val="none" w:sz="0" w:space="0" w:color="auto"/>
                <w:right w:val="none" w:sz="0" w:space="0" w:color="auto"/>
              </w:divBdr>
            </w:div>
            <w:div w:id="1746026697">
              <w:marLeft w:val="0"/>
              <w:marRight w:val="0"/>
              <w:marTop w:val="0"/>
              <w:marBottom w:val="0"/>
              <w:divBdr>
                <w:top w:val="none" w:sz="0" w:space="0" w:color="auto"/>
                <w:left w:val="none" w:sz="0" w:space="0" w:color="auto"/>
                <w:bottom w:val="none" w:sz="0" w:space="0" w:color="auto"/>
                <w:right w:val="none" w:sz="0" w:space="0" w:color="auto"/>
              </w:divBdr>
            </w:div>
            <w:div w:id="1926768360">
              <w:marLeft w:val="0"/>
              <w:marRight w:val="0"/>
              <w:marTop w:val="0"/>
              <w:marBottom w:val="0"/>
              <w:divBdr>
                <w:top w:val="none" w:sz="0" w:space="0" w:color="auto"/>
                <w:left w:val="none" w:sz="0" w:space="0" w:color="auto"/>
                <w:bottom w:val="none" w:sz="0" w:space="0" w:color="auto"/>
                <w:right w:val="none" w:sz="0" w:space="0" w:color="auto"/>
              </w:divBdr>
            </w:div>
            <w:div w:id="549729157">
              <w:marLeft w:val="0"/>
              <w:marRight w:val="0"/>
              <w:marTop w:val="0"/>
              <w:marBottom w:val="0"/>
              <w:divBdr>
                <w:top w:val="none" w:sz="0" w:space="0" w:color="auto"/>
                <w:left w:val="none" w:sz="0" w:space="0" w:color="auto"/>
                <w:bottom w:val="none" w:sz="0" w:space="0" w:color="auto"/>
                <w:right w:val="none" w:sz="0" w:space="0" w:color="auto"/>
              </w:divBdr>
            </w:div>
            <w:div w:id="2102220106">
              <w:marLeft w:val="0"/>
              <w:marRight w:val="0"/>
              <w:marTop w:val="0"/>
              <w:marBottom w:val="0"/>
              <w:divBdr>
                <w:top w:val="none" w:sz="0" w:space="0" w:color="auto"/>
                <w:left w:val="none" w:sz="0" w:space="0" w:color="auto"/>
                <w:bottom w:val="none" w:sz="0" w:space="0" w:color="auto"/>
                <w:right w:val="none" w:sz="0" w:space="0" w:color="auto"/>
              </w:divBdr>
            </w:div>
            <w:div w:id="471873956">
              <w:marLeft w:val="0"/>
              <w:marRight w:val="0"/>
              <w:marTop w:val="0"/>
              <w:marBottom w:val="0"/>
              <w:divBdr>
                <w:top w:val="none" w:sz="0" w:space="0" w:color="auto"/>
                <w:left w:val="none" w:sz="0" w:space="0" w:color="auto"/>
                <w:bottom w:val="none" w:sz="0" w:space="0" w:color="auto"/>
                <w:right w:val="none" w:sz="0" w:space="0" w:color="auto"/>
              </w:divBdr>
            </w:div>
            <w:div w:id="1409423208">
              <w:marLeft w:val="0"/>
              <w:marRight w:val="0"/>
              <w:marTop w:val="0"/>
              <w:marBottom w:val="0"/>
              <w:divBdr>
                <w:top w:val="none" w:sz="0" w:space="0" w:color="auto"/>
                <w:left w:val="none" w:sz="0" w:space="0" w:color="auto"/>
                <w:bottom w:val="none" w:sz="0" w:space="0" w:color="auto"/>
                <w:right w:val="none" w:sz="0" w:space="0" w:color="auto"/>
              </w:divBdr>
            </w:div>
            <w:div w:id="2124038007">
              <w:marLeft w:val="0"/>
              <w:marRight w:val="0"/>
              <w:marTop w:val="0"/>
              <w:marBottom w:val="0"/>
              <w:divBdr>
                <w:top w:val="none" w:sz="0" w:space="0" w:color="auto"/>
                <w:left w:val="none" w:sz="0" w:space="0" w:color="auto"/>
                <w:bottom w:val="none" w:sz="0" w:space="0" w:color="auto"/>
                <w:right w:val="none" w:sz="0" w:space="0" w:color="auto"/>
              </w:divBdr>
            </w:div>
            <w:div w:id="1209682366">
              <w:marLeft w:val="0"/>
              <w:marRight w:val="0"/>
              <w:marTop w:val="0"/>
              <w:marBottom w:val="0"/>
              <w:divBdr>
                <w:top w:val="none" w:sz="0" w:space="0" w:color="auto"/>
                <w:left w:val="none" w:sz="0" w:space="0" w:color="auto"/>
                <w:bottom w:val="none" w:sz="0" w:space="0" w:color="auto"/>
                <w:right w:val="none" w:sz="0" w:space="0" w:color="auto"/>
              </w:divBdr>
            </w:div>
            <w:div w:id="366413038">
              <w:marLeft w:val="0"/>
              <w:marRight w:val="0"/>
              <w:marTop w:val="0"/>
              <w:marBottom w:val="0"/>
              <w:divBdr>
                <w:top w:val="none" w:sz="0" w:space="0" w:color="auto"/>
                <w:left w:val="none" w:sz="0" w:space="0" w:color="auto"/>
                <w:bottom w:val="none" w:sz="0" w:space="0" w:color="auto"/>
                <w:right w:val="none" w:sz="0" w:space="0" w:color="auto"/>
              </w:divBdr>
            </w:div>
            <w:div w:id="792600558">
              <w:marLeft w:val="0"/>
              <w:marRight w:val="0"/>
              <w:marTop w:val="0"/>
              <w:marBottom w:val="0"/>
              <w:divBdr>
                <w:top w:val="none" w:sz="0" w:space="0" w:color="auto"/>
                <w:left w:val="none" w:sz="0" w:space="0" w:color="auto"/>
                <w:bottom w:val="none" w:sz="0" w:space="0" w:color="auto"/>
                <w:right w:val="none" w:sz="0" w:space="0" w:color="auto"/>
              </w:divBdr>
            </w:div>
            <w:div w:id="132449577">
              <w:marLeft w:val="0"/>
              <w:marRight w:val="0"/>
              <w:marTop w:val="0"/>
              <w:marBottom w:val="0"/>
              <w:divBdr>
                <w:top w:val="none" w:sz="0" w:space="0" w:color="auto"/>
                <w:left w:val="none" w:sz="0" w:space="0" w:color="auto"/>
                <w:bottom w:val="none" w:sz="0" w:space="0" w:color="auto"/>
                <w:right w:val="none" w:sz="0" w:space="0" w:color="auto"/>
              </w:divBdr>
            </w:div>
            <w:div w:id="248200682">
              <w:marLeft w:val="0"/>
              <w:marRight w:val="0"/>
              <w:marTop w:val="0"/>
              <w:marBottom w:val="0"/>
              <w:divBdr>
                <w:top w:val="none" w:sz="0" w:space="0" w:color="auto"/>
                <w:left w:val="none" w:sz="0" w:space="0" w:color="auto"/>
                <w:bottom w:val="none" w:sz="0" w:space="0" w:color="auto"/>
                <w:right w:val="none" w:sz="0" w:space="0" w:color="auto"/>
              </w:divBdr>
            </w:div>
            <w:div w:id="1521161068">
              <w:marLeft w:val="0"/>
              <w:marRight w:val="0"/>
              <w:marTop w:val="0"/>
              <w:marBottom w:val="0"/>
              <w:divBdr>
                <w:top w:val="none" w:sz="0" w:space="0" w:color="auto"/>
                <w:left w:val="none" w:sz="0" w:space="0" w:color="auto"/>
                <w:bottom w:val="none" w:sz="0" w:space="0" w:color="auto"/>
                <w:right w:val="none" w:sz="0" w:space="0" w:color="auto"/>
              </w:divBdr>
            </w:div>
            <w:div w:id="899364573">
              <w:marLeft w:val="0"/>
              <w:marRight w:val="0"/>
              <w:marTop w:val="0"/>
              <w:marBottom w:val="0"/>
              <w:divBdr>
                <w:top w:val="none" w:sz="0" w:space="0" w:color="auto"/>
                <w:left w:val="none" w:sz="0" w:space="0" w:color="auto"/>
                <w:bottom w:val="none" w:sz="0" w:space="0" w:color="auto"/>
                <w:right w:val="none" w:sz="0" w:space="0" w:color="auto"/>
              </w:divBdr>
            </w:div>
            <w:div w:id="1271936392">
              <w:marLeft w:val="0"/>
              <w:marRight w:val="0"/>
              <w:marTop w:val="0"/>
              <w:marBottom w:val="0"/>
              <w:divBdr>
                <w:top w:val="none" w:sz="0" w:space="0" w:color="auto"/>
                <w:left w:val="none" w:sz="0" w:space="0" w:color="auto"/>
                <w:bottom w:val="none" w:sz="0" w:space="0" w:color="auto"/>
                <w:right w:val="none" w:sz="0" w:space="0" w:color="auto"/>
              </w:divBdr>
            </w:div>
            <w:div w:id="1284072994">
              <w:marLeft w:val="0"/>
              <w:marRight w:val="0"/>
              <w:marTop w:val="0"/>
              <w:marBottom w:val="0"/>
              <w:divBdr>
                <w:top w:val="none" w:sz="0" w:space="0" w:color="auto"/>
                <w:left w:val="none" w:sz="0" w:space="0" w:color="auto"/>
                <w:bottom w:val="none" w:sz="0" w:space="0" w:color="auto"/>
                <w:right w:val="none" w:sz="0" w:space="0" w:color="auto"/>
              </w:divBdr>
            </w:div>
            <w:div w:id="1420442987">
              <w:marLeft w:val="0"/>
              <w:marRight w:val="0"/>
              <w:marTop w:val="0"/>
              <w:marBottom w:val="0"/>
              <w:divBdr>
                <w:top w:val="none" w:sz="0" w:space="0" w:color="auto"/>
                <w:left w:val="none" w:sz="0" w:space="0" w:color="auto"/>
                <w:bottom w:val="none" w:sz="0" w:space="0" w:color="auto"/>
                <w:right w:val="none" w:sz="0" w:space="0" w:color="auto"/>
              </w:divBdr>
            </w:div>
            <w:div w:id="1182938153">
              <w:marLeft w:val="0"/>
              <w:marRight w:val="0"/>
              <w:marTop w:val="0"/>
              <w:marBottom w:val="0"/>
              <w:divBdr>
                <w:top w:val="none" w:sz="0" w:space="0" w:color="auto"/>
                <w:left w:val="none" w:sz="0" w:space="0" w:color="auto"/>
                <w:bottom w:val="none" w:sz="0" w:space="0" w:color="auto"/>
                <w:right w:val="none" w:sz="0" w:space="0" w:color="auto"/>
              </w:divBdr>
            </w:div>
            <w:div w:id="630668483">
              <w:marLeft w:val="0"/>
              <w:marRight w:val="0"/>
              <w:marTop w:val="0"/>
              <w:marBottom w:val="0"/>
              <w:divBdr>
                <w:top w:val="none" w:sz="0" w:space="0" w:color="auto"/>
                <w:left w:val="none" w:sz="0" w:space="0" w:color="auto"/>
                <w:bottom w:val="none" w:sz="0" w:space="0" w:color="auto"/>
                <w:right w:val="none" w:sz="0" w:space="0" w:color="auto"/>
              </w:divBdr>
            </w:div>
            <w:div w:id="216819961">
              <w:marLeft w:val="0"/>
              <w:marRight w:val="0"/>
              <w:marTop w:val="0"/>
              <w:marBottom w:val="0"/>
              <w:divBdr>
                <w:top w:val="none" w:sz="0" w:space="0" w:color="auto"/>
                <w:left w:val="none" w:sz="0" w:space="0" w:color="auto"/>
                <w:bottom w:val="none" w:sz="0" w:space="0" w:color="auto"/>
                <w:right w:val="none" w:sz="0" w:space="0" w:color="auto"/>
              </w:divBdr>
            </w:div>
            <w:div w:id="952829777">
              <w:marLeft w:val="0"/>
              <w:marRight w:val="0"/>
              <w:marTop w:val="0"/>
              <w:marBottom w:val="0"/>
              <w:divBdr>
                <w:top w:val="none" w:sz="0" w:space="0" w:color="auto"/>
                <w:left w:val="none" w:sz="0" w:space="0" w:color="auto"/>
                <w:bottom w:val="none" w:sz="0" w:space="0" w:color="auto"/>
                <w:right w:val="none" w:sz="0" w:space="0" w:color="auto"/>
              </w:divBdr>
            </w:div>
            <w:div w:id="761797905">
              <w:marLeft w:val="0"/>
              <w:marRight w:val="0"/>
              <w:marTop w:val="0"/>
              <w:marBottom w:val="0"/>
              <w:divBdr>
                <w:top w:val="none" w:sz="0" w:space="0" w:color="auto"/>
                <w:left w:val="none" w:sz="0" w:space="0" w:color="auto"/>
                <w:bottom w:val="none" w:sz="0" w:space="0" w:color="auto"/>
                <w:right w:val="none" w:sz="0" w:space="0" w:color="auto"/>
              </w:divBdr>
            </w:div>
            <w:div w:id="326397202">
              <w:marLeft w:val="0"/>
              <w:marRight w:val="0"/>
              <w:marTop w:val="0"/>
              <w:marBottom w:val="0"/>
              <w:divBdr>
                <w:top w:val="none" w:sz="0" w:space="0" w:color="auto"/>
                <w:left w:val="none" w:sz="0" w:space="0" w:color="auto"/>
                <w:bottom w:val="none" w:sz="0" w:space="0" w:color="auto"/>
                <w:right w:val="none" w:sz="0" w:space="0" w:color="auto"/>
              </w:divBdr>
            </w:div>
            <w:div w:id="1814366923">
              <w:marLeft w:val="0"/>
              <w:marRight w:val="0"/>
              <w:marTop w:val="0"/>
              <w:marBottom w:val="0"/>
              <w:divBdr>
                <w:top w:val="none" w:sz="0" w:space="0" w:color="auto"/>
                <w:left w:val="none" w:sz="0" w:space="0" w:color="auto"/>
                <w:bottom w:val="none" w:sz="0" w:space="0" w:color="auto"/>
                <w:right w:val="none" w:sz="0" w:space="0" w:color="auto"/>
              </w:divBdr>
            </w:div>
            <w:div w:id="320625253">
              <w:marLeft w:val="0"/>
              <w:marRight w:val="0"/>
              <w:marTop w:val="0"/>
              <w:marBottom w:val="0"/>
              <w:divBdr>
                <w:top w:val="none" w:sz="0" w:space="0" w:color="auto"/>
                <w:left w:val="none" w:sz="0" w:space="0" w:color="auto"/>
                <w:bottom w:val="none" w:sz="0" w:space="0" w:color="auto"/>
                <w:right w:val="none" w:sz="0" w:space="0" w:color="auto"/>
              </w:divBdr>
            </w:div>
            <w:div w:id="127168556">
              <w:marLeft w:val="0"/>
              <w:marRight w:val="0"/>
              <w:marTop w:val="0"/>
              <w:marBottom w:val="0"/>
              <w:divBdr>
                <w:top w:val="none" w:sz="0" w:space="0" w:color="auto"/>
                <w:left w:val="none" w:sz="0" w:space="0" w:color="auto"/>
                <w:bottom w:val="none" w:sz="0" w:space="0" w:color="auto"/>
                <w:right w:val="none" w:sz="0" w:space="0" w:color="auto"/>
              </w:divBdr>
            </w:div>
            <w:div w:id="1702508045">
              <w:marLeft w:val="0"/>
              <w:marRight w:val="0"/>
              <w:marTop w:val="0"/>
              <w:marBottom w:val="0"/>
              <w:divBdr>
                <w:top w:val="none" w:sz="0" w:space="0" w:color="auto"/>
                <w:left w:val="none" w:sz="0" w:space="0" w:color="auto"/>
                <w:bottom w:val="none" w:sz="0" w:space="0" w:color="auto"/>
                <w:right w:val="none" w:sz="0" w:space="0" w:color="auto"/>
              </w:divBdr>
            </w:div>
            <w:div w:id="638412996">
              <w:marLeft w:val="0"/>
              <w:marRight w:val="0"/>
              <w:marTop w:val="0"/>
              <w:marBottom w:val="0"/>
              <w:divBdr>
                <w:top w:val="none" w:sz="0" w:space="0" w:color="auto"/>
                <w:left w:val="none" w:sz="0" w:space="0" w:color="auto"/>
                <w:bottom w:val="none" w:sz="0" w:space="0" w:color="auto"/>
                <w:right w:val="none" w:sz="0" w:space="0" w:color="auto"/>
              </w:divBdr>
            </w:div>
            <w:div w:id="1263687039">
              <w:marLeft w:val="0"/>
              <w:marRight w:val="0"/>
              <w:marTop w:val="0"/>
              <w:marBottom w:val="0"/>
              <w:divBdr>
                <w:top w:val="none" w:sz="0" w:space="0" w:color="auto"/>
                <w:left w:val="none" w:sz="0" w:space="0" w:color="auto"/>
                <w:bottom w:val="none" w:sz="0" w:space="0" w:color="auto"/>
                <w:right w:val="none" w:sz="0" w:space="0" w:color="auto"/>
              </w:divBdr>
            </w:div>
            <w:div w:id="2036617051">
              <w:marLeft w:val="0"/>
              <w:marRight w:val="0"/>
              <w:marTop w:val="0"/>
              <w:marBottom w:val="0"/>
              <w:divBdr>
                <w:top w:val="none" w:sz="0" w:space="0" w:color="auto"/>
                <w:left w:val="none" w:sz="0" w:space="0" w:color="auto"/>
                <w:bottom w:val="none" w:sz="0" w:space="0" w:color="auto"/>
                <w:right w:val="none" w:sz="0" w:space="0" w:color="auto"/>
              </w:divBdr>
            </w:div>
            <w:div w:id="2139296125">
              <w:marLeft w:val="0"/>
              <w:marRight w:val="0"/>
              <w:marTop w:val="0"/>
              <w:marBottom w:val="0"/>
              <w:divBdr>
                <w:top w:val="none" w:sz="0" w:space="0" w:color="auto"/>
                <w:left w:val="none" w:sz="0" w:space="0" w:color="auto"/>
                <w:bottom w:val="none" w:sz="0" w:space="0" w:color="auto"/>
                <w:right w:val="none" w:sz="0" w:space="0" w:color="auto"/>
              </w:divBdr>
            </w:div>
            <w:div w:id="1803577201">
              <w:marLeft w:val="0"/>
              <w:marRight w:val="0"/>
              <w:marTop w:val="0"/>
              <w:marBottom w:val="0"/>
              <w:divBdr>
                <w:top w:val="none" w:sz="0" w:space="0" w:color="auto"/>
                <w:left w:val="none" w:sz="0" w:space="0" w:color="auto"/>
                <w:bottom w:val="none" w:sz="0" w:space="0" w:color="auto"/>
                <w:right w:val="none" w:sz="0" w:space="0" w:color="auto"/>
              </w:divBdr>
            </w:div>
            <w:div w:id="163783629">
              <w:marLeft w:val="0"/>
              <w:marRight w:val="0"/>
              <w:marTop w:val="0"/>
              <w:marBottom w:val="0"/>
              <w:divBdr>
                <w:top w:val="none" w:sz="0" w:space="0" w:color="auto"/>
                <w:left w:val="none" w:sz="0" w:space="0" w:color="auto"/>
                <w:bottom w:val="none" w:sz="0" w:space="0" w:color="auto"/>
                <w:right w:val="none" w:sz="0" w:space="0" w:color="auto"/>
              </w:divBdr>
            </w:div>
            <w:div w:id="1894584260">
              <w:marLeft w:val="0"/>
              <w:marRight w:val="0"/>
              <w:marTop w:val="0"/>
              <w:marBottom w:val="0"/>
              <w:divBdr>
                <w:top w:val="none" w:sz="0" w:space="0" w:color="auto"/>
                <w:left w:val="none" w:sz="0" w:space="0" w:color="auto"/>
                <w:bottom w:val="none" w:sz="0" w:space="0" w:color="auto"/>
                <w:right w:val="none" w:sz="0" w:space="0" w:color="auto"/>
              </w:divBdr>
            </w:div>
            <w:div w:id="1770470880">
              <w:marLeft w:val="0"/>
              <w:marRight w:val="0"/>
              <w:marTop w:val="0"/>
              <w:marBottom w:val="0"/>
              <w:divBdr>
                <w:top w:val="none" w:sz="0" w:space="0" w:color="auto"/>
                <w:left w:val="none" w:sz="0" w:space="0" w:color="auto"/>
                <w:bottom w:val="none" w:sz="0" w:space="0" w:color="auto"/>
                <w:right w:val="none" w:sz="0" w:space="0" w:color="auto"/>
              </w:divBdr>
            </w:div>
            <w:div w:id="1245215081">
              <w:marLeft w:val="0"/>
              <w:marRight w:val="0"/>
              <w:marTop w:val="0"/>
              <w:marBottom w:val="0"/>
              <w:divBdr>
                <w:top w:val="none" w:sz="0" w:space="0" w:color="auto"/>
                <w:left w:val="none" w:sz="0" w:space="0" w:color="auto"/>
                <w:bottom w:val="none" w:sz="0" w:space="0" w:color="auto"/>
                <w:right w:val="none" w:sz="0" w:space="0" w:color="auto"/>
              </w:divBdr>
            </w:div>
            <w:div w:id="1704936264">
              <w:marLeft w:val="0"/>
              <w:marRight w:val="0"/>
              <w:marTop w:val="0"/>
              <w:marBottom w:val="0"/>
              <w:divBdr>
                <w:top w:val="none" w:sz="0" w:space="0" w:color="auto"/>
                <w:left w:val="none" w:sz="0" w:space="0" w:color="auto"/>
                <w:bottom w:val="none" w:sz="0" w:space="0" w:color="auto"/>
                <w:right w:val="none" w:sz="0" w:space="0" w:color="auto"/>
              </w:divBdr>
            </w:div>
            <w:div w:id="1340738728">
              <w:marLeft w:val="0"/>
              <w:marRight w:val="0"/>
              <w:marTop w:val="0"/>
              <w:marBottom w:val="0"/>
              <w:divBdr>
                <w:top w:val="none" w:sz="0" w:space="0" w:color="auto"/>
                <w:left w:val="none" w:sz="0" w:space="0" w:color="auto"/>
                <w:bottom w:val="none" w:sz="0" w:space="0" w:color="auto"/>
                <w:right w:val="none" w:sz="0" w:space="0" w:color="auto"/>
              </w:divBdr>
            </w:div>
            <w:div w:id="631063311">
              <w:marLeft w:val="0"/>
              <w:marRight w:val="0"/>
              <w:marTop w:val="0"/>
              <w:marBottom w:val="0"/>
              <w:divBdr>
                <w:top w:val="none" w:sz="0" w:space="0" w:color="auto"/>
                <w:left w:val="none" w:sz="0" w:space="0" w:color="auto"/>
                <w:bottom w:val="none" w:sz="0" w:space="0" w:color="auto"/>
                <w:right w:val="none" w:sz="0" w:space="0" w:color="auto"/>
              </w:divBdr>
            </w:div>
            <w:div w:id="662708043">
              <w:marLeft w:val="0"/>
              <w:marRight w:val="0"/>
              <w:marTop w:val="0"/>
              <w:marBottom w:val="0"/>
              <w:divBdr>
                <w:top w:val="none" w:sz="0" w:space="0" w:color="auto"/>
                <w:left w:val="none" w:sz="0" w:space="0" w:color="auto"/>
                <w:bottom w:val="none" w:sz="0" w:space="0" w:color="auto"/>
                <w:right w:val="none" w:sz="0" w:space="0" w:color="auto"/>
              </w:divBdr>
            </w:div>
            <w:div w:id="369692526">
              <w:marLeft w:val="0"/>
              <w:marRight w:val="0"/>
              <w:marTop w:val="0"/>
              <w:marBottom w:val="0"/>
              <w:divBdr>
                <w:top w:val="none" w:sz="0" w:space="0" w:color="auto"/>
                <w:left w:val="none" w:sz="0" w:space="0" w:color="auto"/>
                <w:bottom w:val="none" w:sz="0" w:space="0" w:color="auto"/>
                <w:right w:val="none" w:sz="0" w:space="0" w:color="auto"/>
              </w:divBdr>
            </w:div>
            <w:div w:id="2054040089">
              <w:marLeft w:val="0"/>
              <w:marRight w:val="0"/>
              <w:marTop w:val="0"/>
              <w:marBottom w:val="0"/>
              <w:divBdr>
                <w:top w:val="none" w:sz="0" w:space="0" w:color="auto"/>
                <w:left w:val="none" w:sz="0" w:space="0" w:color="auto"/>
                <w:bottom w:val="none" w:sz="0" w:space="0" w:color="auto"/>
                <w:right w:val="none" w:sz="0" w:space="0" w:color="auto"/>
              </w:divBdr>
            </w:div>
            <w:div w:id="346446054">
              <w:marLeft w:val="0"/>
              <w:marRight w:val="0"/>
              <w:marTop w:val="0"/>
              <w:marBottom w:val="0"/>
              <w:divBdr>
                <w:top w:val="none" w:sz="0" w:space="0" w:color="auto"/>
                <w:left w:val="none" w:sz="0" w:space="0" w:color="auto"/>
                <w:bottom w:val="none" w:sz="0" w:space="0" w:color="auto"/>
                <w:right w:val="none" w:sz="0" w:space="0" w:color="auto"/>
              </w:divBdr>
            </w:div>
            <w:div w:id="319963393">
              <w:marLeft w:val="0"/>
              <w:marRight w:val="0"/>
              <w:marTop w:val="0"/>
              <w:marBottom w:val="0"/>
              <w:divBdr>
                <w:top w:val="none" w:sz="0" w:space="0" w:color="auto"/>
                <w:left w:val="none" w:sz="0" w:space="0" w:color="auto"/>
                <w:bottom w:val="none" w:sz="0" w:space="0" w:color="auto"/>
                <w:right w:val="none" w:sz="0" w:space="0" w:color="auto"/>
              </w:divBdr>
            </w:div>
            <w:div w:id="1791507162">
              <w:marLeft w:val="0"/>
              <w:marRight w:val="0"/>
              <w:marTop w:val="0"/>
              <w:marBottom w:val="0"/>
              <w:divBdr>
                <w:top w:val="none" w:sz="0" w:space="0" w:color="auto"/>
                <w:left w:val="none" w:sz="0" w:space="0" w:color="auto"/>
                <w:bottom w:val="none" w:sz="0" w:space="0" w:color="auto"/>
                <w:right w:val="none" w:sz="0" w:space="0" w:color="auto"/>
              </w:divBdr>
            </w:div>
            <w:div w:id="1281306202">
              <w:marLeft w:val="0"/>
              <w:marRight w:val="0"/>
              <w:marTop w:val="0"/>
              <w:marBottom w:val="0"/>
              <w:divBdr>
                <w:top w:val="none" w:sz="0" w:space="0" w:color="auto"/>
                <w:left w:val="none" w:sz="0" w:space="0" w:color="auto"/>
                <w:bottom w:val="none" w:sz="0" w:space="0" w:color="auto"/>
                <w:right w:val="none" w:sz="0" w:space="0" w:color="auto"/>
              </w:divBdr>
            </w:div>
            <w:div w:id="1300261287">
              <w:marLeft w:val="0"/>
              <w:marRight w:val="0"/>
              <w:marTop w:val="0"/>
              <w:marBottom w:val="0"/>
              <w:divBdr>
                <w:top w:val="none" w:sz="0" w:space="0" w:color="auto"/>
                <w:left w:val="none" w:sz="0" w:space="0" w:color="auto"/>
                <w:bottom w:val="none" w:sz="0" w:space="0" w:color="auto"/>
                <w:right w:val="none" w:sz="0" w:space="0" w:color="auto"/>
              </w:divBdr>
            </w:div>
            <w:div w:id="1406104764">
              <w:marLeft w:val="0"/>
              <w:marRight w:val="0"/>
              <w:marTop w:val="0"/>
              <w:marBottom w:val="0"/>
              <w:divBdr>
                <w:top w:val="none" w:sz="0" w:space="0" w:color="auto"/>
                <w:left w:val="none" w:sz="0" w:space="0" w:color="auto"/>
                <w:bottom w:val="none" w:sz="0" w:space="0" w:color="auto"/>
                <w:right w:val="none" w:sz="0" w:space="0" w:color="auto"/>
              </w:divBdr>
            </w:div>
            <w:div w:id="1965773559">
              <w:marLeft w:val="0"/>
              <w:marRight w:val="0"/>
              <w:marTop w:val="0"/>
              <w:marBottom w:val="0"/>
              <w:divBdr>
                <w:top w:val="none" w:sz="0" w:space="0" w:color="auto"/>
                <w:left w:val="none" w:sz="0" w:space="0" w:color="auto"/>
                <w:bottom w:val="none" w:sz="0" w:space="0" w:color="auto"/>
                <w:right w:val="none" w:sz="0" w:space="0" w:color="auto"/>
              </w:divBdr>
            </w:div>
            <w:div w:id="2139688711">
              <w:marLeft w:val="0"/>
              <w:marRight w:val="0"/>
              <w:marTop w:val="0"/>
              <w:marBottom w:val="0"/>
              <w:divBdr>
                <w:top w:val="none" w:sz="0" w:space="0" w:color="auto"/>
                <w:left w:val="none" w:sz="0" w:space="0" w:color="auto"/>
                <w:bottom w:val="none" w:sz="0" w:space="0" w:color="auto"/>
                <w:right w:val="none" w:sz="0" w:space="0" w:color="auto"/>
              </w:divBdr>
            </w:div>
            <w:div w:id="218707391">
              <w:marLeft w:val="0"/>
              <w:marRight w:val="0"/>
              <w:marTop w:val="0"/>
              <w:marBottom w:val="0"/>
              <w:divBdr>
                <w:top w:val="none" w:sz="0" w:space="0" w:color="auto"/>
                <w:left w:val="none" w:sz="0" w:space="0" w:color="auto"/>
                <w:bottom w:val="none" w:sz="0" w:space="0" w:color="auto"/>
                <w:right w:val="none" w:sz="0" w:space="0" w:color="auto"/>
              </w:divBdr>
            </w:div>
            <w:div w:id="28654987">
              <w:marLeft w:val="0"/>
              <w:marRight w:val="0"/>
              <w:marTop w:val="0"/>
              <w:marBottom w:val="0"/>
              <w:divBdr>
                <w:top w:val="none" w:sz="0" w:space="0" w:color="auto"/>
                <w:left w:val="none" w:sz="0" w:space="0" w:color="auto"/>
                <w:bottom w:val="none" w:sz="0" w:space="0" w:color="auto"/>
                <w:right w:val="none" w:sz="0" w:space="0" w:color="auto"/>
              </w:divBdr>
            </w:div>
            <w:div w:id="696614164">
              <w:marLeft w:val="0"/>
              <w:marRight w:val="0"/>
              <w:marTop w:val="0"/>
              <w:marBottom w:val="0"/>
              <w:divBdr>
                <w:top w:val="none" w:sz="0" w:space="0" w:color="auto"/>
                <w:left w:val="none" w:sz="0" w:space="0" w:color="auto"/>
                <w:bottom w:val="none" w:sz="0" w:space="0" w:color="auto"/>
                <w:right w:val="none" w:sz="0" w:space="0" w:color="auto"/>
              </w:divBdr>
            </w:div>
            <w:div w:id="114368278">
              <w:marLeft w:val="0"/>
              <w:marRight w:val="0"/>
              <w:marTop w:val="0"/>
              <w:marBottom w:val="0"/>
              <w:divBdr>
                <w:top w:val="none" w:sz="0" w:space="0" w:color="auto"/>
                <w:left w:val="none" w:sz="0" w:space="0" w:color="auto"/>
                <w:bottom w:val="none" w:sz="0" w:space="0" w:color="auto"/>
                <w:right w:val="none" w:sz="0" w:space="0" w:color="auto"/>
              </w:divBdr>
            </w:div>
            <w:div w:id="262108949">
              <w:marLeft w:val="0"/>
              <w:marRight w:val="0"/>
              <w:marTop w:val="0"/>
              <w:marBottom w:val="0"/>
              <w:divBdr>
                <w:top w:val="none" w:sz="0" w:space="0" w:color="auto"/>
                <w:left w:val="none" w:sz="0" w:space="0" w:color="auto"/>
                <w:bottom w:val="none" w:sz="0" w:space="0" w:color="auto"/>
                <w:right w:val="none" w:sz="0" w:space="0" w:color="auto"/>
              </w:divBdr>
            </w:div>
            <w:div w:id="193494910">
              <w:marLeft w:val="0"/>
              <w:marRight w:val="0"/>
              <w:marTop w:val="0"/>
              <w:marBottom w:val="0"/>
              <w:divBdr>
                <w:top w:val="none" w:sz="0" w:space="0" w:color="auto"/>
                <w:left w:val="none" w:sz="0" w:space="0" w:color="auto"/>
                <w:bottom w:val="none" w:sz="0" w:space="0" w:color="auto"/>
                <w:right w:val="none" w:sz="0" w:space="0" w:color="auto"/>
              </w:divBdr>
            </w:div>
            <w:div w:id="673731293">
              <w:marLeft w:val="0"/>
              <w:marRight w:val="0"/>
              <w:marTop w:val="0"/>
              <w:marBottom w:val="0"/>
              <w:divBdr>
                <w:top w:val="none" w:sz="0" w:space="0" w:color="auto"/>
                <w:left w:val="none" w:sz="0" w:space="0" w:color="auto"/>
                <w:bottom w:val="none" w:sz="0" w:space="0" w:color="auto"/>
                <w:right w:val="none" w:sz="0" w:space="0" w:color="auto"/>
              </w:divBdr>
            </w:div>
            <w:div w:id="360479949">
              <w:marLeft w:val="0"/>
              <w:marRight w:val="0"/>
              <w:marTop w:val="0"/>
              <w:marBottom w:val="0"/>
              <w:divBdr>
                <w:top w:val="none" w:sz="0" w:space="0" w:color="auto"/>
                <w:left w:val="none" w:sz="0" w:space="0" w:color="auto"/>
                <w:bottom w:val="none" w:sz="0" w:space="0" w:color="auto"/>
                <w:right w:val="none" w:sz="0" w:space="0" w:color="auto"/>
              </w:divBdr>
            </w:div>
            <w:div w:id="2115704112">
              <w:marLeft w:val="0"/>
              <w:marRight w:val="0"/>
              <w:marTop w:val="0"/>
              <w:marBottom w:val="0"/>
              <w:divBdr>
                <w:top w:val="none" w:sz="0" w:space="0" w:color="auto"/>
                <w:left w:val="none" w:sz="0" w:space="0" w:color="auto"/>
                <w:bottom w:val="none" w:sz="0" w:space="0" w:color="auto"/>
                <w:right w:val="none" w:sz="0" w:space="0" w:color="auto"/>
              </w:divBdr>
            </w:div>
            <w:div w:id="1744259700">
              <w:marLeft w:val="0"/>
              <w:marRight w:val="0"/>
              <w:marTop w:val="0"/>
              <w:marBottom w:val="0"/>
              <w:divBdr>
                <w:top w:val="none" w:sz="0" w:space="0" w:color="auto"/>
                <w:left w:val="none" w:sz="0" w:space="0" w:color="auto"/>
                <w:bottom w:val="none" w:sz="0" w:space="0" w:color="auto"/>
                <w:right w:val="none" w:sz="0" w:space="0" w:color="auto"/>
              </w:divBdr>
            </w:div>
            <w:div w:id="1442921406">
              <w:marLeft w:val="0"/>
              <w:marRight w:val="0"/>
              <w:marTop w:val="0"/>
              <w:marBottom w:val="0"/>
              <w:divBdr>
                <w:top w:val="none" w:sz="0" w:space="0" w:color="auto"/>
                <w:left w:val="none" w:sz="0" w:space="0" w:color="auto"/>
                <w:bottom w:val="none" w:sz="0" w:space="0" w:color="auto"/>
                <w:right w:val="none" w:sz="0" w:space="0" w:color="auto"/>
              </w:divBdr>
            </w:div>
            <w:div w:id="1999266947">
              <w:marLeft w:val="0"/>
              <w:marRight w:val="0"/>
              <w:marTop w:val="0"/>
              <w:marBottom w:val="0"/>
              <w:divBdr>
                <w:top w:val="none" w:sz="0" w:space="0" w:color="auto"/>
                <w:left w:val="none" w:sz="0" w:space="0" w:color="auto"/>
                <w:bottom w:val="none" w:sz="0" w:space="0" w:color="auto"/>
                <w:right w:val="none" w:sz="0" w:space="0" w:color="auto"/>
              </w:divBdr>
            </w:div>
            <w:div w:id="375087322">
              <w:marLeft w:val="0"/>
              <w:marRight w:val="0"/>
              <w:marTop w:val="0"/>
              <w:marBottom w:val="0"/>
              <w:divBdr>
                <w:top w:val="none" w:sz="0" w:space="0" w:color="auto"/>
                <w:left w:val="none" w:sz="0" w:space="0" w:color="auto"/>
                <w:bottom w:val="none" w:sz="0" w:space="0" w:color="auto"/>
                <w:right w:val="none" w:sz="0" w:space="0" w:color="auto"/>
              </w:divBdr>
            </w:div>
            <w:div w:id="853148121">
              <w:marLeft w:val="0"/>
              <w:marRight w:val="0"/>
              <w:marTop w:val="0"/>
              <w:marBottom w:val="0"/>
              <w:divBdr>
                <w:top w:val="none" w:sz="0" w:space="0" w:color="auto"/>
                <w:left w:val="none" w:sz="0" w:space="0" w:color="auto"/>
                <w:bottom w:val="none" w:sz="0" w:space="0" w:color="auto"/>
                <w:right w:val="none" w:sz="0" w:space="0" w:color="auto"/>
              </w:divBdr>
            </w:div>
            <w:div w:id="1634407984">
              <w:marLeft w:val="0"/>
              <w:marRight w:val="0"/>
              <w:marTop w:val="0"/>
              <w:marBottom w:val="0"/>
              <w:divBdr>
                <w:top w:val="none" w:sz="0" w:space="0" w:color="auto"/>
                <w:left w:val="none" w:sz="0" w:space="0" w:color="auto"/>
                <w:bottom w:val="none" w:sz="0" w:space="0" w:color="auto"/>
                <w:right w:val="none" w:sz="0" w:space="0" w:color="auto"/>
              </w:divBdr>
            </w:div>
            <w:div w:id="1049843241">
              <w:marLeft w:val="0"/>
              <w:marRight w:val="0"/>
              <w:marTop w:val="0"/>
              <w:marBottom w:val="0"/>
              <w:divBdr>
                <w:top w:val="none" w:sz="0" w:space="0" w:color="auto"/>
                <w:left w:val="none" w:sz="0" w:space="0" w:color="auto"/>
                <w:bottom w:val="none" w:sz="0" w:space="0" w:color="auto"/>
                <w:right w:val="none" w:sz="0" w:space="0" w:color="auto"/>
              </w:divBdr>
            </w:div>
            <w:div w:id="105277372">
              <w:marLeft w:val="0"/>
              <w:marRight w:val="0"/>
              <w:marTop w:val="0"/>
              <w:marBottom w:val="0"/>
              <w:divBdr>
                <w:top w:val="none" w:sz="0" w:space="0" w:color="auto"/>
                <w:left w:val="none" w:sz="0" w:space="0" w:color="auto"/>
                <w:bottom w:val="none" w:sz="0" w:space="0" w:color="auto"/>
                <w:right w:val="none" w:sz="0" w:space="0" w:color="auto"/>
              </w:divBdr>
            </w:div>
            <w:div w:id="1114785502">
              <w:marLeft w:val="0"/>
              <w:marRight w:val="0"/>
              <w:marTop w:val="0"/>
              <w:marBottom w:val="0"/>
              <w:divBdr>
                <w:top w:val="none" w:sz="0" w:space="0" w:color="auto"/>
                <w:left w:val="none" w:sz="0" w:space="0" w:color="auto"/>
                <w:bottom w:val="none" w:sz="0" w:space="0" w:color="auto"/>
                <w:right w:val="none" w:sz="0" w:space="0" w:color="auto"/>
              </w:divBdr>
            </w:div>
            <w:div w:id="1550221223">
              <w:marLeft w:val="0"/>
              <w:marRight w:val="0"/>
              <w:marTop w:val="0"/>
              <w:marBottom w:val="0"/>
              <w:divBdr>
                <w:top w:val="none" w:sz="0" w:space="0" w:color="auto"/>
                <w:left w:val="none" w:sz="0" w:space="0" w:color="auto"/>
                <w:bottom w:val="none" w:sz="0" w:space="0" w:color="auto"/>
                <w:right w:val="none" w:sz="0" w:space="0" w:color="auto"/>
              </w:divBdr>
            </w:div>
            <w:div w:id="1267618102">
              <w:marLeft w:val="0"/>
              <w:marRight w:val="0"/>
              <w:marTop w:val="0"/>
              <w:marBottom w:val="0"/>
              <w:divBdr>
                <w:top w:val="none" w:sz="0" w:space="0" w:color="auto"/>
                <w:left w:val="none" w:sz="0" w:space="0" w:color="auto"/>
                <w:bottom w:val="none" w:sz="0" w:space="0" w:color="auto"/>
                <w:right w:val="none" w:sz="0" w:space="0" w:color="auto"/>
              </w:divBdr>
            </w:div>
            <w:div w:id="760177113">
              <w:marLeft w:val="0"/>
              <w:marRight w:val="0"/>
              <w:marTop w:val="0"/>
              <w:marBottom w:val="0"/>
              <w:divBdr>
                <w:top w:val="none" w:sz="0" w:space="0" w:color="auto"/>
                <w:left w:val="none" w:sz="0" w:space="0" w:color="auto"/>
                <w:bottom w:val="none" w:sz="0" w:space="0" w:color="auto"/>
                <w:right w:val="none" w:sz="0" w:space="0" w:color="auto"/>
              </w:divBdr>
            </w:div>
            <w:div w:id="1894847672">
              <w:marLeft w:val="0"/>
              <w:marRight w:val="0"/>
              <w:marTop w:val="0"/>
              <w:marBottom w:val="0"/>
              <w:divBdr>
                <w:top w:val="none" w:sz="0" w:space="0" w:color="auto"/>
                <w:left w:val="none" w:sz="0" w:space="0" w:color="auto"/>
                <w:bottom w:val="none" w:sz="0" w:space="0" w:color="auto"/>
                <w:right w:val="none" w:sz="0" w:space="0" w:color="auto"/>
              </w:divBdr>
            </w:div>
            <w:div w:id="1600019632">
              <w:marLeft w:val="0"/>
              <w:marRight w:val="0"/>
              <w:marTop w:val="0"/>
              <w:marBottom w:val="0"/>
              <w:divBdr>
                <w:top w:val="none" w:sz="0" w:space="0" w:color="auto"/>
                <w:left w:val="none" w:sz="0" w:space="0" w:color="auto"/>
                <w:bottom w:val="none" w:sz="0" w:space="0" w:color="auto"/>
                <w:right w:val="none" w:sz="0" w:space="0" w:color="auto"/>
              </w:divBdr>
            </w:div>
            <w:div w:id="22485271">
              <w:marLeft w:val="0"/>
              <w:marRight w:val="0"/>
              <w:marTop w:val="0"/>
              <w:marBottom w:val="0"/>
              <w:divBdr>
                <w:top w:val="none" w:sz="0" w:space="0" w:color="auto"/>
                <w:left w:val="none" w:sz="0" w:space="0" w:color="auto"/>
                <w:bottom w:val="none" w:sz="0" w:space="0" w:color="auto"/>
                <w:right w:val="none" w:sz="0" w:space="0" w:color="auto"/>
              </w:divBdr>
            </w:div>
            <w:div w:id="90858372">
              <w:marLeft w:val="0"/>
              <w:marRight w:val="0"/>
              <w:marTop w:val="0"/>
              <w:marBottom w:val="0"/>
              <w:divBdr>
                <w:top w:val="none" w:sz="0" w:space="0" w:color="auto"/>
                <w:left w:val="none" w:sz="0" w:space="0" w:color="auto"/>
                <w:bottom w:val="none" w:sz="0" w:space="0" w:color="auto"/>
                <w:right w:val="none" w:sz="0" w:space="0" w:color="auto"/>
              </w:divBdr>
            </w:div>
            <w:div w:id="1543520364">
              <w:marLeft w:val="0"/>
              <w:marRight w:val="0"/>
              <w:marTop w:val="0"/>
              <w:marBottom w:val="0"/>
              <w:divBdr>
                <w:top w:val="none" w:sz="0" w:space="0" w:color="auto"/>
                <w:left w:val="none" w:sz="0" w:space="0" w:color="auto"/>
                <w:bottom w:val="none" w:sz="0" w:space="0" w:color="auto"/>
                <w:right w:val="none" w:sz="0" w:space="0" w:color="auto"/>
              </w:divBdr>
            </w:div>
            <w:div w:id="82922167">
              <w:marLeft w:val="0"/>
              <w:marRight w:val="0"/>
              <w:marTop w:val="0"/>
              <w:marBottom w:val="0"/>
              <w:divBdr>
                <w:top w:val="none" w:sz="0" w:space="0" w:color="auto"/>
                <w:left w:val="none" w:sz="0" w:space="0" w:color="auto"/>
                <w:bottom w:val="none" w:sz="0" w:space="0" w:color="auto"/>
                <w:right w:val="none" w:sz="0" w:space="0" w:color="auto"/>
              </w:divBdr>
            </w:div>
            <w:div w:id="1879657108">
              <w:marLeft w:val="0"/>
              <w:marRight w:val="0"/>
              <w:marTop w:val="0"/>
              <w:marBottom w:val="0"/>
              <w:divBdr>
                <w:top w:val="none" w:sz="0" w:space="0" w:color="auto"/>
                <w:left w:val="none" w:sz="0" w:space="0" w:color="auto"/>
                <w:bottom w:val="none" w:sz="0" w:space="0" w:color="auto"/>
                <w:right w:val="none" w:sz="0" w:space="0" w:color="auto"/>
              </w:divBdr>
            </w:div>
            <w:div w:id="466975831">
              <w:marLeft w:val="0"/>
              <w:marRight w:val="0"/>
              <w:marTop w:val="0"/>
              <w:marBottom w:val="0"/>
              <w:divBdr>
                <w:top w:val="none" w:sz="0" w:space="0" w:color="auto"/>
                <w:left w:val="none" w:sz="0" w:space="0" w:color="auto"/>
                <w:bottom w:val="none" w:sz="0" w:space="0" w:color="auto"/>
                <w:right w:val="none" w:sz="0" w:space="0" w:color="auto"/>
              </w:divBdr>
            </w:div>
            <w:div w:id="1318417717">
              <w:marLeft w:val="0"/>
              <w:marRight w:val="0"/>
              <w:marTop w:val="0"/>
              <w:marBottom w:val="0"/>
              <w:divBdr>
                <w:top w:val="none" w:sz="0" w:space="0" w:color="auto"/>
                <w:left w:val="none" w:sz="0" w:space="0" w:color="auto"/>
                <w:bottom w:val="none" w:sz="0" w:space="0" w:color="auto"/>
                <w:right w:val="none" w:sz="0" w:space="0" w:color="auto"/>
              </w:divBdr>
            </w:div>
            <w:div w:id="449864818">
              <w:marLeft w:val="0"/>
              <w:marRight w:val="0"/>
              <w:marTop w:val="0"/>
              <w:marBottom w:val="0"/>
              <w:divBdr>
                <w:top w:val="none" w:sz="0" w:space="0" w:color="auto"/>
                <w:left w:val="none" w:sz="0" w:space="0" w:color="auto"/>
                <w:bottom w:val="none" w:sz="0" w:space="0" w:color="auto"/>
                <w:right w:val="none" w:sz="0" w:space="0" w:color="auto"/>
              </w:divBdr>
            </w:div>
            <w:div w:id="90392792">
              <w:marLeft w:val="0"/>
              <w:marRight w:val="0"/>
              <w:marTop w:val="0"/>
              <w:marBottom w:val="0"/>
              <w:divBdr>
                <w:top w:val="none" w:sz="0" w:space="0" w:color="auto"/>
                <w:left w:val="none" w:sz="0" w:space="0" w:color="auto"/>
                <w:bottom w:val="none" w:sz="0" w:space="0" w:color="auto"/>
                <w:right w:val="none" w:sz="0" w:space="0" w:color="auto"/>
              </w:divBdr>
            </w:div>
            <w:div w:id="302202699">
              <w:marLeft w:val="0"/>
              <w:marRight w:val="0"/>
              <w:marTop w:val="0"/>
              <w:marBottom w:val="0"/>
              <w:divBdr>
                <w:top w:val="none" w:sz="0" w:space="0" w:color="auto"/>
                <w:left w:val="none" w:sz="0" w:space="0" w:color="auto"/>
                <w:bottom w:val="none" w:sz="0" w:space="0" w:color="auto"/>
                <w:right w:val="none" w:sz="0" w:space="0" w:color="auto"/>
              </w:divBdr>
            </w:div>
            <w:div w:id="1270116147">
              <w:marLeft w:val="0"/>
              <w:marRight w:val="0"/>
              <w:marTop w:val="0"/>
              <w:marBottom w:val="0"/>
              <w:divBdr>
                <w:top w:val="none" w:sz="0" w:space="0" w:color="auto"/>
                <w:left w:val="none" w:sz="0" w:space="0" w:color="auto"/>
                <w:bottom w:val="none" w:sz="0" w:space="0" w:color="auto"/>
                <w:right w:val="none" w:sz="0" w:space="0" w:color="auto"/>
              </w:divBdr>
            </w:div>
            <w:div w:id="510335374">
              <w:marLeft w:val="0"/>
              <w:marRight w:val="0"/>
              <w:marTop w:val="0"/>
              <w:marBottom w:val="0"/>
              <w:divBdr>
                <w:top w:val="none" w:sz="0" w:space="0" w:color="auto"/>
                <w:left w:val="none" w:sz="0" w:space="0" w:color="auto"/>
                <w:bottom w:val="none" w:sz="0" w:space="0" w:color="auto"/>
                <w:right w:val="none" w:sz="0" w:space="0" w:color="auto"/>
              </w:divBdr>
            </w:div>
            <w:div w:id="1551962529">
              <w:marLeft w:val="0"/>
              <w:marRight w:val="0"/>
              <w:marTop w:val="0"/>
              <w:marBottom w:val="0"/>
              <w:divBdr>
                <w:top w:val="none" w:sz="0" w:space="0" w:color="auto"/>
                <w:left w:val="none" w:sz="0" w:space="0" w:color="auto"/>
                <w:bottom w:val="none" w:sz="0" w:space="0" w:color="auto"/>
                <w:right w:val="none" w:sz="0" w:space="0" w:color="auto"/>
              </w:divBdr>
            </w:div>
            <w:div w:id="1486581907">
              <w:marLeft w:val="0"/>
              <w:marRight w:val="0"/>
              <w:marTop w:val="0"/>
              <w:marBottom w:val="0"/>
              <w:divBdr>
                <w:top w:val="none" w:sz="0" w:space="0" w:color="auto"/>
                <w:left w:val="none" w:sz="0" w:space="0" w:color="auto"/>
                <w:bottom w:val="none" w:sz="0" w:space="0" w:color="auto"/>
                <w:right w:val="none" w:sz="0" w:space="0" w:color="auto"/>
              </w:divBdr>
            </w:div>
            <w:div w:id="1858495229">
              <w:marLeft w:val="0"/>
              <w:marRight w:val="0"/>
              <w:marTop w:val="0"/>
              <w:marBottom w:val="0"/>
              <w:divBdr>
                <w:top w:val="none" w:sz="0" w:space="0" w:color="auto"/>
                <w:left w:val="none" w:sz="0" w:space="0" w:color="auto"/>
                <w:bottom w:val="none" w:sz="0" w:space="0" w:color="auto"/>
                <w:right w:val="none" w:sz="0" w:space="0" w:color="auto"/>
              </w:divBdr>
            </w:div>
            <w:div w:id="881359775">
              <w:marLeft w:val="0"/>
              <w:marRight w:val="0"/>
              <w:marTop w:val="0"/>
              <w:marBottom w:val="0"/>
              <w:divBdr>
                <w:top w:val="none" w:sz="0" w:space="0" w:color="auto"/>
                <w:left w:val="none" w:sz="0" w:space="0" w:color="auto"/>
                <w:bottom w:val="none" w:sz="0" w:space="0" w:color="auto"/>
                <w:right w:val="none" w:sz="0" w:space="0" w:color="auto"/>
              </w:divBdr>
            </w:div>
            <w:div w:id="1108037535">
              <w:marLeft w:val="0"/>
              <w:marRight w:val="0"/>
              <w:marTop w:val="0"/>
              <w:marBottom w:val="0"/>
              <w:divBdr>
                <w:top w:val="none" w:sz="0" w:space="0" w:color="auto"/>
                <w:left w:val="none" w:sz="0" w:space="0" w:color="auto"/>
                <w:bottom w:val="none" w:sz="0" w:space="0" w:color="auto"/>
                <w:right w:val="none" w:sz="0" w:space="0" w:color="auto"/>
              </w:divBdr>
            </w:div>
            <w:div w:id="780225355">
              <w:marLeft w:val="0"/>
              <w:marRight w:val="0"/>
              <w:marTop w:val="0"/>
              <w:marBottom w:val="0"/>
              <w:divBdr>
                <w:top w:val="none" w:sz="0" w:space="0" w:color="auto"/>
                <w:left w:val="none" w:sz="0" w:space="0" w:color="auto"/>
                <w:bottom w:val="none" w:sz="0" w:space="0" w:color="auto"/>
                <w:right w:val="none" w:sz="0" w:space="0" w:color="auto"/>
              </w:divBdr>
            </w:div>
            <w:div w:id="743069917">
              <w:marLeft w:val="0"/>
              <w:marRight w:val="0"/>
              <w:marTop w:val="0"/>
              <w:marBottom w:val="0"/>
              <w:divBdr>
                <w:top w:val="none" w:sz="0" w:space="0" w:color="auto"/>
                <w:left w:val="none" w:sz="0" w:space="0" w:color="auto"/>
                <w:bottom w:val="none" w:sz="0" w:space="0" w:color="auto"/>
                <w:right w:val="none" w:sz="0" w:space="0" w:color="auto"/>
              </w:divBdr>
            </w:div>
            <w:div w:id="1025668374">
              <w:marLeft w:val="0"/>
              <w:marRight w:val="0"/>
              <w:marTop w:val="0"/>
              <w:marBottom w:val="0"/>
              <w:divBdr>
                <w:top w:val="none" w:sz="0" w:space="0" w:color="auto"/>
                <w:left w:val="none" w:sz="0" w:space="0" w:color="auto"/>
                <w:bottom w:val="none" w:sz="0" w:space="0" w:color="auto"/>
                <w:right w:val="none" w:sz="0" w:space="0" w:color="auto"/>
              </w:divBdr>
            </w:div>
            <w:div w:id="158888073">
              <w:marLeft w:val="0"/>
              <w:marRight w:val="0"/>
              <w:marTop w:val="0"/>
              <w:marBottom w:val="0"/>
              <w:divBdr>
                <w:top w:val="none" w:sz="0" w:space="0" w:color="auto"/>
                <w:left w:val="none" w:sz="0" w:space="0" w:color="auto"/>
                <w:bottom w:val="none" w:sz="0" w:space="0" w:color="auto"/>
                <w:right w:val="none" w:sz="0" w:space="0" w:color="auto"/>
              </w:divBdr>
            </w:div>
            <w:div w:id="1361517631">
              <w:marLeft w:val="0"/>
              <w:marRight w:val="0"/>
              <w:marTop w:val="0"/>
              <w:marBottom w:val="0"/>
              <w:divBdr>
                <w:top w:val="none" w:sz="0" w:space="0" w:color="auto"/>
                <w:left w:val="none" w:sz="0" w:space="0" w:color="auto"/>
                <w:bottom w:val="none" w:sz="0" w:space="0" w:color="auto"/>
                <w:right w:val="none" w:sz="0" w:space="0" w:color="auto"/>
              </w:divBdr>
            </w:div>
            <w:div w:id="962735317">
              <w:marLeft w:val="0"/>
              <w:marRight w:val="0"/>
              <w:marTop w:val="0"/>
              <w:marBottom w:val="0"/>
              <w:divBdr>
                <w:top w:val="none" w:sz="0" w:space="0" w:color="auto"/>
                <w:left w:val="none" w:sz="0" w:space="0" w:color="auto"/>
                <w:bottom w:val="none" w:sz="0" w:space="0" w:color="auto"/>
                <w:right w:val="none" w:sz="0" w:space="0" w:color="auto"/>
              </w:divBdr>
            </w:div>
            <w:div w:id="1922369472">
              <w:marLeft w:val="0"/>
              <w:marRight w:val="0"/>
              <w:marTop w:val="0"/>
              <w:marBottom w:val="0"/>
              <w:divBdr>
                <w:top w:val="none" w:sz="0" w:space="0" w:color="auto"/>
                <w:left w:val="none" w:sz="0" w:space="0" w:color="auto"/>
                <w:bottom w:val="none" w:sz="0" w:space="0" w:color="auto"/>
                <w:right w:val="none" w:sz="0" w:space="0" w:color="auto"/>
              </w:divBdr>
            </w:div>
            <w:div w:id="1329555565">
              <w:marLeft w:val="0"/>
              <w:marRight w:val="0"/>
              <w:marTop w:val="0"/>
              <w:marBottom w:val="0"/>
              <w:divBdr>
                <w:top w:val="none" w:sz="0" w:space="0" w:color="auto"/>
                <w:left w:val="none" w:sz="0" w:space="0" w:color="auto"/>
                <w:bottom w:val="none" w:sz="0" w:space="0" w:color="auto"/>
                <w:right w:val="none" w:sz="0" w:space="0" w:color="auto"/>
              </w:divBdr>
            </w:div>
            <w:div w:id="1447192469">
              <w:marLeft w:val="0"/>
              <w:marRight w:val="0"/>
              <w:marTop w:val="0"/>
              <w:marBottom w:val="0"/>
              <w:divBdr>
                <w:top w:val="none" w:sz="0" w:space="0" w:color="auto"/>
                <w:left w:val="none" w:sz="0" w:space="0" w:color="auto"/>
                <w:bottom w:val="none" w:sz="0" w:space="0" w:color="auto"/>
                <w:right w:val="none" w:sz="0" w:space="0" w:color="auto"/>
              </w:divBdr>
            </w:div>
            <w:div w:id="1772776347">
              <w:marLeft w:val="0"/>
              <w:marRight w:val="0"/>
              <w:marTop w:val="0"/>
              <w:marBottom w:val="0"/>
              <w:divBdr>
                <w:top w:val="none" w:sz="0" w:space="0" w:color="auto"/>
                <w:left w:val="none" w:sz="0" w:space="0" w:color="auto"/>
                <w:bottom w:val="none" w:sz="0" w:space="0" w:color="auto"/>
                <w:right w:val="none" w:sz="0" w:space="0" w:color="auto"/>
              </w:divBdr>
            </w:div>
            <w:div w:id="895818166">
              <w:marLeft w:val="0"/>
              <w:marRight w:val="0"/>
              <w:marTop w:val="0"/>
              <w:marBottom w:val="0"/>
              <w:divBdr>
                <w:top w:val="none" w:sz="0" w:space="0" w:color="auto"/>
                <w:left w:val="none" w:sz="0" w:space="0" w:color="auto"/>
                <w:bottom w:val="none" w:sz="0" w:space="0" w:color="auto"/>
                <w:right w:val="none" w:sz="0" w:space="0" w:color="auto"/>
              </w:divBdr>
            </w:div>
            <w:div w:id="1506942146">
              <w:marLeft w:val="0"/>
              <w:marRight w:val="0"/>
              <w:marTop w:val="0"/>
              <w:marBottom w:val="0"/>
              <w:divBdr>
                <w:top w:val="none" w:sz="0" w:space="0" w:color="auto"/>
                <w:left w:val="none" w:sz="0" w:space="0" w:color="auto"/>
                <w:bottom w:val="none" w:sz="0" w:space="0" w:color="auto"/>
                <w:right w:val="none" w:sz="0" w:space="0" w:color="auto"/>
              </w:divBdr>
            </w:div>
            <w:div w:id="1616214067">
              <w:marLeft w:val="0"/>
              <w:marRight w:val="0"/>
              <w:marTop w:val="0"/>
              <w:marBottom w:val="0"/>
              <w:divBdr>
                <w:top w:val="none" w:sz="0" w:space="0" w:color="auto"/>
                <w:left w:val="none" w:sz="0" w:space="0" w:color="auto"/>
                <w:bottom w:val="none" w:sz="0" w:space="0" w:color="auto"/>
                <w:right w:val="none" w:sz="0" w:space="0" w:color="auto"/>
              </w:divBdr>
            </w:div>
            <w:div w:id="1573848892">
              <w:marLeft w:val="0"/>
              <w:marRight w:val="0"/>
              <w:marTop w:val="0"/>
              <w:marBottom w:val="0"/>
              <w:divBdr>
                <w:top w:val="none" w:sz="0" w:space="0" w:color="auto"/>
                <w:left w:val="none" w:sz="0" w:space="0" w:color="auto"/>
                <w:bottom w:val="none" w:sz="0" w:space="0" w:color="auto"/>
                <w:right w:val="none" w:sz="0" w:space="0" w:color="auto"/>
              </w:divBdr>
            </w:div>
            <w:div w:id="71391219">
              <w:marLeft w:val="0"/>
              <w:marRight w:val="0"/>
              <w:marTop w:val="0"/>
              <w:marBottom w:val="0"/>
              <w:divBdr>
                <w:top w:val="none" w:sz="0" w:space="0" w:color="auto"/>
                <w:left w:val="none" w:sz="0" w:space="0" w:color="auto"/>
                <w:bottom w:val="none" w:sz="0" w:space="0" w:color="auto"/>
                <w:right w:val="none" w:sz="0" w:space="0" w:color="auto"/>
              </w:divBdr>
            </w:div>
            <w:div w:id="915747340">
              <w:marLeft w:val="0"/>
              <w:marRight w:val="0"/>
              <w:marTop w:val="0"/>
              <w:marBottom w:val="0"/>
              <w:divBdr>
                <w:top w:val="none" w:sz="0" w:space="0" w:color="auto"/>
                <w:left w:val="none" w:sz="0" w:space="0" w:color="auto"/>
                <w:bottom w:val="none" w:sz="0" w:space="0" w:color="auto"/>
                <w:right w:val="none" w:sz="0" w:space="0" w:color="auto"/>
              </w:divBdr>
            </w:div>
            <w:div w:id="506942919">
              <w:marLeft w:val="0"/>
              <w:marRight w:val="0"/>
              <w:marTop w:val="0"/>
              <w:marBottom w:val="0"/>
              <w:divBdr>
                <w:top w:val="none" w:sz="0" w:space="0" w:color="auto"/>
                <w:left w:val="none" w:sz="0" w:space="0" w:color="auto"/>
                <w:bottom w:val="none" w:sz="0" w:space="0" w:color="auto"/>
                <w:right w:val="none" w:sz="0" w:space="0" w:color="auto"/>
              </w:divBdr>
            </w:div>
            <w:div w:id="1251164251">
              <w:marLeft w:val="0"/>
              <w:marRight w:val="0"/>
              <w:marTop w:val="0"/>
              <w:marBottom w:val="0"/>
              <w:divBdr>
                <w:top w:val="none" w:sz="0" w:space="0" w:color="auto"/>
                <w:left w:val="none" w:sz="0" w:space="0" w:color="auto"/>
                <w:bottom w:val="none" w:sz="0" w:space="0" w:color="auto"/>
                <w:right w:val="none" w:sz="0" w:space="0" w:color="auto"/>
              </w:divBdr>
            </w:div>
            <w:div w:id="211698682">
              <w:marLeft w:val="0"/>
              <w:marRight w:val="0"/>
              <w:marTop w:val="0"/>
              <w:marBottom w:val="0"/>
              <w:divBdr>
                <w:top w:val="none" w:sz="0" w:space="0" w:color="auto"/>
                <w:left w:val="none" w:sz="0" w:space="0" w:color="auto"/>
                <w:bottom w:val="none" w:sz="0" w:space="0" w:color="auto"/>
                <w:right w:val="none" w:sz="0" w:space="0" w:color="auto"/>
              </w:divBdr>
            </w:div>
            <w:div w:id="2063669315">
              <w:marLeft w:val="0"/>
              <w:marRight w:val="0"/>
              <w:marTop w:val="0"/>
              <w:marBottom w:val="0"/>
              <w:divBdr>
                <w:top w:val="none" w:sz="0" w:space="0" w:color="auto"/>
                <w:left w:val="none" w:sz="0" w:space="0" w:color="auto"/>
                <w:bottom w:val="none" w:sz="0" w:space="0" w:color="auto"/>
                <w:right w:val="none" w:sz="0" w:space="0" w:color="auto"/>
              </w:divBdr>
            </w:div>
            <w:div w:id="1647123075">
              <w:marLeft w:val="0"/>
              <w:marRight w:val="0"/>
              <w:marTop w:val="0"/>
              <w:marBottom w:val="0"/>
              <w:divBdr>
                <w:top w:val="none" w:sz="0" w:space="0" w:color="auto"/>
                <w:left w:val="none" w:sz="0" w:space="0" w:color="auto"/>
                <w:bottom w:val="none" w:sz="0" w:space="0" w:color="auto"/>
                <w:right w:val="none" w:sz="0" w:space="0" w:color="auto"/>
              </w:divBdr>
            </w:div>
            <w:div w:id="466435369">
              <w:marLeft w:val="0"/>
              <w:marRight w:val="0"/>
              <w:marTop w:val="0"/>
              <w:marBottom w:val="0"/>
              <w:divBdr>
                <w:top w:val="none" w:sz="0" w:space="0" w:color="auto"/>
                <w:left w:val="none" w:sz="0" w:space="0" w:color="auto"/>
                <w:bottom w:val="none" w:sz="0" w:space="0" w:color="auto"/>
                <w:right w:val="none" w:sz="0" w:space="0" w:color="auto"/>
              </w:divBdr>
            </w:div>
            <w:div w:id="1528906807">
              <w:marLeft w:val="0"/>
              <w:marRight w:val="0"/>
              <w:marTop w:val="0"/>
              <w:marBottom w:val="0"/>
              <w:divBdr>
                <w:top w:val="none" w:sz="0" w:space="0" w:color="auto"/>
                <w:left w:val="none" w:sz="0" w:space="0" w:color="auto"/>
                <w:bottom w:val="none" w:sz="0" w:space="0" w:color="auto"/>
                <w:right w:val="none" w:sz="0" w:space="0" w:color="auto"/>
              </w:divBdr>
            </w:div>
            <w:div w:id="315648061">
              <w:marLeft w:val="0"/>
              <w:marRight w:val="0"/>
              <w:marTop w:val="0"/>
              <w:marBottom w:val="0"/>
              <w:divBdr>
                <w:top w:val="none" w:sz="0" w:space="0" w:color="auto"/>
                <w:left w:val="none" w:sz="0" w:space="0" w:color="auto"/>
                <w:bottom w:val="none" w:sz="0" w:space="0" w:color="auto"/>
                <w:right w:val="none" w:sz="0" w:space="0" w:color="auto"/>
              </w:divBdr>
            </w:div>
            <w:div w:id="331303883">
              <w:marLeft w:val="0"/>
              <w:marRight w:val="0"/>
              <w:marTop w:val="0"/>
              <w:marBottom w:val="0"/>
              <w:divBdr>
                <w:top w:val="none" w:sz="0" w:space="0" w:color="auto"/>
                <w:left w:val="none" w:sz="0" w:space="0" w:color="auto"/>
                <w:bottom w:val="none" w:sz="0" w:space="0" w:color="auto"/>
                <w:right w:val="none" w:sz="0" w:space="0" w:color="auto"/>
              </w:divBdr>
            </w:div>
            <w:div w:id="1163398539">
              <w:marLeft w:val="0"/>
              <w:marRight w:val="0"/>
              <w:marTop w:val="0"/>
              <w:marBottom w:val="0"/>
              <w:divBdr>
                <w:top w:val="none" w:sz="0" w:space="0" w:color="auto"/>
                <w:left w:val="none" w:sz="0" w:space="0" w:color="auto"/>
                <w:bottom w:val="none" w:sz="0" w:space="0" w:color="auto"/>
                <w:right w:val="none" w:sz="0" w:space="0" w:color="auto"/>
              </w:divBdr>
            </w:div>
            <w:div w:id="262079974">
              <w:marLeft w:val="0"/>
              <w:marRight w:val="0"/>
              <w:marTop w:val="0"/>
              <w:marBottom w:val="0"/>
              <w:divBdr>
                <w:top w:val="none" w:sz="0" w:space="0" w:color="auto"/>
                <w:left w:val="none" w:sz="0" w:space="0" w:color="auto"/>
                <w:bottom w:val="none" w:sz="0" w:space="0" w:color="auto"/>
                <w:right w:val="none" w:sz="0" w:space="0" w:color="auto"/>
              </w:divBdr>
            </w:div>
            <w:div w:id="1069688773">
              <w:marLeft w:val="0"/>
              <w:marRight w:val="0"/>
              <w:marTop w:val="0"/>
              <w:marBottom w:val="0"/>
              <w:divBdr>
                <w:top w:val="none" w:sz="0" w:space="0" w:color="auto"/>
                <w:left w:val="none" w:sz="0" w:space="0" w:color="auto"/>
                <w:bottom w:val="none" w:sz="0" w:space="0" w:color="auto"/>
                <w:right w:val="none" w:sz="0" w:space="0" w:color="auto"/>
              </w:divBdr>
            </w:div>
            <w:div w:id="1446346157">
              <w:marLeft w:val="0"/>
              <w:marRight w:val="0"/>
              <w:marTop w:val="0"/>
              <w:marBottom w:val="0"/>
              <w:divBdr>
                <w:top w:val="none" w:sz="0" w:space="0" w:color="auto"/>
                <w:left w:val="none" w:sz="0" w:space="0" w:color="auto"/>
                <w:bottom w:val="none" w:sz="0" w:space="0" w:color="auto"/>
                <w:right w:val="none" w:sz="0" w:space="0" w:color="auto"/>
              </w:divBdr>
            </w:div>
            <w:div w:id="1976640942">
              <w:marLeft w:val="0"/>
              <w:marRight w:val="0"/>
              <w:marTop w:val="0"/>
              <w:marBottom w:val="0"/>
              <w:divBdr>
                <w:top w:val="none" w:sz="0" w:space="0" w:color="auto"/>
                <w:left w:val="none" w:sz="0" w:space="0" w:color="auto"/>
                <w:bottom w:val="none" w:sz="0" w:space="0" w:color="auto"/>
                <w:right w:val="none" w:sz="0" w:space="0" w:color="auto"/>
              </w:divBdr>
            </w:div>
            <w:div w:id="414398444">
              <w:marLeft w:val="0"/>
              <w:marRight w:val="0"/>
              <w:marTop w:val="0"/>
              <w:marBottom w:val="0"/>
              <w:divBdr>
                <w:top w:val="none" w:sz="0" w:space="0" w:color="auto"/>
                <w:left w:val="none" w:sz="0" w:space="0" w:color="auto"/>
                <w:bottom w:val="none" w:sz="0" w:space="0" w:color="auto"/>
                <w:right w:val="none" w:sz="0" w:space="0" w:color="auto"/>
              </w:divBdr>
            </w:div>
            <w:div w:id="2091923093">
              <w:marLeft w:val="0"/>
              <w:marRight w:val="0"/>
              <w:marTop w:val="0"/>
              <w:marBottom w:val="0"/>
              <w:divBdr>
                <w:top w:val="none" w:sz="0" w:space="0" w:color="auto"/>
                <w:left w:val="none" w:sz="0" w:space="0" w:color="auto"/>
                <w:bottom w:val="none" w:sz="0" w:space="0" w:color="auto"/>
                <w:right w:val="none" w:sz="0" w:space="0" w:color="auto"/>
              </w:divBdr>
            </w:div>
            <w:div w:id="2000647399">
              <w:marLeft w:val="0"/>
              <w:marRight w:val="0"/>
              <w:marTop w:val="0"/>
              <w:marBottom w:val="0"/>
              <w:divBdr>
                <w:top w:val="none" w:sz="0" w:space="0" w:color="auto"/>
                <w:left w:val="none" w:sz="0" w:space="0" w:color="auto"/>
                <w:bottom w:val="none" w:sz="0" w:space="0" w:color="auto"/>
                <w:right w:val="none" w:sz="0" w:space="0" w:color="auto"/>
              </w:divBdr>
            </w:div>
            <w:div w:id="1565218922">
              <w:marLeft w:val="0"/>
              <w:marRight w:val="0"/>
              <w:marTop w:val="0"/>
              <w:marBottom w:val="0"/>
              <w:divBdr>
                <w:top w:val="none" w:sz="0" w:space="0" w:color="auto"/>
                <w:left w:val="none" w:sz="0" w:space="0" w:color="auto"/>
                <w:bottom w:val="none" w:sz="0" w:space="0" w:color="auto"/>
                <w:right w:val="none" w:sz="0" w:space="0" w:color="auto"/>
              </w:divBdr>
            </w:div>
            <w:div w:id="66652428">
              <w:marLeft w:val="0"/>
              <w:marRight w:val="0"/>
              <w:marTop w:val="0"/>
              <w:marBottom w:val="0"/>
              <w:divBdr>
                <w:top w:val="none" w:sz="0" w:space="0" w:color="auto"/>
                <w:left w:val="none" w:sz="0" w:space="0" w:color="auto"/>
                <w:bottom w:val="none" w:sz="0" w:space="0" w:color="auto"/>
                <w:right w:val="none" w:sz="0" w:space="0" w:color="auto"/>
              </w:divBdr>
            </w:div>
            <w:div w:id="758526576">
              <w:marLeft w:val="0"/>
              <w:marRight w:val="0"/>
              <w:marTop w:val="0"/>
              <w:marBottom w:val="0"/>
              <w:divBdr>
                <w:top w:val="none" w:sz="0" w:space="0" w:color="auto"/>
                <w:left w:val="none" w:sz="0" w:space="0" w:color="auto"/>
                <w:bottom w:val="none" w:sz="0" w:space="0" w:color="auto"/>
                <w:right w:val="none" w:sz="0" w:space="0" w:color="auto"/>
              </w:divBdr>
            </w:div>
            <w:div w:id="2001156090">
              <w:marLeft w:val="0"/>
              <w:marRight w:val="0"/>
              <w:marTop w:val="0"/>
              <w:marBottom w:val="0"/>
              <w:divBdr>
                <w:top w:val="none" w:sz="0" w:space="0" w:color="auto"/>
                <w:left w:val="none" w:sz="0" w:space="0" w:color="auto"/>
                <w:bottom w:val="none" w:sz="0" w:space="0" w:color="auto"/>
                <w:right w:val="none" w:sz="0" w:space="0" w:color="auto"/>
              </w:divBdr>
            </w:div>
            <w:div w:id="483352082">
              <w:marLeft w:val="0"/>
              <w:marRight w:val="0"/>
              <w:marTop w:val="0"/>
              <w:marBottom w:val="0"/>
              <w:divBdr>
                <w:top w:val="none" w:sz="0" w:space="0" w:color="auto"/>
                <w:left w:val="none" w:sz="0" w:space="0" w:color="auto"/>
                <w:bottom w:val="none" w:sz="0" w:space="0" w:color="auto"/>
                <w:right w:val="none" w:sz="0" w:space="0" w:color="auto"/>
              </w:divBdr>
            </w:div>
            <w:div w:id="113713276">
              <w:marLeft w:val="0"/>
              <w:marRight w:val="0"/>
              <w:marTop w:val="0"/>
              <w:marBottom w:val="0"/>
              <w:divBdr>
                <w:top w:val="none" w:sz="0" w:space="0" w:color="auto"/>
                <w:left w:val="none" w:sz="0" w:space="0" w:color="auto"/>
                <w:bottom w:val="none" w:sz="0" w:space="0" w:color="auto"/>
                <w:right w:val="none" w:sz="0" w:space="0" w:color="auto"/>
              </w:divBdr>
            </w:div>
            <w:div w:id="1210335858">
              <w:marLeft w:val="0"/>
              <w:marRight w:val="0"/>
              <w:marTop w:val="0"/>
              <w:marBottom w:val="0"/>
              <w:divBdr>
                <w:top w:val="none" w:sz="0" w:space="0" w:color="auto"/>
                <w:left w:val="none" w:sz="0" w:space="0" w:color="auto"/>
                <w:bottom w:val="none" w:sz="0" w:space="0" w:color="auto"/>
                <w:right w:val="none" w:sz="0" w:space="0" w:color="auto"/>
              </w:divBdr>
            </w:div>
            <w:div w:id="410851500">
              <w:marLeft w:val="0"/>
              <w:marRight w:val="0"/>
              <w:marTop w:val="0"/>
              <w:marBottom w:val="0"/>
              <w:divBdr>
                <w:top w:val="none" w:sz="0" w:space="0" w:color="auto"/>
                <w:left w:val="none" w:sz="0" w:space="0" w:color="auto"/>
                <w:bottom w:val="none" w:sz="0" w:space="0" w:color="auto"/>
                <w:right w:val="none" w:sz="0" w:space="0" w:color="auto"/>
              </w:divBdr>
            </w:div>
            <w:div w:id="546726497">
              <w:marLeft w:val="0"/>
              <w:marRight w:val="0"/>
              <w:marTop w:val="0"/>
              <w:marBottom w:val="0"/>
              <w:divBdr>
                <w:top w:val="none" w:sz="0" w:space="0" w:color="auto"/>
                <w:left w:val="none" w:sz="0" w:space="0" w:color="auto"/>
                <w:bottom w:val="none" w:sz="0" w:space="0" w:color="auto"/>
                <w:right w:val="none" w:sz="0" w:space="0" w:color="auto"/>
              </w:divBdr>
            </w:div>
            <w:div w:id="996153558">
              <w:marLeft w:val="0"/>
              <w:marRight w:val="0"/>
              <w:marTop w:val="0"/>
              <w:marBottom w:val="0"/>
              <w:divBdr>
                <w:top w:val="none" w:sz="0" w:space="0" w:color="auto"/>
                <w:left w:val="none" w:sz="0" w:space="0" w:color="auto"/>
                <w:bottom w:val="none" w:sz="0" w:space="0" w:color="auto"/>
                <w:right w:val="none" w:sz="0" w:space="0" w:color="auto"/>
              </w:divBdr>
            </w:div>
            <w:div w:id="1517114410">
              <w:marLeft w:val="0"/>
              <w:marRight w:val="0"/>
              <w:marTop w:val="0"/>
              <w:marBottom w:val="0"/>
              <w:divBdr>
                <w:top w:val="none" w:sz="0" w:space="0" w:color="auto"/>
                <w:left w:val="none" w:sz="0" w:space="0" w:color="auto"/>
                <w:bottom w:val="none" w:sz="0" w:space="0" w:color="auto"/>
                <w:right w:val="none" w:sz="0" w:space="0" w:color="auto"/>
              </w:divBdr>
            </w:div>
            <w:div w:id="2058115900">
              <w:marLeft w:val="0"/>
              <w:marRight w:val="0"/>
              <w:marTop w:val="0"/>
              <w:marBottom w:val="0"/>
              <w:divBdr>
                <w:top w:val="none" w:sz="0" w:space="0" w:color="auto"/>
                <w:left w:val="none" w:sz="0" w:space="0" w:color="auto"/>
                <w:bottom w:val="none" w:sz="0" w:space="0" w:color="auto"/>
                <w:right w:val="none" w:sz="0" w:space="0" w:color="auto"/>
              </w:divBdr>
            </w:div>
            <w:div w:id="1075470685">
              <w:marLeft w:val="0"/>
              <w:marRight w:val="0"/>
              <w:marTop w:val="0"/>
              <w:marBottom w:val="0"/>
              <w:divBdr>
                <w:top w:val="none" w:sz="0" w:space="0" w:color="auto"/>
                <w:left w:val="none" w:sz="0" w:space="0" w:color="auto"/>
                <w:bottom w:val="none" w:sz="0" w:space="0" w:color="auto"/>
                <w:right w:val="none" w:sz="0" w:space="0" w:color="auto"/>
              </w:divBdr>
            </w:div>
            <w:div w:id="1159618094">
              <w:marLeft w:val="0"/>
              <w:marRight w:val="0"/>
              <w:marTop w:val="0"/>
              <w:marBottom w:val="0"/>
              <w:divBdr>
                <w:top w:val="none" w:sz="0" w:space="0" w:color="auto"/>
                <w:left w:val="none" w:sz="0" w:space="0" w:color="auto"/>
                <w:bottom w:val="none" w:sz="0" w:space="0" w:color="auto"/>
                <w:right w:val="none" w:sz="0" w:space="0" w:color="auto"/>
              </w:divBdr>
            </w:div>
            <w:div w:id="537469051">
              <w:marLeft w:val="0"/>
              <w:marRight w:val="0"/>
              <w:marTop w:val="0"/>
              <w:marBottom w:val="0"/>
              <w:divBdr>
                <w:top w:val="none" w:sz="0" w:space="0" w:color="auto"/>
                <w:left w:val="none" w:sz="0" w:space="0" w:color="auto"/>
                <w:bottom w:val="none" w:sz="0" w:space="0" w:color="auto"/>
                <w:right w:val="none" w:sz="0" w:space="0" w:color="auto"/>
              </w:divBdr>
            </w:div>
            <w:div w:id="297952710">
              <w:marLeft w:val="0"/>
              <w:marRight w:val="0"/>
              <w:marTop w:val="0"/>
              <w:marBottom w:val="0"/>
              <w:divBdr>
                <w:top w:val="none" w:sz="0" w:space="0" w:color="auto"/>
                <w:left w:val="none" w:sz="0" w:space="0" w:color="auto"/>
                <w:bottom w:val="none" w:sz="0" w:space="0" w:color="auto"/>
                <w:right w:val="none" w:sz="0" w:space="0" w:color="auto"/>
              </w:divBdr>
            </w:div>
            <w:div w:id="2023243794">
              <w:marLeft w:val="0"/>
              <w:marRight w:val="0"/>
              <w:marTop w:val="0"/>
              <w:marBottom w:val="0"/>
              <w:divBdr>
                <w:top w:val="none" w:sz="0" w:space="0" w:color="auto"/>
                <w:left w:val="none" w:sz="0" w:space="0" w:color="auto"/>
                <w:bottom w:val="none" w:sz="0" w:space="0" w:color="auto"/>
                <w:right w:val="none" w:sz="0" w:space="0" w:color="auto"/>
              </w:divBdr>
            </w:div>
            <w:div w:id="222302078">
              <w:marLeft w:val="0"/>
              <w:marRight w:val="0"/>
              <w:marTop w:val="0"/>
              <w:marBottom w:val="0"/>
              <w:divBdr>
                <w:top w:val="none" w:sz="0" w:space="0" w:color="auto"/>
                <w:left w:val="none" w:sz="0" w:space="0" w:color="auto"/>
                <w:bottom w:val="none" w:sz="0" w:space="0" w:color="auto"/>
                <w:right w:val="none" w:sz="0" w:space="0" w:color="auto"/>
              </w:divBdr>
            </w:div>
            <w:div w:id="1326593266">
              <w:marLeft w:val="0"/>
              <w:marRight w:val="0"/>
              <w:marTop w:val="0"/>
              <w:marBottom w:val="0"/>
              <w:divBdr>
                <w:top w:val="none" w:sz="0" w:space="0" w:color="auto"/>
                <w:left w:val="none" w:sz="0" w:space="0" w:color="auto"/>
                <w:bottom w:val="none" w:sz="0" w:space="0" w:color="auto"/>
                <w:right w:val="none" w:sz="0" w:space="0" w:color="auto"/>
              </w:divBdr>
            </w:div>
            <w:div w:id="787620681">
              <w:marLeft w:val="0"/>
              <w:marRight w:val="0"/>
              <w:marTop w:val="0"/>
              <w:marBottom w:val="0"/>
              <w:divBdr>
                <w:top w:val="none" w:sz="0" w:space="0" w:color="auto"/>
                <w:left w:val="none" w:sz="0" w:space="0" w:color="auto"/>
                <w:bottom w:val="none" w:sz="0" w:space="0" w:color="auto"/>
                <w:right w:val="none" w:sz="0" w:space="0" w:color="auto"/>
              </w:divBdr>
            </w:div>
            <w:div w:id="1242059420">
              <w:marLeft w:val="0"/>
              <w:marRight w:val="0"/>
              <w:marTop w:val="0"/>
              <w:marBottom w:val="0"/>
              <w:divBdr>
                <w:top w:val="none" w:sz="0" w:space="0" w:color="auto"/>
                <w:left w:val="none" w:sz="0" w:space="0" w:color="auto"/>
                <w:bottom w:val="none" w:sz="0" w:space="0" w:color="auto"/>
                <w:right w:val="none" w:sz="0" w:space="0" w:color="auto"/>
              </w:divBdr>
            </w:div>
            <w:div w:id="946274430">
              <w:marLeft w:val="0"/>
              <w:marRight w:val="0"/>
              <w:marTop w:val="0"/>
              <w:marBottom w:val="0"/>
              <w:divBdr>
                <w:top w:val="none" w:sz="0" w:space="0" w:color="auto"/>
                <w:left w:val="none" w:sz="0" w:space="0" w:color="auto"/>
                <w:bottom w:val="none" w:sz="0" w:space="0" w:color="auto"/>
                <w:right w:val="none" w:sz="0" w:space="0" w:color="auto"/>
              </w:divBdr>
            </w:div>
            <w:div w:id="2033723929">
              <w:marLeft w:val="0"/>
              <w:marRight w:val="0"/>
              <w:marTop w:val="0"/>
              <w:marBottom w:val="0"/>
              <w:divBdr>
                <w:top w:val="none" w:sz="0" w:space="0" w:color="auto"/>
                <w:left w:val="none" w:sz="0" w:space="0" w:color="auto"/>
                <w:bottom w:val="none" w:sz="0" w:space="0" w:color="auto"/>
                <w:right w:val="none" w:sz="0" w:space="0" w:color="auto"/>
              </w:divBdr>
            </w:div>
            <w:div w:id="497966295">
              <w:marLeft w:val="0"/>
              <w:marRight w:val="0"/>
              <w:marTop w:val="0"/>
              <w:marBottom w:val="0"/>
              <w:divBdr>
                <w:top w:val="none" w:sz="0" w:space="0" w:color="auto"/>
                <w:left w:val="none" w:sz="0" w:space="0" w:color="auto"/>
                <w:bottom w:val="none" w:sz="0" w:space="0" w:color="auto"/>
                <w:right w:val="none" w:sz="0" w:space="0" w:color="auto"/>
              </w:divBdr>
            </w:div>
            <w:div w:id="1495876767">
              <w:marLeft w:val="0"/>
              <w:marRight w:val="0"/>
              <w:marTop w:val="0"/>
              <w:marBottom w:val="0"/>
              <w:divBdr>
                <w:top w:val="none" w:sz="0" w:space="0" w:color="auto"/>
                <w:left w:val="none" w:sz="0" w:space="0" w:color="auto"/>
                <w:bottom w:val="none" w:sz="0" w:space="0" w:color="auto"/>
                <w:right w:val="none" w:sz="0" w:space="0" w:color="auto"/>
              </w:divBdr>
            </w:div>
            <w:div w:id="916785399">
              <w:marLeft w:val="0"/>
              <w:marRight w:val="0"/>
              <w:marTop w:val="0"/>
              <w:marBottom w:val="0"/>
              <w:divBdr>
                <w:top w:val="none" w:sz="0" w:space="0" w:color="auto"/>
                <w:left w:val="none" w:sz="0" w:space="0" w:color="auto"/>
                <w:bottom w:val="none" w:sz="0" w:space="0" w:color="auto"/>
                <w:right w:val="none" w:sz="0" w:space="0" w:color="auto"/>
              </w:divBdr>
            </w:div>
            <w:div w:id="1936935251">
              <w:marLeft w:val="0"/>
              <w:marRight w:val="0"/>
              <w:marTop w:val="0"/>
              <w:marBottom w:val="0"/>
              <w:divBdr>
                <w:top w:val="none" w:sz="0" w:space="0" w:color="auto"/>
                <w:left w:val="none" w:sz="0" w:space="0" w:color="auto"/>
                <w:bottom w:val="none" w:sz="0" w:space="0" w:color="auto"/>
                <w:right w:val="none" w:sz="0" w:space="0" w:color="auto"/>
              </w:divBdr>
            </w:div>
            <w:div w:id="340547978">
              <w:marLeft w:val="0"/>
              <w:marRight w:val="0"/>
              <w:marTop w:val="0"/>
              <w:marBottom w:val="0"/>
              <w:divBdr>
                <w:top w:val="none" w:sz="0" w:space="0" w:color="auto"/>
                <w:left w:val="none" w:sz="0" w:space="0" w:color="auto"/>
                <w:bottom w:val="none" w:sz="0" w:space="0" w:color="auto"/>
                <w:right w:val="none" w:sz="0" w:space="0" w:color="auto"/>
              </w:divBdr>
            </w:div>
            <w:div w:id="339354752">
              <w:marLeft w:val="0"/>
              <w:marRight w:val="0"/>
              <w:marTop w:val="0"/>
              <w:marBottom w:val="0"/>
              <w:divBdr>
                <w:top w:val="none" w:sz="0" w:space="0" w:color="auto"/>
                <w:left w:val="none" w:sz="0" w:space="0" w:color="auto"/>
                <w:bottom w:val="none" w:sz="0" w:space="0" w:color="auto"/>
                <w:right w:val="none" w:sz="0" w:space="0" w:color="auto"/>
              </w:divBdr>
            </w:div>
            <w:div w:id="1574661499">
              <w:marLeft w:val="0"/>
              <w:marRight w:val="0"/>
              <w:marTop w:val="0"/>
              <w:marBottom w:val="0"/>
              <w:divBdr>
                <w:top w:val="none" w:sz="0" w:space="0" w:color="auto"/>
                <w:left w:val="none" w:sz="0" w:space="0" w:color="auto"/>
                <w:bottom w:val="none" w:sz="0" w:space="0" w:color="auto"/>
                <w:right w:val="none" w:sz="0" w:space="0" w:color="auto"/>
              </w:divBdr>
            </w:div>
            <w:div w:id="564415804">
              <w:marLeft w:val="0"/>
              <w:marRight w:val="0"/>
              <w:marTop w:val="0"/>
              <w:marBottom w:val="0"/>
              <w:divBdr>
                <w:top w:val="none" w:sz="0" w:space="0" w:color="auto"/>
                <w:left w:val="none" w:sz="0" w:space="0" w:color="auto"/>
                <w:bottom w:val="none" w:sz="0" w:space="0" w:color="auto"/>
                <w:right w:val="none" w:sz="0" w:space="0" w:color="auto"/>
              </w:divBdr>
            </w:div>
            <w:div w:id="61293271">
              <w:marLeft w:val="0"/>
              <w:marRight w:val="0"/>
              <w:marTop w:val="0"/>
              <w:marBottom w:val="0"/>
              <w:divBdr>
                <w:top w:val="none" w:sz="0" w:space="0" w:color="auto"/>
                <w:left w:val="none" w:sz="0" w:space="0" w:color="auto"/>
                <w:bottom w:val="none" w:sz="0" w:space="0" w:color="auto"/>
                <w:right w:val="none" w:sz="0" w:space="0" w:color="auto"/>
              </w:divBdr>
            </w:div>
            <w:div w:id="1165365458">
              <w:marLeft w:val="0"/>
              <w:marRight w:val="0"/>
              <w:marTop w:val="0"/>
              <w:marBottom w:val="0"/>
              <w:divBdr>
                <w:top w:val="none" w:sz="0" w:space="0" w:color="auto"/>
                <w:left w:val="none" w:sz="0" w:space="0" w:color="auto"/>
                <w:bottom w:val="none" w:sz="0" w:space="0" w:color="auto"/>
                <w:right w:val="none" w:sz="0" w:space="0" w:color="auto"/>
              </w:divBdr>
            </w:div>
            <w:div w:id="1360005066">
              <w:marLeft w:val="0"/>
              <w:marRight w:val="0"/>
              <w:marTop w:val="0"/>
              <w:marBottom w:val="0"/>
              <w:divBdr>
                <w:top w:val="none" w:sz="0" w:space="0" w:color="auto"/>
                <w:left w:val="none" w:sz="0" w:space="0" w:color="auto"/>
                <w:bottom w:val="none" w:sz="0" w:space="0" w:color="auto"/>
                <w:right w:val="none" w:sz="0" w:space="0" w:color="auto"/>
              </w:divBdr>
            </w:div>
            <w:div w:id="1322007439">
              <w:marLeft w:val="0"/>
              <w:marRight w:val="0"/>
              <w:marTop w:val="0"/>
              <w:marBottom w:val="0"/>
              <w:divBdr>
                <w:top w:val="none" w:sz="0" w:space="0" w:color="auto"/>
                <w:left w:val="none" w:sz="0" w:space="0" w:color="auto"/>
                <w:bottom w:val="none" w:sz="0" w:space="0" w:color="auto"/>
                <w:right w:val="none" w:sz="0" w:space="0" w:color="auto"/>
              </w:divBdr>
            </w:div>
            <w:div w:id="1995257429">
              <w:marLeft w:val="0"/>
              <w:marRight w:val="0"/>
              <w:marTop w:val="0"/>
              <w:marBottom w:val="0"/>
              <w:divBdr>
                <w:top w:val="none" w:sz="0" w:space="0" w:color="auto"/>
                <w:left w:val="none" w:sz="0" w:space="0" w:color="auto"/>
                <w:bottom w:val="none" w:sz="0" w:space="0" w:color="auto"/>
                <w:right w:val="none" w:sz="0" w:space="0" w:color="auto"/>
              </w:divBdr>
            </w:div>
            <w:div w:id="2019574357">
              <w:marLeft w:val="0"/>
              <w:marRight w:val="0"/>
              <w:marTop w:val="0"/>
              <w:marBottom w:val="0"/>
              <w:divBdr>
                <w:top w:val="none" w:sz="0" w:space="0" w:color="auto"/>
                <w:left w:val="none" w:sz="0" w:space="0" w:color="auto"/>
                <w:bottom w:val="none" w:sz="0" w:space="0" w:color="auto"/>
                <w:right w:val="none" w:sz="0" w:space="0" w:color="auto"/>
              </w:divBdr>
            </w:div>
            <w:div w:id="1465848903">
              <w:marLeft w:val="0"/>
              <w:marRight w:val="0"/>
              <w:marTop w:val="0"/>
              <w:marBottom w:val="0"/>
              <w:divBdr>
                <w:top w:val="none" w:sz="0" w:space="0" w:color="auto"/>
                <w:left w:val="none" w:sz="0" w:space="0" w:color="auto"/>
                <w:bottom w:val="none" w:sz="0" w:space="0" w:color="auto"/>
                <w:right w:val="none" w:sz="0" w:space="0" w:color="auto"/>
              </w:divBdr>
            </w:div>
            <w:div w:id="1734767078">
              <w:marLeft w:val="0"/>
              <w:marRight w:val="0"/>
              <w:marTop w:val="0"/>
              <w:marBottom w:val="0"/>
              <w:divBdr>
                <w:top w:val="none" w:sz="0" w:space="0" w:color="auto"/>
                <w:left w:val="none" w:sz="0" w:space="0" w:color="auto"/>
                <w:bottom w:val="none" w:sz="0" w:space="0" w:color="auto"/>
                <w:right w:val="none" w:sz="0" w:space="0" w:color="auto"/>
              </w:divBdr>
            </w:div>
            <w:div w:id="620692626">
              <w:marLeft w:val="0"/>
              <w:marRight w:val="0"/>
              <w:marTop w:val="0"/>
              <w:marBottom w:val="0"/>
              <w:divBdr>
                <w:top w:val="none" w:sz="0" w:space="0" w:color="auto"/>
                <w:left w:val="none" w:sz="0" w:space="0" w:color="auto"/>
                <w:bottom w:val="none" w:sz="0" w:space="0" w:color="auto"/>
                <w:right w:val="none" w:sz="0" w:space="0" w:color="auto"/>
              </w:divBdr>
            </w:div>
            <w:div w:id="1462310164">
              <w:marLeft w:val="0"/>
              <w:marRight w:val="0"/>
              <w:marTop w:val="0"/>
              <w:marBottom w:val="0"/>
              <w:divBdr>
                <w:top w:val="none" w:sz="0" w:space="0" w:color="auto"/>
                <w:left w:val="none" w:sz="0" w:space="0" w:color="auto"/>
                <w:bottom w:val="none" w:sz="0" w:space="0" w:color="auto"/>
                <w:right w:val="none" w:sz="0" w:space="0" w:color="auto"/>
              </w:divBdr>
            </w:div>
            <w:div w:id="624848217">
              <w:marLeft w:val="0"/>
              <w:marRight w:val="0"/>
              <w:marTop w:val="0"/>
              <w:marBottom w:val="0"/>
              <w:divBdr>
                <w:top w:val="none" w:sz="0" w:space="0" w:color="auto"/>
                <w:left w:val="none" w:sz="0" w:space="0" w:color="auto"/>
                <w:bottom w:val="none" w:sz="0" w:space="0" w:color="auto"/>
                <w:right w:val="none" w:sz="0" w:space="0" w:color="auto"/>
              </w:divBdr>
            </w:div>
            <w:div w:id="214589682">
              <w:marLeft w:val="0"/>
              <w:marRight w:val="0"/>
              <w:marTop w:val="0"/>
              <w:marBottom w:val="0"/>
              <w:divBdr>
                <w:top w:val="none" w:sz="0" w:space="0" w:color="auto"/>
                <w:left w:val="none" w:sz="0" w:space="0" w:color="auto"/>
                <w:bottom w:val="none" w:sz="0" w:space="0" w:color="auto"/>
                <w:right w:val="none" w:sz="0" w:space="0" w:color="auto"/>
              </w:divBdr>
            </w:div>
            <w:div w:id="1302543785">
              <w:marLeft w:val="0"/>
              <w:marRight w:val="0"/>
              <w:marTop w:val="0"/>
              <w:marBottom w:val="0"/>
              <w:divBdr>
                <w:top w:val="none" w:sz="0" w:space="0" w:color="auto"/>
                <w:left w:val="none" w:sz="0" w:space="0" w:color="auto"/>
                <w:bottom w:val="none" w:sz="0" w:space="0" w:color="auto"/>
                <w:right w:val="none" w:sz="0" w:space="0" w:color="auto"/>
              </w:divBdr>
            </w:div>
            <w:div w:id="510609212">
              <w:marLeft w:val="0"/>
              <w:marRight w:val="0"/>
              <w:marTop w:val="0"/>
              <w:marBottom w:val="0"/>
              <w:divBdr>
                <w:top w:val="none" w:sz="0" w:space="0" w:color="auto"/>
                <w:left w:val="none" w:sz="0" w:space="0" w:color="auto"/>
                <w:bottom w:val="none" w:sz="0" w:space="0" w:color="auto"/>
                <w:right w:val="none" w:sz="0" w:space="0" w:color="auto"/>
              </w:divBdr>
            </w:div>
            <w:div w:id="1719469398">
              <w:marLeft w:val="0"/>
              <w:marRight w:val="0"/>
              <w:marTop w:val="0"/>
              <w:marBottom w:val="0"/>
              <w:divBdr>
                <w:top w:val="none" w:sz="0" w:space="0" w:color="auto"/>
                <w:left w:val="none" w:sz="0" w:space="0" w:color="auto"/>
                <w:bottom w:val="none" w:sz="0" w:space="0" w:color="auto"/>
                <w:right w:val="none" w:sz="0" w:space="0" w:color="auto"/>
              </w:divBdr>
            </w:div>
            <w:div w:id="1321233641">
              <w:marLeft w:val="0"/>
              <w:marRight w:val="0"/>
              <w:marTop w:val="0"/>
              <w:marBottom w:val="0"/>
              <w:divBdr>
                <w:top w:val="none" w:sz="0" w:space="0" w:color="auto"/>
                <w:left w:val="none" w:sz="0" w:space="0" w:color="auto"/>
                <w:bottom w:val="none" w:sz="0" w:space="0" w:color="auto"/>
                <w:right w:val="none" w:sz="0" w:space="0" w:color="auto"/>
              </w:divBdr>
            </w:div>
            <w:div w:id="1402556185">
              <w:marLeft w:val="0"/>
              <w:marRight w:val="0"/>
              <w:marTop w:val="0"/>
              <w:marBottom w:val="0"/>
              <w:divBdr>
                <w:top w:val="none" w:sz="0" w:space="0" w:color="auto"/>
                <w:left w:val="none" w:sz="0" w:space="0" w:color="auto"/>
                <w:bottom w:val="none" w:sz="0" w:space="0" w:color="auto"/>
                <w:right w:val="none" w:sz="0" w:space="0" w:color="auto"/>
              </w:divBdr>
            </w:div>
            <w:div w:id="275869704">
              <w:marLeft w:val="0"/>
              <w:marRight w:val="0"/>
              <w:marTop w:val="0"/>
              <w:marBottom w:val="0"/>
              <w:divBdr>
                <w:top w:val="none" w:sz="0" w:space="0" w:color="auto"/>
                <w:left w:val="none" w:sz="0" w:space="0" w:color="auto"/>
                <w:bottom w:val="none" w:sz="0" w:space="0" w:color="auto"/>
                <w:right w:val="none" w:sz="0" w:space="0" w:color="auto"/>
              </w:divBdr>
            </w:div>
            <w:div w:id="180097443">
              <w:marLeft w:val="0"/>
              <w:marRight w:val="0"/>
              <w:marTop w:val="0"/>
              <w:marBottom w:val="0"/>
              <w:divBdr>
                <w:top w:val="none" w:sz="0" w:space="0" w:color="auto"/>
                <w:left w:val="none" w:sz="0" w:space="0" w:color="auto"/>
                <w:bottom w:val="none" w:sz="0" w:space="0" w:color="auto"/>
                <w:right w:val="none" w:sz="0" w:space="0" w:color="auto"/>
              </w:divBdr>
            </w:div>
            <w:div w:id="536166756">
              <w:marLeft w:val="0"/>
              <w:marRight w:val="0"/>
              <w:marTop w:val="0"/>
              <w:marBottom w:val="0"/>
              <w:divBdr>
                <w:top w:val="none" w:sz="0" w:space="0" w:color="auto"/>
                <w:left w:val="none" w:sz="0" w:space="0" w:color="auto"/>
                <w:bottom w:val="none" w:sz="0" w:space="0" w:color="auto"/>
                <w:right w:val="none" w:sz="0" w:space="0" w:color="auto"/>
              </w:divBdr>
            </w:div>
            <w:div w:id="909385752">
              <w:marLeft w:val="0"/>
              <w:marRight w:val="0"/>
              <w:marTop w:val="0"/>
              <w:marBottom w:val="0"/>
              <w:divBdr>
                <w:top w:val="none" w:sz="0" w:space="0" w:color="auto"/>
                <w:left w:val="none" w:sz="0" w:space="0" w:color="auto"/>
                <w:bottom w:val="none" w:sz="0" w:space="0" w:color="auto"/>
                <w:right w:val="none" w:sz="0" w:space="0" w:color="auto"/>
              </w:divBdr>
            </w:div>
            <w:div w:id="1522160885">
              <w:marLeft w:val="0"/>
              <w:marRight w:val="0"/>
              <w:marTop w:val="0"/>
              <w:marBottom w:val="0"/>
              <w:divBdr>
                <w:top w:val="none" w:sz="0" w:space="0" w:color="auto"/>
                <w:left w:val="none" w:sz="0" w:space="0" w:color="auto"/>
                <w:bottom w:val="none" w:sz="0" w:space="0" w:color="auto"/>
                <w:right w:val="none" w:sz="0" w:space="0" w:color="auto"/>
              </w:divBdr>
            </w:div>
            <w:div w:id="1717505015">
              <w:marLeft w:val="0"/>
              <w:marRight w:val="0"/>
              <w:marTop w:val="0"/>
              <w:marBottom w:val="0"/>
              <w:divBdr>
                <w:top w:val="none" w:sz="0" w:space="0" w:color="auto"/>
                <w:left w:val="none" w:sz="0" w:space="0" w:color="auto"/>
                <w:bottom w:val="none" w:sz="0" w:space="0" w:color="auto"/>
                <w:right w:val="none" w:sz="0" w:space="0" w:color="auto"/>
              </w:divBdr>
            </w:div>
            <w:div w:id="356582078">
              <w:marLeft w:val="0"/>
              <w:marRight w:val="0"/>
              <w:marTop w:val="0"/>
              <w:marBottom w:val="0"/>
              <w:divBdr>
                <w:top w:val="none" w:sz="0" w:space="0" w:color="auto"/>
                <w:left w:val="none" w:sz="0" w:space="0" w:color="auto"/>
                <w:bottom w:val="none" w:sz="0" w:space="0" w:color="auto"/>
                <w:right w:val="none" w:sz="0" w:space="0" w:color="auto"/>
              </w:divBdr>
            </w:div>
            <w:div w:id="780344237">
              <w:marLeft w:val="0"/>
              <w:marRight w:val="0"/>
              <w:marTop w:val="0"/>
              <w:marBottom w:val="0"/>
              <w:divBdr>
                <w:top w:val="none" w:sz="0" w:space="0" w:color="auto"/>
                <w:left w:val="none" w:sz="0" w:space="0" w:color="auto"/>
                <w:bottom w:val="none" w:sz="0" w:space="0" w:color="auto"/>
                <w:right w:val="none" w:sz="0" w:space="0" w:color="auto"/>
              </w:divBdr>
            </w:div>
            <w:div w:id="1254431802">
              <w:marLeft w:val="0"/>
              <w:marRight w:val="0"/>
              <w:marTop w:val="0"/>
              <w:marBottom w:val="0"/>
              <w:divBdr>
                <w:top w:val="none" w:sz="0" w:space="0" w:color="auto"/>
                <w:left w:val="none" w:sz="0" w:space="0" w:color="auto"/>
                <w:bottom w:val="none" w:sz="0" w:space="0" w:color="auto"/>
                <w:right w:val="none" w:sz="0" w:space="0" w:color="auto"/>
              </w:divBdr>
            </w:div>
            <w:div w:id="1967731341">
              <w:marLeft w:val="0"/>
              <w:marRight w:val="0"/>
              <w:marTop w:val="0"/>
              <w:marBottom w:val="0"/>
              <w:divBdr>
                <w:top w:val="none" w:sz="0" w:space="0" w:color="auto"/>
                <w:left w:val="none" w:sz="0" w:space="0" w:color="auto"/>
                <w:bottom w:val="none" w:sz="0" w:space="0" w:color="auto"/>
                <w:right w:val="none" w:sz="0" w:space="0" w:color="auto"/>
              </w:divBdr>
            </w:div>
            <w:div w:id="1700816291">
              <w:marLeft w:val="0"/>
              <w:marRight w:val="0"/>
              <w:marTop w:val="0"/>
              <w:marBottom w:val="0"/>
              <w:divBdr>
                <w:top w:val="none" w:sz="0" w:space="0" w:color="auto"/>
                <w:left w:val="none" w:sz="0" w:space="0" w:color="auto"/>
                <w:bottom w:val="none" w:sz="0" w:space="0" w:color="auto"/>
                <w:right w:val="none" w:sz="0" w:space="0" w:color="auto"/>
              </w:divBdr>
            </w:div>
            <w:div w:id="1366295784">
              <w:marLeft w:val="0"/>
              <w:marRight w:val="0"/>
              <w:marTop w:val="0"/>
              <w:marBottom w:val="0"/>
              <w:divBdr>
                <w:top w:val="none" w:sz="0" w:space="0" w:color="auto"/>
                <w:left w:val="none" w:sz="0" w:space="0" w:color="auto"/>
                <w:bottom w:val="none" w:sz="0" w:space="0" w:color="auto"/>
                <w:right w:val="none" w:sz="0" w:space="0" w:color="auto"/>
              </w:divBdr>
            </w:div>
            <w:div w:id="791091049">
              <w:marLeft w:val="0"/>
              <w:marRight w:val="0"/>
              <w:marTop w:val="0"/>
              <w:marBottom w:val="0"/>
              <w:divBdr>
                <w:top w:val="none" w:sz="0" w:space="0" w:color="auto"/>
                <w:left w:val="none" w:sz="0" w:space="0" w:color="auto"/>
                <w:bottom w:val="none" w:sz="0" w:space="0" w:color="auto"/>
                <w:right w:val="none" w:sz="0" w:space="0" w:color="auto"/>
              </w:divBdr>
            </w:div>
            <w:div w:id="847257207">
              <w:marLeft w:val="0"/>
              <w:marRight w:val="0"/>
              <w:marTop w:val="0"/>
              <w:marBottom w:val="0"/>
              <w:divBdr>
                <w:top w:val="none" w:sz="0" w:space="0" w:color="auto"/>
                <w:left w:val="none" w:sz="0" w:space="0" w:color="auto"/>
                <w:bottom w:val="none" w:sz="0" w:space="0" w:color="auto"/>
                <w:right w:val="none" w:sz="0" w:space="0" w:color="auto"/>
              </w:divBdr>
            </w:div>
            <w:div w:id="1321696883">
              <w:marLeft w:val="0"/>
              <w:marRight w:val="0"/>
              <w:marTop w:val="0"/>
              <w:marBottom w:val="0"/>
              <w:divBdr>
                <w:top w:val="none" w:sz="0" w:space="0" w:color="auto"/>
                <w:left w:val="none" w:sz="0" w:space="0" w:color="auto"/>
                <w:bottom w:val="none" w:sz="0" w:space="0" w:color="auto"/>
                <w:right w:val="none" w:sz="0" w:space="0" w:color="auto"/>
              </w:divBdr>
            </w:div>
            <w:div w:id="541982808">
              <w:marLeft w:val="0"/>
              <w:marRight w:val="0"/>
              <w:marTop w:val="0"/>
              <w:marBottom w:val="0"/>
              <w:divBdr>
                <w:top w:val="none" w:sz="0" w:space="0" w:color="auto"/>
                <w:left w:val="none" w:sz="0" w:space="0" w:color="auto"/>
                <w:bottom w:val="none" w:sz="0" w:space="0" w:color="auto"/>
                <w:right w:val="none" w:sz="0" w:space="0" w:color="auto"/>
              </w:divBdr>
            </w:div>
            <w:div w:id="1119909974">
              <w:marLeft w:val="0"/>
              <w:marRight w:val="0"/>
              <w:marTop w:val="0"/>
              <w:marBottom w:val="0"/>
              <w:divBdr>
                <w:top w:val="none" w:sz="0" w:space="0" w:color="auto"/>
                <w:left w:val="none" w:sz="0" w:space="0" w:color="auto"/>
                <w:bottom w:val="none" w:sz="0" w:space="0" w:color="auto"/>
                <w:right w:val="none" w:sz="0" w:space="0" w:color="auto"/>
              </w:divBdr>
            </w:div>
            <w:div w:id="754400575">
              <w:marLeft w:val="0"/>
              <w:marRight w:val="0"/>
              <w:marTop w:val="0"/>
              <w:marBottom w:val="0"/>
              <w:divBdr>
                <w:top w:val="none" w:sz="0" w:space="0" w:color="auto"/>
                <w:left w:val="none" w:sz="0" w:space="0" w:color="auto"/>
                <w:bottom w:val="none" w:sz="0" w:space="0" w:color="auto"/>
                <w:right w:val="none" w:sz="0" w:space="0" w:color="auto"/>
              </w:divBdr>
            </w:div>
            <w:div w:id="573440032">
              <w:marLeft w:val="0"/>
              <w:marRight w:val="0"/>
              <w:marTop w:val="0"/>
              <w:marBottom w:val="0"/>
              <w:divBdr>
                <w:top w:val="none" w:sz="0" w:space="0" w:color="auto"/>
                <w:left w:val="none" w:sz="0" w:space="0" w:color="auto"/>
                <w:bottom w:val="none" w:sz="0" w:space="0" w:color="auto"/>
                <w:right w:val="none" w:sz="0" w:space="0" w:color="auto"/>
              </w:divBdr>
            </w:div>
            <w:div w:id="1556156981">
              <w:marLeft w:val="0"/>
              <w:marRight w:val="0"/>
              <w:marTop w:val="0"/>
              <w:marBottom w:val="0"/>
              <w:divBdr>
                <w:top w:val="none" w:sz="0" w:space="0" w:color="auto"/>
                <w:left w:val="none" w:sz="0" w:space="0" w:color="auto"/>
                <w:bottom w:val="none" w:sz="0" w:space="0" w:color="auto"/>
                <w:right w:val="none" w:sz="0" w:space="0" w:color="auto"/>
              </w:divBdr>
            </w:div>
            <w:div w:id="129248392">
              <w:marLeft w:val="0"/>
              <w:marRight w:val="0"/>
              <w:marTop w:val="0"/>
              <w:marBottom w:val="0"/>
              <w:divBdr>
                <w:top w:val="none" w:sz="0" w:space="0" w:color="auto"/>
                <w:left w:val="none" w:sz="0" w:space="0" w:color="auto"/>
                <w:bottom w:val="none" w:sz="0" w:space="0" w:color="auto"/>
                <w:right w:val="none" w:sz="0" w:space="0" w:color="auto"/>
              </w:divBdr>
            </w:div>
            <w:div w:id="1969043852">
              <w:marLeft w:val="0"/>
              <w:marRight w:val="0"/>
              <w:marTop w:val="0"/>
              <w:marBottom w:val="0"/>
              <w:divBdr>
                <w:top w:val="none" w:sz="0" w:space="0" w:color="auto"/>
                <w:left w:val="none" w:sz="0" w:space="0" w:color="auto"/>
                <w:bottom w:val="none" w:sz="0" w:space="0" w:color="auto"/>
                <w:right w:val="none" w:sz="0" w:space="0" w:color="auto"/>
              </w:divBdr>
            </w:div>
          </w:divsChild>
        </w:div>
        <w:div w:id="1893038309">
          <w:marLeft w:val="0"/>
          <w:marRight w:val="0"/>
          <w:marTop w:val="0"/>
          <w:marBottom w:val="0"/>
          <w:divBdr>
            <w:top w:val="single" w:sz="6" w:space="4" w:color="0C1F30"/>
            <w:left w:val="none" w:sz="0" w:space="4" w:color="0C1F30"/>
            <w:bottom w:val="none" w:sz="0" w:space="4" w:color="0C1F30"/>
            <w:right w:val="none" w:sz="0" w:space="4" w:color="0C1F30"/>
          </w:divBdr>
        </w:div>
      </w:divsChild>
    </w:div>
    <w:div w:id="574509231">
      <w:bodyDiv w:val="1"/>
      <w:marLeft w:val="0"/>
      <w:marRight w:val="0"/>
      <w:marTop w:val="0"/>
      <w:marBottom w:val="0"/>
      <w:divBdr>
        <w:top w:val="none" w:sz="0" w:space="0" w:color="auto"/>
        <w:left w:val="none" w:sz="0" w:space="0" w:color="auto"/>
        <w:bottom w:val="none" w:sz="0" w:space="0" w:color="auto"/>
        <w:right w:val="none" w:sz="0" w:space="0" w:color="auto"/>
      </w:divBdr>
    </w:div>
    <w:div w:id="826819613">
      <w:bodyDiv w:val="1"/>
      <w:marLeft w:val="0"/>
      <w:marRight w:val="0"/>
      <w:marTop w:val="0"/>
      <w:marBottom w:val="0"/>
      <w:divBdr>
        <w:top w:val="none" w:sz="0" w:space="0" w:color="auto"/>
        <w:left w:val="none" w:sz="0" w:space="0" w:color="auto"/>
        <w:bottom w:val="none" w:sz="0" w:space="0" w:color="auto"/>
        <w:right w:val="none" w:sz="0" w:space="0" w:color="auto"/>
      </w:divBdr>
    </w:div>
    <w:div w:id="852958249">
      <w:bodyDiv w:val="1"/>
      <w:marLeft w:val="0"/>
      <w:marRight w:val="0"/>
      <w:marTop w:val="0"/>
      <w:marBottom w:val="0"/>
      <w:divBdr>
        <w:top w:val="none" w:sz="0" w:space="0" w:color="auto"/>
        <w:left w:val="none" w:sz="0" w:space="0" w:color="auto"/>
        <w:bottom w:val="none" w:sz="0" w:space="0" w:color="auto"/>
        <w:right w:val="none" w:sz="0" w:space="0" w:color="auto"/>
      </w:divBdr>
    </w:div>
    <w:div w:id="902759429">
      <w:bodyDiv w:val="1"/>
      <w:marLeft w:val="0"/>
      <w:marRight w:val="0"/>
      <w:marTop w:val="0"/>
      <w:marBottom w:val="0"/>
      <w:divBdr>
        <w:top w:val="none" w:sz="0" w:space="0" w:color="auto"/>
        <w:left w:val="none" w:sz="0" w:space="0" w:color="auto"/>
        <w:bottom w:val="none" w:sz="0" w:space="0" w:color="auto"/>
        <w:right w:val="none" w:sz="0" w:space="0" w:color="auto"/>
      </w:divBdr>
    </w:div>
    <w:div w:id="1052121324">
      <w:bodyDiv w:val="1"/>
      <w:marLeft w:val="0"/>
      <w:marRight w:val="0"/>
      <w:marTop w:val="0"/>
      <w:marBottom w:val="0"/>
      <w:divBdr>
        <w:top w:val="none" w:sz="0" w:space="0" w:color="auto"/>
        <w:left w:val="none" w:sz="0" w:space="0" w:color="auto"/>
        <w:bottom w:val="none" w:sz="0" w:space="0" w:color="auto"/>
        <w:right w:val="none" w:sz="0" w:space="0" w:color="auto"/>
      </w:divBdr>
      <w:divsChild>
        <w:div w:id="1958021445">
          <w:marLeft w:val="0"/>
          <w:marRight w:val="0"/>
          <w:marTop w:val="0"/>
          <w:marBottom w:val="0"/>
          <w:divBdr>
            <w:top w:val="none" w:sz="0" w:space="0" w:color="auto"/>
            <w:left w:val="none" w:sz="0" w:space="0" w:color="auto"/>
            <w:bottom w:val="none" w:sz="0" w:space="0" w:color="auto"/>
            <w:right w:val="none" w:sz="0" w:space="0" w:color="auto"/>
          </w:divBdr>
          <w:divsChild>
            <w:div w:id="1166631419">
              <w:marLeft w:val="0"/>
              <w:marRight w:val="0"/>
              <w:marTop w:val="0"/>
              <w:marBottom w:val="0"/>
              <w:divBdr>
                <w:top w:val="none" w:sz="0" w:space="0" w:color="auto"/>
                <w:left w:val="none" w:sz="0" w:space="0" w:color="auto"/>
                <w:bottom w:val="none" w:sz="0" w:space="0" w:color="auto"/>
                <w:right w:val="none" w:sz="0" w:space="0" w:color="auto"/>
              </w:divBdr>
              <w:divsChild>
                <w:div w:id="876043089">
                  <w:marLeft w:val="0"/>
                  <w:marRight w:val="0"/>
                  <w:marTop w:val="0"/>
                  <w:marBottom w:val="0"/>
                  <w:divBdr>
                    <w:top w:val="none" w:sz="0" w:space="0" w:color="auto"/>
                    <w:left w:val="none" w:sz="0" w:space="0" w:color="auto"/>
                    <w:bottom w:val="none" w:sz="0" w:space="0" w:color="auto"/>
                    <w:right w:val="none" w:sz="0" w:space="0" w:color="auto"/>
                  </w:divBdr>
                  <w:divsChild>
                    <w:div w:id="2039768926">
                      <w:marLeft w:val="0"/>
                      <w:marRight w:val="150"/>
                      <w:marTop w:val="0"/>
                      <w:marBottom w:val="0"/>
                      <w:divBdr>
                        <w:top w:val="none" w:sz="0" w:space="0" w:color="auto"/>
                        <w:left w:val="none" w:sz="0" w:space="0" w:color="auto"/>
                        <w:bottom w:val="none" w:sz="0" w:space="0" w:color="auto"/>
                        <w:right w:val="none" w:sz="0" w:space="0" w:color="auto"/>
                      </w:divBdr>
                    </w:div>
                    <w:div w:id="963387026">
                      <w:marLeft w:val="0"/>
                      <w:marRight w:val="150"/>
                      <w:marTop w:val="0"/>
                      <w:marBottom w:val="0"/>
                      <w:divBdr>
                        <w:top w:val="none" w:sz="0" w:space="0" w:color="auto"/>
                        <w:left w:val="none" w:sz="0" w:space="0" w:color="auto"/>
                        <w:bottom w:val="none" w:sz="0" w:space="0" w:color="auto"/>
                        <w:right w:val="none" w:sz="0" w:space="0" w:color="auto"/>
                      </w:divBdr>
                      <w:divsChild>
                        <w:div w:id="938490722">
                          <w:marLeft w:val="0"/>
                          <w:marRight w:val="150"/>
                          <w:marTop w:val="0"/>
                          <w:marBottom w:val="0"/>
                          <w:divBdr>
                            <w:top w:val="none" w:sz="0" w:space="0" w:color="auto"/>
                            <w:left w:val="none" w:sz="0" w:space="0" w:color="auto"/>
                            <w:bottom w:val="none" w:sz="0" w:space="0" w:color="auto"/>
                            <w:right w:val="none" w:sz="0" w:space="0" w:color="auto"/>
                          </w:divBdr>
                        </w:div>
                      </w:divsChild>
                    </w:div>
                    <w:div w:id="913515962">
                      <w:marLeft w:val="0"/>
                      <w:marRight w:val="150"/>
                      <w:marTop w:val="0"/>
                      <w:marBottom w:val="0"/>
                      <w:divBdr>
                        <w:top w:val="none" w:sz="0" w:space="0" w:color="auto"/>
                        <w:left w:val="none" w:sz="0" w:space="0" w:color="auto"/>
                        <w:bottom w:val="none" w:sz="0" w:space="0" w:color="auto"/>
                        <w:right w:val="none" w:sz="0" w:space="0" w:color="auto"/>
                      </w:divBdr>
                      <w:divsChild>
                        <w:div w:id="1349019803">
                          <w:marLeft w:val="0"/>
                          <w:marRight w:val="150"/>
                          <w:marTop w:val="0"/>
                          <w:marBottom w:val="0"/>
                          <w:divBdr>
                            <w:top w:val="none" w:sz="0" w:space="0" w:color="auto"/>
                            <w:left w:val="none" w:sz="0" w:space="0" w:color="auto"/>
                            <w:bottom w:val="none" w:sz="0" w:space="0" w:color="auto"/>
                            <w:right w:val="none" w:sz="0" w:space="0" w:color="auto"/>
                          </w:divBdr>
                        </w:div>
                      </w:divsChild>
                    </w:div>
                    <w:div w:id="183523839">
                      <w:marLeft w:val="0"/>
                      <w:marRight w:val="150"/>
                      <w:marTop w:val="0"/>
                      <w:marBottom w:val="0"/>
                      <w:divBdr>
                        <w:top w:val="none" w:sz="0" w:space="0" w:color="auto"/>
                        <w:left w:val="none" w:sz="0" w:space="0" w:color="auto"/>
                        <w:bottom w:val="none" w:sz="0" w:space="0" w:color="auto"/>
                        <w:right w:val="none" w:sz="0" w:space="0" w:color="auto"/>
                      </w:divBdr>
                      <w:divsChild>
                        <w:div w:id="1384020724">
                          <w:marLeft w:val="0"/>
                          <w:marRight w:val="150"/>
                          <w:marTop w:val="0"/>
                          <w:marBottom w:val="0"/>
                          <w:divBdr>
                            <w:top w:val="none" w:sz="0" w:space="0" w:color="auto"/>
                            <w:left w:val="none" w:sz="0" w:space="0" w:color="auto"/>
                            <w:bottom w:val="none" w:sz="0" w:space="0" w:color="auto"/>
                            <w:right w:val="none" w:sz="0" w:space="0" w:color="auto"/>
                          </w:divBdr>
                        </w:div>
                      </w:divsChild>
                    </w:div>
                    <w:div w:id="989287589">
                      <w:marLeft w:val="0"/>
                      <w:marRight w:val="150"/>
                      <w:marTop w:val="0"/>
                      <w:marBottom w:val="0"/>
                      <w:divBdr>
                        <w:top w:val="none" w:sz="0" w:space="0" w:color="auto"/>
                        <w:left w:val="none" w:sz="0" w:space="0" w:color="auto"/>
                        <w:bottom w:val="none" w:sz="0" w:space="0" w:color="auto"/>
                        <w:right w:val="none" w:sz="0" w:space="0" w:color="auto"/>
                      </w:divBdr>
                      <w:divsChild>
                        <w:div w:id="1012148835">
                          <w:marLeft w:val="0"/>
                          <w:marRight w:val="150"/>
                          <w:marTop w:val="0"/>
                          <w:marBottom w:val="0"/>
                          <w:divBdr>
                            <w:top w:val="none" w:sz="0" w:space="0" w:color="auto"/>
                            <w:left w:val="none" w:sz="0" w:space="0" w:color="auto"/>
                            <w:bottom w:val="none" w:sz="0" w:space="0" w:color="auto"/>
                            <w:right w:val="none" w:sz="0" w:space="0" w:color="auto"/>
                          </w:divBdr>
                        </w:div>
                      </w:divsChild>
                    </w:div>
                    <w:div w:id="662783355">
                      <w:marLeft w:val="0"/>
                      <w:marRight w:val="150"/>
                      <w:marTop w:val="0"/>
                      <w:marBottom w:val="0"/>
                      <w:divBdr>
                        <w:top w:val="none" w:sz="0" w:space="0" w:color="auto"/>
                        <w:left w:val="none" w:sz="0" w:space="0" w:color="auto"/>
                        <w:bottom w:val="none" w:sz="0" w:space="0" w:color="auto"/>
                        <w:right w:val="none" w:sz="0" w:space="0" w:color="auto"/>
                      </w:divBdr>
                      <w:divsChild>
                        <w:div w:id="1476214389">
                          <w:marLeft w:val="0"/>
                          <w:marRight w:val="150"/>
                          <w:marTop w:val="0"/>
                          <w:marBottom w:val="0"/>
                          <w:divBdr>
                            <w:top w:val="none" w:sz="0" w:space="0" w:color="auto"/>
                            <w:left w:val="none" w:sz="0" w:space="0" w:color="auto"/>
                            <w:bottom w:val="none" w:sz="0" w:space="0" w:color="auto"/>
                            <w:right w:val="none" w:sz="0" w:space="0" w:color="auto"/>
                          </w:divBdr>
                        </w:div>
                      </w:divsChild>
                    </w:div>
                    <w:div w:id="1531380716">
                      <w:marLeft w:val="0"/>
                      <w:marRight w:val="150"/>
                      <w:marTop w:val="0"/>
                      <w:marBottom w:val="0"/>
                      <w:divBdr>
                        <w:top w:val="none" w:sz="0" w:space="0" w:color="auto"/>
                        <w:left w:val="none" w:sz="0" w:space="0" w:color="auto"/>
                        <w:bottom w:val="none" w:sz="0" w:space="0" w:color="auto"/>
                        <w:right w:val="none" w:sz="0" w:space="0" w:color="auto"/>
                      </w:divBdr>
                      <w:divsChild>
                        <w:div w:id="2685145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1213933">
              <w:marLeft w:val="0"/>
              <w:marRight w:val="0"/>
              <w:marTop w:val="0"/>
              <w:marBottom w:val="0"/>
              <w:divBdr>
                <w:top w:val="none" w:sz="0" w:space="0" w:color="auto"/>
                <w:left w:val="none" w:sz="0" w:space="0" w:color="auto"/>
                <w:bottom w:val="none" w:sz="0" w:space="0" w:color="auto"/>
                <w:right w:val="none" w:sz="0" w:space="0" w:color="auto"/>
              </w:divBdr>
            </w:div>
            <w:div w:id="549459564">
              <w:marLeft w:val="0"/>
              <w:marRight w:val="0"/>
              <w:marTop w:val="0"/>
              <w:marBottom w:val="0"/>
              <w:divBdr>
                <w:top w:val="none" w:sz="0" w:space="0" w:color="auto"/>
                <w:left w:val="none" w:sz="0" w:space="0" w:color="auto"/>
                <w:bottom w:val="none" w:sz="0" w:space="0" w:color="auto"/>
                <w:right w:val="none" w:sz="0" w:space="0" w:color="auto"/>
              </w:divBdr>
            </w:div>
            <w:div w:id="987901914">
              <w:marLeft w:val="0"/>
              <w:marRight w:val="0"/>
              <w:marTop w:val="0"/>
              <w:marBottom w:val="0"/>
              <w:divBdr>
                <w:top w:val="none" w:sz="0" w:space="0" w:color="auto"/>
                <w:left w:val="none" w:sz="0" w:space="0" w:color="auto"/>
                <w:bottom w:val="none" w:sz="0" w:space="0" w:color="auto"/>
                <w:right w:val="none" w:sz="0" w:space="0" w:color="auto"/>
              </w:divBdr>
            </w:div>
            <w:div w:id="1562641918">
              <w:marLeft w:val="0"/>
              <w:marRight w:val="0"/>
              <w:marTop w:val="0"/>
              <w:marBottom w:val="0"/>
              <w:divBdr>
                <w:top w:val="none" w:sz="0" w:space="0" w:color="auto"/>
                <w:left w:val="none" w:sz="0" w:space="0" w:color="auto"/>
                <w:bottom w:val="none" w:sz="0" w:space="0" w:color="auto"/>
                <w:right w:val="none" w:sz="0" w:space="0" w:color="auto"/>
              </w:divBdr>
            </w:div>
            <w:div w:id="1479107420">
              <w:marLeft w:val="0"/>
              <w:marRight w:val="0"/>
              <w:marTop w:val="0"/>
              <w:marBottom w:val="0"/>
              <w:divBdr>
                <w:top w:val="none" w:sz="0" w:space="0" w:color="auto"/>
                <w:left w:val="none" w:sz="0" w:space="0" w:color="auto"/>
                <w:bottom w:val="none" w:sz="0" w:space="0" w:color="auto"/>
                <w:right w:val="none" w:sz="0" w:space="0" w:color="auto"/>
              </w:divBdr>
            </w:div>
            <w:div w:id="1968505755">
              <w:marLeft w:val="0"/>
              <w:marRight w:val="0"/>
              <w:marTop w:val="0"/>
              <w:marBottom w:val="0"/>
              <w:divBdr>
                <w:top w:val="none" w:sz="0" w:space="0" w:color="auto"/>
                <w:left w:val="none" w:sz="0" w:space="0" w:color="auto"/>
                <w:bottom w:val="none" w:sz="0" w:space="0" w:color="auto"/>
                <w:right w:val="none" w:sz="0" w:space="0" w:color="auto"/>
              </w:divBdr>
            </w:div>
            <w:div w:id="1241252290">
              <w:marLeft w:val="0"/>
              <w:marRight w:val="0"/>
              <w:marTop w:val="0"/>
              <w:marBottom w:val="0"/>
              <w:divBdr>
                <w:top w:val="none" w:sz="0" w:space="0" w:color="auto"/>
                <w:left w:val="none" w:sz="0" w:space="0" w:color="auto"/>
                <w:bottom w:val="none" w:sz="0" w:space="0" w:color="auto"/>
                <w:right w:val="none" w:sz="0" w:space="0" w:color="auto"/>
              </w:divBdr>
            </w:div>
            <w:div w:id="1689989022">
              <w:marLeft w:val="0"/>
              <w:marRight w:val="0"/>
              <w:marTop w:val="0"/>
              <w:marBottom w:val="0"/>
              <w:divBdr>
                <w:top w:val="none" w:sz="0" w:space="0" w:color="auto"/>
                <w:left w:val="none" w:sz="0" w:space="0" w:color="auto"/>
                <w:bottom w:val="none" w:sz="0" w:space="0" w:color="auto"/>
                <w:right w:val="none" w:sz="0" w:space="0" w:color="auto"/>
              </w:divBdr>
            </w:div>
            <w:div w:id="1183933304">
              <w:marLeft w:val="0"/>
              <w:marRight w:val="0"/>
              <w:marTop w:val="0"/>
              <w:marBottom w:val="0"/>
              <w:divBdr>
                <w:top w:val="none" w:sz="0" w:space="0" w:color="auto"/>
                <w:left w:val="none" w:sz="0" w:space="0" w:color="auto"/>
                <w:bottom w:val="none" w:sz="0" w:space="0" w:color="auto"/>
                <w:right w:val="none" w:sz="0" w:space="0" w:color="auto"/>
              </w:divBdr>
            </w:div>
            <w:div w:id="538277764">
              <w:marLeft w:val="0"/>
              <w:marRight w:val="0"/>
              <w:marTop w:val="0"/>
              <w:marBottom w:val="0"/>
              <w:divBdr>
                <w:top w:val="none" w:sz="0" w:space="0" w:color="auto"/>
                <w:left w:val="none" w:sz="0" w:space="0" w:color="auto"/>
                <w:bottom w:val="none" w:sz="0" w:space="0" w:color="auto"/>
                <w:right w:val="none" w:sz="0" w:space="0" w:color="auto"/>
              </w:divBdr>
            </w:div>
            <w:div w:id="994069654">
              <w:marLeft w:val="0"/>
              <w:marRight w:val="0"/>
              <w:marTop w:val="0"/>
              <w:marBottom w:val="0"/>
              <w:divBdr>
                <w:top w:val="none" w:sz="0" w:space="0" w:color="auto"/>
                <w:left w:val="none" w:sz="0" w:space="0" w:color="auto"/>
                <w:bottom w:val="none" w:sz="0" w:space="0" w:color="auto"/>
                <w:right w:val="none" w:sz="0" w:space="0" w:color="auto"/>
              </w:divBdr>
            </w:div>
            <w:div w:id="679354933">
              <w:marLeft w:val="0"/>
              <w:marRight w:val="0"/>
              <w:marTop w:val="0"/>
              <w:marBottom w:val="0"/>
              <w:divBdr>
                <w:top w:val="none" w:sz="0" w:space="0" w:color="auto"/>
                <w:left w:val="none" w:sz="0" w:space="0" w:color="auto"/>
                <w:bottom w:val="none" w:sz="0" w:space="0" w:color="auto"/>
                <w:right w:val="none" w:sz="0" w:space="0" w:color="auto"/>
              </w:divBdr>
            </w:div>
            <w:div w:id="1424909481">
              <w:marLeft w:val="0"/>
              <w:marRight w:val="0"/>
              <w:marTop w:val="0"/>
              <w:marBottom w:val="0"/>
              <w:divBdr>
                <w:top w:val="none" w:sz="0" w:space="0" w:color="auto"/>
                <w:left w:val="none" w:sz="0" w:space="0" w:color="auto"/>
                <w:bottom w:val="none" w:sz="0" w:space="0" w:color="auto"/>
                <w:right w:val="none" w:sz="0" w:space="0" w:color="auto"/>
              </w:divBdr>
            </w:div>
            <w:div w:id="1432357090">
              <w:marLeft w:val="0"/>
              <w:marRight w:val="0"/>
              <w:marTop w:val="0"/>
              <w:marBottom w:val="0"/>
              <w:divBdr>
                <w:top w:val="none" w:sz="0" w:space="0" w:color="auto"/>
                <w:left w:val="none" w:sz="0" w:space="0" w:color="auto"/>
                <w:bottom w:val="none" w:sz="0" w:space="0" w:color="auto"/>
                <w:right w:val="none" w:sz="0" w:space="0" w:color="auto"/>
              </w:divBdr>
            </w:div>
            <w:div w:id="1100220186">
              <w:marLeft w:val="0"/>
              <w:marRight w:val="0"/>
              <w:marTop w:val="0"/>
              <w:marBottom w:val="0"/>
              <w:divBdr>
                <w:top w:val="none" w:sz="0" w:space="0" w:color="auto"/>
                <w:left w:val="none" w:sz="0" w:space="0" w:color="auto"/>
                <w:bottom w:val="none" w:sz="0" w:space="0" w:color="auto"/>
                <w:right w:val="none" w:sz="0" w:space="0" w:color="auto"/>
              </w:divBdr>
            </w:div>
            <w:div w:id="6563576">
              <w:marLeft w:val="0"/>
              <w:marRight w:val="0"/>
              <w:marTop w:val="0"/>
              <w:marBottom w:val="0"/>
              <w:divBdr>
                <w:top w:val="none" w:sz="0" w:space="0" w:color="auto"/>
                <w:left w:val="none" w:sz="0" w:space="0" w:color="auto"/>
                <w:bottom w:val="none" w:sz="0" w:space="0" w:color="auto"/>
                <w:right w:val="none" w:sz="0" w:space="0" w:color="auto"/>
              </w:divBdr>
            </w:div>
            <w:div w:id="347678074">
              <w:marLeft w:val="0"/>
              <w:marRight w:val="0"/>
              <w:marTop w:val="0"/>
              <w:marBottom w:val="0"/>
              <w:divBdr>
                <w:top w:val="none" w:sz="0" w:space="0" w:color="auto"/>
                <w:left w:val="none" w:sz="0" w:space="0" w:color="auto"/>
                <w:bottom w:val="none" w:sz="0" w:space="0" w:color="auto"/>
                <w:right w:val="none" w:sz="0" w:space="0" w:color="auto"/>
              </w:divBdr>
            </w:div>
            <w:div w:id="1188450957">
              <w:marLeft w:val="0"/>
              <w:marRight w:val="0"/>
              <w:marTop w:val="0"/>
              <w:marBottom w:val="0"/>
              <w:divBdr>
                <w:top w:val="none" w:sz="0" w:space="0" w:color="auto"/>
                <w:left w:val="none" w:sz="0" w:space="0" w:color="auto"/>
                <w:bottom w:val="none" w:sz="0" w:space="0" w:color="auto"/>
                <w:right w:val="none" w:sz="0" w:space="0" w:color="auto"/>
              </w:divBdr>
            </w:div>
            <w:div w:id="300236529">
              <w:marLeft w:val="0"/>
              <w:marRight w:val="0"/>
              <w:marTop w:val="0"/>
              <w:marBottom w:val="0"/>
              <w:divBdr>
                <w:top w:val="none" w:sz="0" w:space="0" w:color="auto"/>
                <w:left w:val="none" w:sz="0" w:space="0" w:color="auto"/>
                <w:bottom w:val="none" w:sz="0" w:space="0" w:color="auto"/>
                <w:right w:val="none" w:sz="0" w:space="0" w:color="auto"/>
              </w:divBdr>
            </w:div>
            <w:div w:id="1343506156">
              <w:marLeft w:val="0"/>
              <w:marRight w:val="0"/>
              <w:marTop w:val="0"/>
              <w:marBottom w:val="0"/>
              <w:divBdr>
                <w:top w:val="none" w:sz="0" w:space="0" w:color="auto"/>
                <w:left w:val="none" w:sz="0" w:space="0" w:color="auto"/>
                <w:bottom w:val="none" w:sz="0" w:space="0" w:color="auto"/>
                <w:right w:val="none" w:sz="0" w:space="0" w:color="auto"/>
              </w:divBdr>
            </w:div>
            <w:div w:id="1948199251">
              <w:marLeft w:val="0"/>
              <w:marRight w:val="0"/>
              <w:marTop w:val="0"/>
              <w:marBottom w:val="0"/>
              <w:divBdr>
                <w:top w:val="none" w:sz="0" w:space="0" w:color="auto"/>
                <w:left w:val="none" w:sz="0" w:space="0" w:color="auto"/>
                <w:bottom w:val="none" w:sz="0" w:space="0" w:color="auto"/>
                <w:right w:val="none" w:sz="0" w:space="0" w:color="auto"/>
              </w:divBdr>
            </w:div>
            <w:div w:id="1776174951">
              <w:marLeft w:val="0"/>
              <w:marRight w:val="0"/>
              <w:marTop w:val="0"/>
              <w:marBottom w:val="0"/>
              <w:divBdr>
                <w:top w:val="none" w:sz="0" w:space="0" w:color="auto"/>
                <w:left w:val="none" w:sz="0" w:space="0" w:color="auto"/>
                <w:bottom w:val="none" w:sz="0" w:space="0" w:color="auto"/>
                <w:right w:val="none" w:sz="0" w:space="0" w:color="auto"/>
              </w:divBdr>
            </w:div>
            <w:div w:id="1225529976">
              <w:marLeft w:val="0"/>
              <w:marRight w:val="0"/>
              <w:marTop w:val="0"/>
              <w:marBottom w:val="0"/>
              <w:divBdr>
                <w:top w:val="none" w:sz="0" w:space="0" w:color="auto"/>
                <w:left w:val="none" w:sz="0" w:space="0" w:color="auto"/>
                <w:bottom w:val="none" w:sz="0" w:space="0" w:color="auto"/>
                <w:right w:val="none" w:sz="0" w:space="0" w:color="auto"/>
              </w:divBdr>
            </w:div>
            <w:div w:id="1942253546">
              <w:marLeft w:val="0"/>
              <w:marRight w:val="0"/>
              <w:marTop w:val="0"/>
              <w:marBottom w:val="0"/>
              <w:divBdr>
                <w:top w:val="none" w:sz="0" w:space="0" w:color="auto"/>
                <w:left w:val="none" w:sz="0" w:space="0" w:color="auto"/>
                <w:bottom w:val="none" w:sz="0" w:space="0" w:color="auto"/>
                <w:right w:val="none" w:sz="0" w:space="0" w:color="auto"/>
              </w:divBdr>
            </w:div>
            <w:div w:id="2104953599">
              <w:marLeft w:val="0"/>
              <w:marRight w:val="0"/>
              <w:marTop w:val="0"/>
              <w:marBottom w:val="0"/>
              <w:divBdr>
                <w:top w:val="none" w:sz="0" w:space="0" w:color="auto"/>
                <w:left w:val="none" w:sz="0" w:space="0" w:color="auto"/>
                <w:bottom w:val="none" w:sz="0" w:space="0" w:color="auto"/>
                <w:right w:val="none" w:sz="0" w:space="0" w:color="auto"/>
              </w:divBdr>
            </w:div>
            <w:div w:id="1993949232">
              <w:marLeft w:val="0"/>
              <w:marRight w:val="0"/>
              <w:marTop w:val="0"/>
              <w:marBottom w:val="0"/>
              <w:divBdr>
                <w:top w:val="none" w:sz="0" w:space="0" w:color="auto"/>
                <w:left w:val="none" w:sz="0" w:space="0" w:color="auto"/>
                <w:bottom w:val="none" w:sz="0" w:space="0" w:color="auto"/>
                <w:right w:val="none" w:sz="0" w:space="0" w:color="auto"/>
              </w:divBdr>
            </w:div>
            <w:div w:id="80562445">
              <w:marLeft w:val="0"/>
              <w:marRight w:val="0"/>
              <w:marTop w:val="0"/>
              <w:marBottom w:val="0"/>
              <w:divBdr>
                <w:top w:val="none" w:sz="0" w:space="0" w:color="auto"/>
                <w:left w:val="none" w:sz="0" w:space="0" w:color="auto"/>
                <w:bottom w:val="none" w:sz="0" w:space="0" w:color="auto"/>
                <w:right w:val="none" w:sz="0" w:space="0" w:color="auto"/>
              </w:divBdr>
            </w:div>
            <w:div w:id="509877766">
              <w:marLeft w:val="0"/>
              <w:marRight w:val="0"/>
              <w:marTop w:val="0"/>
              <w:marBottom w:val="0"/>
              <w:divBdr>
                <w:top w:val="none" w:sz="0" w:space="0" w:color="auto"/>
                <w:left w:val="none" w:sz="0" w:space="0" w:color="auto"/>
                <w:bottom w:val="none" w:sz="0" w:space="0" w:color="auto"/>
                <w:right w:val="none" w:sz="0" w:space="0" w:color="auto"/>
              </w:divBdr>
            </w:div>
            <w:div w:id="1592931245">
              <w:marLeft w:val="0"/>
              <w:marRight w:val="0"/>
              <w:marTop w:val="0"/>
              <w:marBottom w:val="0"/>
              <w:divBdr>
                <w:top w:val="none" w:sz="0" w:space="0" w:color="auto"/>
                <w:left w:val="none" w:sz="0" w:space="0" w:color="auto"/>
                <w:bottom w:val="none" w:sz="0" w:space="0" w:color="auto"/>
                <w:right w:val="none" w:sz="0" w:space="0" w:color="auto"/>
              </w:divBdr>
            </w:div>
            <w:div w:id="151722782">
              <w:marLeft w:val="0"/>
              <w:marRight w:val="0"/>
              <w:marTop w:val="0"/>
              <w:marBottom w:val="0"/>
              <w:divBdr>
                <w:top w:val="none" w:sz="0" w:space="0" w:color="auto"/>
                <w:left w:val="none" w:sz="0" w:space="0" w:color="auto"/>
                <w:bottom w:val="none" w:sz="0" w:space="0" w:color="auto"/>
                <w:right w:val="none" w:sz="0" w:space="0" w:color="auto"/>
              </w:divBdr>
            </w:div>
            <w:div w:id="1877768218">
              <w:marLeft w:val="0"/>
              <w:marRight w:val="0"/>
              <w:marTop w:val="0"/>
              <w:marBottom w:val="0"/>
              <w:divBdr>
                <w:top w:val="none" w:sz="0" w:space="0" w:color="auto"/>
                <w:left w:val="none" w:sz="0" w:space="0" w:color="auto"/>
                <w:bottom w:val="none" w:sz="0" w:space="0" w:color="auto"/>
                <w:right w:val="none" w:sz="0" w:space="0" w:color="auto"/>
              </w:divBdr>
            </w:div>
            <w:div w:id="872614024">
              <w:marLeft w:val="0"/>
              <w:marRight w:val="0"/>
              <w:marTop w:val="0"/>
              <w:marBottom w:val="0"/>
              <w:divBdr>
                <w:top w:val="none" w:sz="0" w:space="0" w:color="auto"/>
                <w:left w:val="none" w:sz="0" w:space="0" w:color="auto"/>
                <w:bottom w:val="none" w:sz="0" w:space="0" w:color="auto"/>
                <w:right w:val="none" w:sz="0" w:space="0" w:color="auto"/>
              </w:divBdr>
            </w:div>
            <w:div w:id="1167205377">
              <w:marLeft w:val="0"/>
              <w:marRight w:val="0"/>
              <w:marTop w:val="0"/>
              <w:marBottom w:val="0"/>
              <w:divBdr>
                <w:top w:val="none" w:sz="0" w:space="0" w:color="auto"/>
                <w:left w:val="none" w:sz="0" w:space="0" w:color="auto"/>
                <w:bottom w:val="none" w:sz="0" w:space="0" w:color="auto"/>
                <w:right w:val="none" w:sz="0" w:space="0" w:color="auto"/>
              </w:divBdr>
            </w:div>
            <w:div w:id="1208955754">
              <w:marLeft w:val="0"/>
              <w:marRight w:val="0"/>
              <w:marTop w:val="0"/>
              <w:marBottom w:val="0"/>
              <w:divBdr>
                <w:top w:val="none" w:sz="0" w:space="0" w:color="auto"/>
                <w:left w:val="none" w:sz="0" w:space="0" w:color="auto"/>
                <w:bottom w:val="none" w:sz="0" w:space="0" w:color="auto"/>
                <w:right w:val="none" w:sz="0" w:space="0" w:color="auto"/>
              </w:divBdr>
            </w:div>
            <w:div w:id="54085304">
              <w:marLeft w:val="0"/>
              <w:marRight w:val="0"/>
              <w:marTop w:val="0"/>
              <w:marBottom w:val="0"/>
              <w:divBdr>
                <w:top w:val="none" w:sz="0" w:space="0" w:color="auto"/>
                <w:left w:val="none" w:sz="0" w:space="0" w:color="auto"/>
                <w:bottom w:val="none" w:sz="0" w:space="0" w:color="auto"/>
                <w:right w:val="none" w:sz="0" w:space="0" w:color="auto"/>
              </w:divBdr>
            </w:div>
            <w:div w:id="197815019">
              <w:marLeft w:val="0"/>
              <w:marRight w:val="0"/>
              <w:marTop w:val="0"/>
              <w:marBottom w:val="0"/>
              <w:divBdr>
                <w:top w:val="none" w:sz="0" w:space="0" w:color="auto"/>
                <w:left w:val="none" w:sz="0" w:space="0" w:color="auto"/>
                <w:bottom w:val="none" w:sz="0" w:space="0" w:color="auto"/>
                <w:right w:val="none" w:sz="0" w:space="0" w:color="auto"/>
              </w:divBdr>
            </w:div>
            <w:div w:id="1634943702">
              <w:marLeft w:val="0"/>
              <w:marRight w:val="0"/>
              <w:marTop w:val="0"/>
              <w:marBottom w:val="0"/>
              <w:divBdr>
                <w:top w:val="none" w:sz="0" w:space="0" w:color="auto"/>
                <w:left w:val="none" w:sz="0" w:space="0" w:color="auto"/>
                <w:bottom w:val="none" w:sz="0" w:space="0" w:color="auto"/>
                <w:right w:val="none" w:sz="0" w:space="0" w:color="auto"/>
              </w:divBdr>
            </w:div>
            <w:div w:id="685449326">
              <w:marLeft w:val="0"/>
              <w:marRight w:val="0"/>
              <w:marTop w:val="0"/>
              <w:marBottom w:val="0"/>
              <w:divBdr>
                <w:top w:val="none" w:sz="0" w:space="0" w:color="auto"/>
                <w:left w:val="none" w:sz="0" w:space="0" w:color="auto"/>
                <w:bottom w:val="none" w:sz="0" w:space="0" w:color="auto"/>
                <w:right w:val="none" w:sz="0" w:space="0" w:color="auto"/>
              </w:divBdr>
            </w:div>
            <w:div w:id="1045717130">
              <w:marLeft w:val="0"/>
              <w:marRight w:val="0"/>
              <w:marTop w:val="0"/>
              <w:marBottom w:val="0"/>
              <w:divBdr>
                <w:top w:val="none" w:sz="0" w:space="0" w:color="auto"/>
                <w:left w:val="none" w:sz="0" w:space="0" w:color="auto"/>
                <w:bottom w:val="none" w:sz="0" w:space="0" w:color="auto"/>
                <w:right w:val="none" w:sz="0" w:space="0" w:color="auto"/>
              </w:divBdr>
            </w:div>
            <w:div w:id="1080373675">
              <w:marLeft w:val="0"/>
              <w:marRight w:val="0"/>
              <w:marTop w:val="0"/>
              <w:marBottom w:val="0"/>
              <w:divBdr>
                <w:top w:val="none" w:sz="0" w:space="0" w:color="auto"/>
                <w:left w:val="none" w:sz="0" w:space="0" w:color="auto"/>
                <w:bottom w:val="none" w:sz="0" w:space="0" w:color="auto"/>
                <w:right w:val="none" w:sz="0" w:space="0" w:color="auto"/>
              </w:divBdr>
            </w:div>
            <w:div w:id="359032">
              <w:marLeft w:val="0"/>
              <w:marRight w:val="0"/>
              <w:marTop w:val="0"/>
              <w:marBottom w:val="0"/>
              <w:divBdr>
                <w:top w:val="none" w:sz="0" w:space="0" w:color="auto"/>
                <w:left w:val="none" w:sz="0" w:space="0" w:color="auto"/>
                <w:bottom w:val="none" w:sz="0" w:space="0" w:color="auto"/>
                <w:right w:val="none" w:sz="0" w:space="0" w:color="auto"/>
              </w:divBdr>
            </w:div>
            <w:div w:id="2056930363">
              <w:marLeft w:val="0"/>
              <w:marRight w:val="0"/>
              <w:marTop w:val="0"/>
              <w:marBottom w:val="0"/>
              <w:divBdr>
                <w:top w:val="none" w:sz="0" w:space="0" w:color="auto"/>
                <w:left w:val="none" w:sz="0" w:space="0" w:color="auto"/>
                <w:bottom w:val="none" w:sz="0" w:space="0" w:color="auto"/>
                <w:right w:val="none" w:sz="0" w:space="0" w:color="auto"/>
              </w:divBdr>
            </w:div>
            <w:div w:id="720835534">
              <w:marLeft w:val="0"/>
              <w:marRight w:val="0"/>
              <w:marTop w:val="0"/>
              <w:marBottom w:val="0"/>
              <w:divBdr>
                <w:top w:val="none" w:sz="0" w:space="0" w:color="auto"/>
                <w:left w:val="none" w:sz="0" w:space="0" w:color="auto"/>
                <w:bottom w:val="none" w:sz="0" w:space="0" w:color="auto"/>
                <w:right w:val="none" w:sz="0" w:space="0" w:color="auto"/>
              </w:divBdr>
            </w:div>
            <w:div w:id="1529366290">
              <w:marLeft w:val="0"/>
              <w:marRight w:val="0"/>
              <w:marTop w:val="0"/>
              <w:marBottom w:val="0"/>
              <w:divBdr>
                <w:top w:val="none" w:sz="0" w:space="0" w:color="auto"/>
                <w:left w:val="none" w:sz="0" w:space="0" w:color="auto"/>
                <w:bottom w:val="none" w:sz="0" w:space="0" w:color="auto"/>
                <w:right w:val="none" w:sz="0" w:space="0" w:color="auto"/>
              </w:divBdr>
            </w:div>
            <w:div w:id="590352791">
              <w:marLeft w:val="0"/>
              <w:marRight w:val="0"/>
              <w:marTop w:val="0"/>
              <w:marBottom w:val="0"/>
              <w:divBdr>
                <w:top w:val="none" w:sz="0" w:space="0" w:color="auto"/>
                <w:left w:val="none" w:sz="0" w:space="0" w:color="auto"/>
                <w:bottom w:val="none" w:sz="0" w:space="0" w:color="auto"/>
                <w:right w:val="none" w:sz="0" w:space="0" w:color="auto"/>
              </w:divBdr>
            </w:div>
            <w:div w:id="1826386959">
              <w:marLeft w:val="0"/>
              <w:marRight w:val="0"/>
              <w:marTop w:val="0"/>
              <w:marBottom w:val="0"/>
              <w:divBdr>
                <w:top w:val="none" w:sz="0" w:space="0" w:color="auto"/>
                <w:left w:val="none" w:sz="0" w:space="0" w:color="auto"/>
                <w:bottom w:val="none" w:sz="0" w:space="0" w:color="auto"/>
                <w:right w:val="none" w:sz="0" w:space="0" w:color="auto"/>
              </w:divBdr>
            </w:div>
            <w:div w:id="449131488">
              <w:marLeft w:val="0"/>
              <w:marRight w:val="0"/>
              <w:marTop w:val="0"/>
              <w:marBottom w:val="0"/>
              <w:divBdr>
                <w:top w:val="none" w:sz="0" w:space="0" w:color="auto"/>
                <w:left w:val="none" w:sz="0" w:space="0" w:color="auto"/>
                <w:bottom w:val="none" w:sz="0" w:space="0" w:color="auto"/>
                <w:right w:val="none" w:sz="0" w:space="0" w:color="auto"/>
              </w:divBdr>
            </w:div>
            <w:div w:id="919871007">
              <w:marLeft w:val="0"/>
              <w:marRight w:val="0"/>
              <w:marTop w:val="0"/>
              <w:marBottom w:val="0"/>
              <w:divBdr>
                <w:top w:val="none" w:sz="0" w:space="0" w:color="auto"/>
                <w:left w:val="none" w:sz="0" w:space="0" w:color="auto"/>
                <w:bottom w:val="none" w:sz="0" w:space="0" w:color="auto"/>
                <w:right w:val="none" w:sz="0" w:space="0" w:color="auto"/>
              </w:divBdr>
            </w:div>
            <w:div w:id="613051773">
              <w:marLeft w:val="0"/>
              <w:marRight w:val="0"/>
              <w:marTop w:val="0"/>
              <w:marBottom w:val="0"/>
              <w:divBdr>
                <w:top w:val="none" w:sz="0" w:space="0" w:color="auto"/>
                <w:left w:val="none" w:sz="0" w:space="0" w:color="auto"/>
                <w:bottom w:val="none" w:sz="0" w:space="0" w:color="auto"/>
                <w:right w:val="none" w:sz="0" w:space="0" w:color="auto"/>
              </w:divBdr>
            </w:div>
            <w:div w:id="2099135469">
              <w:marLeft w:val="0"/>
              <w:marRight w:val="0"/>
              <w:marTop w:val="0"/>
              <w:marBottom w:val="0"/>
              <w:divBdr>
                <w:top w:val="none" w:sz="0" w:space="0" w:color="auto"/>
                <w:left w:val="none" w:sz="0" w:space="0" w:color="auto"/>
                <w:bottom w:val="none" w:sz="0" w:space="0" w:color="auto"/>
                <w:right w:val="none" w:sz="0" w:space="0" w:color="auto"/>
              </w:divBdr>
            </w:div>
            <w:div w:id="2133669368">
              <w:marLeft w:val="0"/>
              <w:marRight w:val="0"/>
              <w:marTop w:val="0"/>
              <w:marBottom w:val="0"/>
              <w:divBdr>
                <w:top w:val="none" w:sz="0" w:space="0" w:color="auto"/>
                <w:left w:val="none" w:sz="0" w:space="0" w:color="auto"/>
                <w:bottom w:val="none" w:sz="0" w:space="0" w:color="auto"/>
                <w:right w:val="none" w:sz="0" w:space="0" w:color="auto"/>
              </w:divBdr>
            </w:div>
            <w:div w:id="262350123">
              <w:marLeft w:val="0"/>
              <w:marRight w:val="0"/>
              <w:marTop w:val="0"/>
              <w:marBottom w:val="0"/>
              <w:divBdr>
                <w:top w:val="none" w:sz="0" w:space="0" w:color="auto"/>
                <w:left w:val="none" w:sz="0" w:space="0" w:color="auto"/>
                <w:bottom w:val="none" w:sz="0" w:space="0" w:color="auto"/>
                <w:right w:val="none" w:sz="0" w:space="0" w:color="auto"/>
              </w:divBdr>
            </w:div>
            <w:div w:id="2146316492">
              <w:marLeft w:val="0"/>
              <w:marRight w:val="0"/>
              <w:marTop w:val="0"/>
              <w:marBottom w:val="0"/>
              <w:divBdr>
                <w:top w:val="none" w:sz="0" w:space="0" w:color="auto"/>
                <w:left w:val="none" w:sz="0" w:space="0" w:color="auto"/>
                <w:bottom w:val="none" w:sz="0" w:space="0" w:color="auto"/>
                <w:right w:val="none" w:sz="0" w:space="0" w:color="auto"/>
              </w:divBdr>
            </w:div>
            <w:div w:id="479812053">
              <w:marLeft w:val="0"/>
              <w:marRight w:val="0"/>
              <w:marTop w:val="0"/>
              <w:marBottom w:val="0"/>
              <w:divBdr>
                <w:top w:val="none" w:sz="0" w:space="0" w:color="auto"/>
                <w:left w:val="none" w:sz="0" w:space="0" w:color="auto"/>
                <w:bottom w:val="none" w:sz="0" w:space="0" w:color="auto"/>
                <w:right w:val="none" w:sz="0" w:space="0" w:color="auto"/>
              </w:divBdr>
            </w:div>
            <w:div w:id="1844398099">
              <w:marLeft w:val="0"/>
              <w:marRight w:val="0"/>
              <w:marTop w:val="0"/>
              <w:marBottom w:val="0"/>
              <w:divBdr>
                <w:top w:val="none" w:sz="0" w:space="0" w:color="auto"/>
                <w:left w:val="none" w:sz="0" w:space="0" w:color="auto"/>
                <w:bottom w:val="none" w:sz="0" w:space="0" w:color="auto"/>
                <w:right w:val="none" w:sz="0" w:space="0" w:color="auto"/>
              </w:divBdr>
            </w:div>
            <w:div w:id="661784698">
              <w:marLeft w:val="0"/>
              <w:marRight w:val="0"/>
              <w:marTop w:val="0"/>
              <w:marBottom w:val="0"/>
              <w:divBdr>
                <w:top w:val="none" w:sz="0" w:space="0" w:color="auto"/>
                <w:left w:val="none" w:sz="0" w:space="0" w:color="auto"/>
                <w:bottom w:val="none" w:sz="0" w:space="0" w:color="auto"/>
                <w:right w:val="none" w:sz="0" w:space="0" w:color="auto"/>
              </w:divBdr>
            </w:div>
            <w:div w:id="755857495">
              <w:marLeft w:val="0"/>
              <w:marRight w:val="0"/>
              <w:marTop w:val="0"/>
              <w:marBottom w:val="0"/>
              <w:divBdr>
                <w:top w:val="none" w:sz="0" w:space="0" w:color="auto"/>
                <w:left w:val="none" w:sz="0" w:space="0" w:color="auto"/>
                <w:bottom w:val="none" w:sz="0" w:space="0" w:color="auto"/>
                <w:right w:val="none" w:sz="0" w:space="0" w:color="auto"/>
              </w:divBdr>
            </w:div>
            <w:div w:id="1177309522">
              <w:marLeft w:val="0"/>
              <w:marRight w:val="0"/>
              <w:marTop w:val="0"/>
              <w:marBottom w:val="0"/>
              <w:divBdr>
                <w:top w:val="none" w:sz="0" w:space="0" w:color="auto"/>
                <w:left w:val="none" w:sz="0" w:space="0" w:color="auto"/>
                <w:bottom w:val="none" w:sz="0" w:space="0" w:color="auto"/>
                <w:right w:val="none" w:sz="0" w:space="0" w:color="auto"/>
              </w:divBdr>
            </w:div>
            <w:div w:id="1319072761">
              <w:marLeft w:val="0"/>
              <w:marRight w:val="0"/>
              <w:marTop w:val="0"/>
              <w:marBottom w:val="0"/>
              <w:divBdr>
                <w:top w:val="none" w:sz="0" w:space="0" w:color="auto"/>
                <w:left w:val="none" w:sz="0" w:space="0" w:color="auto"/>
                <w:bottom w:val="none" w:sz="0" w:space="0" w:color="auto"/>
                <w:right w:val="none" w:sz="0" w:space="0" w:color="auto"/>
              </w:divBdr>
            </w:div>
            <w:div w:id="1385450375">
              <w:marLeft w:val="0"/>
              <w:marRight w:val="0"/>
              <w:marTop w:val="0"/>
              <w:marBottom w:val="0"/>
              <w:divBdr>
                <w:top w:val="none" w:sz="0" w:space="0" w:color="auto"/>
                <w:left w:val="none" w:sz="0" w:space="0" w:color="auto"/>
                <w:bottom w:val="none" w:sz="0" w:space="0" w:color="auto"/>
                <w:right w:val="none" w:sz="0" w:space="0" w:color="auto"/>
              </w:divBdr>
            </w:div>
            <w:div w:id="685209330">
              <w:marLeft w:val="0"/>
              <w:marRight w:val="0"/>
              <w:marTop w:val="0"/>
              <w:marBottom w:val="0"/>
              <w:divBdr>
                <w:top w:val="none" w:sz="0" w:space="0" w:color="auto"/>
                <w:left w:val="none" w:sz="0" w:space="0" w:color="auto"/>
                <w:bottom w:val="none" w:sz="0" w:space="0" w:color="auto"/>
                <w:right w:val="none" w:sz="0" w:space="0" w:color="auto"/>
              </w:divBdr>
            </w:div>
            <w:div w:id="1075057549">
              <w:marLeft w:val="0"/>
              <w:marRight w:val="0"/>
              <w:marTop w:val="0"/>
              <w:marBottom w:val="0"/>
              <w:divBdr>
                <w:top w:val="none" w:sz="0" w:space="0" w:color="auto"/>
                <w:left w:val="none" w:sz="0" w:space="0" w:color="auto"/>
                <w:bottom w:val="none" w:sz="0" w:space="0" w:color="auto"/>
                <w:right w:val="none" w:sz="0" w:space="0" w:color="auto"/>
              </w:divBdr>
            </w:div>
            <w:div w:id="459543501">
              <w:marLeft w:val="0"/>
              <w:marRight w:val="0"/>
              <w:marTop w:val="0"/>
              <w:marBottom w:val="0"/>
              <w:divBdr>
                <w:top w:val="none" w:sz="0" w:space="0" w:color="auto"/>
                <w:left w:val="none" w:sz="0" w:space="0" w:color="auto"/>
                <w:bottom w:val="none" w:sz="0" w:space="0" w:color="auto"/>
                <w:right w:val="none" w:sz="0" w:space="0" w:color="auto"/>
              </w:divBdr>
            </w:div>
            <w:div w:id="822812160">
              <w:marLeft w:val="0"/>
              <w:marRight w:val="0"/>
              <w:marTop w:val="0"/>
              <w:marBottom w:val="0"/>
              <w:divBdr>
                <w:top w:val="none" w:sz="0" w:space="0" w:color="auto"/>
                <w:left w:val="none" w:sz="0" w:space="0" w:color="auto"/>
                <w:bottom w:val="none" w:sz="0" w:space="0" w:color="auto"/>
                <w:right w:val="none" w:sz="0" w:space="0" w:color="auto"/>
              </w:divBdr>
            </w:div>
            <w:div w:id="2011130306">
              <w:marLeft w:val="0"/>
              <w:marRight w:val="0"/>
              <w:marTop w:val="0"/>
              <w:marBottom w:val="0"/>
              <w:divBdr>
                <w:top w:val="none" w:sz="0" w:space="0" w:color="auto"/>
                <w:left w:val="none" w:sz="0" w:space="0" w:color="auto"/>
                <w:bottom w:val="none" w:sz="0" w:space="0" w:color="auto"/>
                <w:right w:val="none" w:sz="0" w:space="0" w:color="auto"/>
              </w:divBdr>
            </w:div>
            <w:div w:id="1703702695">
              <w:marLeft w:val="0"/>
              <w:marRight w:val="0"/>
              <w:marTop w:val="0"/>
              <w:marBottom w:val="0"/>
              <w:divBdr>
                <w:top w:val="none" w:sz="0" w:space="0" w:color="auto"/>
                <w:left w:val="none" w:sz="0" w:space="0" w:color="auto"/>
                <w:bottom w:val="none" w:sz="0" w:space="0" w:color="auto"/>
                <w:right w:val="none" w:sz="0" w:space="0" w:color="auto"/>
              </w:divBdr>
            </w:div>
            <w:div w:id="1444111372">
              <w:marLeft w:val="0"/>
              <w:marRight w:val="0"/>
              <w:marTop w:val="0"/>
              <w:marBottom w:val="0"/>
              <w:divBdr>
                <w:top w:val="none" w:sz="0" w:space="0" w:color="auto"/>
                <w:left w:val="none" w:sz="0" w:space="0" w:color="auto"/>
                <w:bottom w:val="none" w:sz="0" w:space="0" w:color="auto"/>
                <w:right w:val="none" w:sz="0" w:space="0" w:color="auto"/>
              </w:divBdr>
            </w:div>
            <w:div w:id="916018006">
              <w:marLeft w:val="0"/>
              <w:marRight w:val="0"/>
              <w:marTop w:val="0"/>
              <w:marBottom w:val="0"/>
              <w:divBdr>
                <w:top w:val="none" w:sz="0" w:space="0" w:color="auto"/>
                <w:left w:val="none" w:sz="0" w:space="0" w:color="auto"/>
                <w:bottom w:val="none" w:sz="0" w:space="0" w:color="auto"/>
                <w:right w:val="none" w:sz="0" w:space="0" w:color="auto"/>
              </w:divBdr>
            </w:div>
            <w:div w:id="723993708">
              <w:marLeft w:val="0"/>
              <w:marRight w:val="0"/>
              <w:marTop w:val="0"/>
              <w:marBottom w:val="0"/>
              <w:divBdr>
                <w:top w:val="none" w:sz="0" w:space="0" w:color="auto"/>
                <w:left w:val="none" w:sz="0" w:space="0" w:color="auto"/>
                <w:bottom w:val="none" w:sz="0" w:space="0" w:color="auto"/>
                <w:right w:val="none" w:sz="0" w:space="0" w:color="auto"/>
              </w:divBdr>
            </w:div>
            <w:div w:id="123236707">
              <w:marLeft w:val="0"/>
              <w:marRight w:val="0"/>
              <w:marTop w:val="0"/>
              <w:marBottom w:val="0"/>
              <w:divBdr>
                <w:top w:val="none" w:sz="0" w:space="0" w:color="auto"/>
                <w:left w:val="none" w:sz="0" w:space="0" w:color="auto"/>
                <w:bottom w:val="none" w:sz="0" w:space="0" w:color="auto"/>
                <w:right w:val="none" w:sz="0" w:space="0" w:color="auto"/>
              </w:divBdr>
            </w:div>
            <w:div w:id="239214817">
              <w:marLeft w:val="0"/>
              <w:marRight w:val="0"/>
              <w:marTop w:val="0"/>
              <w:marBottom w:val="0"/>
              <w:divBdr>
                <w:top w:val="none" w:sz="0" w:space="0" w:color="auto"/>
                <w:left w:val="none" w:sz="0" w:space="0" w:color="auto"/>
                <w:bottom w:val="none" w:sz="0" w:space="0" w:color="auto"/>
                <w:right w:val="none" w:sz="0" w:space="0" w:color="auto"/>
              </w:divBdr>
            </w:div>
            <w:div w:id="1775317621">
              <w:marLeft w:val="0"/>
              <w:marRight w:val="0"/>
              <w:marTop w:val="0"/>
              <w:marBottom w:val="0"/>
              <w:divBdr>
                <w:top w:val="none" w:sz="0" w:space="0" w:color="auto"/>
                <w:left w:val="none" w:sz="0" w:space="0" w:color="auto"/>
                <w:bottom w:val="none" w:sz="0" w:space="0" w:color="auto"/>
                <w:right w:val="none" w:sz="0" w:space="0" w:color="auto"/>
              </w:divBdr>
            </w:div>
            <w:div w:id="1228883675">
              <w:marLeft w:val="0"/>
              <w:marRight w:val="0"/>
              <w:marTop w:val="0"/>
              <w:marBottom w:val="0"/>
              <w:divBdr>
                <w:top w:val="none" w:sz="0" w:space="0" w:color="auto"/>
                <w:left w:val="none" w:sz="0" w:space="0" w:color="auto"/>
                <w:bottom w:val="none" w:sz="0" w:space="0" w:color="auto"/>
                <w:right w:val="none" w:sz="0" w:space="0" w:color="auto"/>
              </w:divBdr>
            </w:div>
            <w:div w:id="1413890623">
              <w:marLeft w:val="0"/>
              <w:marRight w:val="0"/>
              <w:marTop w:val="0"/>
              <w:marBottom w:val="0"/>
              <w:divBdr>
                <w:top w:val="none" w:sz="0" w:space="0" w:color="auto"/>
                <w:left w:val="none" w:sz="0" w:space="0" w:color="auto"/>
                <w:bottom w:val="none" w:sz="0" w:space="0" w:color="auto"/>
                <w:right w:val="none" w:sz="0" w:space="0" w:color="auto"/>
              </w:divBdr>
            </w:div>
            <w:div w:id="166017868">
              <w:marLeft w:val="0"/>
              <w:marRight w:val="0"/>
              <w:marTop w:val="0"/>
              <w:marBottom w:val="0"/>
              <w:divBdr>
                <w:top w:val="none" w:sz="0" w:space="0" w:color="auto"/>
                <w:left w:val="none" w:sz="0" w:space="0" w:color="auto"/>
                <w:bottom w:val="none" w:sz="0" w:space="0" w:color="auto"/>
                <w:right w:val="none" w:sz="0" w:space="0" w:color="auto"/>
              </w:divBdr>
            </w:div>
            <w:div w:id="1905525963">
              <w:marLeft w:val="0"/>
              <w:marRight w:val="0"/>
              <w:marTop w:val="0"/>
              <w:marBottom w:val="0"/>
              <w:divBdr>
                <w:top w:val="none" w:sz="0" w:space="0" w:color="auto"/>
                <w:left w:val="none" w:sz="0" w:space="0" w:color="auto"/>
                <w:bottom w:val="none" w:sz="0" w:space="0" w:color="auto"/>
                <w:right w:val="none" w:sz="0" w:space="0" w:color="auto"/>
              </w:divBdr>
            </w:div>
            <w:div w:id="1706902712">
              <w:marLeft w:val="0"/>
              <w:marRight w:val="0"/>
              <w:marTop w:val="0"/>
              <w:marBottom w:val="0"/>
              <w:divBdr>
                <w:top w:val="none" w:sz="0" w:space="0" w:color="auto"/>
                <w:left w:val="none" w:sz="0" w:space="0" w:color="auto"/>
                <w:bottom w:val="none" w:sz="0" w:space="0" w:color="auto"/>
                <w:right w:val="none" w:sz="0" w:space="0" w:color="auto"/>
              </w:divBdr>
            </w:div>
            <w:div w:id="1959988173">
              <w:marLeft w:val="0"/>
              <w:marRight w:val="0"/>
              <w:marTop w:val="0"/>
              <w:marBottom w:val="0"/>
              <w:divBdr>
                <w:top w:val="none" w:sz="0" w:space="0" w:color="auto"/>
                <w:left w:val="none" w:sz="0" w:space="0" w:color="auto"/>
                <w:bottom w:val="none" w:sz="0" w:space="0" w:color="auto"/>
                <w:right w:val="none" w:sz="0" w:space="0" w:color="auto"/>
              </w:divBdr>
            </w:div>
            <w:div w:id="1297956190">
              <w:marLeft w:val="0"/>
              <w:marRight w:val="0"/>
              <w:marTop w:val="0"/>
              <w:marBottom w:val="0"/>
              <w:divBdr>
                <w:top w:val="none" w:sz="0" w:space="0" w:color="auto"/>
                <w:left w:val="none" w:sz="0" w:space="0" w:color="auto"/>
                <w:bottom w:val="none" w:sz="0" w:space="0" w:color="auto"/>
                <w:right w:val="none" w:sz="0" w:space="0" w:color="auto"/>
              </w:divBdr>
            </w:div>
            <w:div w:id="1554586222">
              <w:marLeft w:val="0"/>
              <w:marRight w:val="0"/>
              <w:marTop w:val="0"/>
              <w:marBottom w:val="0"/>
              <w:divBdr>
                <w:top w:val="none" w:sz="0" w:space="0" w:color="auto"/>
                <w:left w:val="none" w:sz="0" w:space="0" w:color="auto"/>
                <w:bottom w:val="none" w:sz="0" w:space="0" w:color="auto"/>
                <w:right w:val="none" w:sz="0" w:space="0" w:color="auto"/>
              </w:divBdr>
            </w:div>
            <w:div w:id="220100941">
              <w:marLeft w:val="0"/>
              <w:marRight w:val="0"/>
              <w:marTop w:val="0"/>
              <w:marBottom w:val="0"/>
              <w:divBdr>
                <w:top w:val="none" w:sz="0" w:space="0" w:color="auto"/>
                <w:left w:val="none" w:sz="0" w:space="0" w:color="auto"/>
                <w:bottom w:val="none" w:sz="0" w:space="0" w:color="auto"/>
                <w:right w:val="none" w:sz="0" w:space="0" w:color="auto"/>
              </w:divBdr>
            </w:div>
            <w:div w:id="672270038">
              <w:marLeft w:val="0"/>
              <w:marRight w:val="0"/>
              <w:marTop w:val="0"/>
              <w:marBottom w:val="0"/>
              <w:divBdr>
                <w:top w:val="none" w:sz="0" w:space="0" w:color="auto"/>
                <w:left w:val="none" w:sz="0" w:space="0" w:color="auto"/>
                <w:bottom w:val="none" w:sz="0" w:space="0" w:color="auto"/>
                <w:right w:val="none" w:sz="0" w:space="0" w:color="auto"/>
              </w:divBdr>
            </w:div>
            <w:div w:id="1502886987">
              <w:marLeft w:val="0"/>
              <w:marRight w:val="0"/>
              <w:marTop w:val="0"/>
              <w:marBottom w:val="0"/>
              <w:divBdr>
                <w:top w:val="none" w:sz="0" w:space="0" w:color="auto"/>
                <w:left w:val="none" w:sz="0" w:space="0" w:color="auto"/>
                <w:bottom w:val="none" w:sz="0" w:space="0" w:color="auto"/>
                <w:right w:val="none" w:sz="0" w:space="0" w:color="auto"/>
              </w:divBdr>
            </w:div>
            <w:div w:id="867109338">
              <w:marLeft w:val="0"/>
              <w:marRight w:val="0"/>
              <w:marTop w:val="0"/>
              <w:marBottom w:val="0"/>
              <w:divBdr>
                <w:top w:val="none" w:sz="0" w:space="0" w:color="auto"/>
                <w:left w:val="none" w:sz="0" w:space="0" w:color="auto"/>
                <w:bottom w:val="none" w:sz="0" w:space="0" w:color="auto"/>
                <w:right w:val="none" w:sz="0" w:space="0" w:color="auto"/>
              </w:divBdr>
            </w:div>
            <w:div w:id="164591715">
              <w:marLeft w:val="0"/>
              <w:marRight w:val="0"/>
              <w:marTop w:val="0"/>
              <w:marBottom w:val="0"/>
              <w:divBdr>
                <w:top w:val="none" w:sz="0" w:space="0" w:color="auto"/>
                <w:left w:val="none" w:sz="0" w:space="0" w:color="auto"/>
                <w:bottom w:val="none" w:sz="0" w:space="0" w:color="auto"/>
                <w:right w:val="none" w:sz="0" w:space="0" w:color="auto"/>
              </w:divBdr>
            </w:div>
            <w:div w:id="661661053">
              <w:marLeft w:val="0"/>
              <w:marRight w:val="0"/>
              <w:marTop w:val="0"/>
              <w:marBottom w:val="0"/>
              <w:divBdr>
                <w:top w:val="none" w:sz="0" w:space="0" w:color="auto"/>
                <w:left w:val="none" w:sz="0" w:space="0" w:color="auto"/>
                <w:bottom w:val="none" w:sz="0" w:space="0" w:color="auto"/>
                <w:right w:val="none" w:sz="0" w:space="0" w:color="auto"/>
              </w:divBdr>
            </w:div>
            <w:div w:id="1304038388">
              <w:marLeft w:val="0"/>
              <w:marRight w:val="0"/>
              <w:marTop w:val="0"/>
              <w:marBottom w:val="0"/>
              <w:divBdr>
                <w:top w:val="none" w:sz="0" w:space="0" w:color="auto"/>
                <w:left w:val="none" w:sz="0" w:space="0" w:color="auto"/>
                <w:bottom w:val="none" w:sz="0" w:space="0" w:color="auto"/>
                <w:right w:val="none" w:sz="0" w:space="0" w:color="auto"/>
              </w:divBdr>
            </w:div>
            <w:div w:id="167133609">
              <w:marLeft w:val="0"/>
              <w:marRight w:val="0"/>
              <w:marTop w:val="0"/>
              <w:marBottom w:val="0"/>
              <w:divBdr>
                <w:top w:val="none" w:sz="0" w:space="0" w:color="auto"/>
                <w:left w:val="none" w:sz="0" w:space="0" w:color="auto"/>
                <w:bottom w:val="none" w:sz="0" w:space="0" w:color="auto"/>
                <w:right w:val="none" w:sz="0" w:space="0" w:color="auto"/>
              </w:divBdr>
            </w:div>
            <w:div w:id="456990795">
              <w:marLeft w:val="0"/>
              <w:marRight w:val="0"/>
              <w:marTop w:val="0"/>
              <w:marBottom w:val="0"/>
              <w:divBdr>
                <w:top w:val="none" w:sz="0" w:space="0" w:color="auto"/>
                <w:left w:val="none" w:sz="0" w:space="0" w:color="auto"/>
                <w:bottom w:val="none" w:sz="0" w:space="0" w:color="auto"/>
                <w:right w:val="none" w:sz="0" w:space="0" w:color="auto"/>
              </w:divBdr>
            </w:div>
            <w:div w:id="15736666">
              <w:marLeft w:val="0"/>
              <w:marRight w:val="0"/>
              <w:marTop w:val="0"/>
              <w:marBottom w:val="0"/>
              <w:divBdr>
                <w:top w:val="none" w:sz="0" w:space="0" w:color="auto"/>
                <w:left w:val="none" w:sz="0" w:space="0" w:color="auto"/>
                <w:bottom w:val="none" w:sz="0" w:space="0" w:color="auto"/>
                <w:right w:val="none" w:sz="0" w:space="0" w:color="auto"/>
              </w:divBdr>
            </w:div>
            <w:div w:id="1198273686">
              <w:marLeft w:val="0"/>
              <w:marRight w:val="0"/>
              <w:marTop w:val="0"/>
              <w:marBottom w:val="0"/>
              <w:divBdr>
                <w:top w:val="none" w:sz="0" w:space="0" w:color="auto"/>
                <w:left w:val="none" w:sz="0" w:space="0" w:color="auto"/>
                <w:bottom w:val="none" w:sz="0" w:space="0" w:color="auto"/>
                <w:right w:val="none" w:sz="0" w:space="0" w:color="auto"/>
              </w:divBdr>
            </w:div>
            <w:div w:id="1957633726">
              <w:marLeft w:val="0"/>
              <w:marRight w:val="0"/>
              <w:marTop w:val="0"/>
              <w:marBottom w:val="0"/>
              <w:divBdr>
                <w:top w:val="none" w:sz="0" w:space="0" w:color="auto"/>
                <w:left w:val="none" w:sz="0" w:space="0" w:color="auto"/>
                <w:bottom w:val="none" w:sz="0" w:space="0" w:color="auto"/>
                <w:right w:val="none" w:sz="0" w:space="0" w:color="auto"/>
              </w:divBdr>
            </w:div>
            <w:div w:id="1669089372">
              <w:marLeft w:val="0"/>
              <w:marRight w:val="0"/>
              <w:marTop w:val="0"/>
              <w:marBottom w:val="0"/>
              <w:divBdr>
                <w:top w:val="none" w:sz="0" w:space="0" w:color="auto"/>
                <w:left w:val="none" w:sz="0" w:space="0" w:color="auto"/>
                <w:bottom w:val="none" w:sz="0" w:space="0" w:color="auto"/>
                <w:right w:val="none" w:sz="0" w:space="0" w:color="auto"/>
              </w:divBdr>
            </w:div>
            <w:div w:id="561479241">
              <w:marLeft w:val="0"/>
              <w:marRight w:val="0"/>
              <w:marTop w:val="0"/>
              <w:marBottom w:val="0"/>
              <w:divBdr>
                <w:top w:val="none" w:sz="0" w:space="0" w:color="auto"/>
                <w:left w:val="none" w:sz="0" w:space="0" w:color="auto"/>
                <w:bottom w:val="none" w:sz="0" w:space="0" w:color="auto"/>
                <w:right w:val="none" w:sz="0" w:space="0" w:color="auto"/>
              </w:divBdr>
            </w:div>
            <w:div w:id="1432168361">
              <w:marLeft w:val="0"/>
              <w:marRight w:val="0"/>
              <w:marTop w:val="0"/>
              <w:marBottom w:val="0"/>
              <w:divBdr>
                <w:top w:val="none" w:sz="0" w:space="0" w:color="auto"/>
                <w:left w:val="none" w:sz="0" w:space="0" w:color="auto"/>
                <w:bottom w:val="none" w:sz="0" w:space="0" w:color="auto"/>
                <w:right w:val="none" w:sz="0" w:space="0" w:color="auto"/>
              </w:divBdr>
            </w:div>
            <w:div w:id="92365599">
              <w:marLeft w:val="0"/>
              <w:marRight w:val="0"/>
              <w:marTop w:val="0"/>
              <w:marBottom w:val="0"/>
              <w:divBdr>
                <w:top w:val="none" w:sz="0" w:space="0" w:color="auto"/>
                <w:left w:val="none" w:sz="0" w:space="0" w:color="auto"/>
                <w:bottom w:val="none" w:sz="0" w:space="0" w:color="auto"/>
                <w:right w:val="none" w:sz="0" w:space="0" w:color="auto"/>
              </w:divBdr>
            </w:div>
            <w:div w:id="866795937">
              <w:marLeft w:val="0"/>
              <w:marRight w:val="0"/>
              <w:marTop w:val="0"/>
              <w:marBottom w:val="0"/>
              <w:divBdr>
                <w:top w:val="none" w:sz="0" w:space="0" w:color="auto"/>
                <w:left w:val="none" w:sz="0" w:space="0" w:color="auto"/>
                <w:bottom w:val="none" w:sz="0" w:space="0" w:color="auto"/>
                <w:right w:val="none" w:sz="0" w:space="0" w:color="auto"/>
              </w:divBdr>
            </w:div>
            <w:div w:id="1720860569">
              <w:marLeft w:val="0"/>
              <w:marRight w:val="0"/>
              <w:marTop w:val="0"/>
              <w:marBottom w:val="0"/>
              <w:divBdr>
                <w:top w:val="none" w:sz="0" w:space="0" w:color="auto"/>
                <w:left w:val="none" w:sz="0" w:space="0" w:color="auto"/>
                <w:bottom w:val="none" w:sz="0" w:space="0" w:color="auto"/>
                <w:right w:val="none" w:sz="0" w:space="0" w:color="auto"/>
              </w:divBdr>
            </w:div>
            <w:div w:id="1519614146">
              <w:marLeft w:val="0"/>
              <w:marRight w:val="0"/>
              <w:marTop w:val="0"/>
              <w:marBottom w:val="0"/>
              <w:divBdr>
                <w:top w:val="none" w:sz="0" w:space="0" w:color="auto"/>
                <w:left w:val="none" w:sz="0" w:space="0" w:color="auto"/>
                <w:bottom w:val="none" w:sz="0" w:space="0" w:color="auto"/>
                <w:right w:val="none" w:sz="0" w:space="0" w:color="auto"/>
              </w:divBdr>
            </w:div>
            <w:div w:id="1344085971">
              <w:marLeft w:val="0"/>
              <w:marRight w:val="0"/>
              <w:marTop w:val="0"/>
              <w:marBottom w:val="0"/>
              <w:divBdr>
                <w:top w:val="none" w:sz="0" w:space="0" w:color="auto"/>
                <w:left w:val="none" w:sz="0" w:space="0" w:color="auto"/>
                <w:bottom w:val="none" w:sz="0" w:space="0" w:color="auto"/>
                <w:right w:val="none" w:sz="0" w:space="0" w:color="auto"/>
              </w:divBdr>
            </w:div>
            <w:div w:id="1783651352">
              <w:marLeft w:val="0"/>
              <w:marRight w:val="0"/>
              <w:marTop w:val="0"/>
              <w:marBottom w:val="0"/>
              <w:divBdr>
                <w:top w:val="none" w:sz="0" w:space="0" w:color="auto"/>
                <w:left w:val="none" w:sz="0" w:space="0" w:color="auto"/>
                <w:bottom w:val="none" w:sz="0" w:space="0" w:color="auto"/>
                <w:right w:val="none" w:sz="0" w:space="0" w:color="auto"/>
              </w:divBdr>
            </w:div>
            <w:div w:id="375544772">
              <w:marLeft w:val="0"/>
              <w:marRight w:val="0"/>
              <w:marTop w:val="0"/>
              <w:marBottom w:val="0"/>
              <w:divBdr>
                <w:top w:val="none" w:sz="0" w:space="0" w:color="auto"/>
                <w:left w:val="none" w:sz="0" w:space="0" w:color="auto"/>
                <w:bottom w:val="none" w:sz="0" w:space="0" w:color="auto"/>
                <w:right w:val="none" w:sz="0" w:space="0" w:color="auto"/>
              </w:divBdr>
            </w:div>
            <w:div w:id="280503183">
              <w:marLeft w:val="0"/>
              <w:marRight w:val="0"/>
              <w:marTop w:val="0"/>
              <w:marBottom w:val="0"/>
              <w:divBdr>
                <w:top w:val="none" w:sz="0" w:space="0" w:color="auto"/>
                <w:left w:val="none" w:sz="0" w:space="0" w:color="auto"/>
                <w:bottom w:val="none" w:sz="0" w:space="0" w:color="auto"/>
                <w:right w:val="none" w:sz="0" w:space="0" w:color="auto"/>
              </w:divBdr>
            </w:div>
            <w:div w:id="1180701544">
              <w:marLeft w:val="0"/>
              <w:marRight w:val="0"/>
              <w:marTop w:val="0"/>
              <w:marBottom w:val="0"/>
              <w:divBdr>
                <w:top w:val="none" w:sz="0" w:space="0" w:color="auto"/>
                <w:left w:val="none" w:sz="0" w:space="0" w:color="auto"/>
                <w:bottom w:val="none" w:sz="0" w:space="0" w:color="auto"/>
                <w:right w:val="none" w:sz="0" w:space="0" w:color="auto"/>
              </w:divBdr>
            </w:div>
            <w:div w:id="5522973">
              <w:marLeft w:val="0"/>
              <w:marRight w:val="0"/>
              <w:marTop w:val="0"/>
              <w:marBottom w:val="0"/>
              <w:divBdr>
                <w:top w:val="none" w:sz="0" w:space="0" w:color="auto"/>
                <w:left w:val="none" w:sz="0" w:space="0" w:color="auto"/>
                <w:bottom w:val="none" w:sz="0" w:space="0" w:color="auto"/>
                <w:right w:val="none" w:sz="0" w:space="0" w:color="auto"/>
              </w:divBdr>
            </w:div>
            <w:div w:id="1719083292">
              <w:marLeft w:val="0"/>
              <w:marRight w:val="0"/>
              <w:marTop w:val="0"/>
              <w:marBottom w:val="0"/>
              <w:divBdr>
                <w:top w:val="none" w:sz="0" w:space="0" w:color="auto"/>
                <w:left w:val="none" w:sz="0" w:space="0" w:color="auto"/>
                <w:bottom w:val="none" w:sz="0" w:space="0" w:color="auto"/>
                <w:right w:val="none" w:sz="0" w:space="0" w:color="auto"/>
              </w:divBdr>
            </w:div>
            <w:div w:id="1379668960">
              <w:marLeft w:val="0"/>
              <w:marRight w:val="0"/>
              <w:marTop w:val="0"/>
              <w:marBottom w:val="0"/>
              <w:divBdr>
                <w:top w:val="none" w:sz="0" w:space="0" w:color="auto"/>
                <w:left w:val="none" w:sz="0" w:space="0" w:color="auto"/>
                <w:bottom w:val="none" w:sz="0" w:space="0" w:color="auto"/>
                <w:right w:val="none" w:sz="0" w:space="0" w:color="auto"/>
              </w:divBdr>
            </w:div>
            <w:div w:id="336034235">
              <w:marLeft w:val="0"/>
              <w:marRight w:val="0"/>
              <w:marTop w:val="0"/>
              <w:marBottom w:val="0"/>
              <w:divBdr>
                <w:top w:val="none" w:sz="0" w:space="0" w:color="auto"/>
                <w:left w:val="none" w:sz="0" w:space="0" w:color="auto"/>
                <w:bottom w:val="none" w:sz="0" w:space="0" w:color="auto"/>
                <w:right w:val="none" w:sz="0" w:space="0" w:color="auto"/>
              </w:divBdr>
            </w:div>
            <w:div w:id="721829505">
              <w:marLeft w:val="0"/>
              <w:marRight w:val="0"/>
              <w:marTop w:val="0"/>
              <w:marBottom w:val="0"/>
              <w:divBdr>
                <w:top w:val="none" w:sz="0" w:space="0" w:color="auto"/>
                <w:left w:val="none" w:sz="0" w:space="0" w:color="auto"/>
                <w:bottom w:val="none" w:sz="0" w:space="0" w:color="auto"/>
                <w:right w:val="none" w:sz="0" w:space="0" w:color="auto"/>
              </w:divBdr>
            </w:div>
            <w:div w:id="2084796639">
              <w:marLeft w:val="0"/>
              <w:marRight w:val="0"/>
              <w:marTop w:val="0"/>
              <w:marBottom w:val="0"/>
              <w:divBdr>
                <w:top w:val="none" w:sz="0" w:space="0" w:color="auto"/>
                <w:left w:val="none" w:sz="0" w:space="0" w:color="auto"/>
                <w:bottom w:val="none" w:sz="0" w:space="0" w:color="auto"/>
                <w:right w:val="none" w:sz="0" w:space="0" w:color="auto"/>
              </w:divBdr>
            </w:div>
            <w:div w:id="684211698">
              <w:marLeft w:val="0"/>
              <w:marRight w:val="0"/>
              <w:marTop w:val="0"/>
              <w:marBottom w:val="0"/>
              <w:divBdr>
                <w:top w:val="none" w:sz="0" w:space="0" w:color="auto"/>
                <w:left w:val="none" w:sz="0" w:space="0" w:color="auto"/>
                <w:bottom w:val="none" w:sz="0" w:space="0" w:color="auto"/>
                <w:right w:val="none" w:sz="0" w:space="0" w:color="auto"/>
              </w:divBdr>
            </w:div>
            <w:div w:id="256910675">
              <w:marLeft w:val="0"/>
              <w:marRight w:val="0"/>
              <w:marTop w:val="0"/>
              <w:marBottom w:val="0"/>
              <w:divBdr>
                <w:top w:val="none" w:sz="0" w:space="0" w:color="auto"/>
                <w:left w:val="none" w:sz="0" w:space="0" w:color="auto"/>
                <w:bottom w:val="none" w:sz="0" w:space="0" w:color="auto"/>
                <w:right w:val="none" w:sz="0" w:space="0" w:color="auto"/>
              </w:divBdr>
            </w:div>
            <w:div w:id="72357982">
              <w:marLeft w:val="0"/>
              <w:marRight w:val="0"/>
              <w:marTop w:val="0"/>
              <w:marBottom w:val="0"/>
              <w:divBdr>
                <w:top w:val="none" w:sz="0" w:space="0" w:color="auto"/>
                <w:left w:val="none" w:sz="0" w:space="0" w:color="auto"/>
                <w:bottom w:val="none" w:sz="0" w:space="0" w:color="auto"/>
                <w:right w:val="none" w:sz="0" w:space="0" w:color="auto"/>
              </w:divBdr>
            </w:div>
            <w:div w:id="1777943928">
              <w:marLeft w:val="0"/>
              <w:marRight w:val="0"/>
              <w:marTop w:val="0"/>
              <w:marBottom w:val="0"/>
              <w:divBdr>
                <w:top w:val="none" w:sz="0" w:space="0" w:color="auto"/>
                <w:left w:val="none" w:sz="0" w:space="0" w:color="auto"/>
                <w:bottom w:val="none" w:sz="0" w:space="0" w:color="auto"/>
                <w:right w:val="none" w:sz="0" w:space="0" w:color="auto"/>
              </w:divBdr>
            </w:div>
            <w:div w:id="895509347">
              <w:marLeft w:val="0"/>
              <w:marRight w:val="0"/>
              <w:marTop w:val="0"/>
              <w:marBottom w:val="0"/>
              <w:divBdr>
                <w:top w:val="none" w:sz="0" w:space="0" w:color="auto"/>
                <w:left w:val="none" w:sz="0" w:space="0" w:color="auto"/>
                <w:bottom w:val="none" w:sz="0" w:space="0" w:color="auto"/>
                <w:right w:val="none" w:sz="0" w:space="0" w:color="auto"/>
              </w:divBdr>
            </w:div>
            <w:div w:id="63456393">
              <w:marLeft w:val="0"/>
              <w:marRight w:val="0"/>
              <w:marTop w:val="0"/>
              <w:marBottom w:val="0"/>
              <w:divBdr>
                <w:top w:val="none" w:sz="0" w:space="0" w:color="auto"/>
                <w:left w:val="none" w:sz="0" w:space="0" w:color="auto"/>
                <w:bottom w:val="none" w:sz="0" w:space="0" w:color="auto"/>
                <w:right w:val="none" w:sz="0" w:space="0" w:color="auto"/>
              </w:divBdr>
            </w:div>
            <w:div w:id="1746874553">
              <w:marLeft w:val="0"/>
              <w:marRight w:val="0"/>
              <w:marTop w:val="0"/>
              <w:marBottom w:val="0"/>
              <w:divBdr>
                <w:top w:val="none" w:sz="0" w:space="0" w:color="auto"/>
                <w:left w:val="none" w:sz="0" w:space="0" w:color="auto"/>
                <w:bottom w:val="none" w:sz="0" w:space="0" w:color="auto"/>
                <w:right w:val="none" w:sz="0" w:space="0" w:color="auto"/>
              </w:divBdr>
            </w:div>
            <w:div w:id="814689261">
              <w:marLeft w:val="0"/>
              <w:marRight w:val="0"/>
              <w:marTop w:val="0"/>
              <w:marBottom w:val="0"/>
              <w:divBdr>
                <w:top w:val="none" w:sz="0" w:space="0" w:color="auto"/>
                <w:left w:val="none" w:sz="0" w:space="0" w:color="auto"/>
                <w:bottom w:val="none" w:sz="0" w:space="0" w:color="auto"/>
                <w:right w:val="none" w:sz="0" w:space="0" w:color="auto"/>
              </w:divBdr>
            </w:div>
            <w:div w:id="650792840">
              <w:marLeft w:val="0"/>
              <w:marRight w:val="0"/>
              <w:marTop w:val="0"/>
              <w:marBottom w:val="0"/>
              <w:divBdr>
                <w:top w:val="none" w:sz="0" w:space="0" w:color="auto"/>
                <w:left w:val="none" w:sz="0" w:space="0" w:color="auto"/>
                <w:bottom w:val="none" w:sz="0" w:space="0" w:color="auto"/>
                <w:right w:val="none" w:sz="0" w:space="0" w:color="auto"/>
              </w:divBdr>
            </w:div>
            <w:div w:id="925380052">
              <w:marLeft w:val="0"/>
              <w:marRight w:val="0"/>
              <w:marTop w:val="0"/>
              <w:marBottom w:val="0"/>
              <w:divBdr>
                <w:top w:val="none" w:sz="0" w:space="0" w:color="auto"/>
                <w:left w:val="none" w:sz="0" w:space="0" w:color="auto"/>
                <w:bottom w:val="none" w:sz="0" w:space="0" w:color="auto"/>
                <w:right w:val="none" w:sz="0" w:space="0" w:color="auto"/>
              </w:divBdr>
            </w:div>
            <w:div w:id="902837193">
              <w:marLeft w:val="0"/>
              <w:marRight w:val="0"/>
              <w:marTop w:val="0"/>
              <w:marBottom w:val="0"/>
              <w:divBdr>
                <w:top w:val="none" w:sz="0" w:space="0" w:color="auto"/>
                <w:left w:val="none" w:sz="0" w:space="0" w:color="auto"/>
                <w:bottom w:val="none" w:sz="0" w:space="0" w:color="auto"/>
                <w:right w:val="none" w:sz="0" w:space="0" w:color="auto"/>
              </w:divBdr>
            </w:div>
            <w:div w:id="772868565">
              <w:marLeft w:val="0"/>
              <w:marRight w:val="0"/>
              <w:marTop w:val="0"/>
              <w:marBottom w:val="0"/>
              <w:divBdr>
                <w:top w:val="none" w:sz="0" w:space="0" w:color="auto"/>
                <w:left w:val="none" w:sz="0" w:space="0" w:color="auto"/>
                <w:bottom w:val="none" w:sz="0" w:space="0" w:color="auto"/>
                <w:right w:val="none" w:sz="0" w:space="0" w:color="auto"/>
              </w:divBdr>
            </w:div>
            <w:div w:id="910457353">
              <w:marLeft w:val="0"/>
              <w:marRight w:val="0"/>
              <w:marTop w:val="0"/>
              <w:marBottom w:val="0"/>
              <w:divBdr>
                <w:top w:val="none" w:sz="0" w:space="0" w:color="auto"/>
                <w:left w:val="none" w:sz="0" w:space="0" w:color="auto"/>
                <w:bottom w:val="none" w:sz="0" w:space="0" w:color="auto"/>
                <w:right w:val="none" w:sz="0" w:space="0" w:color="auto"/>
              </w:divBdr>
            </w:div>
            <w:div w:id="1789742624">
              <w:marLeft w:val="0"/>
              <w:marRight w:val="0"/>
              <w:marTop w:val="0"/>
              <w:marBottom w:val="0"/>
              <w:divBdr>
                <w:top w:val="none" w:sz="0" w:space="0" w:color="auto"/>
                <w:left w:val="none" w:sz="0" w:space="0" w:color="auto"/>
                <w:bottom w:val="none" w:sz="0" w:space="0" w:color="auto"/>
                <w:right w:val="none" w:sz="0" w:space="0" w:color="auto"/>
              </w:divBdr>
            </w:div>
            <w:div w:id="1069378849">
              <w:marLeft w:val="0"/>
              <w:marRight w:val="0"/>
              <w:marTop w:val="0"/>
              <w:marBottom w:val="0"/>
              <w:divBdr>
                <w:top w:val="none" w:sz="0" w:space="0" w:color="auto"/>
                <w:left w:val="none" w:sz="0" w:space="0" w:color="auto"/>
                <w:bottom w:val="none" w:sz="0" w:space="0" w:color="auto"/>
                <w:right w:val="none" w:sz="0" w:space="0" w:color="auto"/>
              </w:divBdr>
            </w:div>
            <w:div w:id="817724179">
              <w:marLeft w:val="0"/>
              <w:marRight w:val="0"/>
              <w:marTop w:val="0"/>
              <w:marBottom w:val="0"/>
              <w:divBdr>
                <w:top w:val="none" w:sz="0" w:space="0" w:color="auto"/>
                <w:left w:val="none" w:sz="0" w:space="0" w:color="auto"/>
                <w:bottom w:val="none" w:sz="0" w:space="0" w:color="auto"/>
                <w:right w:val="none" w:sz="0" w:space="0" w:color="auto"/>
              </w:divBdr>
            </w:div>
            <w:div w:id="1014694435">
              <w:marLeft w:val="0"/>
              <w:marRight w:val="0"/>
              <w:marTop w:val="0"/>
              <w:marBottom w:val="0"/>
              <w:divBdr>
                <w:top w:val="none" w:sz="0" w:space="0" w:color="auto"/>
                <w:left w:val="none" w:sz="0" w:space="0" w:color="auto"/>
                <w:bottom w:val="none" w:sz="0" w:space="0" w:color="auto"/>
                <w:right w:val="none" w:sz="0" w:space="0" w:color="auto"/>
              </w:divBdr>
            </w:div>
            <w:div w:id="242379628">
              <w:marLeft w:val="0"/>
              <w:marRight w:val="0"/>
              <w:marTop w:val="0"/>
              <w:marBottom w:val="0"/>
              <w:divBdr>
                <w:top w:val="none" w:sz="0" w:space="0" w:color="auto"/>
                <w:left w:val="none" w:sz="0" w:space="0" w:color="auto"/>
                <w:bottom w:val="none" w:sz="0" w:space="0" w:color="auto"/>
                <w:right w:val="none" w:sz="0" w:space="0" w:color="auto"/>
              </w:divBdr>
            </w:div>
            <w:div w:id="615909631">
              <w:marLeft w:val="0"/>
              <w:marRight w:val="0"/>
              <w:marTop w:val="0"/>
              <w:marBottom w:val="0"/>
              <w:divBdr>
                <w:top w:val="none" w:sz="0" w:space="0" w:color="auto"/>
                <w:left w:val="none" w:sz="0" w:space="0" w:color="auto"/>
                <w:bottom w:val="none" w:sz="0" w:space="0" w:color="auto"/>
                <w:right w:val="none" w:sz="0" w:space="0" w:color="auto"/>
              </w:divBdr>
            </w:div>
            <w:div w:id="557011494">
              <w:marLeft w:val="0"/>
              <w:marRight w:val="0"/>
              <w:marTop w:val="0"/>
              <w:marBottom w:val="0"/>
              <w:divBdr>
                <w:top w:val="none" w:sz="0" w:space="0" w:color="auto"/>
                <w:left w:val="none" w:sz="0" w:space="0" w:color="auto"/>
                <w:bottom w:val="none" w:sz="0" w:space="0" w:color="auto"/>
                <w:right w:val="none" w:sz="0" w:space="0" w:color="auto"/>
              </w:divBdr>
            </w:div>
            <w:div w:id="725833604">
              <w:marLeft w:val="0"/>
              <w:marRight w:val="0"/>
              <w:marTop w:val="0"/>
              <w:marBottom w:val="0"/>
              <w:divBdr>
                <w:top w:val="none" w:sz="0" w:space="0" w:color="auto"/>
                <w:left w:val="none" w:sz="0" w:space="0" w:color="auto"/>
                <w:bottom w:val="none" w:sz="0" w:space="0" w:color="auto"/>
                <w:right w:val="none" w:sz="0" w:space="0" w:color="auto"/>
              </w:divBdr>
            </w:div>
            <w:div w:id="306206786">
              <w:marLeft w:val="0"/>
              <w:marRight w:val="0"/>
              <w:marTop w:val="0"/>
              <w:marBottom w:val="0"/>
              <w:divBdr>
                <w:top w:val="none" w:sz="0" w:space="0" w:color="auto"/>
                <w:left w:val="none" w:sz="0" w:space="0" w:color="auto"/>
                <w:bottom w:val="none" w:sz="0" w:space="0" w:color="auto"/>
                <w:right w:val="none" w:sz="0" w:space="0" w:color="auto"/>
              </w:divBdr>
            </w:div>
            <w:div w:id="265387680">
              <w:marLeft w:val="0"/>
              <w:marRight w:val="0"/>
              <w:marTop w:val="0"/>
              <w:marBottom w:val="0"/>
              <w:divBdr>
                <w:top w:val="none" w:sz="0" w:space="0" w:color="auto"/>
                <w:left w:val="none" w:sz="0" w:space="0" w:color="auto"/>
                <w:bottom w:val="none" w:sz="0" w:space="0" w:color="auto"/>
                <w:right w:val="none" w:sz="0" w:space="0" w:color="auto"/>
              </w:divBdr>
            </w:div>
            <w:div w:id="2136218278">
              <w:marLeft w:val="0"/>
              <w:marRight w:val="0"/>
              <w:marTop w:val="0"/>
              <w:marBottom w:val="0"/>
              <w:divBdr>
                <w:top w:val="none" w:sz="0" w:space="0" w:color="auto"/>
                <w:left w:val="none" w:sz="0" w:space="0" w:color="auto"/>
                <w:bottom w:val="none" w:sz="0" w:space="0" w:color="auto"/>
                <w:right w:val="none" w:sz="0" w:space="0" w:color="auto"/>
              </w:divBdr>
            </w:div>
            <w:div w:id="1833831432">
              <w:marLeft w:val="0"/>
              <w:marRight w:val="0"/>
              <w:marTop w:val="0"/>
              <w:marBottom w:val="0"/>
              <w:divBdr>
                <w:top w:val="none" w:sz="0" w:space="0" w:color="auto"/>
                <w:left w:val="none" w:sz="0" w:space="0" w:color="auto"/>
                <w:bottom w:val="none" w:sz="0" w:space="0" w:color="auto"/>
                <w:right w:val="none" w:sz="0" w:space="0" w:color="auto"/>
              </w:divBdr>
            </w:div>
            <w:div w:id="232351572">
              <w:marLeft w:val="0"/>
              <w:marRight w:val="0"/>
              <w:marTop w:val="0"/>
              <w:marBottom w:val="0"/>
              <w:divBdr>
                <w:top w:val="none" w:sz="0" w:space="0" w:color="auto"/>
                <w:left w:val="none" w:sz="0" w:space="0" w:color="auto"/>
                <w:bottom w:val="none" w:sz="0" w:space="0" w:color="auto"/>
                <w:right w:val="none" w:sz="0" w:space="0" w:color="auto"/>
              </w:divBdr>
            </w:div>
            <w:div w:id="945962916">
              <w:marLeft w:val="0"/>
              <w:marRight w:val="0"/>
              <w:marTop w:val="0"/>
              <w:marBottom w:val="0"/>
              <w:divBdr>
                <w:top w:val="none" w:sz="0" w:space="0" w:color="auto"/>
                <w:left w:val="none" w:sz="0" w:space="0" w:color="auto"/>
                <w:bottom w:val="none" w:sz="0" w:space="0" w:color="auto"/>
                <w:right w:val="none" w:sz="0" w:space="0" w:color="auto"/>
              </w:divBdr>
            </w:div>
            <w:div w:id="132331161">
              <w:marLeft w:val="0"/>
              <w:marRight w:val="0"/>
              <w:marTop w:val="0"/>
              <w:marBottom w:val="0"/>
              <w:divBdr>
                <w:top w:val="none" w:sz="0" w:space="0" w:color="auto"/>
                <w:left w:val="none" w:sz="0" w:space="0" w:color="auto"/>
                <w:bottom w:val="none" w:sz="0" w:space="0" w:color="auto"/>
                <w:right w:val="none" w:sz="0" w:space="0" w:color="auto"/>
              </w:divBdr>
            </w:div>
            <w:div w:id="456140045">
              <w:marLeft w:val="0"/>
              <w:marRight w:val="0"/>
              <w:marTop w:val="0"/>
              <w:marBottom w:val="0"/>
              <w:divBdr>
                <w:top w:val="none" w:sz="0" w:space="0" w:color="auto"/>
                <w:left w:val="none" w:sz="0" w:space="0" w:color="auto"/>
                <w:bottom w:val="none" w:sz="0" w:space="0" w:color="auto"/>
                <w:right w:val="none" w:sz="0" w:space="0" w:color="auto"/>
              </w:divBdr>
            </w:div>
            <w:div w:id="43066880">
              <w:marLeft w:val="0"/>
              <w:marRight w:val="0"/>
              <w:marTop w:val="0"/>
              <w:marBottom w:val="0"/>
              <w:divBdr>
                <w:top w:val="none" w:sz="0" w:space="0" w:color="auto"/>
                <w:left w:val="none" w:sz="0" w:space="0" w:color="auto"/>
                <w:bottom w:val="none" w:sz="0" w:space="0" w:color="auto"/>
                <w:right w:val="none" w:sz="0" w:space="0" w:color="auto"/>
              </w:divBdr>
            </w:div>
            <w:div w:id="1871340037">
              <w:marLeft w:val="0"/>
              <w:marRight w:val="0"/>
              <w:marTop w:val="0"/>
              <w:marBottom w:val="0"/>
              <w:divBdr>
                <w:top w:val="none" w:sz="0" w:space="0" w:color="auto"/>
                <w:left w:val="none" w:sz="0" w:space="0" w:color="auto"/>
                <w:bottom w:val="none" w:sz="0" w:space="0" w:color="auto"/>
                <w:right w:val="none" w:sz="0" w:space="0" w:color="auto"/>
              </w:divBdr>
            </w:div>
            <w:div w:id="1917209294">
              <w:marLeft w:val="0"/>
              <w:marRight w:val="0"/>
              <w:marTop w:val="0"/>
              <w:marBottom w:val="0"/>
              <w:divBdr>
                <w:top w:val="none" w:sz="0" w:space="0" w:color="auto"/>
                <w:left w:val="none" w:sz="0" w:space="0" w:color="auto"/>
                <w:bottom w:val="none" w:sz="0" w:space="0" w:color="auto"/>
                <w:right w:val="none" w:sz="0" w:space="0" w:color="auto"/>
              </w:divBdr>
            </w:div>
            <w:div w:id="1811709753">
              <w:marLeft w:val="0"/>
              <w:marRight w:val="0"/>
              <w:marTop w:val="0"/>
              <w:marBottom w:val="0"/>
              <w:divBdr>
                <w:top w:val="none" w:sz="0" w:space="0" w:color="auto"/>
                <w:left w:val="none" w:sz="0" w:space="0" w:color="auto"/>
                <w:bottom w:val="none" w:sz="0" w:space="0" w:color="auto"/>
                <w:right w:val="none" w:sz="0" w:space="0" w:color="auto"/>
              </w:divBdr>
            </w:div>
            <w:div w:id="1435325585">
              <w:marLeft w:val="0"/>
              <w:marRight w:val="0"/>
              <w:marTop w:val="0"/>
              <w:marBottom w:val="0"/>
              <w:divBdr>
                <w:top w:val="none" w:sz="0" w:space="0" w:color="auto"/>
                <w:left w:val="none" w:sz="0" w:space="0" w:color="auto"/>
                <w:bottom w:val="none" w:sz="0" w:space="0" w:color="auto"/>
                <w:right w:val="none" w:sz="0" w:space="0" w:color="auto"/>
              </w:divBdr>
            </w:div>
            <w:div w:id="1821120268">
              <w:marLeft w:val="0"/>
              <w:marRight w:val="0"/>
              <w:marTop w:val="0"/>
              <w:marBottom w:val="0"/>
              <w:divBdr>
                <w:top w:val="none" w:sz="0" w:space="0" w:color="auto"/>
                <w:left w:val="none" w:sz="0" w:space="0" w:color="auto"/>
                <w:bottom w:val="none" w:sz="0" w:space="0" w:color="auto"/>
                <w:right w:val="none" w:sz="0" w:space="0" w:color="auto"/>
              </w:divBdr>
            </w:div>
            <w:div w:id="973829016">
              <w:marLeft w:val="0"/>
              <w:marRight w:val="0"/>
              <w:marTop w:val="0"/>
              <w:marBottom w:val="0"/>
              <w:divBdr>
                <w:top w:val="none" w:sz="0" w:space="0" w:color="auto"/>
                <w:left w:val="none" w:sz="0" w:space="0" w:color="auto"/>
                <w:bottom w:val="none" w:sz="0" w:space="0" w:color="auto"/>
                <w:right w:val="none" w:sz="0" w:space="0" w:color="auto"/>
              </w:divBdr>
            </w:div>
            <w:div w:id="679819475">
              <w:marLeft w:val="0"/>
              <w:marRight w:val="0"/>
              <w:marTop w:val="0"/>
              <w:marBottom w:val="0"/>
              <w:divBdr>
                <w:top w:val="none" w:sz="0" w:space="0" w:color="auto"/>
                <w:left w:val="none" w:sz="0" w:space="0" w:color="auto"/>
                <w:bottom w:val="none" w:sz="0" w:space="0" w:color="auto"/>
                <w:right w:val="none" w:sz="0" w:space="0" w:color="auto"/>
              </w:divBdr>
            </w:div>
            <w:div w:id="122624898">
              <w:marLeft w:val="0"/>
              <w:marRight w:val="0"/>
              <w:marTop w:val="0"/>
              <w:marBottom w:val="0"/>
              <w:divBdr>
                <w:top w:val="none" w:sz="0" w:space="0" w:color="auto"/>
                <w:left w:val="none" w:sz="0" w:space="0" w:color="auto"/>
                <w:bottom w:val="none" w:sz="0" w:space="0" w:color="auto"/>
                <w:right w:val="none" w:sz="0" w:space="0" w:color="auto"/>
              </w:divBdr>
            </w:div>
            <w:div w:id="1523785558">
              <w:marLeft w:val="0"/>
              <w:marRight w:val="0"/>
              <w:marTop w:val="0"/>
              <w:marBottom w:val="0"/>
              <w:divBdr>
                <w:top w:val="none" w:sz="0" w:space="0" w:color="auto"/>
                <w:left w:val="none" w:sz="0" w:space="0" w:color="auto"/>
                <w:bottom w:val="none" w:sz="0" w:space="0" w:color="auto"/>
                <w:right w:val="none" w:sz="0" w:space="0" w:color="auto"/>
              </w:divBdr>
            </w:div>
            <w:div w:id="727534619">
              <w:marLeft w:val="0"/>
              <w:marRight w:val="0"/>
              <w:marTop w:val="0"/>
              <w:marBottom w:val="0"/>
              <w:divBdr>
                <w:top w:val="none" w:sz="0" w:space="0" w:color="auto"/>
                <w:left w:val="none" w:sz="0" w:space="0" w:color="auto"/>
                <w:bottom w:val="none" w:sz="0" w:space="0" w:color="auto"/>
                <w:right w:val="none" w:sz="0" w:space="0" w:color="auto"/>
              </w:divBdr>
            </w:div>
            <w:div w:id="1079057906">
              <w:marLeft w:val="0"/>
              <w:marRight w:val="0"/>
              <w:marTop w:val="0"/>
              <w:marBottom w:val="0"/>
              <w:divBdr>
                <w:top w:val="none" w:sz="0" w:space="0" w:color="auto"/>
                <w:left w:val="none" w:sz="0" w:space="0" w:color="auto"/>
                <w:bottom w:val="none" w:sz="0" w:space="0" w:color="auto"/>
                <w:right w:val="none" w:sz="0" w:space="0" w:color="auto"/>
              </w:divBdr>
            </w:div>
            <w:div w:id="1547914173">
              <w:marLeft w:val="0"/>
              <w:marRight w:val="0"/>
              <w:marTop w:val="0"/>
              <w:marBottom w:val="0"/>
              <w:divBdr>
                <w:top w:val="none" w:sz="0" w:space="0" w:color="auto"/>
                <w:left w:val="none" w:sz="0" w:space="0" w:color="auto"/>
                <w:bottom w:val="none" w:sz="0" w:space="0" w:color="auto"/>
                <w:right w:val="none" w:sz="0" w:space="0" w:color="auto"/>
              </w:divBdr>
            </w:div>
            <w:div w:id="553661136">
              <w:marLeft w:val="0"/>
              <w:marRight w:val="0"/>
              <w:marTop w:val="0"/>
              <w:marBottom w:val="0"/>
              <w:divBdr>
                <w:top w:val="none" w:sz="0" w:space="0" w:color="auto"/>
                <w:left w:val="none" w:sz="0" w:space="0" w:color="auto"/>
                <w:bottom w:val="none" w:sz="0" w:space="0" w:color="auto"/>
                <w:right w:val="none" w:sz="0" w:space="0" w:color="auto"/>
              </w:divBdr>
            </w:div>
            <w:div w:id="2093776149">
              <w:marLeft w:val="0"/>
              <w:marRight w:val="0"/>
              <w:marTop w:val="0"/>
              <w:marBottom w:val="0"/>
              <w:divBdr>
                <w:top w:val="none" w:sz="0" w:space="0" w:color="auto"/>
                <w:left w:val="none" w:sz="0" w:space="0" w:color="auto"/>
                <w:bottom w:val="none" w:sz="0" w:space="0" w:color="auto"/>
                <w:right w:val="none" w:sz="0" w:space="0" w:color="auto"/>
              </w:divBdr>
            </w:div>
            <w:div w:id="894003390">
              <w:marLeft w:val="0"/>
              <w:marRight w:val="0"/>
              <w:marTop w:val="0"/>
              <w:marBottom w:val="0"/>
              <w:divBdr>
                <w:top w:val="none" w:sz="0" w:space="0" w:color="auto"/>
                <w:left w:val="none" w:sz="0" w:space="0" w:color="auto"/>
                <w:bottom w:val="none" w:sz="0" w:space="0" w:color="auto"/>
                <w:right w:val="none" w:sz="0" w:space="0" w:color="auto"/>
              </w:divBdr>
            </w:div>
            <w:div w:id="1649944148">
              <w:marLeft w:val="0"/>
              <w:marRight w:val="0"/>
              <w:marTop w:val="0"/>
              <w:marBottom w:val="0"/>
              <w:divBdr>
                <w:top w:val="none" w:sz="0" w:space="0" w:color="auto"/>
                <w:left w:val="none" w:sz="0" w:space="0" w:color="auto"/>
                <w:bottom w:val="none" w:sz="0" w:space="0" w:color="auto"/>
                <w:right w:val="none" w:sz="0" w:space="0" w:color="auto"/>
              </w:divBdr>
            </w:div>
            <w:div w:id="1707170072">
              <w:marLeft w:val="0"/>
              <w:marRight w:val="0"/>
              <w:marTop w:val="0"/>
              <w:marBottom w:val="0"/>
              <w:divBdr>
                <w:top w:val="none" w:sz="0" w:space="0" w:color="auto"/>
                <w:left w:val="none" w:sz="0" w:space="0" w:color="auto"/>
                <w:bottom w:val="none" w:sz="0" w:space="0" w:color="auto"/>
                <w:right w:val="none" w:sz="0" w:space="0" w:color="auto"/>
              </w:divBdr>
            </w:div>
            <w:div w:id="232937527">
              <w:marLeft w:val="0"/>
              <w:marRight w:val="0"/>
              <w:marTop w:val="0"/>
              <w:marBottom w:val="0"/>
              <w:divBdr>
                <w:top w:val="none" w:sz="0" w:space="0" w:color="auto"/>
                <w:left w:val="none" w:sz="0" w:space="0" w:color="auto"/>
                <w:bottom w:val="none" w:sz="0" w:space="0" w:color="auto"/>
                <w:right w:val="none" w:sz="0" w:space="0" w:color="auto"/>
              </w:divBdr>
            </w:div>
            <w:div w:id="1325666790">
              <w:marLeft w:val="0"/>
              <w:marRight w:val="0"/>
              <w:marTop w:val="0"/>
              <w:marBottom w:val="0"/>
              <w:divBdr>
                <w:top w:val="none" w:sz="0" w:space="0" w:color="auto"/>
                <w:left w:val="none" w:sz="0" w:space="0" w:color="auto"/>
                <w:bottom w:val="none" w:sz="0" w:space="0" w:color="auto"/>
                <w:right w:val="none" w:sz="0" w:space="0" w:color="auto"/>
              </w:divBdr>
            </w:div>
            <w:div w:id="709377545">
              <w:marLeft w:val="0"/>
              <w:marRight w:val="0"/>
              <w:marTop w:val="0"/>
              <w:marBottom w:val="0"/>
              <w:divBdr>
                <w:top w:val="none" w:sz="0" w:space="0" w:color="auto"/>
                <w:left w:val="none" w:sz="0" w:space="0" w:color="auto"/>
                <w:bottom w:val="none" w:sz="0" w:space="0" w:color="auto"/>
                <w:right w:val="none" w:sz="0" w:space="0" w:color="auto"/>
              </w:divBdr>
            </w:div>
            <w:div w:id="1839271122">
              <w:marLeft w:val="0"/>
              <w:marRight w:val="0"/>
              <w:marTop w:val="0"/>
              <w:marBottom w:val="0"/>
              <w:divBdr>
                <w:top w:val="none" w:sz="0" w:space="0" w:color="auto"/>
                <w:left w:val="none" w:sz="0" w:space="0" w:color="auto"/>
                <w:bottom w:val="none" w:sz="0" w:space="0" w:color="auto"/>
                <w:right w:val="none" w:sz="0" w:space="0" w:color="auto"/>
              </w:divBdr>
            </w:div>
            <w:div w:id="1523321639">
              <w:marLeft w:val="0"/>
              <w:marRight w:val="0"/>
              <w:marTop w:val="0"/>
              <w:marBottom w:val="0"/>
              <w:divBdr>
                <w:top w:val="none" w:sz="0" w:space="0" w:color="auto"/>
                <w:left w:val="none" w:sz="0" w:space="0" w:color="auto"/>
                <w:bottom w:val="none" w:sz="0" w:space="0" w:color="auto"/>
                <w:right w:val="none" w:sz="0" w:space="0" w:color="auto"/>
              </w:divBdr>
            </w:div>
            <w:div w:id="1847360838">
              <w:marLeft w:val="0"/>
              <w:marRight w:val="0"/>
              <w:marTop w:val="0"/>
              <w:marBottom w:val="0"/>
              <w:divBdr>
                <w:top w:val="none" w:sz="0" w:space="0" w:color="auto"/>
                <w:left w:val="none" w:sz="0" w:space="0" w:color="auto"/>
                <w:bottom w:val="none" w:sz="0" w:space="0" w:color="auto"/>
                <w:right w:val="none" w:sz="0" w:space="0" w:color="auto"/>
              </w:divBdr>
            </w:div>
            <w:div w:id="506290972">
              <w:marLeft w:val="0"/>
              <w:marRight w:val="0"/>
              <w:marTop w:val="0"/>
              <w:marBottom w:val="0"/>
              <w:divBdr>
                <w:top w:val="none" w:sz="0" w:space="0" w:color="auto"/>
                <w:left w:val="none" w:sz="0" w:space="0" w:color="auto"/>
                <w:bottom w:val="none" w:sz="0" w:space="0" w:color="auto"/>
                <w:right w:val="none" w:sz="0" w:space="0" w:color="auto"/>
              </w:divBdr>
            </w:div>
            <w:div w:id="1366518011">
              <w:marLeft w:val="0"/>
              <w:marRight w:val="0"/>
              <w:marTop w:val="0"/>
              <w:marBottom w:val="0"/>
              <w:divBdr>
                <w:top w:val="none" w:sz="0" w:space="0" w:color="auto"/>
                <w:left w:val="none" w:sz="0" w:space="0" w:color="auto"/>
                <w:bottom w:val="none" w:sz="0" w:space="0" w:color="auto"/>
                <w:right w:val="none" w:sz="0" w:space="0" w:color="auto"/>
              </w:divBdr>
            </w:div>
            <w:div w:id="226694464">
              <w:marLeft w:val="0"/>
              <w:marRight w:val="0"/>
              <w:marTop w:val="0"/>
              <w:marBottom w:val="0"/>
              <w:divBdr>
                <w:top w:val="none" w:sz="0" w:space="0" w:color="auto"/>
                <w:left w:val="none" w:sz="0" w:space="0" w:color="auto"/>
                <w:bottom w:val="none" w:sz="0" w:space="0" w:color="auto"/>
                <w:right w:val="none" w:sz="0" w:space="0" w:color="auto"/>
              </w:divBdr>
            </w:div>
            <w:div w:id="1338078311">
              <w:marLeft w:val="0"/>
              <w:marRight w:val="0"/>
              <w:marTop w:val="0"/>
              <w:marBottom w:val="0"/>
              <w:divBdr>
                <w:top w:val="none" w:sz="0" w:space="0" w:color="auto"/>
                <w:left w:val="none" w:sz="0" w:space="0" w:color="auto"/>
                <w:bottom w:val="none" w:sz="0" w:space="0" w:color="auto"/>
                <w:right w:val="none" w:sz="0" w:space="0" w:color="auto"/>
              </w:divBdr>
            </w:div>
            <w:div w:id="986402865">
              <w:marLeft w:val="0"/>
              <w:marRight w:val="0"/>
              <w:marTop w:val="0"/>
              <w:marBottom w:val="0"/>
              <w:divBdr>
                <w:top w:val="none" w:sz="0" w:space="0" w:color="auto"/>
                <w:left w:val="none" w:sz="0" w:space="0" w:color="auto"/>
                <w:bottom w:val="none" w:sz="0" w:space="0" w:color="auto"/>
                <w:right w:val="none" w:sz="0" w:space="0" w:color="auto"/>
              </w:divBdr>
            </w:div>
            <w:div w:id="357003491">
              <w:marLeft w:val="0"/>
              <w:marRight w:val="0"/>
              <w:marTop w:val="0"/>
              <w:marBottom w:val="0"/>
              <w:divBdr>
                <w:top w:val="none" w:sz="0" w:space="0" w:color="auto"/>
                <w:left w:val="none" w:sz="0" w:space="0" w:color="auto"/>
                <w:bottom w:val="none" w:sz="0" w:space="0" w:color="auto"/>
                <w:right w:val="none" w:sz="0" w:space="0" w:color="auto"/>
              </w:divBdr>
            </w:div>
            <w:div w:id="1302612810">
              <w:marLeft w:val="0"/>
              <w:marRight w:val="0"/>
              <w:marTop w:val="0"/>
              <w:marBottom w:val="0"/>
              <w:divBdr>
                <w:top w:val="none" w:sz="0" w:space="0" w:color="auto"/>
                <w:left w:val="none" w:sz="0" w:space="0" w:color="auto"/>
                <w:bottom w:val="none" w:sz="0" w:space="0" w:color="auto"/>
                <w:right w:val="none" w:sz="0" w:space="0" w:color="auto"/>
              </w:divBdr>
            </w:div>
            <w:div w:id="1805350695">
              <w:marLeft w:val="0"/>
              <w:marRight w:val="0"/>
              <w:marTop w:val="0"/>
              <w:marBottom w:val="0"/>
              <w:divBdr>
                <w:top w:val="none" w:sz="0" w:space="0" w:color="auto"/>
                <w:left w:val="none" w:sz="0" w:space="0" w:color="auto"/>
                <w:bottom w:val="none" w:sz="0" w:space="0" w:color="auto"/>
                <w:right w:val="none" w:sz="0" w:space="0" w:color="auto"/>
              </w:divBdr>
            </w:div>
            <w:div w:id="769204874">
              <w:marLeft w:val="0"/>
              <w:marRight w:val="0"/>
              <w:marTop w:val="0"/>
              <w:marBottom w:val="0"/>
              <w:divBdr>
                <w:top w:val="none" w:sz="0" w:space="0" w:color="auto"/>
                <w:left w:val="none" w:sz="0" w:space="0" w:color="auto"/>
                <w:bottom w:val="none" w:sz="0" w:space="0" w:color="auto"/>
                <w:right w:val="none" w:sz="0" w:space="0" w:color="auto"/>
              </w:divBdr>
            </w:div>
            <w:div w:id="241840538">
              <w:marLeft w:val="0"/>
              <w:marRight w:val="0"/>
              <w:marTop w:val="0"/>
              <w:marBottom w:val="0"/>
              <w:divBdr>
                <w:top w:val="none" w:sz="0" w:space="0" w:color="auto"/>
                <w:left w:val="none" w:sz="0" w:space="0" w:color="auto"/>
                <w:bottom w:val="none" w:sz="0" w:space="0" w:color="auto"/>
                <w:right w:val="none" w:sz="0" w:space="0" w:color="auto"/>
              </w:divBdr>
            </w:div>
            <w:div w:id="95831835">
              <w:marLeft w:val="0"/>
              <w:marRight w:val="0"/>
              <w:marTop w:val="0"/>
              <w:marBottom w:val="0"/>
              <w:divBdr>
                <w:top w:val="none" w:sz="0" w:space="0" w:color="auto"/>
                <w:left w:val="none" w:sz="0" w:space="0" w:color="auto"/>
                <w:bottom w:val="none" w:sz="0" w:space="0" w:color="auto"/>
                <w:right w:val="none" w:sz="0" w:space="0" w:color="auto"/>
              </w:divBdr>
            </w:div>
            <w:div w:id="1746416654">
              <w:marLeft w:val="0"/>
              <w:marRight w:val="0"/>
              <w:marTop w:val="0"/>
              <w:marBottom w:val="0"/>
              <w:divBdr>
                <w:top w:val="none" w:sz="0" w:space="0" w:color="auto"/>
                <w:left w:val="none" w:sz="0" w:space="0" w:color="auto"/>
                <w:bottom w:val="none" w:sz="0" w:space="0" w:color="auto"/>
                <w:right w:val="none" w:sz="0" w:space="0" w:color="auto"/>
              </w:divBdr>
            </w:div>
            <w:div w:id="47070155">
              <w:marLeft w:val="0"/>
              <w:marRight w:val="0"/>
              <w:marTop w:val="0"/>
              <w:marBottom w:val="0"/>
              <w:divBdr>
                <w:top w:val="none" w:sz="0" w:space="0" w:color="auto"/>
                <w:left w:val="none" w:sz="0" w:space="0" w:color="auto"/>
                <w:bottom w:val="none" w:sz="0" w:space="0" w:color="auto"/>
                <w:right w:val="none" w:sz="0" w:space="0" w:color="auto"/>
              </w:divBdr>
            </w:div>
            <w:div w:id="2003656804">
              <w:marLeft w:val="0"/>
              <w:marRight w:val="0"/>
              <w:marTop w:val="0"/>
              <w:marBottom w:val="0"/>
              <w:divBdr>
                <w:top w:val="none" w:sz="0" w:space="0" w:color="auto"/>
                <w:left w:val="none" w:sz="0" w:space="0" w:color="auto"/>
                <w:bottom w:val="none" w:sz="0" w:space="0" w:color="auto"/>
                <w:right w:val="none" w:sz="0" w:space="0" w:color="auto"/>
              </w:divBdr>
            </w:div>
            <w:div w:id="154424097">
              <w:marLeft w:val="0"/>
              <w:marRight w:val="0"/>
              <w:marTop w:val="0"/>
              <w:marBottom w:val="0"/>
              <w:divBdr>
                <w:top w:val="none" w:sz="0" w:space="0" w:color="auto"/>
                <w:left w:val="none" w:sz="0" w:space="0" w:color="auto"/>
                <w:bottom w:val="none" w:sz="0" w:space="0" w:color="auto"/>
                <w:right w:val="none" w:sz="0" w:space="0" w:color="auto"/>
              </w:divBdr>
            </w:div>
            <w:div w:id="1251542231">
              <w:marLeft w:val="0"/>
              <w:marRight w:val="0"/>
              <w:marTop w:val="0"/>
              <w:marBottom w:val="0"/>
              <w:divBdr>
                <w:top w:val="none" w:sz="0" w:space="0" w:color="auto"/>
                <w:left w:val="none" w:sz="0" w:space="0" w:color="auto"/>
                <w:bottom w:val="none" w:sz="0" w:space="0" w:color="auto"/>
                <w:right w:val="none" w:sz="0" w:space="0" w:color="auto"/>
              </w:divBdr>
            </w:div>
            <w:div w:id="589462010">
              <w:marLeft w:val="0"/>
              <w:marRight w:val="0"/>
              <w:marTop w:val="0"/>
              <w:marBottom w:val="0"/>
              <w:divBdr>
                <w:top w:val="none" w:sz="0" w:space="0" w:color="auto"/>
                <w:left w:val="none" w:sz="0" w:space="0" w:color="auto"/>
                <w:bottom w:val="none" w:sz="0" w:space="0" w:color="auto"/>
                <w:right w:val="none" w:sz="0" w:space="0" w:color="auto"/>
              </w:divBdr>
            </w:div>
            <w:div w:id="141625865">
              <w:marLeft w:val="0"/>
              <w:marRight w:val="0"/>
              <w:marTop w:val="0"/>
              <w:marBottom w:val="0"/>
              <w:divBdr>
                <w:top w:val="none" w:sz="0" w:space="0" w:color="auto"/>
                <w:left w:val="none" w:sz="0" w:space="0" w:color="auto"/>
                <w:bottom w:val="none" w:sz="0" w:space="0" w:color="auto"/>
                <w:right w:val="none" w:sz="0" w:space="0" w:color="auto"/>
              </w:divBdr>
            </w:div>
            <w:div w:id="11690272">
              <w:marLeft w:val="0"/>
              <w:marRight w:val="0"/>
              <w:marTop w:val="0"/>
              <w:marBottom w:val="0"/>
              <w:divBdr>
                <w:top w:val="none" w:sz="0" w:space="0" w:color="auto"/>
                <w:left w:val="none" w:sz="0" w:space="0" w:color="auto"/>
                <w:bottom w:val="none" w:sz="0" w:space="0" w:color="auto"/>
                <w:right w:val="none" w:sz="0" w:space="0" w:color="auto"/>
              </w:divBdr>
            </w:div>
            <w:div w:id="891118520">
              <w:marLeft w:val="0"/>
              <w:marRight w:val="0"/>
              <w:marTop w:val="0"/>
              <w:marBottom w:val="0"/>
              <w:divBdr>
                <w:top w:val="none" w:sz="0" w:space="0" w:color="auto"/>
                <w:left w:val="none" w:sz="0" w:space="0" w:color="auto"/>
                <w:bottom w:val="none" w:sz="0" w:space="0" w:color="auto"/>
                <w:right w:val="none" w:sz="0" w:space="0" w:color="auto"/>
              </w:divBdr>
            </w:div>
            <w:div w:id="824277452">
              <w:marLeft w:val="0"/>
              <w:marRight w:val="0"/>
              <w:marTop w:val="0"/>
              <w:marBottom w:val="0"/>
              <w:divBdr>
                <w:top w:val="none" w:sz="0" w:space="0" w:color="auto"/>
                <w:left w:val="none" w:sz="0" w:space="0" w:color="auto"/>
                <w:bottom w:val="none" w:sz="0" w:space="0" w:color="auto"/>
                <w:right w:val="none" w:sz="0" w:space="0" w:color="auto"/>
              </w:divBdr>
            </w:div>
            <w:div w:id="648243025">
              <w:marLeft w:val="0"/>
              <w:marRight w:val="0"/>
              <w:marTop w:val="0"/>
              <w:marBottom w:val="0"/>
              <w:divBdr>
                <w:top w:val="none" w:sz="0" w:space="0" w:color="auto"/>
                <w:left w:val="none" w:sz="0" w:space="0" w:color="auto"/>
                <w:bottom w:val="none" w:sz="0" w:space="0" w:color="auto"/>
                <w:right w:val="none" w:sz="0" w:space="0" w:color="auto"/>
              </w:divBdr>
            </w:div>
            <w:div w:id="924535135">
              <w:marLeft w:val="0"/>
              <w:marRight w:val="0"/>
              <w:marTop w:val="0"/>
              <w:marBottom w:val="0"/>
              <w:divBdr>
                <w:top w:val="none" w:sz="0" w:space="0" w:color="auto"/>
                <w:left w:val="none" w:sz="0" w:space="0" w:color="auto"/>
                <w:bottom w:val="none" w:sz="0" w:space="0" w:color="auto"/>
                <w:right w:val="none" w:sz="0" w:space="0" w:color="auto"/>
              </w:divBdr>
            </w:div>
            <w:div w:id="1850557969">
              <w:marLeft w:val="0"/>
              <w:marRight w:val="0"/>
              <w:marTop w:val="0"/>
              <w:marBottom w:val="0"/>
              <w:divBdr>
                <w:top w:val="none" w:sz="0" w:space="0" w:color="auto"/>
                <w:left w:val="none" w:sz="0" w:space="0" w:color="auto"/>
                <w:bottom w:val="none" w:sz="0" w:space="0" w:color="auto"/>
                <w:right w:val="none" w:sz="0" w:space="0" w:color="auto"/>
              </w:divBdr>
            </w:div>
            <w:div w:id="553393891">
              <w:marLeft w:val="0"/>
              <w:marRight w:val="0"/>
              <w:marTop w:val="0"/>
              <w:marBottom w:val="0"/>
              <w:divBdr>
                <w:top w:val="none" w:sz="0" w:space="0" w:color="auto"/>
                <w:left w:val="none" w:sz="0" w:space="0" w:color="auto"/>
                <w:bottom w:val="none" w:sz="0" w:space="0" w:color="auto"/>
                <w:right w:val="none" w:sz="0" w:space="0" w:color="auto"/>
              </w:divBdr>
            </w:div>
            <w:div w:id="37360117">
              <w:marLeft w:val="0"/>
              <w:marRight w:val="0"/>
              <w:marTop w:val="0"/>
              <w:marBottom w:val="0"/>
              <w:divBdr>
                <w:top w:val="none" w:sz="0" w:space="0" w:color="auto"/>
                <w:left w:val="none" w:sz="0" w:space="0" w:color="auto"/>
                <w:bottom w:val="none" w:sz="0" w:space="0" w:color="auto"/>
                <w:right w:val="none" w:sz="0" w:space="0" w:color="auto"/>
              </w:divBdr>
            </w:div>
            <w:div w:id="60301392">
              <w:marLeft w:val="0"/>
              <w:marRight w:val="0"/>
              <w:marTop w:val="0"/>
              <w:marBottom w:val="0"/>
              <w:divBdr>
                <w:top w:val="none" w:sz="0" w:space="0" w:color="auto"/>
                <w:left w:val="none" w:sz="0" w:space="0" w:color="auto"/>
                <w:bottom w:val="none" w:sz="0" w:space="0" w:color="auto"/>
                <w:right w:val="none" w:sz="0" w:space="0" w:color="auto"/>
              </w:divBdr>
            </w:div>
            <w:div w:id="838160783">
              <w:marLeft w:val="0"/>
              <w:marRight w:val="0"/>
              <w:marTop w:val="0"/>
              <w:marBottom w:val="0"/>
              <w:divBdr>
                <w:top w:val="none" w:sz="0" w:space="0" w:color="auto"/>
                <w:left w:val="none" w:sz="0" w:space="0" w:color="auto"/>
                <w:bottom w:val="none" w:sz="0" w:space="0" w:color="auto"/>
                <w:right w:val="none" w:sz="0" w:space="0" w:color="auto"/>
              </w:divBdr>
            </w:div>
            <w:div w:id="1905211715">
              <w:marLeft w:val="0"/>
              <w:marRight w:val="0"/>
              <w:marTop w:val="0"/>
              <w:marBottom w:val="0"/>
              <w:divBdr>
                <w:top w:val="none" w:sz="0" w:space="0" w:color="auto"/>
                <w:left w:val="none" w:sz="0" w:space="0" w:color="auto"/>
                <w:bottom w:val="none" w:sz="0" w:space="0" w:color="auto"/>
                <w:right w:val="none" w:sz="0" w:space="0" w:color="auto"/>
              </w:divBdr>
            </w:div>
            <w:div w:id="1264263858">
              <w:marLeft w:val="0"/>
              <w:marRight w:val="0"/>
              <w:marTop w:val="0"/>
              <w:marBottom w:val="0"/>
              <w:divBdr>
                <w:top w:val="none" w:sz="0" w:space="0" w:color="auto"/>
                <w:left w:val="none" w:sz="0" w:space="0" w:color="auto"/>
                <w:bottom w:val="none" w:sz="0" w:space="0" w:color="auto"/>
                <w:right w:val="none" w:sz="0" w:space="0" w:color="auto"/>
              </w:divBdr>
            </w:div>
            <w:div w:id="583564684">
              <w:marLeft w:val="0"/>
              <w:marRight w:val="0"/>
              <w:marTop w:val="0"/>
              <w:marBottom w:val="0"/>
              <w:divBdr>
                <w:top w:val="none" w:sz="0" w:space="0" w:color="auto"/>
                <w:left w:val="none" w:sz="0" w:space="0" w:color="auto"/>
                <w:bottom w:val="none" w:sz="0" w:space="0" w:color="auto"/>
                <w:right w:val="none" w:sz="0" w:space="0" w:color="auto"/>
              </w:divBdr>
            </w:div>
            <w:div w:id="112674759">
              <w:marLeft w:val="0"/>
              <w:marRight w:val="0"/>
              <w:marTop w:val="0"/>
              <w:marBottom w:val="0"/>
              <w:divBdr>
                <w:top w:val="none" w:sz="0" w:space="0" w:color="auto"/>
                <w:left w:val="none" w:sz="0" w:space="0" w:color="auto"/>
                <w:bottom w:val="none" w:sz="0" w:space="0" w:color="auto"/>
                <w:right w:val="none" w:sz="0" w:space="0" w:color="auto"/>
              </w:divBdr>
            </w:div>
            <w:div w:id="1269316512">
              <w:marLeft w:val="0"/>
              <w:marRight w:val="0"/>
              <w:marTop w:val="0"/>
              <w:marBottom w:val="0"/>
              <w:divBdr>
                <w:top w:val="none" w:sz="0" w:space="0" w:color="auto"/>
                <w:left w:val="none" w:sz="0" w:space="0" w:color="auto"/>
                <w:bottom w:val="none" w:sz="0" w:space="0" w:color="auto"/>
                <w:right w:val="none" w:sz="0" w:space="0" w:color="auto"/>
              </w:divBdr>
            </w:div>
            <w:div w:id="265113402">
              <w:marLeft w:val="0"/>
              <w:marRight w:val="0"/>
              <w:marTop w:val="0"/>
              <w:marBottom w:val="0"/>
              <w:divBdr>
                <w:top w:val="none" w:sz="0" w:space="0" w:color="auto"/>
                <w:left w:val="none" w:sz="0" w:space="0" w:color="auto"/>
                <w:bottom w:val="none" w:sz="0" w:space="0" w:color="auto"/>
                <w:right w:val="none" w:sz="0" w:space="0" w:color="auto"/>
              </w:divBdr>
            </w:div>
            <w:div w:id="1993831180">
              <w:marLeft w:val="0"/>
              <w:marRight w:val="0"/>
              <w:marTop w:val="0"/>
              <w:marBottom w:val="0"/>
              <w:divBdr>
                <w:top w:val="none" w:sz="0" w:space="0" w:color="auto"/>
                <w:left w:val="none" w:sz="0" w:space="0" w:color="auto"/>
                <w:bottom w:val="none" w:sz="0" w:space="0" w:color="auto"/>
                <w:right w:val="none" w:sz="0" w:space="0" w:color="auto"/>
              </w:divBdr>
            </w:div>
            <w:div w:id="1186216279">
              <w:marLeft w:val="0"/>
              <w:marRight w:val="0"/>
              <w:marTop w:val="0"/>
              <w:marBottom w:val="0"/>
              <w:divBdr>
                <w:top w:val="none" w:sz="0" w:space="0" w:color="auto"/>
                <w:left w:val="none" w:sz="0" w:space="0" w:color="auto"/>
                <w:bottom w:val="none" w:sz="0" w:space="0" w:color="auto"/>
                <w:right w:val="none" w:sz="0" w:space="0" w:color="auto"/>
              </w:divBdr>
            </w:div>
            <w:div w:id="1297178363">
              <w:marLeft w:val="0"/>
              <w:marRight w:val="0"/>
              <w:marTop w:val="0"/>
              <w:marBottom w:val="0"/>
              <w:divBdr>
                <w:top w:val="none" w:sz="0" w:space="0" w:color="auto"/>
                <w:left w:val="none" w:sz="0" w:space="0" w:color="auto"/>
                <w:bottom w:val="none" w:sz="0" w:space="0" w:color="auto"/>
                <w:right w:val="none" w:sz="0" w:space="0" w:color="auto"/>
              </w:divBdr>
            </w:div>
            <w:div w:id="1503549965">
              <w:marLeft w:val="0"/>
              <w:marRight w:val="0"/>
              <w:marTop w:val="0"/>
              <w:marBottom w:val="0"/>
              <w:divBdr>
                <w:top w:val="none" w:sz="0" w:space="0" w:color="auto"/>
                <w:left w:val="none" w:sz="0" w:space="0" w:color="auto"/>
                <w:bottom w:val="none" w:sz="0" w:space="0" w:color="auto"/>
                <w:right w:val="none" w:sz="0" w:space="0" w:color="auto"/>
              </w:divBdr>
            </w:div>
            <w:div w:id="1319460574">
              <w:marLeft w:val="0"/>
              <w:marRight w:val="0"/>
              <w:marTop w:val="0"/>
              <w:marBottom w:val="0"/>
              <w:divBdr>
                <w:top w:val="none" w:sz="0" w:space="0" w:color="auto"/>
                <w:left w:val="none" w:sz="0" w:space="0" w:color="auto"/>
                <w:bottom w:val="none" w:sz="0" w:space="0" w:color="auto"/>
                <w:right w:val="none" w:sz="0" w:space="0" w:color="auto"/>
              </w:divBdr>
            </w:div>
            <w:div w:id="442963928">
              <w:marLeft w:val="0"/>
              <w:marRight w:val="0"/>
              <w:marTop w:val="0"/>
              <w:marBottom w:val="0"/>
              <w:divBdr>
                <w:top w:val="none" w:sz="0" w:space="0" w:color="auto"/>
                <w:left w:val="none" w:sz="0" w:space="0" w:color="auto"/>
                <w:bottom w:val="none" w:sz="0" w:space="0" w:color="auto"/>
                <w:right w:val="none" w:sz="0" w:space="0" w:color="auto"/>
              </w:divBdr>
            </w:div>
            <w:div w:id="1084063286">
              <w:marLeft w:val="0"/>
              <w:marRight w:val="0"/>
              <w:marTop w:val="0"/>
              <w:marBottom w:val="0"/>
              <w:divBdr>
                <w:top w:val="none" w:sz="0" w:space="0" w:color="auto"/>
                <w:left w:val="none" w:sz="0" w:space="0" w:color="auto"/>
                <w:bottom w:val="none" w:sz="0" w:space="0" w:color="auto"/>
                <w:right w:val="none" w:sz="0" w:space="0" w:color="auto"/>
              </w:divBdr>
            </w:div>
            <w:div w:id="291794424">
              <w:marLeft w:val="0"/>
              <w:marRight w:val="0"/>
              <w:marTop w:val="0"/>
              <w:marBottom w:val="0"/>
              <w:divBdr>
                <w:top w:val="none" w:sz="0" w:space="0" w:color="auto"/>
                <w:left w:val="none" w:sz="0" w:space="0" w:color="auto"/>
                <w:bottom w:val="none" w:sz="0" w:space="0" w:color="auto"/>
                <w:right w:val="none" w:sz="0" w:space="0" w:color="auto"/>
              </w:divBdr>
            </w:div>
            <w:div w:id="1767573255">
              <w:marLeft w:val="0"/>
              <w:marRight w:val="0"/>
              <w:marTop w:val="0"/>
              <w:marBottom w:val="0"/>
              <w:divBdr>
                <w:top w:val="none" w:sz="0" w:space="0" w:color="auto"/>
                <w:left w:val="none" w:sz="0" w:space="0" w:color="auto"/>
                <w:bottom w:val="none" w:sz="0" w:space="0" w:color="auto"/>
                <w:right w:val="none" w:sz="0" w:space="0" w:color="auto"/>
              </w:divBdr>
            </w:div>
            <w:div w:id="537281683">
              <w:marLeft w:val="0"/>
              <w:marRight w:val="0"/>
              <w:marTop w:val="0"/>
              <w:marBottom w:val="0"/>
              <w:divBdr>
                <w:top w:val="none" w:sz="0" w:space="0" w:color="auto"/>
                <w:left w:val="none" w:sz="0" w:space="0" w:color="auto"/>
                <w:bottom w:val="none" w:sz="0" w:space="0" w:color="auto"/>
                <w:right w:val="none" w:sz="0" w:space="0" w:color="auto"/>
              </w:divBdr>
            </w:div>
            <w:div w:id="1469324700">
              <w:marLeft w:val="0"/>
              <w:marRight w:val="0"/>
              <w:marTop w:val="0"/>
              <w:marBottom w:val="0"/>
              <w:divBdr>
                <w:top w:val="none" w:sz="0" w:space="0" w:color="auto"/>
                <w:left w:val="none" w:sz="0" w:space="0" w:color="auto"/>
                <w:bottom w:val="none" w:sz="0" w:space="0" w:color="auto"/>
                <w:right w:val="none" w:sz="0" w:space="0" w:color="auto"/>
              </w:divBdr>
            </w:div>
            <w:div w:id="1776900463">
              <w:marLeft w:val="0"/>
              <w:marRight w:val="0"/>
              <w:marTop w:val="0"/>
              <w:marBottom w:val="0"/>
              <w:divBdr>
                <w:top w:val="none" w:sz="0" w:space="0" w:color="auto"/>
                <w:left w:val="none" w:sz="0" w:space="0" w:color="auto"/>
                <w:bottom w:val="none" w:sz="0" w:space="0" w:color="auto"/>
                <w:right w:val="none" w:sz="0" w:space="0" w:color="auto"/>
              </w:divBdr>
            </w:div>
            <w:div w:id="222642315">
              <w:marLeft w:val="0"/>
              <w:marRight w:val="0"/>
              <w:marTop w:val="0"/>
              <w:marBottom w:val="0"/>
              <w:divBdr>
                <w:top w:val="none" w:sz="0" w:space="0" w:color="auto"/>
                <w:left w:val="none" w:sz="0" w:space="0" w:color="auto"/>
                <w:bottom w:val="none" w:sz="0" w:space="0" w:color="auto"/>
                <w:right w:val="none" w:sz="0" w:space="0" w:color="auto"/>
              </w:divBdr>
            </w:div>
            <w:div w:id="1054963958">
              <w:marLeft w:val="0"/>
              <w:marRight w:val="0"/>
              <w:marTop w:val="0"/>
              <w:marBottom w:val="0"/>
              <w:divBdr>
                <w:top w:val="none" w:sz="0" w:space="0" w:color="auto"/>
                <w:left w:val="none" w:sz="0" w:space="0" w:color="auto"/>
                <w:bottom w:val="none" w:sz="0" w:space="0" w:color="auto"/>
                <w:right w:val="none" w:sz="0" w:space="0" w:color="auto"/>
              </w:divBdr>
            </w:div>
            <w:div w:id="441996482">
              <w:marLeft w:val="0"/>
              <w:marRight w:val="0"/>
              <w:marTop w:val="0"/>
              <w:marBottom w:val="0"/>
              <w:divBdr>
                <w:top w:val="none" w:sz="0" w:space="0" w:color="auto"/>
                <w:left w:val="none" w:sz="0" w:space="0" w:color="auto"/>
                <w:bottom w:val="none" w:sz="0" w:space="0" w:color="auto"/>
                <w:right w:val="none" w:sz="0" w:space="0" w:color="auto"/>
              </w:divBdr>
            </w:div>
            <w:div w:id="937564345">
              <w:marLeft w:val="0"/>
              <w:marRight w:val="0"/>
              <w:marTop w:val="0"/>
              <w:marBottom w:val="0"/>
              <w:divBdr>
                <w:top w:val="none" w:sz="0" w:space="0" w:color="auto"/>
                <w:left w:val="none" w:sz="0" w:space="0" w:color="auto"/>
                <w:bottom w:val="none" w:sz="0" w:space="0" w:color="auto"/>
                <w:right w:val="none" w:sz="0" w:space="0" w:color="auto"/>
              </w:divBdr>
            </w:div>
            <w:div w:id="140118559">
              <w:marLeft w:val="0"/>
              <w:marRight w:val="0"/>
              <w:marTop w:val="0"/>
              <w:marBottom w:val="0"/>
              <w:divBdr>
                <w:top w:val="none" w:sz="0" w:space="0" w:color="auto"/>
                <w:left w:val="none" w:sz="0" w:space="0" w:color="auto"/>
                <w:bottom w:val="none" w:sz="0" w:space="0" w:color="auto"/>
                <w:right w:val="none" w:sz="0" w:space="0" w:color="auto"/>
              </w:divBdr>
            </w:div>
            <w:div w:id="1659920303">
              <w:marLeft w:val="0"/>
              <w:marRight w:val="0"/>
              <w:marTop w:val="0"/>
              <w:marBottom w:val="0"/>
              <w:divBdr>
                <w:top w:val="none" w:sz="0" w:space="0" w:color="auto"/>
                <w:left w:val="none" w:sz="0" w:space="0" w:color="auto"/>
                <w:bottom w:val="none" w:sz="0" w:space="0" w:color="auto"/>
                <w:right w:val="none" w:sz="0" w:space="0" w:color="auto"/>
              </w:divBdr>
            </w:div>
            <w:div w:id="1318193216">
              <w:marLeft w:val="0"/>
              <w:marRight w:val="0"/>
              <w:marTop w:val="0"/>
              <w:marBottom w:val="0"/>
              <w:divBdr>
                <w:top w:val="none" w:sz="0" w:space="0" w:color="auto"/>
                <w:left w:val="none" w:sz="0" w:space="0" w:color="auto"/>
                <w:bottom w:val="none" w:sz="0" w:space="0" w:color="auto"/>
                <w:right w:val="none" w:sz="0" w:space="0" w:color="auto"/>
              </w:divBdr>
            </w:div>
            <w:div w:id="60519519">
              <w:marLeft w:val="0"/>
              <w:marRight w:val="0"/>
              <w:marTop w:val="0"/>
              <w:marBottom w:val="0"/>
              <w:divBdr>
                <w:top w:val="none" w:sz="0" w:space="0" w:color="auto"/>
                <w:left w:val="none" w:sz="0" w:space="0" w:color="auto"/>
                <w:bottom w:val="none" w:sz="0" w:space="0" w:color="auto"/>
                <w:right w:val="none" w:sz="0" w:space="0" w:color="auto"/>
              </w:divBdr>
            </w:div>
            <w:div w:id="189530874">
              <w:marLeft w:val="0"/>
              <w:marRight w:val="0"/>
              <w:marTop w:val="0"/>
              <w:marBottom w:val="0"/>
              <w:divBdr>
                <w:top w:val="none" w:sz="0" w:space="0" w:color="auto"/>
                <w:left w:val="none" w:sz="0" w:space="0" w:color="auto"/>
                <w:bottom w:val="none" w:sz="0" w:space="0" w:color="auto"/>
                <w:right w:val="none" w:sz="0" w:space="0" w:color="auto"/>
              </w:divBdr>
            </w:div>
            <w:div w:id="1234000315">
              <w:marLeft w:val="0"/>
              <w:marRight w:val="0"/>
              <w:marTop w:val="0"/>
              <w:marBottom w:val="0"/>
              <w:divBdr>
                <w:top w:val="none" w:sz="0" w:space="0" w:color="auto"/>
                <w:left w:val="none" w:sz="0" w:space="0" w:color="auto"/>
                <w:bottom w:val="none" w:sz="0" w:space="0" w:color="auto"/>
                <w:right w:val="none" w:sz="0" w:space="0" w:color="auto"/>
              </w:divBdr>
            </w:div>
            <w:div w:id="75709895">
              <w:marLeft w:val="0"/>
              <w:marRight w:val="0"/>
              <w:marTop w:val="0"/>
              <w:marBottom w:val="0"/>
              <w:divBdr>
                <w:top w:val="none" w:sz="0" w:space="0" w:color="auto"/>
                <w:left w:val="none" w:sz="0" w:space="0" w:color="auto"/>
                <w:bottom w:val="none" w:sz="0" w:space="0" w:color="auto"/>
                <w:right w:val="none" w:sz="0" w:space="0" w:color="auto"/>
              </w:divBdr>
            </w:div>
            <w:div w:id="403991238">
              <w:marLeft w:val="0"/>
              <w:marRight w:val="0"/>
              <w:marTop w:val="0"/>
              <w:marBottom w:val="0"/>
              <w:divBdr>
                <w:top w:val="none" w:sz="0" w:space="0" w:color="auto"/>
                <w:left w:val="none" w:sz="0" w:space="0" w:color="auto"/>
                <w:bottom w:val="none" w:sz="0" w:space="0" w:color="auto"/>
                <w:right w:val="none" w:sz="0" w:space="0" w:color="auto"/>
              </w:divBdr>
            </w:div>
            <w:div w:id="1173296771">
              <w:marLeft w:val="0"/>
              <w:marRight w:val="0"/>
              <w:marTop w:val="0"/>
              <w:marBottom w:val="0"/>
              <w:divBdr>
                <w:top w:val="none" w:sz="0" w:space="0" w:color="auto"/>
                <w:left w:val="none" w:sz="0" w:space="0" w:color="auto"/>
                <w:bottom w:val="none" w:sz="0" w:space="0" w:color="auto"/>
                <w:right w:val="none" w:sz="0" w:space="0" w:color="auto"/>
              </w:divBdr>
            </w:div>
            <w:div w:id="492189247">
              <w:marLeft w:val="0"/>
              <w:marRight w:val="0"/>
              <w:marTop w:val="0"/>
              <w:marBottom w:val="0"/>
              <w:divBdr>
                <w:top w:val="none" w:sz="0" w:space="0" w:color="auto"/>
                <w:left w:val="none" w:sz="0" w:space="0" w:color="auto"/>
                <w:bottom w:val="none" w:sz="0" w:space="0" w:color="auto"/>
                <w:right w:val="none" w:sz="0" w:space="0" w:color="auto"/>
              </w:divBdr>
            </w:div>
            <w:div w:id="409040569">
              <w:marLeft w:val="0"/>
              <w:marRight w:val="0"/>
              <w:marTop w:val="0"/>
              <w:marBottom w:val="0"/>
              <w:divBdr>
                <w:top w:val="none" w:sz="0" w:space="0" w:color="auto"/>
                <w:left w:val="none" w:sz="0" w:space="0" w:color="auto"/>
                <w:bottom w:val="none" w:sz="0" w:space="0" w:color="auto"/>
                <w:right w:val="none" w:sz="0" w:space="0" w:color="auto"/>
              </w:divBdr>
            </w:div>
            <w:div w:id="938102595">
              <w:marLeft w:val="0"/>
              <w:marRight w:val="0"/>
              <w:marTop w:val="0"/>
              <w:marBottom w:val="0"/>
              <w:divBdr>
                <w:top w:val="none" w:sz="0" w:space="0" w:color="auto"/>
                <w:left w:val="none" w:sz="0" w:space="0" w:color="auto"/>
                <w:bottom w:val="none" w:sz="0" w:space="0" w:color="auto"/>
                <w:right w:val="none" w:sz="0" w:space="0" w:color="auto"/>
              </w:divBdr>
            </w:div>
            <w:div w:id="1282420232">
              <w:marLeft w:val="0"/>
              <w:marRight w:val="0"/>
              <w:marTop w:val="0"/>
              <w:marBottom w:val="0"/>
              <w:divBdr>
                <w:top w:val="none" w:sz="0" w:space="0" w:color="auto"/>
                <w:left w:val="none" w:sz="0" w:space="0" w:color="auto"/>
                <w:bottom w:val="none" w:sz="0" w:space="0" w:color="auto"/>
                <w:right w:val="none" w:sz="0" w:space="0" w:color="auto"/>
              </w:divBdr>
            </w:div>
            <w:div w:id="2021271016">
              <w:marLeft w:val="0"/>
              <w:marRight w:val="0"/>
              <w:marTop w:val="0"/>
              <w:marBottom w:val="0"/>
              <w:divBdr>
                <w:top w:val="none" w:sz="0" w:space="0" w:color="auto"/>
                <w:left w:val="none" w:sz="0" w:space="0" w:color="auto"/>
                <w:bottom w:val="none" w:sz="0" w:space="0" w:color="auto"/>
                <w:right w:val="none" w:sz="0" w:space="0" w:color="auto"/>
              </w:divBdr>
            </w:div>
            <w:div w:id="1202552476">
              <w:marLeft w:val="0"/>
              <w:marRight w:val="0"/>
              <w:marTop w:val="0"/>
              <w:marBottom w:val="0"/>
              <w:divBdr>
                <w:top w:val="none" w:sz="0" w:space="0" w:color="auto"/>
                <w:left w:val="none" w:sz="0" w:space="0" w:color="auto"/>
                <w:bottom w:val="none" w:sz="0" w:space="0" w:color="auto"/>
                <w:right w:val="none" w:sz="0" w:space="0" w:color="auto"/>
              </w:divBdr>
            </w:div>
            <w:div w:id="1393389829">
              <w:marLeft w:val="0"/>
              <w:marRight w:val="0"/>
              <w:marTop w:val="0"/>
              <w:marBottom w:val="0"/>
              <w:divBdr>
                <w:top w:val="none" w:sz="0" w:space="0" w:color="auto"/>
                <w:left w:val="none" w:sz="0" w:space="0" w:color="auto"/>
                <w:bottom w:val="none" w:sz="0" w:space="0" w:color="auto"/>
                <w:right w:val="none" w:sz="0" w:space="0" w:color="auto"/>
              </w:divBdr>
            </w:div>
            <w:div w:id="1830947273">
              <w:marLeft w:val="0"/>
              <w:marRight w:val="0"/>
              <w:marTop w:val="0"/>
              <w:marBottom w:val="0"/>
              <w:divBdr>
                <w:top w:val="none" w:sz="0" w:space="0" w:color="auto"/>
                <w:left w:val="none" w:sz="0" w:space="0" w:color="auto"/>
                <w:bottom w:val="none" w:sz="0" w:space="0" w:color="auto"/>
                <w:right w:val="none" w:sz="0" w:space="0" w:color="auto"/>
              </w:divBdr>
            </w:div>
            <w:div w:id="1542741329">
              <w:marLeft w:val="0"/>
              <w:marRight w:val="0"/>
              <w:marTop w:val="0"/>
              <w:marBottom w:val="0"/>
              <w:divBdr>
                <w:top w:val="none" w:sz="0" w:space="0" w:color="auto"/>
                <w:left w:val="none" w:sz="0" w:space="0" w:color="auto"/>
                <w:bottom w:val="none" w:sz="0" w:space="0" w:color="auto"/>
                <w:right w:val="none" w:sz="0" w:space="0" w:color="auto"/>
              </w:divBdr>
            </w:div>
            <w:div w:id="288174025">
              <w:marLeft w:val="0"/>
              <w:marRight w:val="0"/>
              <w:marTop w:val="0"/>
              <w:marBottom w:val="0"/>
              <w:divBdr>
                <w:top w:val="none" w:sz="0" w:space="0" w:color="auto"/>
                <w:left w:val="none" w:sz="0" w:space="0" w:color="auto"/>
                <w:bottom w:val="none" w:sz="0" w:space="0" w:color="auto"/>
                <w:right w:val="none" w:sz="0" w:space="0" w:color="auto"/>
              </w:divBdr>
            </w:div>
            <w:div w:id="1521118073">
              <w:marLeft w:val="0"/>
              <w:marRight w:val="0"/>
              <w:marTop w:val="0"/>
              <w:marBottom w:val="0"/>
              <w:divBdr>
                <w:top w:val="none" w:sz="0" w:space="0" w:color="auto"/>
                <w:left w:val="none" w:sz="0" w:space="0" w:color="auto"/>
                <w:bottom w:val="none" w:sz="0" w:space="0" w:color="auto"/>
                <w:right w:val="none" w:sz="0" w:space="0" w:color="auto"/>
              </w:divBdr>
            </w:div>
            <w:div w:id="791366932">
              <w:marLeft w:val="0"/>
              <w:marRight w:val="0"/>
              <w:marTop w:val="0"/>
              <w:marBottom w:val="0"/>
              <w:divBdr>
                <w:top w:val="none" w:sz="0" w:space="0" w:color="auto"/>
                <w:left w:val="none" w:sz="0" w:space="0" w:color="auto"/>
                <w:bottom w:val="none" w:sz="0" w:space="0" w:color="auto"/>
                <w:right w:val="none" w:sz="0" w:space="0" w:color="auto"/>
              </w:divBdr>
            </w:div>
            <w:div w:id="525674614">
              <w:marLeft w:val="0"/>
              <w:marRight w:val="0"/>
              <w:marTop w:val="0"/>
              <w:marBottom w:val="0"/>
              <w:divBdr>
                <w:top w:val="none" w:sz="0" w:space="0" w:color="auto"/>
                <w:left w:val="none" w:sz="0" w:space="0" w:color="auto"/>
                <w:bottom w:val="none" w:sz="0" w:space="0" w:color="auto"/>
                <w:right w:val="none" w:sz="0" w:space="0" w:color="auto"/>
              </w:divBdr>
            </w:div>
            <w:div w:id="1192498527">
              <w:marLeft w:val="0"/>
              <w:marRight w:val="0"/>
              <w:marTop w:val="0"/>
              <w:marBottom w:val="0"/>
              <w:divBdr>
                <w:top w:val="none" w:sz="0" w:space="0" w:color="auto"/>
                <w:left w:val="none" w:sz="0" w:space="0" w:color="auto"/>
                <w:bottom w:val="none" w:sz="0" w:space="0" w:color="auto"/>
                <w:right w:val="none" w:sz="0" w:space="0" w:color="auto"/>
              </w:divBdr>
            </w:div>
            <w:div w:id="1837844578">
              <w:marLeft w:val="0"/>
              <w:marRight w:val="0"/>
              <w:marTop w:val="0"/>
              <w:marBottom w:val="0"/>
              <w:divBdr>
                <w:top w:val="none" w:sz="0" w:space="0" w:color="auto"/>
                <w:left w:val="none" w:sz="0" w:space="0" w:color="auto"/>
                <w:bottom w:val="none" w:sz="0" w:space="0" w:color="auto"/>
                <w:right w:val="none" w:sz="0" w:space="0" w:color="auto"/>
              </w:divBdr>
            </w:div>
            <w:div w:id="2019117144">
              <w:marLeft w:val="0"/>
              <w:marRight w:val="0"/>
              <w:marTop w:val="0"/>
              <w:marBottom w:val="0"/>
              <w:divBdr>
                <w:top w:val="none" w:sz="0" w:space="0" w:color="auto"/>
                <w:left w:val="none" w:sz="0" w:space="0" w:color="auto"/>
                <w:bottom w:val="none" w:sz="0" w:space="0" w:color="auto"/>
                <w:right w:val="none" w:sz="0" w:space="0" w:color="auto"/>
              </w:divBdr>
            </w:div>
            <w:div w:id="2109227921">
              <w:marLeft w:val="0"/>
              <w:marRight w:val="0"/>
              <w:marTop w:val="0"/>
              <w:marBottom w:val="0"/>
              <w:divBdr>
                <w:top w:val="none" w:sz="0" w:space="0" w:color="auto"/>
                <w:left w:val="none" w:sz="0" w:space="0" w:color="auto"/>
                <w:bottom w:val="none" w:sz="0" w:space="0" w:color="auto"/>
                <w:right w:val="none" w:sz="0" w:space="0" w:color="auto"/>
              </w:divBdr>
            </w:div>
            <w:div w:id="494152287">
              <w:marLeft w:val="0"/>
              <w:marRight w:val="0"/>
              <w:marTop w:val="0"/>
              <w:marBottom w:val="0"/>
              <w:divBdr>
                <w:top w:val="none" w:sz="0" w:space="0" w:color="auto"/>
                <w:left w:val="none" w:sz="0" w:space="0" w:color="auto"/>
                <w:bottom w:val="none" w:sz="0" w:space="0" w:color="auto"/>
                <w:right w:val="none" w:sz="0" w:space="0" w:color="auto"/>
              </w:divBdr>
            </w:div>
            <w:div w:id="188687949">
              <w:marLeft w:val="0"/>
              <w:marRight w:val="0"/>
              <w:marTop w:val="0"/>
              <w:marBottom w:val="0"/>
              <w:divBdr>
                <w:top w:val="none" w:sz="0" w:space="0" w:color="auto"/>
                <w:left w:val="none" w:sz="0" w:space="0" w:color="auto"/>
                <w:bottom w:val="none" w:sz="0" w:space="0" w:color="auto"/>
                <w:right w:val="none" w:sz="0" w:space="0" w:color="auto"/>
              </w:divBdr>
            </w:div>
            <w:div w:id="1868329763">
              <w:marLeft w:val="0"/>
              <w:marRight w:val="0"/>
              <w:marTop w:val="0"/>
              <w:marBottom w:val="0"/>
              <w:divBdr>
                <w:top w:val="none" w:sz="0" w:space="0" w:color="auto"/>
                <w:left w:val="none" w:sz="0" w:space="0" w:color="auto"/>
                <w:bottom w:val="none" w:sz="0" w:space="0" w:color="auto"/>
                <w:right w:val="none" w:sz="0" w:space="0" w:color="auto"/>
              </w:divBdr>
            </w:div>
            <w:div w:id="814881065">
              <w:marLeft w:val="0"/>
              <w:marRight w:val="0"/>
              <w:marTop w:val="0"/>
              <w:marBottom w:val="0"/>
              <w:divBdr>
                <w:top w:val="none" w:sz="0" w:space="0" w:color="auto"/>
                <w:left w:val="none" w:sz="0" w:space="0" w:color="auto"/>
                <w:bottom w:val="none" w:sz="0" w:space="0" w:color="auto"/>
                <w:right w:val="none" w:sz="0" w:space="0" w:color="auto"/>
              </w:divBdr>
            </w:div>
            <w:div w:id="915671826">
              <w:marLeft w:val="0"/>
              <w:marRight w:val="0"/>
              <w:marTop w:val="0"/>
              <w:marBottom w:val="0"/>
              <w:divBdr>
                <w:top w:val="none" w:sz="0" w:space="0" w:color="auto"/>
                <w:left w:val="none" w:sz="0" w:space="0" w:color="auto"/>
                <w:bottom w:val="none" w:sz="0" w:space="0" w:color="auto"/>
                <w:right w:val="none" w:sz="0" w:space="0" w:color="auto"/>
              </w:divBdr>
            </w:div>
            <w:div w:id="1281300090">
              <w:marLeft w:val="0"/>
              <w:marRight w:val="0"/>
              <w:marTop w:val="0"/>
              <w:marBottom w:val="0"/>
              <w:divBdr>
                <w:top w:val="none" w:sz="0" w:space="0" w:color="auto"/>
                <w:left w:val="none" w:sz="0" w:space="0" w:color="auto"/>
                <w:bottom w:val="none" w:sz="0" w:space="0" w:color="auto"/>
                <w:right w:val="none" w:sz="0" w:space="0" w:color="auto"/>
              </w:divBdr>
            </w:div>
            <w:div w:id="1358659096">
              <w:marLeft w:val="0"/>
              <w:marRight w:val="0"/>
              <w:marTop w:val="0"/>
              <w:marBottom w:val="0"/>
              <w:divBdr>
                <w:top w:val="none" w:sz="0" w:space="0" w:color="auto"/>
                <w:left w:val="none" w:sz="0" w:space="0" w:color="auto"/>
                <w:bottom w:val="none" w:sz="0" w:space="0" w:color="auto"/>
                <w:right w:val="none" w:sz="0" w:space="0" w:color="auto"/>
              </w:divBdr>
            </w:div>
            <w:div w:id="2101482851">
              <w:marLeft w:val="0"/>
              <w:marRight w:val="0"/>
              <w:marTop w:val="0"/>
              <w:marBottom w:val="0"/>
              <w:divBdr>
                <w:top w:val="none" w:sz="0" w:space="0" w:color="auto"/>
                <w:left w:val="none" w:sz="0" w:space="0" w:color="auto"/>
                <w:bottom w:val="none" w:sz="0" w:space="0" w:color="auto"/>
                <w:right w:val="none" w:sz="0" w:space="0" w:color="auto"/>
              </w:divBdr>
            </w:div>
            <w:div w:id="66268944">
              <w:marLeft w:val="0"/>
              <w:marRight w:val="0"/>
              <w:marTop w:val="0"/>
              <w:marBottom w:val="0"/>
              <w:divBdr>
                <w:top w:val="none" w:sz="0" w:space="0" w:color="auto"/>
                <w:left w:val="none" w:sz="0" w:space="0" w:color="auto"/>
                <w:bottom w:val="none" w:sz="0" w:space="0" w:color="auto"/>
                <w:right w:val="none" w:sz="0" w:space="0" w:color="auto"/>
              </w:divBdr>
            </w:div>
            <w:div w:id="384178520">
              <w:marLeft w:val="0"/>
              <w:marRight w:val="0"/>
              <w:marTop w:val="0"/>
              <w:marBottom w:val="0"/>
              <w:divBdr>
                <w:top w:val="none" w:sz="0" w:space="0" w:color="auto"/>
                <w:left w:val="none" w:sz="0" w:space="0" w:color="auto"/>
                <w:bottom w:val="none" w:sz="0" w:space="0" w:color="auto"/>
                <w:right w:val="none" w:sz="0" w:space="0" w:color="auto"/>
              </w:divBdr>
            </w:div>
            <w:div w:id="1528134685">
              <w:marLeft w:val="0"/>
              <w:marRight w:val="0"/>
              <w:marTop w:val="0"/>
              <w:marBottom w:val="0"/>
              <w:divBdr>
                <w:top w:val="none" w:sz="0" w:space="0" w:color="auto"/>
                <w:left w:val="none" w:sz="0" w:space="0" w:color="auto"/>
                <w:bottom w:val="none" w:sz="0" w:space="0" w:color="auto"/>
                <w:right w:val="none" w:sz="0" w:space="0" w:color="auto"/>
              </w:divBdr>
            </w:div>
            <w:div w:id="489685985">
              <w:marLeft w:val="0"/>
              <w:marRight w:val="0"/>
              <w:marTop w:val="0"/>
              <w:marBottom w:val="0"/>
              <w:divBdr>
                <w:top w:val="none" w:sz="0" w:space="0" w:color="auto"/>
                <w:left w:val="none" w:sz="0" w:space="0" w:color="auto"/>
                <w:bottom w:val="none" w:sz="0" w:space="0" w:color="auto"/>
                <w:right w:val="none" w:sz="0" w:space="0" w:color="auto"/>
              </w:divBdr>
            </w:div>
            <w:div w:id="1249384784">
              <w:marLeft w:val="0"/>
              <w:marRight w:val="0"/>
              <w:marTop w:val="0"/>
              <w:marBottom w:val="0"/>
              <w:divBdr>
                <w:top w:val="none" w:sz="0" w:space="0" w:color="auto"/>
                <w:left w:val="none" w:sz="0" w:space="0" w:color="auto"/>
                <w:bottom w:val="none" w:sz="0" w:space="0" w:color="auto"/>
                <w:right w:val="none" w:sz="0" w:space="0" w:color="auto"/>
              </w:divBdr>
            </w:div>
            <w:div w:id="466357054">
              <w:marLeft w:val="0"/>
              <w:marRight w:val="0"/>
              <w:marTop w:val="0"/>
              <w:marBottom w:val="0"/>
              <w:divBdr>
                <w:top w:val="none" w:sz="0" w:space="0" w:color="auto"/>
                <w:left w:val="none" w:sz="0" w:space="0" w:color="auto"/>
                <w:bottom w:val="none" w:sz="0" w:space="0" w:color="auto"/>
                <w:right w:val="none" w:sz="0" w:space="0" w:color="auto"/>
              </w:divBdr>
            </w:div>
            <w:div w:id="1298991548">
              <w:marLeft w:val="0"/>
              <w:marRight w:val="0"/>
              <w:marTop w:val="0"/>
              <w:marBottom w:val="0"/>
              <w:divBdr>
                <w:top w:val="none" w:sz="0" w:space="0" w:color="auto"/>
                <w:left w:val="none" w:sz="0" w:space="0" w:color="auto"/>
                <w:bottom w:val="none" w:sz="0" w:space="0" w:color="auto"/>
                <w:right w:val="none" w:sz="0" w:space="0" w:color="auto"/>
              </w:divBdr>
            </w:div>
            <w:div w:id="1899320106">
              <w:marLeft w:val="0"/>
              <w:marRight w:val="0"/>
              <w:marTop w:val="0"/>
              <w:marBottom w:val="0"/>
              <w:divBdr>
                <w:top w:val="none" w:sz="0" w:space="0" w:color="auto"/>
                <w:left w:val="none" w:sz="0" w:space="0" w:color="auto"/>
                <w:bottom w:val="none" w:sz="0" w:space="0" w:color="auto"/>
                <w:right w:val="none" w:sz="0" w:space="0" w:color="auto"/>
              </w:divBdr>
            </w:div>
            <w:div w:id="126894395">
              <w:marLeft w:val="0"/>
              <w:marRight w:val="0"/>
              <w:marTop w:val="0"/>
              <w:marBottom w:val="0"/>
              <w:divBdr>
                <w:top w:val="none" w:sz="0" w:space="0" w:color="auto"/>
                <w:left w:val="none" w:sz="0" w:space="0" w:color="auto"/>
                <w:bottom w:val="none" w:sz="0" w:space="0" w:color="auto"/>
                <w:right w:val="none" w:sz="0" w:space="0" w:color="auto"/>
              </w:divBdr>
            </w:div>
            <w:div w:id="577053871">
              <w:marLeft w:val="0"/>
              <w:marRight w:val="0"/>
              <w:marTop w:val="0"/>
              <w:marBottom w:val="0"/>
              <w:divBdr>
                <w:top w:val="none" w:sz="0" w:space="0" w:color="auto"/>
                <w:left w:val="none" w:sz="0" w:space="0" w:color="auto"/>
                <w:bottom w:val="none" w:sz="0" w:space="0" w:color="auto"/>
                <w:right w:val="none" w:sz="0" w:space="0" w:color="auto"/>
              </w:divBdr>
            </w:div>
            <w:div w:id="1425373334">
              <w:marLeft w:val="0"/>
              <w:marRight w:val="0"/>
              <w:marTop w:val="0"/>
              <w:marBottom w:val="0"/>
              <w:divBdr>
                <w:top w:val="none" w:sz="0" w:space="0" w:color="auto"/>
                <w:left w:val="none" w:sz="0" w:space="0" w:color="auto"/>
                <w:bottom w:val="none" w:sz="0" w:space="0" w:color="auto"/>
                <w:right w:val="none" w:sz="0" w:space="0" w:color="auto"/>
              </w:divBdr>
            </w:div>
            <w:div w:id="889997588">
              <w:marLeft w:val="0"/>
              <w:marRight w:val="0"/>
              <w:marTop w:val="0"/>
              <w:marBottom w:val="0"/>
              <w:divBdr>
                <w:top w:val="none" w:sz="0" w:space="0" w:color="auto"/>
                <w:left w:val="none" w:sz="0" w:space="0" w:color="auto"/>
                <w:bottom w:val="none" w:sz="0" w:space="0" w:color="auto"/>
                <w:right w:val="none" w:sz="0" w:space="0" w:color="auto"/>
              </w:divBdr>
            </w:div>
            <w:div w:id="529495632">
              <w:marLeft w:val="0"/>
              <w:marRight w:val="0"/>
              <w:marTop w:val="0"/>
              <w:marBottom w:val="0"/>
              <w:divBdr>
                <w:top w:val="none" w:sz="0" w:space="0" w:color="auto"/>
                <w:left w:val="none" w:sz="0" w:space="0" w:color="auto"/>
                <w:bottom w:val="none" w:sz="0" w:space="0" w:color="auto"/>
                <w:right w:val="none" w:sz="0" w:space="0" w:color="auto"/>
              </w:divBdr>
            </w:div>
            <w:div w:id="41640803">
              <w:marLeft w:val="0"/>
              <w:marRight w:val="0"/>
              <w:marTop w:val="0"/>
              <w:marBottom w:val="0"/>
              <w:divBdr>
                <w:top w:val="none" w:sz="0" w:space="0" w:color="auto"/>
                <w:left w:val="none" w:sz="0" w:space="0" w:color="auto"/>
                <w:bottom w:val="none" w:sz="0" w:space="0" w:color="auto"/>
                <w:right w:val="none" w:sz="0" w:space="0" w:color="auto"/>
              </w:divBdr>
            </w:div>
            <w:div w:id="1785344020">
              <w:marLeft w:val="0"/>
              <w:marRight w:val="0"/>
              <w:marTop w:val="0"/>
              <w:marBottom w:val="0"/>
              <w:divBdr>
                <w:top w:val="none" w:sz="0" w:space="0" w:color="auto"/>
                <w:left w:val="none" w:sz="0" w:space="0" w:color="auto"/>
                <w:bottom w:val="none" w:sz="0" w:space="0" w:color="auto"/>
                <w:right w:val="none" w:sz="0" w:space="0" w:color="auto"/>
              </w:divBdr>
            </w:div>
            <w:div w:id="98255226">
              <w:marLeft w:val="0"/>
              <w:marRight w:val="0"/>
              <w:marTop w:val="0"/>
              <w:marBottom w:val="0"/>
              <w:divBdr>
                <w:top w:val="none" w:sz="0" w:space="0" w:color="auto"/>
                <w:left w:val="none" w:sz="0" w:space="0" w:color="auto"/>
                <w:bottom w:val="none" w:sz="0" w:space="0" w:color="auto"/>
                <w:right w:val="none" w:sz="0" w:space="0" w:color="auto"/>
              </w:divBdr>
            </w:div>
            <w:div w:id="1848325468">
              <w:marLeft w:val="0"/>
              <w:marRight w:val="0"/>
              <w:marTop w:val="0"/>
              <w:marBottom w:val="0"/>
              <w:divBdr>
                <w:top w:val="none" w:sz="0" w:space="0" w:color="auto"/>
                <w:left w:val="none" w:sz="0" w:space="0" w:color="auto"/>
                <w:bottom w:val="none" w:sz="0" w:space="0" w:color="auto"/>
                <w:right w:val="none" w:sz="0" w:space="0" w:color="auto"/>
              </w:divBdr>
            </w:div>
            <w:div w:id="770590823">
              <w:marLeft w:val="0"/>
              <w:marRight w:val="0"/>
              <w:marTop w:val="0"/>
              <w:marBottom w:val="0"/>
              <w:divBdr>
                <w:top w:val="none" w:sz="0" w:space="0" w:color="auto"/>
                <w:left w:val="none" w:sz="0" w:space="0" w:color="auto"/>
                <w:bottom w:val="none" w:sz="0" w:space="0" w:color="auto"/>
                <w:right w:val="none" w:sz="0" w:space="0" w:color="auto"/>
              </w:divBdr>
            </w:div>
            <w:div w:id="1135180489">
              <w:marLeft w:val="0"/>
              <w:marRight w:val="0"/>
              <w:marTop w:val="0"/>
              <w:marBottom w:val="0"/>
              <w:divBdr>
                <w:top w:val="none" w:sz="0" w:space="0" w:color="auto"/>
                <w:left w:val="none" w:sz="0" w:space="0" w:color="auto"/>
                <w:bottom w:val="none" w:sz="0" w:space="0" w:color="auto"/>
                <w:right w:val="none" w:sz="0" w:space="0" w:color="auto"/>
              </w:divBdr>
            </w:div>
            <w:div w:id="432669941">
              <w:marLeft w:val="0"/>
              <w:marRight w:val="0"/>
              <w:marTop w:val="0"/>
              <w:marBottom w:val="0"/>
              <w:divBdr>
                <w:top w:val="none" w:sz="0" w:space="0" w:color="auto"/>
                <w:left w:val="none" w:sz="0" w:space="0" w:color="auto"/>
                <w:bottom w:val="none" w:sz="0" w:space="0" w:color="auto"/>
                <w:right w:val="none" w:sz="0" w:space="0" w:color="auto"/>
              </w:divBdr>
            </w:div>
            <w:div w:id="672873593">
              <w:marLeft w:val="0"/>
              <w:marRight w:val="0"/>
              <w:marTop w:val="0"/>
              <w:marBottom w:val="0"/>
              <w:divBdr>
                <w:top w:val="none" w:sz="0" w:space="0" w:color="auto"/>
                <w:left w:val="none" w:sz="0" w:space="0" w:color="auto"/>
                <w:bottom w:val="none" w:sz="0" w:space="0" w:color="auto"/>
                <w:right w:val="none" w:sz="0" w:space="0" w:color="auto"/>
              </w:divBdr>
            </w:div>
            <w:div w:id="364477650">
              <w:marLeft w:val="0"/>
              <w:marRight w:val="0"/>
              <w:marTop w:val="0"/>
              <w:marBottom w:val="0"/>
              <w:divBdr>
                <w:top w:val="none" w:sz="0" w:space="0" w:color="auto"/>
                <w:left w:val="none" w:sz="0" w:space="0" w:color="auto"/>
                <w:bottom w:val="none" w:sz="0" w:space="0" w:color="auto"/>
                <w:right w:val="none" w:sz="0" w:space="0" w:color="auto"/>
              </w:divBdr>
            </w:div>
            <w:div w:id="546918430">
              <w:marLeft w:val="0"/>
              <w:marRight w:val="0"/>
              <w:marTop w:val="0"/>
              <w:marBottom w:val="0"/>
              <w:divBdr>
                <w:top w:val="none" w:sz="0" w:space="0" w:color="auto"/>
                <w:left w:val="none" w:sz="0" w:space="0" w:color="auto"/>
                <w:bottom w:val="none" w:sz="0" w:space="0" w:color="auto"/>
                <w:right w:val="none" w:sz="0" w:space="0" w:color="auto"/>
              </w:divBdr>
            </w:div>
            <w:div w:id="505285342">
              <w:marLeft w:val="0"/>
              <w:marRight w:val="0"/>
              <w:marTop w:val="0"/>
              <w:marBottom w:val="0"/>
              <w:divBdr>
                <w:top w:val="none" w:sz="0" w:space="0" w:color="auto"/>
                <w:left w:val="none" w:sz="0" w:space="0" w:color="auto"/>
                <w:bottom w:val="none" w:sz="0" w:space="0" w:color="auto"/>
                <w:right w:val="none" w:sz="0" w:space="0" w:color="auto"/>
              </w:divBdr>
            </w:div>
            <w:div w:id="1716806534">
              <w:marLeft w:val="0"/>
              <w:marRight w:val="0"/>
              <w:marTop w:val="0"/>
              <w:marBottom w:val="0"/>
              <w:divBdr>
                <w:top w:val="none" w:sz="0" w:space="0" w:color="auto"/>
                <w:left w:val="none" w:sz="0" w:space="0" w:color="auto"/>
                <w:bottom w:val="none" w:sz="0" w:space="0" w:color="auto"/>
                <w:right w:val="none" w:sz="0" w:space="0" w:color="auto"/>
              </w:divBdr>
            </w:div>
            <w:div w:id="597835246">
              <w:marLeft w:val="0"/>
              <w:marRight w:val="0"/>
              <w:marTop w:val="0"/>
              <w:marBottom w:val="0"/>
              <w:divBdr>
                <w:top w:val="none" w:sz="0" w:space="0" w:color="auto"/>
                <w:left w:val="none" w:sz="0" w:space="0" w:color="auto"/>
                <w:bottom w:val="none" w:sz="0" w:space="0" w:color="auto"/>
                <w:right w:val="none" w:sz="0" w:space="0" w:color="auto"/>
              </w:divBdr>
            </w:div>
            <w:div w:id="2038265839">
              <w:marLeft w:val="0"/>
              <w:marRight w:val="0"/>
              <w:marTop w:val="0"/>
              <w:marBottom w:val="0"/>
              <w:divBdr>
                <w:top w:val="none" w:sz="0" w:space="0" w:color="auto"/>
                <w:left w:val="none" w:sz="0" w:space="0" w:color="auto"/>
                <w:bottom w:val="none" w:sz="0" w:space="0" w:color="auto"/>
                <w:right w:val="none" w:sz="0" w:space="0" w:color="auto"/>
              </w:divBdr>
            </w:div>
            <w:div w:id="613710326">
              <w:marLeft w:val="0"/>
              <w:marRight w:val="0"/>
              <w:marTop w:val="0"/>
              <w:marBottom w:val="0"/>
              <w:divBdr>
                <w:top w:val="none" w:sz="0" w:space="0" w:color="auto"/>
                <w:left w:val="none" w:sz="0" w:space="0" w:color="auto"/>
                <w:bottom w:val="none" w:sz="0" w:space="0" w:color="auto"/>
                <w:right w:val="none" w:sz="0" w:space="0" w:color="auto"/>
              </w:divBdr>
            </w:div>
            <w:div w:id="1956131317">
              <w:marLeft w:val="0"/>
              <w:marRight w:val="0"/>
              <w:marTop w:val="0"/>
              <w:marBottom w:val="0"/>
              <w:divBdr>
                <w:top w:val="none" w:sz="0" w:space="0" w:color="auto"/>
                <w:left w:val="none" w:sz="0" w:space="0" w:color="auto"/>
                <w:bottom w:val="none" w:sz="0" w:space="0" w:color="auto"/>
                <w:right w:val="none" w:sz="0" w:space="0" w:color="auto"/>
              </w:divBdr>
            </w:div>
            <w:div w:id="597909720">
              <w:marLeft w:val="0"/>
              <w:marRight w:val="0"/>
              <w:marTop w:val="0"/>
              <w:marBottom w:val="0"/>
              <w:divBdr>
                <w:top w:val="none" w:sz="0" w:space="0" w:color="auto"/>
                <w:left w:val="none" w:sz="0" w:space="0" w:color="auto"/>
                <w:bottom w:val="none" w:sz="0" w:space="0" w:color="auto"/>
                <w:right w:val="none" w:sz="0" w:space="0" w:color="auto"/>
              </w:divBdr>
            </w:div>
            <w:div w:id="1508056420">
              <w:marLeft w:val="0"/>
              <w:marRight w:val="0"/>
              <w:marTop w:val="0"/>
              <w:marBottom w:val="0"/>
              <w:divBdr>
                <w:top w:val="none" w:sz="0" w:space="0" w:color="auto"/>
                <w:left w:val="none" w:sz="0" w:space="0" w:color="auto"/>
                <w:bottom w:val="none" w:sz="0" w:space="0" w:color="auto"/>
                <w:right w:val="none" w:sz="0" w:space="0" w:color="auto"/>
              </w:divBdr>
            </w:div>
            <w:div w:id="401803440">
              <w:marLeft w:val="0"/>
              <w:marRight w:val="0"/>
              <w:marTop w:val="0"/>
              <w:marBottom w:val="0"/>
              <w:divBdr>
                <w:top w:val="none" w:sz="0" w:space="0" w:color="auto"/>
                <w:left w:val="none" w:sz="0" w:space="0" w:color="auto"/>
                <w:bottom w:val="none" w:sz="0" w:space="0" w:color="auto"/>
                <w:right w:val="none" w:sz="0" w:space="0" w:color="auto"/>
              </w:divBdr>
            </w:div>
            <w:div w:id="1335689287">
              <w:marLeft w:val="0"/>
              <w:marRight w:val="0"/>
              <w:marTop w:val="0"/>
              <w:marBottom w:val="0"/>
              <w:divBdr>
                <w:top w:val="none" w:sz="0" w:space="0" w:color="auto"/>
                <w:left w:val="none" w:sz="0" w:space="0" w:color="auto"/>
                <w:bottom w:val="none" w:sz="0" w:space="0" w:color="auto"/>
                <w:right w:val="none" w:sz="0" w:space="0" w:color="auto"/>
              </w:divBdr>
            </w:div>
            <w:div w:id="640156943">
              <w:marLeft w:val="0"/>
              <w:marRight w:val="0"/>
              <w:marTop w:val="0"/>
              <w:marBottom w:val="0"/>
              <w:divBdr>
                <w:top w:val="none" w:sz="0" w:space="0" w:color="auto"/>
                <w:left w:val="none" w:sz="0" w:space="0" w:color="auto"/>
                <w:bottom w:val="none" w:sz="0" w:space="0" w:color="auto"/>
                <w:right w:val="none" w:sz="0" w:space="0" w:color="auto"/>
              </w:divBdr>
            </w:div>
            <w:div w:id="135883134">
              <w:marLeft w:val="0"/>
              <w:marRight w:val="0"/>
              <w:marTop w:val="0"/>
              <w:marBottom w:val="0"/>
              <w:divBdr>
                <w:top w:val="none" w:sz="0" w:space="0" w:color="auto"/>
                <w:left w:val="none" w:sz="0" w:space="0" w:color="auto"/>
                <w:bottom w:val="none" w:sz="0" w:space="0" w:color="auto"/>
                <w:right w:val="none" w:sz="0" w:space="0" w:color="auto"/>
              </w:divBdr>
            </w:div>
            <w:div w:id="1074279505">
              <w:marLeft w:val="0"/>
              <w:marRight w:val="0"/>
              <w:marTop w:val="0"/>
              <w:marBottom w:val="0"/>
              <w:divBdr>
                <w:top w:val="none" w:sz="0" w:space="0" w:color="auto"/>
                <w:left w:val="none" w:sz="0" w:space="0" w:color="auto"/>
                <w:bottom w:val="none" w:sz="0" w:space="0" w:color="auto"/>
                <w:right w:val="none" w:sz="0" w:space="0" w:color="auto"/>
              </w:divBdr>
            </w:div>
            <w:div w:id="427384873">
              <w:marLeft w:val="0"/>
              <w:marRight w:val="0"/>
              <w:marTop w:val="0"/>
              <w:marBottom w:val="0"/>
              <w:divBdr>
                <w:top w:val="none" w:sz="0" w:space="0" w:color="auto"/>
                <w:left w:val="none" w:sz="0" w:space="0" w:color="auto"/>
                <w:bottom w:val="none" w:sz="0" w:space="0" w:color="auto"/>
                <w:right w:val="none" w:sz="0" w:space="0" w:color="auto"/>
              </w:divBdr>
            </w:div>
            <w:div w:id="629476317">
              <w:marLeft w:val="0"/>
              <w:marRight w:val="0"/>
              <w:marTop w:val="0"/>
              <w:marBottom w:val="0"/>
              <w:divBdr>
                <w:top w:val="none" w:sz="0" w:space="0" w:color="auto"/>
                <w:left w:val="none" w:sz="0" w:space="0" w:color="auto"/>
                <w:bottom w:val="none" w:sz="0" w:space="0" w:color="auto"/>
                <w:right w:val="none" w:sz="0" w:space="0" w:color="auto"/>
              </w:divBdr>
            </w:div>
            <w:div w:id="514199007">
              <w:marLeft w:val="0"/>
              <w:marRight w:val="0"/>
              <w:marTop w:val="0"/>
              <w:marBottom w:val="0"/>
              <w:divBdr>
                <w:top w:val="none" w:sz="0" w:space="0" w:color="auto"/>
                <w:left w:val="none" w:sz="0" w:space="0" w:color="auto"/>
                <w:bottom w:val="none" w:sz="0" w:space="0" w:color="auto"/>
                <w:right w:val="none" w:sz="0" w:space="0" w:color="auto"/>
              </w:divBdr>
            </w:div>
            <w:div w:id="1061367844">
              <w:marLeft w:val="0"/>
              <w:marRight w:val="0"/>
              <w:marTop w:val="0"/>
              <w:marBottom w:val="0"/>
              <w:divBdr>
                <w:top w:val="none" w:sz="0" w:space="0" w:color="auto"/>
                <w:left w:val="none" w:sz="0" w:space="0" w:color="auto"/>
                <w:bottom w:val="none" w:sz="0" w:space="0" w:color="auto"/>
                <w:right w:val="none" w:sz="0" w:space="0" w:color="auto"/>
              </w:divBdr>
            </w:div>
            <w:div w:id="1751652788">
              <w:marLeft w:val="0"/>
              <w:marRight w:val="0"/>
              <w:marTop w:val="0"/>
              <w:marBottom w:val="0"/>
              <w:divBdr>
                <w:top w:val="none" w:sz="0" w:space="0" w:color="auto"/>
                <w:left w:val="none" w:sz="0" w:space="0" w:color="auto"/>
                <w:bottom w:val="none" w:sz="0" w:space="0" w:color="auto"/>
                <w:right w:val="none" w:sz="0" w:space="0" w:color="auto"/>
              </w:divBdr>
            </w:div>
            <w:div w:id="809009146">
              <w:marLeft w:val="0"/>
              <w:marRight w:val="0"/>
              <w:marTop w:val="0"/>
              <w:marBottom w:val="0"/>
              <w:divBdr>
                <w:top w:val="none" w:sz="0" w:space="0" w:color="auto"/>
                <w:left w:val="none" w:sz="0" w:space="0" w:color="auto"/>
                <w:bottom w:val="none" w:sz="0" w:space="0" w:color="auto"/>
                <w:right w:val="none" w:sz="0" w:space="0" w:color="auto"/>
              </w:divBdr>
            </w:div>
            <w:div w:id="1379209842">
              <w:marLeft w:val="0"/>
              <w:marRight w:val="0"/>
              <w:marTop w:val="0"/>
              <w:marBottom w:val="0"/>
              <w:divBdr>
                <w:top w:val="none" w:sz="0" w:space="0" w:color="auto"/>
                <w:left w:val="none" w:sz="0" w:space="0" w:color="auto"/>
                <w:bottom w:val="none" w:sz="0" w:space="0" w:color="auto"/>
                <w:right w:val="none" w:sz="0" w:space="0" w:color="auto"/>
              </w:divBdr>
            </w:div>
            <w:div w:id="937447401">
              <w:marLeft w:val="0"/>
              <w:marRight w:val="0"/>
              <w:marTop w:val="0"/>
              <w:marBottom w:val="0"/>
              <w:divBdr>
                <w:top w:val="none" w:sz="0" w:space="0" w:color="auto"/>
                <w:left w:val="none" w:sz="0" w:space="0" w:color="auto"/>
                <w:bottom w:val="none" w:sz="0" w:space="0" w:color="auto"/>
                <w:right w:val="none" w:sz="0" w:space="0" w:color="auto"/>
              </w:divBdr>
            </w:div>
            <w:div w:id="1273782114">
              <w:marLeft w:val="0"/>
              <w:marRight w:val="0"/>
              <w:marTop w:val="0"/>
              <w:marBottom w:val="0"/>
              <w:divBdr>
                <w:top w:val="none" w:sz="0" w:space="0" w:color="auto"/>
                <w:left w:val="none" w:sz="0" w:space="0" w:color="auto"/>
                <w:bottom w:val="none" w:sz="0" w:space="0" w:color="auto"/>
                <w:right w:val="none" w:sz="0" w:space="0" w:color="auto"/>
              </w:divBdr>
            </w:div>
            <w:div w:id="1693608110">
              <w:marLeft w:val="0"/>
              <w:marRight w:val="0"/>
              <w:marTop w:val="0"/>
              <w:marBottom w:val="0"/>
              <w:divBdr>
                <w:top w:val="none" w:sz="0" w:space="0" w:color="auto"/>
                <w:left w:val="none" w:sz="0" w:space="0" w:color="auto"/>
                <w:bottom w:val="none" w:sz="0" w:space="0" w:color="auto"/>
                <w:right w:val="none" w:sz="0" w:space="0" w:color="auto"/>
              </w:divBdr>
            </w:div>
            <w:div w:id="1959024768">
              <w:marLeft w:val="0"/>
              <w:marRight w:val="0"/>
              <w:marTop w:val="0"/>
              <w:marBottom w:val="0"/>
              <w:divBdr>
                <w:top w:val="none" w:sz="0" w:space="0" w:color="auto"/>
                <w:left w:val="none" w:sz="0" w:space="0" w:color="auto"/>
                <w:bottom w:val="none" w:sz="0" w:space="0" w:color="auto"/>
                <w:right w:val="none" w:sz="0" w:space="0" w:color="auto"/>
              </w:divBdr>
            </w:div>
            <w:div w:id="1533180823">
              <w:marLeft w:val="0"/>
              <w:marRight w:val="0"/>
              <w:marTop w:val="0"/>
              <w:marBottom w:val="0"/>
              <w:divBdr>
                <w:top w:val="none" w:sz="0" w:space="0" w:color="auto"/>
                <w:left w:val="none" w:sz="0" w:space="0" w:color="auto"/>
                <w:bottom w:val="none" w:sz="0" w:space="0" w:color="auto"/>
                <w:right w:val="none" w:sz="0" w:space="0" w:color="auto"/>
              </w:divBdr>
            </w:div>
            <w:div w:id="2005236958">
              <w:marLeft w:val="0"/>
              <w:marRight w:val="0"/>
              <w:marTop w:val="0"/>
              <w:marBottom w:val="0"/>
              <w:divBdr>
                <w:top w:val="none" w:sz="0" w:space="0" w:color="auto"/>
                <w:left w:val="none" w:sz="0" w:space="0" w:color="auto"/>
                <w:bottom w:val="none" w:sz="0" w:space="0" w:color="auto"/>
                <w:right w:val="none" w:sz="0" w:space="0" w:color="auto"/>
              </w:divBdr>
            </w:div>
            <w:div w:id="194973593">
              <w:marLeft w:val="0"/>
              <w:marRight w:val="0"/>
              <w:marTop w:val="0"/>
              <w:marBottom w:val="0"/>
              <w:divBdr>
                <w:top w:val="none" w:sz="0" w:space="0" w:color="auto"/>
                <w:left w:val="none" w:sz="0" w:space="0" w:color="auto"/>
                <w:bottom w:val="none" w:sz="0" w:space="0" w:color="auto"/>
                <w:right w:val="none" w:sz="0" w:space="0" w:color="auto"/>
              </w:divBdr>
            </w:div>
            <w:div w:id="1597593855">
              <w:marLeft w:val="0"/>
              <w:marRight w:val="0"/>
              <w:marTop w:val="0"/>
              <w:marBottom w:val="0"/>
              <w:divBdr>
                <w:top w:val="none" w:sz="0" w:space="0" w:color="auto"/>
                <w:left w:val="none" w:sz="0" w:space="0" w:color="auto"/>
                <w:bottom w:val="none" w:sz="0" w:space="0" w:color="auto"/>
                <w:right w:val="none" w:sz="0" w:space="0" w:color="auto"/>
              </w:divBdr>
            </w:div>
            <w:div w:id="1063484099">
              <w:marLeft w:val="0"/>
              <w:marRight w:val="0"/>
              <w:marTop w:val="0"/>
              <w:marBottom w:val="0"/>
              <w:divBdr>
                <w:top w:val="none" w:sz="0" w:space="0" w:color="auto"/>
                <w:left w:val="none" w:sz="0" w:space="0" w:color="auto"/>
                <w:bottom w:val="none" w:sz="0" w:space="0" w:color="auto"/>
                <w:right w:val="none" w:sz="0" w:space="0" w:color="auto"/>
              </w:divBdr>
            </w:div>
            <w:div w:id="760686850">
              <w:marLeft w:val="0"/>
              <w:marRight w:val="0"/>
              <w:marTop w:val="0"/>
              <w:marBottom w:val="0"/>
              <w:divBdr>
                <w:top w:val="none" w:sz="0" w:space="0" w:color="auto"/>
                <w:left w:val="none" w:sz="0" w:space="0" w:color="auto"/>
                <w:bottom w:val="none" w:sz="0" w:space="0" w:color="auto"/>
                <w:right w:val="none" w:sz="0" w:space="0" w:color="auto"/>
              </w:divBdr>
            </w:div>
            <w:div w:id="1168985128">
              <w:marLeft w:val="0"/>
              <w:marRight w:val="0"/>
              <w:marTop w:val="0"/>
              <w:marBottom w:val="0"/>
              <w:divBdr>
                <w:top w:val="none" w:sz="0" w:space="0" w:color="auto"/>
                <w:left w:val="none" w:sz="0" w:space="0" w:color="auto"/>
                <w:bottom w:val="none" w:sz="0" w:space="0" w:color="auto"/>
                <w:right w:val="none" w:sz="0" w:space="0" w:color="auto"/>
              </w:divBdr>
            </w:div>
            <w:div w:id="1086341478">
              <w:marLeft w:val="0"/>
              <w:marRight w:val="0"/>
              <w:marTop w:val="0"/>
              <w:marBottom w:val="0"/>
              <w:divBdr>
                <w:top w:val="none" w:sz="0" w:space="0" w:color="auto"/>
                <w:left w:val="none" w:sz="0" w:space="0" w:color="auto"/>
                <w:bottom w:val="none" w:sz="0" w:space="0" w:color="auto"/>
                <w:right w:val="none" w:sz="0" w:space="0" w:color="auto"/>
              </w:divBdr>
            </w:div>
            <w:div w:id="276373460">
              <w:marLeft w:val="0"/>
              <w:marRight w:val="0"/>
              <w:marTop w:val="0"/>
              <w:marBottom w:val="0"/>
              <w:divBdr>
                <w:top w:val="none" w:sz="0" w:space="0" w:color="auto"/>
                <w:left w:val="none" w:sz="0" w:space="0" w:color="auto"/>
                <w:bottom w:val="none" w:sz="0" w:space="0" w:color="auto"/>
                <w:right w:val="none" w:sz="0" w:space="0" w:color="auto"/>
              </w:divBdr>
            </w:div>
            <w:div w:id="154302554">
              <w:marLeft w:val="0"/>
              <w:marRight w:val="0"/>
              <w:marTop w:val="0"/>
              <w:marBottom w:val="0"/>
              <w:divBdr>
                <w:top w:val="none" w:sz="0" w:space="0" w:color="auto"/>
                <w:left w:val="none" w:sz="0" w:space="0" w:color="auto"/>
                <w:bottom w:val="none" w:sz="0" w:space="0" w:color="auto"/>
                <w:right w:val="none" w:sz="0" w:space="0" w:color="auto"/>
              </w:divBdr>
            </w:div>
            <w:div w:id="851803673">
              <w:marLeft w:val="0"/>
              <w:marRight w:val="0"/>
              <w:marTop w:val="0"/>
              <w:marBottom w:val="0"/>
              <w:divBdr>
                <w:top w:val="none" w:sz="0" w:space="0" w:color="auto"/>
                <w:left w:val="none" w:sz="0" w:space="0" w:color="auto"/>
                <w:bottom w:val="none" w:sz="0" w:space="0" w:color="auto"/>
                <w:right w:val="none" w:sz="0" w:space="0" w:color="auto"/>
              </w:divBdr>
            </w:div>
            <w:div w:id="862089838">
              <w:marLeft w:val="0"/>
              <w:marRight w:val="0"/>
              <w:marTop w:val="0"/>
              <w:marBottom w:val="0"/>
              <w:divBdr>
                <w:top w:val="none" w:sz="0" w:space="0" w:color="auto"/>
                <w:left w:val="none" w:sz="0" w:space="0" w:color="auto"/>
                <w:bottom w:val="none" w:sz="0" w:space="0" w:color="auto"/>
                <w:right w:val="none" w:sz="0" w:space="0" w:color="auto"/>
              </w:divBdr>
            </w:div>
            <w:div w:id="54857779">
              <w:marLeft w:val="0"/>
              <w:marRight w:val="0"/>
              <w:marTop w:val="0"/>
              <w:marBottom w:val="0"/>
              <w:divBdr>
                <w:top w:val="none" w:sz="0" w:space="0" w:color="auto"/>
                <w:left w:val="none" w:sz="0" w:space="0" w:color="auto"/>
                <w:bottom w:val="none" w:sz="0" w:space="0" w:color="auto"/>
                <w:right w:val="none" w:sz="0" w:space="0" w:color="auto"/>
              </w:divBdr>
            </w:div>
            <w:div w:id="129134342">
              <w:marLeft w:val="0"/>
              <w:marRight w:val="0"/>
              <w:marTop w:val="0"/>
              <w:marBottom w:val="0"/>
              <w:divBdr>
                <w:top w:val="none" w:sz="0" w:space="0" w:color="auto"/>
                <w:left w:val="none" w:sz="0" w:space="0" w:color="auto"/>
                <w:bottom w:val="none" w:sz="0" w:space="0" w:color="auto"/>
                <w:right w:val="none" w:sz="0" w:space="0" w:color="auto"/>
              </w:divBdr>
            </w:div>
            <w:div w:id="1485588393">
              <w:marLeft w:val="0"/>
              <w:marRight w:val="0"/>
              <w:marTop w:val="0"/>
              <w:marBottom w:val="0"/>
              <w:divBdr>
                <w:top w:val="none" w:sz="0" w:space="0" w:color="auto"/>
                <w:left w:val="none" w:sz="0" w:space="0" w:color="auto"/>
                <w:bottom w:val="none" w:sz="0" w:space="0" w:color="auto"/>
                <w:right w:val="none" w:sz="0" w:space="0" w:color="auto"/>
              </w:divBdr>
            </w:div>
            <w:div w:id="1150441051">
              <w:marLeft w:val="0"/>
              <w:marRight w:val="0"/>
              <w:marTop w:val="0"/>
              <w:marBottom w:val="0"/>
              <w:divBdr>
                <w:top w:val="none" w:sz="0" w:space="0" w:color="auto"/>
                <w:left w:val="none" w:sz="0" w:space="0" w:color="auto"/>
                <w:bottom w:val="none" w:sz="0" w:space="0" w:color="auto"/>
                <w:right w:val="none" w:sz="0" w:space="0" w:color="auto"/>
              </w:divBdr>
            </w:div>
            <w:div w:id="2005937212">
              <w:marLeft w:val="0"/>
              <w:marRight w:val="0"/>
              <w:marTop w:val="0"/>
              <w:marBottom w:val="0"/>
              <w:divBdr>
                <w:top w:val="none" w:sz="0" w:space="0" w:color="auto"/>
                <w:left w:val="none" w:sz="0" w:space="0" w:color="auto"/>
                <w:bottom w:val="none" w:sz="0" w:space="0" w:color="auto"/>
                <w:right w:val="none" w:sz="0" w:space="0" w:color="auto"/>
              </w:divBdr>
            </w:div>
            <w:div w:id="403066071">
              <w:marLeft w:val="0"/>
              <w:marRight w:val="0"/>
              <w:marTop w:val="0"/>
              <w:marBottom w:val="0"/>
              <w:divBdr>
                <w:top w:val="none" w:sz="0" w:space="0" w:color="auto"/>
                <w:left w:val="none" w:sz="0" w:space="0" w:color="auto"/>
                <w:bottom w:val="none" w:sz="0" w:space="0" w:color="auto"/>
                <w:right w:val="none" w:sz="0" w:space="0" w:color="auto"/>
              </w:divBdr>
            </w:div>
            <w:div w:id="36861223">
              <w:marLeft w:val="0"/>
              <w:marRight w:val="0"/>
              <w:marTop w:val="0"/>
              <w:marBottom w:val="0"/>
              <w:divBdr>
                <w:top w:val="none" w:sz="0" w:space="0" w:color="auto"/>
                <w:left w:val="none" w:sz="0" w:space="0" w:color="auto"/>
                <w:bottom w:val="none" w:sz="0" w:space="0" w:color="auto"/>
                <w:right w:val="none" w:sz="0" w:space="0" w:color="auto"/>
              </w:divBdr>
            </w:div>
            <w:div w:id="17783919">
              <w:marLeft w:val="0"/>
              <w:marRight w:val="0"/>
              <w:marTop w:val="0"/>
              <w:marBottom w:val="0"/>
              <w:divBdr>
                <w:top w:val="none" w:sz="0" w:space="0" w:color="auto"/>
                <w:left w:val="none" w:sz="0" w:space="0" w:color="auto"/>
                <w:bottom w:val="none" w:sz="0" w:space="0" w:color="auto"/>
                <w:right w:val="none" w:sz="0" w:space="0" w:color="auto"/>
              </w:divBdr>
            </w:div>
            <w:div w:id="819270369">
              <w:marLeft w:val="0"/>
              <w:marRight w:val="0"/>
              <w:marTop w:val="0"/>
              <w:marBottom w:val="0"/>
              <w:divBdr>
                <w:top w:val="none" w:sz="0" w:space="0" w:color="auto"/>
                <w:left w:val="none" w:sz="0" w:space="0" w:color="auto"/>
                <w:bottom w:val="none" w:sz="0" w:space="0" w:color="auto"/>
                <w:right w:val="none" w:sz="0" w:space="0" w:color="auto"/>
              </w:divBdr>
            </w:div>
            <w:div w:id="1445804146">
              <w:marLeft w:val="0"/>
              <w:marRight w:val="0"/>
              <w:marTop w:val="0"/>
              <w:marBottom w:val="0"/>
              <w:divBdr>
                <w:top w:val="none" w:sz="0" w:space="0" w:color="auto"/>
                <w:left w:val="none" w:sz="0" w:space="0" w:color="auto"/>
                <w:bottom w:val="none" w:sz="0" w:space="0" w:color="auto"/>
                <w:right w:val="none" w:sz="0" w:space="0" w:color="auto"/>
              </w:divBdr>
            </w:div>
            <w:div w:id="2119637885">
              <w:marLeft w:val="0"/>
              <w:marRight w:val="0"/>
              <w:marTop w:val="0"/>
              <w:marBottom w:val="0"/>
              <w:divBdr>
                <w:top w:val="none" w:sz="0" w:space="0" w:color="auto"/>
                <w:left w:val="none" w:sz="0" w:space="0" w:color="auto"/>
                <w:bottom w:val="none" w:sz="0" w:space="0" w:color="auto"/>
                <w:right w:val="none" w:sz="0" w:space="0" w:color="auto"/>
              </w:divBdr>
            </w:div>
            <w:div w:id="271789410">
              <w:marLeft w:val="0"/>
              <w:marRight w:val="0"/>
              <w:marTop w:val="0"/>
              <w:marBottom w:val="0"/>
              <w:divBdr>
                <w:top w:val="none" w:sz="0" w:space="0" w:color="auto"/>
                <w:left w:val="none" w:sz="0" w:space="0" w:color="auto"/>
                <w:bottom w:val="none" w:sz="0" w:space="0" w:color="auto"/>
                <w:right w:val="none" w:sz="0" w:space="0" w:color="auto"/>
              </w:divBdr>
            </w:div>
            <w:div w:id="510879765">
              <w:marLeft w:val="0"/>
              <w:marRight w:val="0"/>
              <w:marTop w:val="0"/>
              <w:marBottom w:val="0"/>
              <w:divBdr>
                <w:top w:val="none" w:sz="0" w:space="0" w:color="auto"/>
                <w:left w:val="none" w:sz="0" w:space="0" w:color="auto"/>
                <w:bottom w:val="none" w:sz="0" w:space="0" w:color="auto"/>
                <w:right w:val="none" w:sz="0" w:space="0" w:color="auto"/>
              </w:divBdr>
            </w:div>
            <w:div w:id="430467006">
              <w:marLeft w:val="0"/>
              <w:marRight w:val="0"/>
              <w:marTop w:val="0"/>
              <w:marBottom w:val="0"/>
              <w:divBdr>
                <w:top w:val="none" w:sz="0" w:space="0" w:color="auto"/>
                <w:left w:val="none" w:sz="0" w:space="0" w:color="auto"/>
                <w:bottom w:val="none" w:sz="0" w:space="0" w:color="auto"/>
                <w:right w:val="none" w:sz="0" w:space="0" w:color="auto"/>
              </w:divBdr>
            </w:div>
            <w:div w:id="278921292">
              <w:marLeft w:val="0"/>
              <w:marRight w:val="0"/>
              <w:marTop w:val="0"/>
              <w:marBottom w:val="0"/>
              <w:divBdr>
                <w:top w:val="none" w:sz="0" w:space="0" w:color="auto"/>
                <w:left w:val="none" w:sz="0" w:space="0" w:color="auto"/>
                <w:bottom w:val="none" w:sz="0" w:space="0" w:color="auto"/>
                <w:right w:val="none" w:sz="0" w:space="0" w:color="auto"/>
              </w:divBdr>
            </w:div>
            <w:div w:id="1961300076">
              <w:marLeft w:val="0"/>
              <w:marRight w:val="0"/>
              <w:marTop w:val="0"/>
              <w:marBottom w:val="0"/>
              <w:divBdr>
                <w:top w:val="none" w:sz="0" w:space="0" w:color="auto"/>
                <w:left w:val="none" w:sz="0" w:space="0" w:color="auto"/>
                <w:bottom w:val="none" w:sz="0" w:space="0" w:color="auto"/>
                <w:right w:val="none" w:sz="0" w:space="0" w:color="auto"/>
              </w:divBdr>
            </w:div>
            <w:div w:id="334308270">
              <w:marLeft w:val="0"/>
              <w:marRight w:val="0"/>
              <w:marTop w:val="0"/>
              <w:marBottom w:val="0"/>
              <w:divBdr>
                <w:top w:val="none" w:sz="0" w:space="0" w:color="auto"/>
                <w:left w:val="none" w:sz="0" w:space="0" w:color="auto"/>
                <w:bottom w:val="none" w:sz="0" w:space="0" w:color="auto"/>
                <w:right w:val="none" w:sz="0" w:space="0" w:color="auto"/>
              </w:divBdr>
            </w:div>
            <w:div w:id="1669600549">
              <w:marLeft w:val="0"/>
              <w:marRight w:val="0"/>
              <w:marTop w:val="0"/>
              <w:marBottom w:val="0"/>
              <w:divBdr>
                <w:top w:val="none" w:sz="0" w:space="0" w:color="auto"/>
                <w:left w:val="none" w:sz="0" w:space="0" w:color="auto"/>
                <w:bottom w:val="none" w:sz="0" w:space="0" w:color="auto"/>
                <w:right w:val="none" w:sz="0" w:space="0" w:color="auto"/>
              </w:divBdr>
            </w:div>
            <w:div w:id="1181358656">
              <w:marLeft w:val="0"/>
              <w:marRight w:val="0"/>
              <w:marTop w:val="0"/>
              <w:marBottom w:val="0"/>
              <w:divBdr>
                <w:top w:val="none" w:sz="0" w:space="0" w:color="auto"/>
                <w:left w:val="none" w:sz="0" w:space="0" w:color="auto"/>
                <w:bottom w:val="none" w:sz="0" w:space="0" w:color="auto"/>
                <w:right w:val="none" w:sz="0" w:space="0" w:color="auto"/>
              </w:divBdr>
            </w:div>
            <w:div w:id="697119169">
              <w:marLeft w:val="0"/>
              <w:marRight w:val="0"/>
              <w:marTop w:val="0"/>
              <w:marBottom w:val="0"/>
              <w:divBdr>
                <w:top w:val="none" w:sz="0" w:space="0" w:color="auto"/>
                <w:left w:val="none" w:sz="0" w:space="0" w:color="auto"/>
                <w:bottom w:val="none" w:sz="0" w:space="0" w:color="auto"/>
                <w:right w:val="none" w:sz="0" w:space="0" w:color="auto"/>
              </w:divBdr>
            </w:div>
            <w:div w:id="1498033807">
              <w:marLeft w:val="0"/>
              <w:marRight w:val="0"/>
              <w:marTop w:val="0"/>
              <w:marBottom w:val="0"/>
              <w:divBdr>
                <w:top w:val="none" w:sz="0" w:space="0" w:color="auto"/>
                <w:left w:val="none" w:sz="0" w:space="0" w:color="auto"/>
                <w:bottom w:val="none" w:sz="0" w:space="0" w:color="auto"/>
                <w:right w:val="none" w:sz="0" w:space="0" w:color="auto"/>
              </w:divBdr>
            </w:div>
            <w:div w:id="1104693969">
              <w:marLeft w:val="0"/>
              <w:marRight w:val="0"/>
              <w:marTop w:val="0"/>
              <w:marBottom w:val="0"/>
              <w:divBdr>
                <w:top w:val="none" w:sz="0" w:space="0" w:color="auto"/>
                <w:left w:val="none" w:sz="0" w:space="0" w:color="auto"/>
                <w:bottom w:val="none" w:sz="0" w:space="0" w:color="auto"/>
                <w:right w:val="none" w:sz="0" w:space="0" w:color="auto"/>
              </w:divBdr>
            </w:div>
            <w:div w:id="1476482179">
              <w:marLeft w:val="0"/>
              <w:marRight w:val="0"/>
              <w:marTop w:val="0"/>
              <w:marBottom w:val="0"/>
              <w:divBdr>
                <w:top w:val="none" w:sz="0" w:space="0" w:color="auto"/>
                <w:left w:val="none" w:sz="0" w:space="0" w:color="auto"/>
                <w:bottom w:val="none" w:sz="0" w:space="0" w:color="auto"/>
                <w:right w:val="none" w:sz="0" w:space="0" w:color="auto"/>
              </w:divBdr>
            </w:div>
            <w:div w:id="999885375">
              <w:marLeft w:val="0"/>
              <w:marRight w:val="0"/>
              <w:marTop w:val="0"/>
              <w:marBottom w:val="0"/>
              <w:divBdr>
                <w:top w:val="none" w:sz="0" w:space="0" w:color="auto"/>
                <w:left w:val="none" w:sz="0" w:space="0" w:color="auto"/>
                <w:bottom w:val="none" w:sz="0" w:space="0" w:color="auto"/>
                <w:right w:val="none" w:sz="0" w:space="0" w:color="auto"/>
              </w:divBdr>
            </w:div>
            <w:div w:id="793446998">
              <w:marLeft w:val="0"/>
              <w:marRight w:val="0"/>
              <w:marTop w:val="0"/>
              <w:marBottom w:val="0"/>
              <w:divBdr>
                <w:top w:val="none" w:sz="0" w:space="0" w:color="auto"/>
                <w:left w:val="none" w:sz="0" w:space="0" w:color="auto"/>
                <w:bottom w:val="none" w:sz="0" w:space="0" w:color="auto"/>
                <w:right w:val="none" w:sz="0" w:space="0" w:color="auto"/>
              </w:divBdr>
            </w:div>
            <w:div w:id="571357758">
              <w:marLeft w:val="0"/>
              <w:marRight w:val="0"/>
              <w:marTop w:val="0"/>
              <w:marBottom w:val="0"/>
              <w:divBdr>
                <w:top w:val="none" w:sz="0" w:space="0" w:color="auto"/>
                <w:left w:val="none" w:sz="0" w:space="0" w:color="auto"/>
                <w:bottom w:val="none" w:sz="0" w:space="0" w:color="auto"/>
                <w:right w:val="none" w:sz="0" w:space="0" w:color="auto"/>
              </w:divBdr>
            </w:div>
            <w:div w:id="1816021314">
              <w:marLeft w:val="0"/>
              <w:marRight w:val="0"/>
              <w:marTop w:val="0"/>
              <w:marBottom w:val="0"/>
              <w:divBdr>
                <w:top w:val="none" w:sz="0" w:space="0" w:color="auto"/>
                <w:left w:val="none" w:sz="0" w:space="0" w:color="auto"/>
                <w:bottom w:val="none" w:sz="0" w:space="0" w:color="auto"/>
                <w:right w:val="none" w:sz="0" w:space="0" w:color="auto"/>
              </w:divBdr>
            </w:div>
            <w:div w:id="189730415">
              <w:marLeft w:val="0"/>
              <w:marRight w:val="0"/>
              <w:marTop w:val="0"/>
              <w:marBottom w:val="0"/>
              <w:divBdr>
                <w:top w:val="none" w:sz="0" w:space="0" w:color="auto"/>
                <w:left w:val="none" w:sz="0" w:space="0" w:color="auto"/>
                <w:bottom w:val="none" w:sz="0" w:space="0" w:color="auto"/>
                <w:right w:val="none" w:sz="0" w:space="0" w:color="auto"/>
              </w:divBdr>
            </w:div>
            <w:div w:id="1412970398">
              <w:marLeft w:val="0"/>
              <w:marRight w:val="0"/>
              <w:marTop w:val="0"/>
              <w:marBottom w:val="0"/>
              <w:divBdr>
                <w:top w:val="none" w:sz="0" w:space="0" w:color="auto"/>
                <w:left w:val="none" w:sz="0" w:space="0" w:color="auto"/>
                <w:bottom w:val="none" w:sz="0" w:space="0" w:color="auto"/>
                <w:right w:val="none" w:sz="0" w:space="0" w:color="auto"/>
              </w:divBdr>
            </w:div>
            <w:div w:id="1259213408">
              <w:marLeft w:val="0"/>
              <w:marRight w:val="0"/>
              <w:marTop w:val="0"/>
              <w:marBottom w:val="0"/>
              <w:divBdr>
                <w:top w:val="none" w:sz="0" w:space="0" w:color="auto"/>
                <w:left w:val="none" w:sz="0" w:space="0" w:color="auto"/>
                <w:bottom w:val="none" w:sz="0" w:space="0" w:color="auto"/>
                <w:right w:val="none" w:sz="0" w:space="0" w:color="auto"/>
              </w:divBdr>
            </w:div>
            <w:div w:id="1762066465">
              <w:marLeft w:val="0"/>
              <w:marRight w:val="0"/>
              <w:marTop w:val="0"/>
              <w:marBottom w:val="0"/>
              <w:divBdr>
                <w:top w:val="none" w:sz="0" w:space="0" w:color="auto"/>
                <w:left w:val="none" w:sz="0" w:space="0" w:color="auto"/>
                <w:bottom w:val="none" w:sz="0" w:space="0" w:color="auto"/>
                <w:right w:val="none" w:sz="0" w:space="0" w:color="auto"/>
              </w:divBdr>
            </w:div>
            <w:div w:id="1830317593">
              <w:marLeft w:val="0"/>
              <w:marRight w:val="0"/>
              <w:marTop w:val="0"/>
              <w:marBottom w:val="0"/>
              <w:divBdr>
                <w:top w:val="none" w:sz="0" w:space="0" w:color="auto"/>
                <w:left w:val="none" w:sz="0" w:space="0" w:color="auto"/>
                <w:bottom w:val="none" w:sz="0" w:space="0" w:color="auto"/>
                <w:right w:val="none" w:sz="0" w:space="0" w:color="auto"/>
              </w:divBdr>
            </w:div>
            <w:div w:id="1539396285">
              <w:marLeft w:val="0"/>
              <w:marRight w:val="0"/>
              <w:marTop w:val="0"/>
              <w:marBottom w:val="0"/>
              <w:divBdr>
                <w:top w:val="none" w:sz="0" w:space="0" w:color="auto"/>
                <w:left w:val="none" w:sz="0" w:space="0" w:color="auto"/>
                <w:bottom w:val="none" w:sz="0" w:space="0" w:color="auto"/>
                <w:right w:val="none" w:sz="0" w:space="0" w:color="auto"/>
              </w:divBdr>
            </w:div>
            <w:div w:id="807093433">
              <w:marLeft w:val="0"/>
              <w:marRight w:val="0"/>
              <w:marTop w:val="0"/>
              <w:marBottom w:val="0"/>
              <w:divBdr>
                <w:top w:val="none" w:sz="0" w:space="0" w:color="auto"/>
                <w:left w:val="none" w:sz="0" w:space="0" w:color="auto"/>
                <w:bottom w:val="none" w:sz="0" w:space="0" w:color="auto"/>
                <w:right w:val="none" w:sz="0" w:space="0" w:color="auto"/>
              </w:divBdr>
            </w:div>
            <w:div w:id="98186834">
              <w:marLeft w:val="0"/>
              <w:marRight w:val="0"/>
              <w:marTop w:val="0"/>
              <w:marBottom w:val="0"/>
              <w:divBdr>
                <w:top w:val="none" w:sz="0" w:space="0" w:color="auto"/>
                <w:left w:val="none" w:sz="0" w:space="0" w:color="auto"/>
                <w:bottom w:val="none" w:sz="0" w:space="0" w:color="auto"/>
                <w:right w:val="none" w:sz="0" w:space="0" w:color="auto"/>
              </w:divBdr>
            </w:div>
            <w:div w:id="81688895">
              <w:marLeft w:val="0"/>
              <w:marRight w:val="0"/>
              <w:marTop w:val="0"/>
              <w:marBottom w:val="0"/>
              <w:divBdr>
                <w:top w:val="none" w:sz="0" w:space="0" w:color="auto"/>
                <w:left w:val="none" w:sz="0" w:space="0" w:color="auto"/>
                <w:bottom w:val="none" w:sz="0" w:space="0" w:color="auto"/>
                <w:right w:val="none" w:sz="0" w:space="0" w:color="auto"/>
              </w:divBdr>
            </w:div>
            <w:div w:id="341980134">
              <w:marLeft w:val="0"/>
              <w:marRight w:val="0"/>
              <w:marTop w:val="0"/>
              <w:marBottom w:val="0"/>
              <w:divBdr>
                <w:top w:val="none" w:sz="0" w:space="0" w:color="auto"/>
                <w:left w:val="none" w:sz="0" w:space="0" w:color="auto"/>
                <w:bottom w:val="none" w:sz="0" w:space="0" w:color="auto"/>
                <w:right w:val="none" w:sz="0" w:space="0" w:color="auto"/>
              </w:divBdr>
            </w:div>
            <w:div w:id="466901781">
              <w:marLeft w:val="0"/>
              <w:marRight w:val="0"/>
              <w:marTop w:val="0"/>
              <w:marBottom w:val="0"/>
              <w:divBdr>
                <w:top w:val="none" w:sz="0" w:space="0" w:color="auto"/>
                <w:left w:val="none" w:sz="0" w:space="0" w:color="auto"/>
                <w:bottom w:val="none" w:sz="0" w:space="0" w:color="auto"/>
                <w:right w:val="none" w:sz="0" w:space="0" w:color="auto"/>
              </w:divBdr>
            </w:div>
            <w:div w:id="1443694503">
              <w:marLeft w:val="0"/>
              <w:marRight w:val="0"/>
              <w:marTop w:val="0"/>
              <w:marBottom w:val="0"/>
              <w:divBdr>
                <w:top w:val="none" w:sz="0" w:space="0" w:color="auto"/>
                <w:left w:val="none" w:sz="0" w:space="0" w:color="auto"/>
                <w:bottom w:val="none" w:sz="0" w:space="0" w:color="auto"/>
                <w:right w:val="none" w:sz="0" w:space="0" w:color="auto"/>
              </w:divBdr>
            </w:div>
            <w:div w:id="232548238">
              <w:marLeft w:val="0"/>
              <w:marRight w:val="0"/>
              <w:marTop w:val="0"/>
              <w:marBottom w:val="0"/>
              <w:divBdr>
                <w:top w:val="none" w:sz="0" w:space="0" w:color="auto"/>
                <w:left w:val="none" w:sz="0" w:space="0" w:color="auto"/>
                <w:bottom w:val="none" w:sz="0" w:space="0" w:color="auto"/>
                <w:right w:val="none" w:sz="0" w:space="0" w:color="auto"/>
              </w:divBdr>
            </w:div>
            <w:div w:id="1212378640">
              <w:marLeft w:val="0"/>
              <w:marRight w:val="0"/>
              <w:marTop w:val="0"/>
              <w:marBottom w:val="0"/>
              <w:divBdr>
                <w:top w:val="none" w:sz="0" w:space="0" w:color="auto"/>
                <w:left w:val="none" w:sz="0" w:space="0" w:color="auto"/>
                <w:bottom w:val="none" w:sz="0" w:space="0" w:color="auto"/>
                <w:right w:val="none" w:sz="0" w:space="0" w:color="auto"/>
              </w:divBdr>
            </w:div>
            <w:div w:id="1986082910">
              <w:marLeft w:val="0"/>
              <w:marRight w:val="0"/>
              <w:marTop w:val="0"/>
              <w:marBottom w:val="0"/>
              <w:divBdr>
                <w:top w:val="none" w:sz="0" w:space="0" w:color="auto"/>
                <w:left w:val="none" w:sz="0" w:space="0" w:color="auto"/>
                <w:bottom w:val="none" w:sz="0" w:space="0" w:color="auto"/>
                <w:right w:val="none" w:sz="0" w:space="0" w:color="auto"/>
              </w:divBdr>
            </w:div>
            <w:div w:id="44185570">
              <w:marLeft w:val="0"/>
              <w:marRight w:val="0"/>
              <w:marTop w:val="0"/>
              <w:marBottom w:val="0"/>
              <w:divBdr>
                <w:top w:val="none" w:sz="0" w:space="0" w:color="auto"/>
                <w:left w:val="none" w:sz="0" w:space="0" w:color="auto"/>
                <w:bottom w:val="none" w:sz="0" w:space="0" w:color="auto"/>
                <w:right w:val="none" w:sz="0" w:space="0" w:color="auto"/>
              </w:divBdr>
            </w:div>
            <w:div w:id="1789158617">
              <w:marLeft w:val="0"/>
              <w:marRight w:val="0"/>
              <w:marTop w:val="0"/>
              <w:marBottom w:val="0"/>
              <w:divBdr>
                <w:top w:val="none" w:sz="0" w:space="0" w:color="auto"/>
                <w:left w:val="none" w:sz="0" w:space="0" w:color="auto"/>
                <w:bottom w:val="none" w:sz="0" w:space="0" w:color="auto"/>
                <w:right w:val="none" w:sz="0" w:space="0" w:color="auto"/>
              </w:divBdr>
            </w:div>
            <w:div w:id="1881016902">
              <w:marLeft w:val="0"/>
              <w:marRight w:val="0"/>
              <w:marTop w:val="0"/>
              <w:marBottom w:val="0"/>
              <w:divBdr>
                <w:top w:val="none" w:sz="0" w:space="0" w:color="auto"/>
                <w:left w:val="none" w:sz="0" w:space="0" w:color="auto"/>
                <w:bottom w:val="none" w:sz="0" w:space="0" w:color="auto"/>
                <w:right w:val="none" w:sz="0" w:space="0" w:color="auto"/>
              </w:divBdr>
            </w:div>
            <w:div w:id="468477297">
              <w:marLeft w:val="0"/>
              <w:marRight w:val="0"/>
              <w:marTop w:val="0"/>
              <w:marBottom w:val="0"/>
              <w:divBdr>
                <w:top w:val="none" w:sz="0" w:space="0" w:color="auto"/>
                <w:left w:val="none" w:sz="0" w:space="0" w:color="auto"/>
                <w:bottom w:val="none" w:sz="0" w:space="0" w:color="auto"/>
                <w:right w:val="none" w:sz="0" w:space="0" w:color="auto"/>
              </w:divBdr>
            </w:div>
            <w:div w:id="985085505">
              <w:marLeft w:val="0"/>
              <w:marRight w:val="0"/>
              <w:marTop w:val="0"/>
              <w:marBottom w:val="0"/>
              <w:divBdr>
                <w:top w:val="none" w:sz="0" w:space="0" w:color="auto"/>
                <w:left w:val="none" w:sz="0" w:space="0" w:color="auto"/>
                <w:bottom w:val="none" w:sz="0" w:space="0" w:color="auto"/>
                <w:right w:val="none" w:sz="0" w:space="0" w:color="auto"/>
              </w:divBdr>
            </w:div>
            <w:div w:id="2115710084">
              <w:marLeft w:val="0"/>
              <w:marRight w:val="0"/>
              <w:marTop w:val="0"/>
              <w:marBottom w:val="0"/>
              <w:divBdr>
                <w:top w:val="none" w:sz="0" w:space="0" w:color="auto"/>
                <w:left w:val="none" w:sz="0" w:space="0" w:color="auto"/>
                <w:bottom w:val="none" w:sz="0" w:space="0" w:color="auto"/>
                <w:right w:val="none" w:sz="0" w:space="0" w:color="auto"/>
              </w:divBdr>
            </w:div>
            <w:div w:id="1257862791">
              <w:marLeft w:val="0"/>
              <w:marRight w:val="0"/>
              <w:marTop w:val="0"/>
              <w:marBottom w:val="0"/>
              <w:divBdr>
                <w:top w:val="none" w:sz="0" w:space="0" w:color="auto"/>
                <w:left w:val="none" w:sz="0" w:space="0" w:color="auto"/>
                <w:bottom w:val="none" w:sz="0" w:space="0" w:color="auto"/>
                <w:right w:val="none" w:sz="0" w:space="0" w:color="auto"/>
              </w:divBdr>
            </w:div>
            <w:div w:id="984237099">
              <w:marLeft w:val="0"/>
              <w:marRight w:val="0"/>
              <w:marTop w:val="0"/>
              <w:marBottom w:val="0"/>
              <w:divBdr>
                <w:top w:val="none" w:sz="0" w:space="0" w:color="auto"/>
                <w:left w:val="none" w:sz="0" w:space="0" w:color="auto"/>
                <w:bottom w:val="none" w:sz="0" w:space="0" w:color="auto"/>
                <w:right w:val="none" w:sz="0" w:space="0" w:color="auto"/>
              </w:divBdr>
            </w:div>
            <w:div w:id="1354068861">
              <w:marLeft w:val="0"/>
              <w:marRight w:val="0"/>
              <w:marTop w:val="0"/>
              <w:marBottom w:val="0"/>
              <w:divBdr>
                <w:top w:val="none" w:sz="0" w:space="0" w:color="auto"/>
                <w:left w:val="none" w:sz="0" w:space="0" w:color="auto"/>
                <w:bottom w:val="none" w:sz="0" w:space="0" w:color="auto"/>
                <w:right w:val="none" w:sz="0" w:space="0" w:color="auto"/>
              </w:divBdr>
            </w:div>
            <w:div w:id="459960710">
              <w:marLeft w:val="0"/>
              <w:marRight w:val="0"/>
              <w:marTop w:val="0"/>
              <w:marBottom w:val="0"/>
              <w:divBdr>
                <w:top w:val="none" w:sz="0" w:space="0" w:color="auto"/>
                <w:left w:val="none" w:sz="0" w:space="0" w:color="auto"/>
                <w:bottom w:val="none" w:sz="0" w:space="0" w:color="auto"/>
                <w:right w:val="none" w:sz="0" w:space="0" w:color="auto"/>
              </w:divBdr>
            </w:div>
            <w:div w:id="1338649809">
              <w:marLeft w:val="0"/>
              <w:marRight w:val="0"/>
              <w:marTop w:val="0"/>
              <w:marBottom w:val="0"/>
              <w:divBdr>
                <w:top w:val="none" w:sz="0" w:space="0" w:color="auto"/>
                <w:left w:val="none" w:sz="0" w:space="0" w:color="auto"/>
                <w:bottom w:val="none" w:sz="0" w:space="0" w:color="auto"/>
                <w:right w:val="none" w:sz="0" w:space="0" w:color="auto"/>
              </w:divBdr>
            </w:div>
            <w:div w:id="1738823968">
              <w:marLeft w:val="0"/>
              <w:marRight w:val="0"/>
              <w:marTop w:val="0"/>
              <w:marBottom w:val="0"/>
              <w:divBdr>
                <w:top w:val="none" w:sz="0" w:space="0" w:color="auto"/>
                <w:left w:val="none" w:sz="0" w:space="0" w:color="auto"/>
                <w:bottom w:val="none" w:sz="0" w:space="0" w:color="auto"/>
                <w:right w:val="none" w:sz="0" w:space="0" w:color="auto"/>
              </w:divBdr>
            </w:div>
            <w:div w:id="1111516760">
              <w:marLeft w:val="0"/>
              <w:marRight w:val="0"/>
              <w:marTop w:val="0"/>
              <w:marBottom w:val="0"/>
              <w:divBdr>
                <w:top w:val="none" w:sz="0" w:space="0" w:color="auto"/>
                <w:left w:val="none" w:sz="0" w:space="0" w:color="auto"/>
                <w:bottom w:val="none" w:sz="0" w:space="0" w:color="auto"/>
                <w:right w:val="none" w:sz="0" w:space="0" w:color="auto"/>
              </w:divBdr>
            </w:div>
            <w:div w:id="1510408211">
              <w:marLeft w:val="0"/>
              <w:marRight w:val="0"/>
              <w:marTop w:val="0"/>
              <w:marBottom w:val="0"/>
              <w:divBdr>
                <w:top w:val="none" w:sz="0" w:space="0" w:color="auto"/>
                <w:left w:val="none" w:sz="0" w:space="0" w:color="auto"/>
                <w:bottom w:val="none" w:sz="0" w:space="0" w:color="auto"/>
                <w:right w:val="none" w:sz="0" w:space="0" w:color="auto"/>
              </w:divBdr>
            </w:div>
            <w:div w:id="1430390018">
              <w:marLeft w:val="0"/>
              <w:marRight w:val="0"/>
              <w:marTop w:val="0"/>
              <w:marBottom w:val="0"/>
              <w:divBdr>
                <w:top w:val="none" w:sz="0" w:space="0" w:color="auto"/>
                <w:left w:val="none" w:sz="0" w:space="0" w:color="auto"/>
                <w:bottom w:val="none" w:sz="0" w:space="0" w:color="auto"/>
                <w:right w:val="none" w:sz="0" w:space="0" w:color="auto"/>
              </w:divBdr>
            </w:div>
            <w:div w:id="434712594">
              <w:marLeft w:val="0"/>
              <w:marRight w:val="0"/>
              <w:marTop w:val="0"/>
              <w:marBottom w:val="0"/>
              <w:divBdr>
                <w:top w:val="none" w:sz="0" w:space="0" w:color="auto"/>
                <w:left w:val="none" w:sz="0" w:space="0" w:color="auto"/>
                <w:bottom w:val="none" w:sz="0" w:space="0" w:color="auto"/>
                <w:right w:val="none" w:sz="0" w:space="0" w:color="auto"/>
              </w:divBdr>
            </w:div>
            <w:div w:id="931084953">
              <w:marLeft w:val="0"/>
              <w:marRight w:val="0"/>
              <w:marTop w:val="0"/>
              <w:marBottom w:val="0"/>
              <w:divBdr>
                <w:top w:val="none" w:sz="0" w:space="0" w:color="auto"/>
                <w:left w:val="none" w:sz="0" w:space="0" w:color="auto"/>
                <w:bottom w:val="none" w:sz="0" w:space="0" w:color="auto"/>
                <w:right w:val="none" w:sz="0" w:space="0" w:color="auto"/>
              </w:divBdr>
            </w:div>
            <w:div w:id="454758363">
              <w:marLeft w:val="0"/>
              <w:marRight w:val="0"/>
              <w:marTop w:val="0"/>
              <w:marBottom w:val="0"/>
              <w:divBdr>
                <w:top w:val="none" w:sz="0" w:space="0" w:color="auto"/>
                <w:left w:val="none" w:sz="0" w:space="0" w:color="auto"/>
                <w:bottom w:val="none" w:sz="0" w:space="0" w:color="auto"/>
                <w:right w:val="none" w:sz="0" w:space="0" w:color="auto"/>
              </w:divBdr>
            </w:div>
            <w:div w:id="1264801610">
              <w:marLeft w:val="0"/>
              <w:marRight w:val="0"/>
              <w:marTop w:val="0"/>
              <w:marBottom w:val="0"/>
              <w:divBdr>
                <w:top w:val="none" w:sz="0" w:space="0" w:color="auto"/>
                <w:left w:val="none" w:sz="0" w:space="0" w:color="auto"/>
                <w:bottom w:val="none" w:sz="0" w:space="0" w:color="auto"/>
                <w:right w:val="none" w:sz="0" w:space="0" w:color="auto"/>
              </w:divBdr>
            </w:div>
            <w:div w:id="1257638933">
              <w:marLeft w:val="0"/>
              <w:marRight w:val="0"/>
              <w:marTop w:val="0"/>
              <w:marBottom w:val="0"/>
              <w:divBdr>
                <w:top w:val="none" w:sz="0" w:space="0" w:color="auto"/>
                <w:left w:val="none" w:sz="0" w:space="0" w:color="auto"/>
                <w:bottom w:val="none" w:sz="0" w:space="0" w:color="auto"/>
                <w:right w:val="none" w:sz="0" w:space="0" w:color="auto"/>
              </w:divBdr>
            </w:div>
            <w:div w:id="82847709">
              <w:marLeft w:val="0"/>
              <w:marRight w:val="0"/>
              <w:marTop w:val="0"/>
              <w:marBottom w:val="0"/>
              <w:divBdr>
                <w:top w:val="none" w:sz="0" w:space="0" w:color="auto"/>
                <w:left w:val="none" w:sz="0" w:space="0" w:color="auto"/>
                <w:bottom w:val="none" w:sz="0" w:space="0" w:color="auto"/>
                <w:right w:val="none" w:sz="0" w:space="0" w:color="auto"/>
              </w:divBdr>
            </w:div>
            <w:div w:id="1570454776">
              <w:marLeft w:val="0"/>
              <w:marRight w:val="0"/>
              <w:marTop w:val="0"/>
              <w:marBottom w:val="0"/>
              <w:divBdr>
                <w:top w:val="none" w:sz="0" w:space="0" w:color="auto"/>
                <w:left w:val="none" w:sz="0" w:space="0" w:color="auto"/>
                <w:bottom w:val="none" w:sz="0" w:space="0" w:color="auto"/>
                <w:right w:val="none" w:sz="0" w:space="0" w:color="auto"/>
              </w:divBdr>
            </w:div>
            <w:div w:id="288052480">
              <w:marLeft w:val="0"/>
              <w:marRight w:val="0"/>
              <w:marTop w:val="0"/>
              <w:marBottom w:val="0"/>
              <w:divBdr>
                <w:top w:val="none" w:sz="0" w:space="0" w:color="auto"/>
                <w:left w:val="none" w:sz="0" w:space="0" w:color="auto"/>
                <w:bottom w:val="none" w:sz="0" w:space="0" w:color="auto"/>
                <w:right w:val="none" w:sz="0" w:space="0" w:color="auto"/>
              </w:divBdr>
            </w:div>
            <w:div w:id="353573791">
              <w:marLeft w:val="0"/>
              <w:marRight w:val="0"/>
              <w:marTop w:val="0"/>
              <w:marBottom w:val="0"/>
              <w:divBdr>
                <w:top w:val="none" w:sz="0" w:space="0" w:color="auto"/>
                <w:left w:val="none" w:sz="0" w:space="0" w:color="auto"/>
                <w:bottom w:val="none" w:sz="0" w:space="0" w:color="auto"/>
                <w:right w:val="none" w:sz="0" w:space="0" w:color="auto"/>
              </w:divBdr>
            </w:div>
            <w:div w:id="1012490262">
              <w:marLeft w:val="0"/>
              <w:marRight w:val="0"/>
              <w:marTop w:val="0"/>
              <w:marBottom w:val="0"/>
              <w:divBdr>
                <w:top w:val="none" w:sz="0" w:space="0" w:color="auto"/>
                <w:left w:val="none" w:sz="0" w:space="0" w:color="auto"/>
                <w:bottom w:val="none" w:sz="0" w:space="0" w:color="auto"/>
                <w:right w:val="none" w:sz="0" w:space="0" w:color="auto"/>
              </w:divBdr>
            </w:div>
            <w:div w:id="1465198632">
              <w:marLeft w:val="0"/>
              <w:marRight w:val="0"/>
              <w:marTop w:val="0"/>
              <w:marBottom w:val="0"/>
              <w:divBdr>
                <w:top w:val="none" w:sz="0" w:space="0" w:color="auto"/>
                <w:left w:val="none" w:sz="0" w:space="0" w:color="auto"/>
                <w:bottom w:val="none" w:sz="0" w:space="0" w:color="auto"/>
                <w:right w:val="none" w:sz="0" w:space="0" w:color="auto"/>
              </w:divBdr>
            </w:div>
            <w:div w:id="365642711">
              <w:marLeft w:val="0"/>
              <w:marRight w:val="0"/>
              <w:marTop w:val="0"/>
              <w:marBottom w:val="0"/>
              <w:divBdr>
                <w:top w:val="none" w:sz="0" w:space="0" w:color="auto"/>
                <w:left w:val="none" w:sz="0" w:space="0" w:color="auto"/>
                <w:bottom w:val="none" w:sz="0" w:space="0" w:color="auto"/>
                <w:right w:val="none" w:sz="0" w:space="0" w:color="auto"/>
              </w:divBdr>
            </w:div>
            <w:div w:id="726605756">
              <w:marLeft w:val="0"/>
              <w:marRight w:val="0"/>
              <w:marTop w:val="0"/>
              <w:marBottom w:val="0"/>
              <w:divBdr>
                <w:top w:val="none" w:sz="0" w:space="0" w:color="auto"/>
                <w:left w:val="none" w:sz="0" w:space="0" w:color="auto"/>
                <w:bottom w:val="none" w:sz="0" w:space="0" w:color="auto"/>
                <w:right w:val="none" w:sz="0" w:space="0" w:color="auto"/>
              </w:divBdr>
            </w:div>
            <w:div w:id="266935534">
              <w:marLeft w:val="0"/>
              <w:marRight w:val="0"/>
              <w:marTop w:val="0"/>
              <w:marBottom w:val="0"/>
              <w:divBdr>
                <w:top w:val="none" w:sz="0" w:space="0" w:color="auto"/>
                <w:left w:val="none" w:sz="0" w:space="0" w:color="auto"/>
                <w:bottom w:val="none" w:sz="0" w:space="0" w:color="auto"/>
                <w:right w:val="none" w:sz="0" w:space="0" w:color="auto"/>
              </w:divBdr>
            </w:div>
            <w:div w:id="1447693542">
              <w:marLeft w:val="0"/>
              <w:marRight w:val="0"/>
              <w:marTop w:val="0"/>
              <w:marBottom w:val="0"/>
              <w:divBdr>
                <w:top w:val="none" w:sz="0" w:space="0" w:color="auto"/>
                <w:left w:val="none" w:sz="0" w:space="0" w:color="auto"/>
                <w:bottom w:val="none" w:sz="0" w:space="0" w:color="auto"/>
                <w:right w:val="none" w:sz="0" w:space="0" w:color="auto"/>
              </w:divBdr>
            </w:div>
            <w:div w:id="1627851199">
              <w:marLeft w:val="0"/>
              <w:marRight w:val="0"/>
              <w:marTop w:val="0"/>
              <w:marBottom w:val="0"/>
              <w:divBdr>
                <w:top w:val="none" w:sz="0" w:space="0" w:color="auto"/>
                <w:left w:val="none" w:sz="0" w:space="0" w:color="auto"/>
                <w:bottom w:val="none" w:sz="0" w:space="0" w:color="auto"/>
                <w:right w:val="none" w:sz="0" w:space="0" w:color="auto"/>
              </w:divBdr>
            </w:div>
            <w:div w:id="1575622840">
              <w:marLeft w:val="0"/>
              <w:marRight w:val="0"/>
              <w:marTop w:val="0"/>
              <w:marBottom w:val="0"/>
              <w:divBdr>
                <w:top w:val="none" w:sz="0" w:space="0" w:color="auto"/>
                <w:left w:val="none" w:sz="0" w:space="0" w:color="auto"/>
                <w:bottom w:val="none" w:sz="0" w:space="0" w:color="auto"/>
                <w:right w:val="none" w:sz="0" w:space="0" w:color="auto"/>
              </w:divBdr>
            </w:div>
            <w:div w:id="1629169081">
              <w:marLeft w:val="0"/>
              <w:marRight w:val="0"/>
              <w:marTop w:val="0"/>
              <w:marBottom w:val="0"/>
              <w:divBdr>
                <w:top w:val="none" w:sz="0" w:space="0" w:color="auto"/>
                <w:left w:val="none" w:sz="0" w:space="0" w:color="auto"/>
                <w:bottom w:val="none" w:sz="0" w:space="0" w:color="auto"/>
                <w:right w:val="none" w:sz="0" w:space="0" w:color="auto"/>
              </w:divBdr>
            </w:div>
            <w:div w:id="1062099325">
              <w:marLeft w:val="0"/>
              <w:marRight w:val="0"/>
              <w:marTop w:val="0"/>
              <w:marBottom w:val="0"/>
              <w:divBdr>
                <w:top w:val="none" w:sz="0" w:space="0" w:color="auto"/>
                <w:left w:val="none" w:sz="0" w:space="0" w:color="auto"/>
                <w:bottom w:val="none" w:sz="0" w:space="0" w:color="auto"/>
                <w:right w:val="none" w:sz="0" w:space="0" w:color="auto"/>
              </w:divBdr>
            </w:div>
            <w:div w:id="706954154">
              <w:marLeft w:val="0"/>
              <w:marRight w:val="0"/>
              <w:marTop w:val="0"/>
              <w:marBottom w:val="0"/>
              <w:divBdr>
                <w:top w:val="none" w:sz="0" w:space="0" w:color="auto"/>
                <w:left w:val="none" w:sz="0" w:space="0" w:color="auto"/>
                <w:bottom w:val="none" w:sz="0" w:space="0" w:color="auto"/>
                <w:right w:val="none" w:sz="0" w:space="0" w:color="auto"/>
              </w:divBdr>
            </w:div>
            <w:div w:id="1522469805">
              <w:marLeft w:val="0"/>
              <w:marRight w:val="0"/>
              <w:marTop w:val="0"/>
              <w:marBottom w:val="0"/>
              <w:divBdr>
                <w:top w:val="none" w:sz="0" w:space="0" w:color="auto"/>
                <w:left w:val="none" w:sz="0" w:space="0" w:color="auto"/>
                <w:bottom w:val="none" w:sz="0" w:space="0" w:color="auto"/>
                <w:right w:val="none" w:sz="0" w:space="0" w:color="auto"/>
              </w:divBdr>
            </w:div>
            <w:div w:id="2089382823">
              <w:marLeft w:val="0"/>
              <w:marRight w:val="0"/>
              <w:marTop w:val="0"/>
              <w:marBottom w:val="0"/>
              <w:divBdr>
                <w:top w:val="none" w:sz="0" w:space="0" w:color="auto"/>
                <w:left w:val="none" w:sz="0" w:space="0" w:color="auto"/>
                <w:bottom w:val="none" w:sz="0" w:space="0" w:color="auto"/>
                <w:right w:val="none" w:sz="0" w:space="0" w:color="auto"/>
              </w:divBdr>
            </w:div>
            <w:div w:id="64113692">
              <w:marLeft w:val="0"/>
              <w:marRight w:val="0"/>
              <w:marTop w:val="0"/>
              <w:marBottom w:val="0"/>
              <w:divBdr>
                <w:top w:val="none" w:sz="0" w:space="0" w:color="auto"/>
                <w:left w:val="none" w:sz="0" w:space="0" w:color="auto"/>
                <w:bottom w:val="none" w:sz="0" w:space="0" w:color="auto"/>
                <w:right w:val="none" w:sz="0" w:space="0" w:color="auto"/>
              </w:divBdr>
            </w:div>
            <w:div w:id="1693451758">
              <w:marLeft w:val="0"/>
              <w:marRight w:val="0"/>
              <w:marTop w:val="0"/>
              <w:marBottom w:val="0"/>
              <w:divBdr>
                <w:top w:val="none" w:sz="0" w:space="0" w:color="auto"/>
                <w:left w:val="none" w:sz="0" w:space="0" w:color="auto"/>
                <w:bottom w:val="none" w:sz="0" w:space="0" w:color="auto"/>
                <w:right w:val="none" w:sz="0" w:space="0" w:color="auto"/>
              </w:divBdr>
            </w:div>
            <w:div w:id="42368352">
              <w:marLeft w:val="0"/>
              <w:marRight w:val="0"/>
              <w:marTop w:val="0"/>
              <w:marBottom w:val="0"/>
              <w:divBdr>
                <w:top w:val="none" w:sz="0" w:space="0" w:color="auto"/>
                <w:left w:val="none" w:sz="0" w:space="0" w:color="auto"/>
                <w:bottom w:val="none" w:sz="0" w:space="0" w:color="auto"/>
                <w:right w:val="none" w:sz="0" w:space="0" w:color="auto"/>
              </w:divBdr>
            </w:div>
            <w:div w:id="1901793940">
              <w:marLeft w:val="0"/>
              <w:marRight w:val="0"/>
              <w:marTop w:val="0"/>
              <w:marBottom w:val="0"/>
              <w:divBdr>
                <w:top w:val="none" w:sz="0" w:space="0" w:color="auto"/>
                <w:left w:val="none" w:sz="0" w:space="0" w:color="auto"/>
                <w:bottom w:val="none" w:sz="0" w:space="0" w:color="auto"/>
                <w:right w:val="none" w:sz="0" w:space="0" w:color="auto"/>
              </w:divBdr>
            </w:div>
            <w:div w:id="1038774673">
              <w:marLeft w:val="0"/>
              <w:marRight w:val="0"/>
              <w:marTop w:val="0"/>
              <w:marBottom w:val="0"/>
              <w:divBdr>
                <w:top w:val="none" w:sz="0" w:space="0" w:color="auto"/>
                <w:left w:val="none" w:sz="0" w:space="0" w:color="auto"/>
                <w:bottom w:val="none" w:sz="0" w:space="0" w:color="auto"/>
                <w:right w:val="none" w:sz="0" w:space="0" w:color="auto"/>
              </w:divBdr>
            </w:div>
            <w:div w:id="2062512404">
              <w:marLeft w:val="0"/>
              <w:marRight w:val="0"/>
              <w:marTop w:val="0"/>
              <w:marBottom w:val="0"/>
              <w:divBdr>
                <w:top w:val="none" w:sz="0" w:space="0" w:color="auto"/>
                <w:left w:val="none" w:sz="0" w:space="0" w:color="auto"/>
                <w:bottom w:val="none" w:sz="0" w:space="0" w:color="auto"/>
                <w:right w:val="none" w:sz="0" w:space="0" w:color="auto"/>
              </w:divBdr>
            </w:div>
            <w:div w:id="1024135655">
              <w:marLeft w:val="0"/>
              <w:marRight w:val="0"/>
              <w:marTop w:val="0"/>
              <w:marBottom w:val="0"/>
              <w:divBdr>
                <w:top w:val="none" w:sz="0" w:space="0" w:color="auto"/>
                <w:left w:val="none" w:sz="0" w:space="0" w:color="auto"/>
                <w:bottom w:val="none" w:sz="0" w:space="0" w:color="auto"/>
                <w:right w:val="none" w:sz="0" w:space="0" w:color="auto"/>
              </w:divBdr>
            </w:div>
            <w:div w:id="1764833767">
              <w:marLeft w:val="0"/>
              <w:marRight w:val="0"/>
              <w:marTop w:val="0"/>
              <w:marBottom w:val="0"/>
              <w:divBdr>
                <w:top w:val="none" w:sz="0" w:space="0" w:color="auto"/>
                <w:left w:val="none" w:sz="0" w:space="0" w:color="auto"/>
                <w:bottom w:val="none" w:sz="0" w:space="0" w:color="auto"/>
                <w:right w:val="none" w:sz="0" w:space="0" w:color="auto"/>
              </w:divBdr>
            </w:div>
            <w:div w:id="1529415390">
              <w:marLeft w:val="0"/>
              <w:marRight w:val="0"/>
              <w:marTop w:val="0"/>
              <w:marBottom w:val="0"/>
              <w:divBdr>
                <w:top w:val="none" w:sz="0" w:space="0" w:color="auto"/>
                <w:left w:val="none" w:sz="0" w:space="0" w:color="auto"/>
                <w:bottom w:val="none" w:sz="0" w:space="0" w:color="auto"/>
                <w:right w:val="none" w:sz="0" w:space="0" w:color="auto"/>
              </w:divBdr>
            </w:div>
            <w:div w:id="158620987">
              <w:marLeft w:val="0"/>
              <w:marRight w:val="0"/>
              <w:marTop w:val="0"/>
              <w:marBottom w:val="0"/>
              <w:divBdr>
                <w:top w:val="none" w:sz="0" w:space="0" w:color="auto"/>
                <w:left w:val="none" w:sz="0" w:space="0" w:color="auto"/>
                <w:bottom w:val="none" w:sz="0" w:space="0" w:color="auto"/>
                <w:right w:val="none" w:sz="0" w:space="0" w:color="auto"/>
              </w:divBdr>
            </w:div>
            <w:div w:id="1273518384">
              <w:marLeft w:val="0"/>
              <w:marRight w:val="0"/>
              <w:marTop w:val="0"/>
              <w:marBottom w:val="0"/>
              <w:divBdr>
                <w:top w:val="none" w:sz="0" w:space="0" w:color="auto"/>
                <w:left w:val="none" w:sz="0" w:space="0" w:color="auto"/>
                <w:bottom w:val="none" w:sz="0" w:space="0" w:color="auto"/>
                <w:right w:val="none" w:sz="0" w:space="0" w:color="auto"/>
              </w:divBdr>
            </w:div>
            <w:div w:id="887183882">
              <w:marLeft w:val="0"/>
              <w:marRight w:val="0"/>
              <w:marTop w:val="0"/>
              <w:marBottom w:val="0"/>
              <w:divBdr>
                <w:top w:val="none" w:sz="0" w:space="0" w:color="auto"/>
                <w:left w:val="none" w:sz="0" w:space="0" w:color="auto"/>
                <w:bottom w:val="none" w:sz="0" w:space="0" w:color="auto"/>
                <w:right w:val="none" w:sz="0" w:space="0" w:color="auto"/>
              </w:divBdr>
            </w:div>
            <w:div w:id="1647592336">
              <w:marLeft w:val="0"/>
              <w:marRight w:val="0"/>
              <w:marTop w:val="0"/>
              <w:marBottom w:val="0"/>
              <w:divBdr>
                <w:top w:val="none" w:sz="0" w:space="0" w:color="auto"/>
                <w:left w:val="none" w:sz="0" w:space="0" w:color="auto"/>
                <w:bottom w:val="none" w:sz="0" w:space="0" w:color="auto"/>
                <w:right w:val="none" w:sz="0" w:space="0" w:color="auto"/>
              </w:divBdr>
            </w:div>
            <w:div w:id="227307246">
              <w:marLeft w:val="0"/>
              <w:marRight w:val="0"/>
              <w:marTop w:val="0"/>
              <w:marBottom w:val="0"/>
              <w:divBdr>
                <w:top w:val="none" w:sz="0" w:space="0" w:color="auto"/>
                <w:left w:val="none" w:sz="0" w:space="0" w:color="auto"/>
                <w:bottom w:val="none" w:sz="0" w:space="0" w:color="auto"/>
                <w:right w:val="none" w:sz="0" w:space="0" w:color="auto"/>
              </w:divBdr>
            </w:div>
            <w:div w:id="961033778">
              <w:marLeft w:val="0"/>
              <w:marRight w:val="0"/>
              <w:marTop w:val="0"/>
              <w:marBottom w:val="0"/>
              <w:divBdr>
                <w:top w:val="none" w:sz="0" w:space="0" w:color="auto"/>
                <w:left w:val="none" w:sz="0" w:space="0" w:color="auto"/>
                <w:bottom w:val="none" w:sz="0" w:space="0" w:color="auto"/>
                <w:right w:val="none" w:sz="0" w:space="0" w:color="auto"/>
              </w:divBdr>
            </w:div>
            <w:div w:id="619074531">
              <w:marLeft w:val="0"/>
              <w:marRight w:val="0"/>
              <w:marTop w:val="0"/>
              <w:marBottom w:val="0"/>
              <w:divBdr>
                <w:top w:val="none" w:sz="0" w:space="0" w:color="auto"/>
                <w:left w:val="none" w:sz="0" w:space="0" w:color="auto"/>
                <w:bottom w:val="none" w:sz="0" w:space="0" w:color="auto"/>
                <w:right w:val="none" w:sz="0" w:space="0" w:color="auto"/>
              </w:divBdr>
            </w:div>
            <w:div w:id="1113942531">
              <w:marLeft w:val="0"/>
              <w:marRight w:val="0"/>
              <w:marTop w:val="0"/>
              <w:marBottom w:val="0"/>
              <w:divBdr>
                <w:top w:val="none" w:sz="0" w:space="0" w:color="auto"/>
                <w:left w:val="none" w:sz="0" w:space="0" w:color="auto"/>
                <w:bottom w:val="none" w:sz="0" w:space="0" w:color="auto"/>
                <w:right w:val="none" w:sz="0" w:space="0" w:color="auto"/>
              </w:divBdr>
            </w:div>
            <w:div w:id="368143738">
              <w:marLeft w:val="0"/>
              <w:marRight w:val="0"/>
              <w:marTop w:val="0"/>
              <w:marBottom w:val="0"/>
              <w:divBdr>
                <w:top w:val="none" w:sz="0" w:space="0" w:color="auto"/>
                <w:left w:val="none" w:sz="0" w:space="0" w:color="auto"/>
                <w:bottom w:val="none" w:sz="0" w:space="0" w:color="auto"/>
                <w:right w:val="none" w:sz="0" w:space="0" w:color="auto"/>
              </w:divBdr>
            </w:div>
            <w:div w:id="93979443">
              <w:marLeft w:val="0"/>
              <w:marRight w:val="0"/>
              <w:marTop w:val="0"/>
              <w:marBottom w:val="0"/>
              <w:divBdr>
                <w:top w:val="none" w:sz="0" w:space="0" w:color="auto"/>
                <w:left w:val="none" w:sz="0" w:space="0" w:color="auto"/>
                <w:bottom w:val="none" w:sz="0" w:space="0" w:color="auto"/>
                <w:right w:val="none" w:sz="0" w:space="0" w:color="auto"/>
              </w:divBdr>
            </w:div>
            <w:div w:id="1012877566">
              <w:marLeft w:val="0"/>
              <w:marRight w:val="0"/>
              <w:marTop w:val="0"/>
              <w:marBottom w:val="0"/>
              <w:divBdr>
                <w:top w:val="none" w:sz="0" w:space="0" w:color="auto"/>
                <w:left w:val="none" w:sz="0" w:space="0" w:color="auto"/>
                <w:bottom w:val="none" w:sz="0" w:space="0" w:color="auto"/>
                <w:right w:val="none" w:sz="0" w:space="0" w:color="auto"/>
              </w:divBdr>
            </w:div>
            <w:div w:id="1241210680">
              <w:marLeft w:val="0"/>
              <w:marRight w:val="0"/>
              <w:marTop w:val="0"/>
              <w:marBottom w:val="0"/>
              <w:divBdr>
                <w:top w:val="none" w:sz="0" w:space="0" w:color="auto"/>
                <w:left w:val="none" w:sz="0" w:space="0" w:color="auto"/>
                <w:bottom w:val="none" w:sz="0" w:space="0" w:color="auto"/>
                <w:right w:val="none" w:sz="0" w:space="0" w:color="auto"/>
              </w:divBdr>
            </w:div>
            <w:div w:id="146166902">
              <w:marLeft w:val="0"/>
              <w:marRight w:val="0"/>
              <w:marTop w:val="0"/>
              <w:marBottom w:val="0"/>
              <w:divBdr>
                <w:top w:val="none" w:sz="0" w:space="0" w:color="auto"/>
                <w:left w:val="none" w:sz="0" w:space="0" w:color="auto"/>
                <w:bottom w:val="none" w:sz="0" w:space="0" w:color="auto"/>
                <w:right w:val="none" w:sz="0" w:space="0" w:color="auto"/>
              </w:divBdr>
            </w:div>
            <w:div w:id="1577739160">
              <w:marLeft w:val="0"/>
              <w:marRight w:val="0"/>
              <w:marTop w:val="0"/>
              <w:marBottom w:val="0"/>
              <w:divBdr>
                <w:top w:val="none" w:sz="0" w:space="0" w:color="auto"/>
                <w:left w:val="none" w:sz="0" w:space="0" w:color="auto"/>
                <w:bottom w:val="none" w:sz="0" w:space="0" w:color="auto"/>
                <w:right w:val="none" w:sz="0" w:space="0" w:color="auto"/>
              </w:divBdr>
            </w:div>
            <w:div w:id="1407265313">
              <w:marLeft w:val="0"/>
              <w:marRight w:val="0"/>
              <w:marTop w:val="0"/>
              <w:marBottom w:val="0"/>
              <w:divBdr>
                <w:top w:val="none" w:sz="0" w:space="0" w:color="auto"/>
                <w:left w:val="none" w:sz="0" w:space="0" w:color="auto"/>
                <w:bottom w:val="none" w:sz="0" w:space="0" w:color="auto"/>
                <w:right w:val="none" w:sz="0" w:space="0" w:color="auto"/>
              </w:divBdr>
            </w:div>
            <w:div w:id="1365666703">
              <w:marLeft w:val="0"/>
              <w:marRight w:val="0"/>
              <w:marTop w:val="0"/>
              <w:marBottom w:val="0"/>
              <w:divBdr>
                <w:top w:val="none" w:sz="0" w:space="0" w:color="auto"/>
                <w:left w:val="none" w:sz="0" w:space="0" w:color="auto"/>
                <w:bottom w:val="none" w:sz="0" w:space="0" w:color="auto"/>
                <w:right w:val="none" w:sz="0" w:space="0" w:color="auto"/>
              </w:divBdr>
            </w:div>
            <w:div w:id="2016033419">
              <w:marLeft w:val="0"/>
              <w:marRight w:val="0"/>
              <w:marTop w:val="0"/>
              <w:marBottom w:val="0"/>
              <w:divBdr>
                <w:top w:val="none" w:sz="0" w:space="0" w:color="auto"/>
                <w:left w:val="none" w:sz="0" w:space="0" w:color="auto"/>
                <w:bottom w:val="none" w:sz="0" w:space="0" w:color="auto"/>
                <w:right w:val="none" w:sz="0" w:space="0" w:color="auto"/>
              </w:divBdr>
            </w:div>
            <w:div w:id="16007292">
              <w:marLeft w:val="0"/>
              <w:marRight w:val="0"/>
              <w:marTop w:val="0"/>
              <w:marBottom w:val="0"/>
              <w:divBdr>
                <w:top w:val="none" w:sz="0" w:space="0" w:color="auto"/>
                <w:left w:val="none" w:sz="0" w:space="0" w:color="auto"/>
                <w:bottom w:val="none" w:sz="0" w:space="0" w:color="auto"/>
                <w:right w:val="none" w:sz="0" w:space="0" w:color="auto"/>
              </w:divBdr>
            </w:div>
            <w:div w:id="2059935886">
              <w:marLeft w:val="0"/>
              <w:marRight w:val="0"/>
              <w:marTop w:val="0"/>
              <w:marBottom w:val="0"/>
              <w:divBdr>
                <w:top w:val="none" w:sz="0" w:space="0" w:color="auto"/>
                <w:left w:val="none" w:sz="0" w:space="0" w:color="auto"/>
                <w:bottom w:val="none" w:sz="0" w:space="0" w:color="auto"/>
                <w:right w:val="none" w:sz="0" w:space="0" w:color="auto"/>
              </w:divBdr>
            </w:div>
            <w:div w:id="1813861943">
              <w:marLeft w:val="0"/>
              <w:marRight w:val="0"/>
              <w:marTop w:val="0"/>
              <w:marBottom w:val="0"/>
              <w:divBdr>
                <w:top w:val="none" w:sz="0" w:space="0" w:color="auto"/>
                <w:left w:val="none" w:sz="0" w:space="0" w:color="auto"/>
                <w:bottom w:val="none" w:sz="0" w:space="0" w:color="auto"/>
                <w:right w:val="none" w:sz="0" w:space="0" w:color="auto"/>
              </w:divBdr>
            </w:div>
            <w:div w:id="363141578">
              <w:marLeft w:val="0"/>
              <w:marRight w:val="0"/>
              <w:marTop w:val="0"/>
              <w:marBottom w:val="0"/>
              <w:divBdr>
                <w:top w:val="none" w:sz="0" w:space="0" w:color="auto"/>
                <w:left w:val="none" w:sz="0" w:space="0" w:color="auto"/>
                <w:bottom w:val="none" w:sz="0" w:space="0" w:color="auto"/>
                <w:right w:val="none" w:sz="0" w:space="0" w:color="auto"/>
              </w:divBdr>
            </w:div>
            <w:div w:id="1475099610">
              <w:marLeft w:val="0"/>
              <w:marRight w:val="0"/>
              <w:marTop w:val="0"/>
              <w:marBottom w:val="0"/>
              <w:divBdr>
                <w:top w:val="none" w:sz="0" w:space="0" w:color="auto"/>
                <w:left w:val="none" w:sz="0" w:space="0" w:color="auto"/>
                <w:bottom w:val="none" w:sz="0" w:space="0" w:color="auto"/>
                <w:right w:val="none" w:sz="0" w:space="0" w:color="auto"/>
              </w:divBdr>
            </w:div>
            <w:div w:id="864250681">
              <w:marLeft w:val="0"/>
              <w:marRight w:val="0"/>
              <w:marTop w:val="0"/>
              <w:marBottom w:val="0"/>
              <w:divBdr>
                <w:top w:val="none" w:sz="0" w:space="0" w:color="auto"/>
                <w:left w:val="none" w:sz="0" w:space="0" w:color="auto"/>
                <w:bottom w:val="none" w:sz="0" w:space="0" w:color="auto"/>
                <w:right w:val="none" w:sz="0" w:space="0" w:color="auto"/>
              </w:divBdr>
            </w:div>
            <w:div w:id="191768166">
              <w:marLeft w:val="0"/>
              <w:marRight w:val="0"/>
              <w:marTop w:val="0"/>
              <w:marBottom w:val="0"/>
              <w:divBdr>
                <w:top w:val="none" w:sz="0" w:space="0" w:color="auto"/>
                <w:left w:val="none" w:sz="0" w:space="0" w:color="auto"/>
                <w:bottom w:val="none" w:sz="0" w:space="0" w:color="auto"/>
                <w:right w:val="none" w:sz="0" w:space="0" w:color="auto"/>
              </w:divBdr>
            </w:div>
            <w:div w:id="599876331">
              <w:marLeft w:val="0"/>
              <w:marRight w:val="0"/>
              <w:marTop w:val="0"/>
              <w:marBottom w:val="0"/>
              <w:divBdr>
                <w:top w:val="none" w:sz="0" w:space="0" w:color="auto"/>
                <w:left w:val="none" w:sz="0" w:space="0" w:color="auto"/>
                <w:bottom w:val="none" w:sz="0" w:space="0" w:color="auto"/>
                <w:right w:val="none" w:sz="0" w:space="0" w:color="auto"/>
              </w:divBdr>
            </w:div>
            <w:div w:id="1909728723">
              <w:marLeft w:val="0"/>
              <w:marRight w:val="0"/>
              <w:marTop w:val="0"/>
              <w:marBottom w:val="0"/>
              <w:divBdr>
                <w:top w:val="none" w:sz="0" w:space="0" w:color="auto"/>
                <w:left w:val="none" w:sz="0" w:space="0" w:color="auto"/>
                <w:bottom w:val="none" w:sz="0" w:space="0" w:color="auto"/>
                <w:right w:val="none" w:sz="0" w:space="0" w:color="auto"/>
              </w:divBdr>
            </w:div>
            <w:div w:id="656421077">
              <w:marLeft w:val="0"/>
              <w:marRight w:val="0"/>
              <w:marTop w:val="0"/>
              <w:marBottom w:val="0"/>
              <w:divBdr>
                <w:top w:val="none" w:sz="0" w:space="0" w:color="auto"/>
                <w:left w:val="none" w:sz="0" w:space="0" w:color="auto"/>
                <w:bottom w:val="none" w:sz="0" w:space="0" w:color="auto"/>
                <w:right w:val="none" w:sz="0" w:space="0" w:color="auto"/>
              </w:divBdr>
            </w:div>
            <w:div w:id="1647658818">
              <w:marLeft w:val="0"/>
              <w:marRight w:val="0"/>
              <w:marTop w:val="0"/>
              <w:marBottom w:val="0"/>
              <w:divBdr>
                <w:top w:val="none" w:sz="0" w:space="0" w:color="auto"/>
                <w:left w:val="none" w:sz="0" w:space="0" w:color="auto"/>
                <w:bottom w:val="none" w:sz="0" w:space="0" w:color="auto"/>
                <w:right w:val="none" w:sz="0" w:space="0" w:color="auto"/>
              </w:divBdr>
            </w:div>
            <w:div w:id="989678938">
              <w:marLeft w:val="0"/>
              <w:marRight w:val="0"/>
              <w:marTop w:val="0"/>
              <w:marBottom w:val="0"/>
              <w:divBdr>
                <w:top w:val="none" w:sz="0" w:space="0" w:color="auto"/>
                <w:left w:val="none" w:sz="0" w:space="0" w:color="auto"/>
                <w:bottom w:val="none" w:sz="0" w:space="0" w:color="auto"/>
                <w:right w:val="none" w:sz="0" w:space="0" w:color="auto"/>
              </w:divBdr>
            </w:div>
            <w:div w:id="279529314">
              <w:marLeft w:val="0"/>
              <w:marRight w:val="0"/>
              <w:marTop w:val="0"/>
              <w:marBottom w:val="0"/>
              <w:divBdr>
                <w:top w:val="none" w:sz="0" w:space="0" w:color="auto"/>
                <w:left w:val="none" w:sz="0" w:space="0" w:color="auto"/>
                <w:bottom w:val="none" w:sz="0" w:space="0" w:color="auto"/>
                <w:right w:val="none" w:sz="0" w:space="0" w:color="auto"/>
              </w:divBdr>
            </w:div>
            <w:div w:id="159078073">
              <w:marLeft w:val="0"/>
              <w:marRight w:val="0"/>
              <w:marTop w:val="0"/>
              <w:marBottom w:val="0"/>
              <w:divBdr>
                <w:top w:val="none" w:sz="0" w:space="0" w:color="auto"/>
                <w:left w:val="none" w:sz="0" w:space="0" w:color="auto"/>
                <w:bottom w:val="none" w:sz="0" w:space="0" w:color="auto"/>
                <w:right w:val="none" w:sz="0" w:space="0" w:color="auto"/>
              </w:divBdr>
            </w:div>
            <w:div w:id="116411688">
              <w:marLeft w:val="0"/>
              <w:marRight w:val="0"/>
              <w:marTop w:val="0"/>
              <w:marBottom w:val="0"/>
              <w:divBdr>
                <w:top w:val="none" w:sz="0" w:space="0" w:color="auto"/>
                <w:left w:val="none" w:sz="0" w:space="0" w:color="auto"/>
                <w:bottom w:val="none" w:sz="0" w:space="0" w:color="auto"/>
                <w:right w:val="none" w:sz="0" w:space="0" w:color="auto"/>
              </w:divBdr>
            </w:div>
            <w:div w:id="289940147">
              <w:marLeft w:val="0"/>
              <w:marRight w:val="0"/>
              <w:marTop w:val="0"/>
              <w:marBottom w:val="0"/>
              <w:divBdr>
                <w:top w:val="none" w:sz="0" w:space="0" w:color="auto"/>
                <w:left w:val="none" w:sz="0" w:space="0" w:color="auto"/>
                <w:bottom w:val="none" w:sz="0" w:space="0" w:color="auto"/>
                <w:right w:val="none" w:sz="0" w:space="0" w:color="auto"/>
              </w:divBdr>
            </w:div>
            <w:div w:id="808519109">
              <w:marLeft w:val="0"/>
              <w:marRight w:val="0"/>
              <w:marTop w:val="0"/>
              <w:marBottom w:val="0"/>
              <w:divBdr>
                <w:top w:val="none" w:sz="0" w:space="0" w:color="auto"/>
                <w:left w:val="none" w:sz="0" w:space="0" w:color="auto"/>
                <w:bottom w:val="none" w:sz="0" w:space="0" w:color="auto"/>
                <w:right w:val="none" w:sz="0" w:space="0" w:color="auto"/>
              </w:divBdr>
            </w:div>
            <w:div w:id="1908220770">
              <w:marLeft w:val="0"/>
              <w:marRight w:val="0"/>
              <w:marTop w:val="0"/>
              <w:marBottom w:val="0"/>
              <w:divBdr>
                <w:top w:val="none" w:sz="0" w:space="0" w:color="auto"/>
                <w:left w:val="none" w:sz="0" w:space="0" w:color="auto"/>
                <w:bottom w:val="none" w:sz="0" w:space="0" w:color="auto"/>
                <w:right w:val="none" w:sz="0" w:space="0" w:color="auto"/>
              </w:divBdr>
            </w:div>
            <w:div w:id="1870872380">
              <w:marLeft w:val="0"/>
              <w:marRight w:val="0"/>
              <w:marTop w:val="0"/>
              <w:marBottom w:val="0"/>
              <w:divBdr>
                <w:top w:val="none" w:sz="0" w:space="0" w:color="auto"/>
                <w:left w:val="none" w:sz="0" w:space="0" w:color="auto"/>
                <w:bottom w:val="none" w:sz="0" w:space="0" w:color="auto"/>
                <w:right w:val="none" w:sz="0" w:space="0" w:color="auto"/>
              </w:divBdr>
            </w:div>
            <w:div w:id="2073773677">
              <w:marLeft w:val="0"/>
              <w:marRight w:val="0"/>
              <w:marTop w:val="0"/>
              <w:marBottom w:val="0"/>
              <w:divBdr>
                <w:top w:val="none" w:sz="0" w:space="0" w:color="auto"/>
                <w:left w:val="none" w:sz="0" w:space="0" w:color="auto"/>
                <w:bottom w:val="none" w:sz="0" w:space="0" w:color="auto"/>
                <w:right w:val="none" w:sz="0" w:space="0" w:color="auto"/>
              </w:divBdr>
            </w:div>
            <w:div w:id="1685790619">
              <w:marLeft w:val="0"/>
              <w:marRight w:val="0"/>
              <w:marTop w:val="0"/>
              <w:marBottom w:val="0"/>
              <w:divBdr>
                <w:top w:val="none" w:sz="0" w:space="0" w:color="auto"/>
                <w:left w:val="none" w:sz="0" w:space="0" w:color="auto"/>
                <w:bottom w:val="none" w:sz="0" w:space="0" w:color="auto"/>
                <w:right w:val="none" w:sz="0" w:space="0" w:color="auto"/>
              </w:divBdr>
            </w:div>
            <w:div w:id="240255919">
              <w:marLeft w:val="0"/>
              <w:marRight w:val="0"/>
              <w:marTop w:val="0"/>
              <w:marBottom w:val="0"/>
              <w:divBdr>
                <w:top w:val="none" w:sz="0" w:space="0" w:color="auto"/>
                <w:left w:val="none" w:sz="0" w:space="0" w:color="auto"/>
                <w:bottom w:val="none" w:sz="0" w:space="0" w:color="auto"/>
                <w:right w:val="none" w:sz="0" w:space="0" w:color="auto"/>
              </w:divBdr>
            </w:div>
            <w:div w:id="1659462124">
              <w:marLeft w:val="0"/>
              <w:marRight w:val="0"/>
              <w:marTop w:val="0"/>
              <w:marBottom w:val="0"/>
              <w:divBdr>
                <w:top w:val="none" w:sz="0" w:space="0" w:color="auto"/>
                <w:left w:val="none" w:sz="0" w:space="0" w:color="auto"/>
                <w:bottom w:val="none" w:sz="0" w:space="0" w:color="auto"/>
                <w:right w:val="none" w:sz="0" w:space="0" w:color="auto"/>
              </w:divBdr>
            </w:div>
            <w:div w:id="792208873">
              <w:marLeft w:val="0"/>
              <w:marRight w:val="0"/>
              <w:marTop w:val="0"/>
              <w:marBottom w:val="0"/>
              <w:divBdr>
                <w:top w:val="none" w:sz="0" w:space="0" w:color="auto"/>
                <w:left w:val="none" w:sz="0" w:space="0" w:color="auto"/>
                <w:bottom w:val="none" w:sz="0" w:space="0" w:color="auto"/>
                <w:right w:val="none" w:sz="0" w:space="0" w:color="auto"/>
              </w:divBdr>
            </w:div>
            <w:div w:id="1594244355">
              <w:marLeft w:val="0"/>
              <w:marRight w:val="0"/>
              <w:marTop w:val="0"/>
              <w:marBottom w:val="0"/>
              <w:divBdr>
                <w:top w:val="none" w:sz="0" w:space="0" w:color="auto"/>
                <w:left w:val="none" w:sz="0" w:space="0" w:color="auto"/>
                <w:bottom w:val="none" w:sz="0" w:space="0" w:color="auto"/>
                <w:right w:val="none" w:sz="0" w:space="0" w:color="auto"/>
              </w:divBdr>
            </w:div>
            <w:div w:id="661159297">
              <w:marLeft w:val="0"/>
              <w:marRight w:val="0"/>
              <w:marTop w:val="0"/>
              <w:marBottom w:val="0"/>
              <w:divBdr>
                <w:top w:val="none" w:sz="0" w:space="0" w:color="auto"/>
                <w:left w:val="none" w:sz="0" w:space="0" w:color="auto"/>
                <w:bottom w:val="none" w:sz="0" w:space="0" w:color="auto"/>
                <w:right w:val="none" w:sz="0" w:space="0" w:color="auto"/>
              </w:divBdr>
            </w:div>
            <w:div w:id="1592742062">
              <w:marLeft w:val="0"/>
              <w:marRight w:val="0"/>
              <w:marTop w:val="0"/>
              <w:marBottom w:val="0"/>
              <w:divBdr>
                <w:top w:val="none" w:sz="0" w:space="0" w:color="auto"/>
                <w:left w:val="none" w:sz="0" w:space="0" w:color="auto"/>
                <w:bottom w:val="none" w:sz="0" w:space="0" w:color="auto"/>
                <w:right w:val="none" w:sz="0" w:space="0" w:color="auto"/>
              </w:divBdr>
            </w:div>
            <w:div w:id="1384791863">
              <w:marLeft w:val="0"/>
              <w:marRight w:val="0"/>
              <w:marTop w:val="0"/>
              <w:marBottom w:val="0"/>
              <w:divBdr>
                <w:top w:val="none" w:sz="0" w:space="0" w:color="auto"/>
                <w:left w:val="none" w:sz="0" w:space="0" w:color="auto"/>
                <w:bottom w:val="none" w:sz="0" w:space="0" w:color="auto"/>
                <w:right w:val="none" w:sz="0" w:space="0" w:color="auto"/>
              </w:divBdr>
            </w:div>
            <w:div w:id="759521902">
              <w:marLeft w:val="0"/>
              <w:marRight w:val="0"/>
              <w:marTop w:val="0"/>
              <w:marBottom w:val="0"/>
              <w:divBdr>
                <w:top w:val="none" w:sz="0" w:space="0" w:color="auto"/>
                <w:left w:val="none" w:sz="0" w:space="0" w:color="auto"/>
                <w:bottom w:val="none" w:sz="0" w:space="0" w:color="auto"/>
                <w:right w:val="none" w:sz="0" w:space="0" w:color="auto"/>
              </w:divBdr>
            </w:div>
            <w:div w:id="1128157637">
              <w:marLeft w:val="0"/>
              <w:marRight w:val="0"/>
              <w:marTop w:val="0"/>
              <w:marBottom w:val="0"/>
              <w:divBdr>
                <w:top w:val="none" w:sz="0" w:space="0" w:color="auto"/>
                <w:left w:val="none" w:sz="0" w:space="0" w:color="auto"/>
                <w:bottom w:val="none" w:sz="0" w:space="0" w:color="auto"/>
                <w:right w:val="none" w:sz="0" w:space="0" w:color="auto"/>
              </w:divBdr>
            </w:div>
            <w:div w:id="591472683">
              <w:marLeft w:val="0"/>
              <w:marRight w:val="0"/>
              <w:marTop w:val="0"/>
              <w:marBottom w:val="0"/>
              <w:divBdr>
                <w:top w:val="none" w:sz="0" w:space="0" w:color="auto"/>
                <w:left w:val="none" w:sz="0" w:space="0" w:color="auto"/>
                <w:bottom w:val="none" w:sz="0" w:space="0" w:color="auto"/>
                <w:right w:val="none" w:sz="0" w:space="0" w:color="auto"/>
              </w:divBdr>
            </w:div>
            <w:div w:id="409498477">
              <w:marLeft w:val="0"/>
              <w:marRight w:val="0"/>
              <w:marTop w:val="0"/>
              <w:marBottom w:val="0"/>
              <w:divBdr>
                <w:top w:val="none" w:sz="0" w:space="0" w:color="auto"/>
                <w:left w:val="none" w:sz="0" w:space="0" w:color="auto"/>
                <w:bottom w:val="none" w:sz="0" w:space="0" w:color="auto"/>
                <w:right w:val="none" w:sz="0" w:space="0" w:color="auto"/>
              </w:divBdr>
            </w:div>
            <w:div w:id="1390303545">
              <w:marLeft w:val="0"/>
              <w:marRight w:val="0"/>
              <w:marTop w:val="0"/>
              <w:marBottom w:val="0"/>
              <w:divBdr>
                <w:top w:val="none" w:sz="0" w:space="0" w:color="auto"/>
                <w:left w:val="none" w:sz="0" w:space="0" w:color="auto"/>
                <w:bottom w:val="none" w:sz="0" w:space="0" w:color="auto"/>
                <w:right w:val="none" w:sz="0" w:space="0" w:color="auto"/>
              </w:divBdr>
            </w:div>
            <w:div w:id="2133089024">
              <w:marLeft w:val="0"/>
              <w:marRight w:val="0"/>
              <w:marTop w:val="0"/>
              <w:marBottom w:val="0"/>
              <w:divBdr>
                <w:top w:val="none" w:sz="0" w:space="0" w:color="auto"/>
                <w:left w:val="none" w:sz="0" w:space="0" w:color="auto"/>
                <w:bottom w:val="none" w:sz="0" w:space="0" w:color="auto"/>
                <w:right w:val="none" w:sz="0" w:space="0" w:color="auto"/>
              </w:divBdr>
            </w:div>
            <w:div w:id="1128546847">
              <w:marLeft w:val="0"/>
              <w:marRight w:val="0"/>
              <w:marTop w:val="0"/>
              <w:marBottom w:val="0"/>
              <w:divBdr>
                <w:top w:val="none" w:sz="0" w:space="0" w:color="auto"/>
                <w:left w:val="none" w:sz="0" w:space="0" w:color="auto"/>
                <w:bottom w:val="none" w:sz="0" w:space="0" w:color="auto"/>
                <w:right w:val="none" w:sz="0" w:space="0" w:color="auto"/>
              </w:divBdr>
            </w:div>
            <w:div w:id="754282116">
              <w:marLeft w:val="0"/>
              <w:marRight w:val="0"/>
              <w:marTop w:val="0"/>
              <w:marBottom w:val="0"/>
              <w:divBdr>
                <w:top w:val="none" w:sz="0" w:space="0" w:color="auto"/>
                <w:left w:val="none" w:sz="0" w:space="0" w:color="auto"/>
                <w:bottom w:val="none" w:sz="0" w:space="0" w:color="auto"/>
                <w:right w:val="none" w:sz="0" w:space="0" w:color="auto"/>
              </w:divBdr>
            </w:div>
            <w:div w:id="2027556735">
              <w:marLeft w:val="0"/>
              <w:marRight w:val="0"/>
              <w:marTop w:val="0"/>
              <w:marBottom w:val="0"/>
              <w:divBdr>
                <w:top w:val="none" w:sz="0" w:space="0" w:color="auto"/>
                <w:left w:val="none" w:sz="0" w:space="0" w:color="auto"/>
                <w:bottom w:val="none" w:sz="0" w:space="0" w:color="auto"/>
                <w:right w:val="none" w:sz="0" w:space="0" w:color="auto"/>
              </w:divBdr>
            </w:div>
            <w:div w:id="119691501">
              <w:marLeft w:val="0"/>
              <w:marRight w:val="0"/>
              <w:marTop w:val="0"/>
              <w:marBottom w:val="0"/>
              <w:divBdr>
                <w:top w:val="none" w:sz="0" w:space="0" w:color="auto"/>
                <w:left w:val="none" w:sz="0" w:space="0" w:color="auto"/>
                <w:bottom w:val="none" w:sz="0" w:space="0" w:color="auto"/>
                <w:right w:val="none" w:sz="0" w:space="0" w:color="auto"/>
              </w:divBdr>
            </w:div>
            <w:div w:id="810173052">
              <w:marLeft w:val="0"/>
              <w:marRight w:val="0"/>
              <w:marTop w:val="0"/>
              <w:marBottom w:val="0"/>
              <w:divBdr>
                <w:top w:val="none" w:sz="0" w:space="0" w:color="auto"/>
                <w:left w:val="none" w:sz="0" w:space="0" w:color="auto"/>
                <w:bottom w:val="none" w:sz="0" w:space="0" w:color="auto"/>
                <w:right w:val="none" w:sz="0" w:space="0" w:color="auto"/>
              </w:divBdr>
            </w:div>
            <w:div w:id="476193338">
              <w:marLeft w:val="0"/>
              <w:marRight w:val="0"/>
              <w:marTop w:val="0"/>
              <w:marBottom w:val="0"/>
              <w:divBdr>
                <w:top w:val="none" w:sz="0" w:space="0" w:color="auto"/>
                <w:left w:val="none" w:sz="0" w:space="0" w:color="auto"/>
                <w:bottom w:val="none" w:sz="0" w:space="0" w:color="auto"/>
                <w:right w:val="none" w:sz="0" w:space="0" w:color="auto"/>
              </w:divBdr>
            </w:div>
            <w:div w:id="235436733">
              <w:marLeft w:val="0"/>
              <w:marRight w:val="0"/>
              <w:marTop w:val="0"/>
              <w:marBottom w:val="0"/>
              <w:divBdr>
                <w:top w:val="none" w:sz="0" w:space="0" w:color="auto"/>
                <w:left w:val="none" w:sz="0" w:space="0" w:color="auto"/>
                <w:bottom w:val="none" w:sz="0" w:space="0" w:color="auto"/>
                <w:right w:val="none" w:sz="0" w:space="0" w:color="auto"/>
              </w:divBdr>
            </w:div>
            <w:div w:id="1262569017">
              <w:marLeft w:val="0"/>
              <w:marRight w:val="0"/>
              <w:marTop w:val="0"/>
              <w:marBottom w:val="0"/>
              <w:divBdr>
                <w:top w:val="none" w:sz="0" w:space="0" w:color="auto"/>
                <w:left w:val="none" w:sz="0" w:space="0" w:color="auto"/>
                <w:bottom w:val="none" w:sz="0" w:space="0" w:color="auto"/>
                <w:right w:val="none" w:sz="0" w:space="0" w:color="auto"/>
              </w:divBdr>
            </w:div>
            <w:div w:id="622536934">
              <w:marLeft w:val="0"/>
              <w:marRight w:val="0"/>
              <w:marTop w:val="0"/>
              <w:marBottom w:val="0"/>
              <w:divBdr>
                <w:top w:val="none" w:sz="0" w:space="0" w:color="auto"/>
                <w:left w:val="none" w:sz="0" w:space="0" w:color="auto"/>
                <w:bottom w:val="none" w:sz="0" w:space="0" w:color="auto"/>
                <w:right w:val="none" w:sz="0" w:space="0" w:color="auto"/>
              </w:divBdr>
            </w:div>
            <w:div w:id="495271941">
              <w:marLeft w:val="0"/>
              <w:marRight w:val="0"/>
              <w:marTop w:val="0"/>
              <w:marBottom w:val="0"/>
              <w:divBdr>
                <w:top w:val="none" w:sz="0" w:space="0" w:color="auto"/>
                <w:left w:val="none" w:sz="0" w:space="0" w:color="auto"/>
                <w:bottom w:val="none" w:sz="0" w:space="0" w:color="auto"/>
                <w:right w:val="none" w:sz="0" w:space="0" w:color="auto"/>
              </w:divBdr>
            </w:div>
            <w:div w:id="509567959">
              <w:marLeft w:val="0"/>
              <w:marRight w:val="0"/>
              <w:marTop w:val="0"/>
              <w:marBottom w:val="0"/>
              <w:divBdr>
                <w:top w:val="none" w:sz="0" w:space="0" w:color="auto"/>
                <w:left w:val="none" w:sz="0" w:space="0" w:color="auto"/>
                <w:bottom w:val="none" w:sz="0" w:space="0" w:color="auto"/>
                <w:right w:val="none" w:sz="0" w:space="0" w:color="auto"/>
              </w:divBdr>
            </w:div>
            <w:div w:id="1596673678">
              <w:marLeft w:val="0"/>
              <w:marRight w:val="0"/>
              <w:marTop w:val="0"/>
              <w:marBottom w:val="0"/>
              <w:divBdr>
                <w:top w:val="none" w:sz="0" w:space="0" w:color="auto"/>
                <w:left w:val="none" w:sz="0" w:space="0" w:color="auto"/>
                <w:bottom w:val="none" w:sz="0" w:space="0" w:color="auto"/>
                <w:right w:val="none" w:sz="0" w:space="0" w:color="auto"/>
              </w:divBdr>
            </w:div>
            <w:div w:id="1130319239">
              <w:marLeft w:val="0"/>
              <w:marRight w:val="0"/>
              <w:marTop w:val="0"/>
              <w:marBottom w:val="0"/>
              <w:divBdr>
                <w:top w:val="none" w:sz="0" w:space="0" w:color="auto"/>
                <w:left w:val="none" w:sz="0" w:space="0" w:color="auto"/>
                <w:bottom w:val="none" w:sz="0" w:space="0" w:color="auto"/>
                <w:right w:val="none" w:sz="0" w:space="0" w:color="auto"/>
              </w:divBdr>
            </w:div>
            <w:div w:id="1687053310">
              <w:marLeft w:val="0"/>
              <w:marRight w:val="0"/>
              <w:marTop w:val="0"/>
              <w:marBottom w:val="0"/>
              <w:divBdr>
                <w:top w:val="none" w:sz="0" w:space="0" w:color="auto"/>
                <w:left w:val="none" w:sz="0" w:space="0" w:color="auto"/>
                <w:bottom w:val="none" w:sz="0" w:space="0" w:color="auto"/>
                <w:right w:val="none" w:sz="0" w:space="0" w:color="auto"/>
              </w:divBdr>
            </w:div>
            <w:div w:id="626669206">
              <w:marLeft w:val="0"/>
              <w:marRight w:val="0"/>
              <w:marTop w:val="0"/>
              <w:marBottom w:val="0"/>
              <w:divBdr>
                <w:top w:val="none" w:sz="0" w:space="0" w:color="auto"/>
                <w:left w:val="none" w:sz="0" w:space="0" w:color="auto"/>
                <w:bottom w:val="none" w:sz="0" w:space="0" w:color="auto"/>
                <w:right w:val="none" w:sz="0" w:space="0" w:color="auto"/>
              </w:divBdr>
            </w:div>
            <w:div w:id="722632046">
              <w:marLeft w:val="0"/>
              <w:marRight w:val="0"/>
              <w:marTop w:val="0"/>
              <w:marBottom w:val="0"/>
              <w:divBdr>
                <w:top w:val="none" w:sz="0" w:space="0" w:color="auto"/>
                <w:left w:val="none" w:sz="0" w:space="0" w:color="auto"/>
                <w:bottom w:val="none" w:sz="0" w:space="0" w:color="auto"/>
                <w:right w:val="none" w:sz="0" w:space="0" w:color="auto"/>
              </w:divBdr>
            </w:div>
            <w:div w:id="105776494">
              <w:marLeft w:val="0"/>
              <w:marRight w:val="0"/>
              <w:marTop w:val="0"/>
              <w:marBottom w:val="0"/>
              <w:divBdr>
                <w:top w:val="none" w:sz="0" w:space="0" w:color="auto"/>
                <w:left w:val="none" w:sz="0" w:space="0" w:color="auto"/>
                <w:bottom w:val="none" w:sz="0" w:space="0" w:color="auto"/>
                <w:right w:val="none" w:sz="0" w:space="0" w:color="auto"/>
              </w:divBdr>
            </w:div>
            <w:div w:id="1659767201">
              <w:marLeft w:val="0"/>
              <w:marRight w:val="0"/>
              <w:marTop w:val="0"/>
              <w:marBottom w:val="0"/>
              <w:divBdr>
                <w:top w:val="none" w:sz="0" w:space="0" w:color="auto"/>
                <w:left w:val="none" w:sz="0" w:space="0" w:color="auto"/>
                <w:bottom w:val="none" w:sz="0" w:space="0" w:color="auto"/>
                <w:right w:val="none" w:sz="0" w:space="0" w:color="auto"/>
              </w:divBdr>
            </w:div>
            <w:div w:id="1746490181">
              <w:marLeft w:val="0"/>
              <w:marRight w:val="0"/>
              <w:marTop w:val="0"/>
              <w:marBottom w:val="0"/>
              <w:divBdr>
                <w:top w:val="none" w:sz="0" w:space="0" w:color="auto"/>
                <w:left w:val="none" w:sz="0" w:space="0" w:color="auto"/>
                <w:bottom w:val="none" w:sz="0" w:space="0" w:color="auto"/>
                <w:right w:val="none" w:sz="0" w:space="0" w:color="auto"/>
              </w:divBdr>
            </w:div>
            <w:div w:id="311909724">
              <w:marLeft w:val="0"/>
              <w:marRight w:val="0"/>
              <w:marTop w:val="0"/>
              <w:marBottom w:val="0"/>
              <w:divBdr>
                <w:top w:val="none" w:sz="0" w:space="0" w:color="auto"/>
                <w:left w:val="none" w:sz="0" w:space="0" w:color="auto"/>
                <w:bottom w:val="none" w:sz="0" w:space="0" w:color="auto"/>
                <w:right w:val="none" w:sz="0" w:space="0" w:color="auto"/>
              </w:divBdr>
            </w:div>
            <w:div w:id="969360933">
              <w:marLeft w:val="0"/>
              <w:marRight w:val="0"/>
              <w:marTop w:val="0"/>
              <w:marBottom w:val="0"/>
              <w:divBdr>
                <w:top w:val="none" w:sz="0" w:space="0" w:color="auto"/>
                <w:left w:val="none" w:sz="0" w:space="0" w:color="auto"/>
                <w:bottom w:val="none" w:sz="0" w:space="0" w:color="auto"/>
                <w:right w:val="none" w:sz="0" w:space="0" w:color="auto"/>
              </w:divBdr>
            </w:div>
            <w:div w:id="660349774">
              <w:marLeft w:val="0"/>
              <w:marRight w:val="0"/>
              <w:marTop w:val="0"/>
              <w:marBottom w:val="0"/>
              <w:divBdr>
                <w:top w:val="none" w:sz="0" w:space="0" w:color="auto"/>
                <w:left w:val="none" w:sz="0" w:space="0" w:color="auto"/>
                <w:bottom w:val="none" w:sz="0" w:space="0" w:color="auto"/>
                <w:right w:val="none" w:sz="0" w:space="0" w:color="auto"/>
              </w:divBdr>
            </w:div>
            <w:div w:id="1729452598">
              <w:marLeft w:val="0"/>
              <w:marRight w:val="0"/>
              <w:marTop w:val="0"/>
              <w:marBottom w:val="0"/>
              <w:divBdr>
                <w:top w:val="none" w:sz="0" w:space="0" w:color="auto"/>
                <w:left w:val="none" w:sz="0" w:space="0" w:color="auto"/>
                <w:bottom w:val="none" w:sz="0" w:space="0" w:color="auto"/>
                <w:right w:val="none" w:sz="0" w:space="0" w:color="auto"/>
              </w:divBdr>
            </w:div>
            <w:div w:id="1754279002">
              <w:marLeft w:val="0"/>
              <w:marRight w:val="0"/>
              <w:marTop w:val="0"/>
              <w:marBottom w:val="0"/>
              <w:divBdr>
                <w:top w:val="none" w:sz="0" w:space="0" w:color="auto"/>
                <w:left w:val="none" w:sz="0" w:space="0" w:color="auto"/>
                <w:bottom w:val="none" w:sz="0" w:space="0" w:color="auto"/>
                <w:right w:val="none" w:sz="0" w:space="0" w:color="auto"/>
              </w:divBdr>
            </w:div>
            <w:div w:id="354841729">
              <w:marLeft w:val="0"/>
              <w:marRight w:val="0"/>
              <w:marTop w:val="0"/>
              <w:marBottom w:val="0"/>
              <w:divBdr>
                <w:top w:val="none" w:sz="0" w:space="0" w:color="auto"/>
                <w:left w:val="none" w:sz="0" w:space="0" w:color="auto"/>
                <w:bottom w:val="none" w:sz="0" w:space="0" w:color="auto"/>
                <w:right w:val="none" w:sz="0" w:space="0" w:color="auto"/>
              </w:divBdr>
            </w:div>
            <w:div w:id="370419345">
              <w:marLeft w:val="0"/>
              <w:marRight w:val="0"/>
              <w:marTop w:val="0"/>
              <w:marBottom w:val="0"/>
              <w:divBdr>
                <w:top w:val="none" w:sz="0" w:space="0" w:color="auto"/>
                <w:left w:val="none" w:sz="0" w:space="0" w:color="auto"/>
                <w:bottom w:val="none" w:sz="0" w:space="0" w:color="auto"/>
                <w:right w:val="none" w:sz="0" w:space="0" w:color="auto"/>
              </w:divBdr>
            </w:div>
            <w:div w:id="532420664">
              <w:marLeft w:val="0"/>
              <w:marRight w:val="0"/>
              <w:marTop w:val="0"/>
              <w:marBottom w:val="0"/>
              <w:divBdr>
                <w:top w:val="none" w:sz="0" w:space="0" w:color="auto"/>
                <w:left w:val="none" w:sz="0" w:space="0" w:color="auto"/>
                <w:bottom w:val="none" w:sz="0" w:space="0" w:color="auto"/>
                <w:right w:val="none" w:sz="0" w:space="0" w:color="auto"/>
              </w:divBdr>
            </w:div>
            <w:div w:id="659700004">
              <w:marLeft w:val="0"/>
              <w:marRight w:val="0"/>
              <w:marTop w:val="0"/>
              <w:marBottom w:val="0"/>
              <w:divBdr>
                <w:top w:val="none" w:sz="0" w:space="0" w:color="auto"/>
                <w:left w:val="none" w:sz="0" w:space="0" w:color="auto"/>
                <w:bottom w:val="none" w:sz="0" w:space="0" w:color="auto"/>
                <w:right w:val="none" w:sz="0" w:space="0" w:color="auto"/>
              </w:divBdr>
            </w:div>
            <w:div w:id="634217800">
              <w:marLeft w:val="0"/>
              <w:marRight w:val="0"/>
              <w:marTop w:val="0"/>
              <w:marBottom w:val="0"/>
              <w:divBdr>
                <w:top w:val="none" w:sz="0" w:space="0" w:color="auto"/>
                <w:left w:val="none" w:sz="0" w:space="0" w:color="auto"/>
                <w:bottom w:val="none" w:sz="0" w:space="0" w:color="auto"/>
                <w:right w:val="none" w:sz="0" w:space="0" w:color="auto"/>
              </w:divBdr>
            </w:div>
            <w:div w:id="417406907">
              <w:marLeft w:val="0"/>
              <w:marRight w:val="0"/>
              <w:marTop w:val="0"/>
              <w:marBottom w:val="0"/>
              <w:divBdr>
                <w:top w:val="none" w:sz="0" w:space="0" w:color="auto"/>
                <w:left w:val="none" w:sz="0" w:space="0" w:color="auto"/>
                <w:bottom w:val="none" w:sz="0" w:space="0" w:color="auto"/>
                <w:right w:val="none" w:sz="0" w:space="0" w:color="auto"/>
              </w:divBdr>
            </w:div>
            <w:div w:id="1654798788">
              <w:marLeft w:val="0"/>
              <w:marRight w:val="0"/>
              <w:marTop w:val="0"/>
              <w:marBottom w:val="0"/>
              <w:divBdr>
                <w:top w:val="none" w:sz="0" w:space="0" w:color="auto"/>
                <w:left w:val="none" w:sz="0" w:space="0" w:color="auto"/>
                <w:bottom w:val="none" w:sz="0" w:space="0" w:color="auto"/>
                <w:right w:val="none" w:sz="0" w:space="0" w:color="auto"/>
              </w:divBdr>
            </w:div>
            <w:div w:id="566914058">
              <w:marLeft w:val="0"/>
              <w:marRight w:val="0"/>
              <w:marTop w:val="0"/>
              <w:marBottom w:val="0"/>
              <w:divBdr>
                <w:top w:val="none" w:sz="0" w:space="0" w:color="auto"/>
                <w:left w:val="none" w:sz="0" w:space="0" w:color="auto"/>
                <w:bottom w:val="none" w:sz="0" w:space="0" w:color="auto"/>
                <w:right w:val="none" w:sz="0" w:space="0" w:color="auto"/>
              </w:divBdr>
            </w:div>
            <w:div w:id="1992633243">
              <w:marLeft w:val="0"/>
              <w:marRight w:val="0"/>
              <w:marTop w:val="0"/>
              <w:marBottom w:val="0"/>
              <w:divBdr>
                <w:top w:val="none" w:sz="0" w:space="0" w:color="auto"/>
                <w:left w:val="none" w:sz="0" w:space="0" w:color="auto"/>
                <w:bottom w:val="none" w:sz="0" w:space="0" w:color="auto"/>
                <w:right w:val="none" w:sz="0" w:space="0" w:color="auto"/>
              </w:divBdr>
            </w:div>
            <w:div w:id="1558859005">
              <w:marLeft w:val="0"/>
              <w:marRight w:val="0"/>
              <w:marTop w:val="0"/>
              <w:marBottom w:val="0"/>
              <w:divBdr>
                <w:top w:val="none" w:sz="0" w:space="0" w:color="auto"/>
                <w:left w:val="none" w:sz="0" w:space="0" w:color="auto"/>
                <w:bottom w:val="none" w:sz="0" w:space="0" w:color="auto"/>
                <w:right w:val="none" w:sz="0" w:space="0" w:color="auto"/>
              </w:divBdr>
            </w:div>
            <w:div w:id="652955578">
              <w:marLeft w:val="0"/>
              <w:marRight w:val="0"/>
              <w:marTop w:val="0"/>
              <w:marBottom w:val="0"/>
              <w:divBdr>
                <w:top w:val="none" w:sz="0" w:space="0" w:color="auto"/>
                <w:left w:val="none" w:sz="0" w:space="0" w:color="auto"/>
                <w:bottom w:val="none" w:sz="0" w:space="0" w:color="auto"/>
                <w:right w:val="none" w:sz="0" w:space="0" w:color="auto"/>
              </w:divBdr>
            </w:div>
            <w:div w:id="1146162158">
              <w:marLeft w:val="0"/>
              <w:marRight w:val="0"/>
              <w:marTop w:val="0"/>
              <w:marBottom w:val="0"/>
              <w:divBdr>
                <w:top w:val="none" w:sz="0" w:space="0" w:color="auto"/>
                <w:left w:val="none" w:sz="0" w:space="0" w:color="auto"/>
                <w:bottom w:val="none" w:sz="0" w:space="0" w:color="auto"/>
                <w:right w:val="none" w:sz="0" w:space="0" w:color="auto"/>
              </w:divBdr>
            </w:div>
            <w:div w:id="785808093">
              <w:marLeft w:val="0"/>
              <w:marRight w:val="0"/>
              <w:marTop w:val="0"/>
              <w:marBottom w:val="0"/>
              <w:divBdr>
                <w:top w:val="none" w:sz="0" w:space="0" w:color="auto"/>
                <w:left w:val="none" w:sz="0" w:space="0" w:color="auto"/>
                <w:bottom w:val="none" w:sz="0" w:space="0" w:color="auto"/>
                <w:right w:val="none" w:sz="0" w:space="0" w:color="auto"/>
              </w:divBdr>
            </w:div>
            <w:div w:id="722948569">
              <w:marLeft w:val="0"/>
              <w:marRight w:val="0"/>
              <w:marTop w:val="0"/>
              <w:marBottom w:val="0"/>
              <w:divBdr>
                <w:top w:val="none" w:sz="0" w:space="0" w:color="auto"/>
                <w:left w:val="none" w:sz="0" w:space="0" w:color="auto"/>
                <w:bottom w:val="none" w:sz="0" w:space="0" w:color="auto"/>
                <w:right w:val="none" w:sz="0" w:space="0" w:color="auto"/>
              </w:divBdr>
            </w:div>
            <w:div w:id="95635833">
              <w:marLeft w:val="0"/>
              <w:marRight w:val="0"/>
              <w:marTop w:val="0"/>
              <w:marBottom w:val="0"/>
              <w:divBdr>
                <w:top w:val="none" w:sz="0" w:space="0" w:color="auto"/>
                <w:left w:val="none" w:sz="0" w:space="0" w:color="auto"/>
                <w:bottom w:val="none" w:sz="0" w:space="0" w:color="auto"/>
                <w:right w:val="none" w:sz="0" w:space="0" w:color="auto"/>
              </w:divBdr>
            </w:div>
            <w:div w:id="1027366107">
              <w:marLeft w:val="0"/>
              <w:marRight w:val="0"/>
              <w:marTop w:val="0"/>
              <w:marBottom w:val="0"/>
              <w:divBdr>
                <w:top w:val="none" w:sz="0" w:space="0" w:color="auto"/>
                <w:left w:val="none" w:sz="0" w:space="0" w:color="auto"/>
                <w:bottom w:val="none" w:sz="0" w:space="0" w:color="auto"/>
                <w:right w:val="none" w:sz="0" w:space="0" w:color="auto"/>
              </w:divBdr>
            </w:div>
            <w:div w:id="1447381619">
              <w:marLeft w:val="0"/>
              <w:marRight w:val="0"/>
              <w:marTop w:val="0"/>
              <w:marBottom w:val="0"/>
              <w:divBdr>
                <w:top w:val="none" w:sz="0" w:space="0" w:color="auto"/>
                <w:left w:val="none" w:sz="0" w:space="0" w:color="auto"/>
                <w:bottom w:val="none" w:sz="0" w:space="0" w:color="auto"/>
                <w:right w:val="none" w:sz="0" w:space="0" w:color="auto"/>
              </w:divBdr>
            </w:div>
            <w:div w:id="1226453858">
              <w:marLeft w:val="0"/>
              <w:marRight w:val="0"/>
              <w:marTop w:val="0"/>
              <w:marBottom w:val="0"/>
              <w:divBdr>
                <w:top w:val="none" w:sz="0" w:space="0" w:color="auto"/>
                <w:left w:val="none" w:sz="0" w:space="0" w:color="auto"/>
                <w:bottom w:val="none" w:sz="0" w:space="0" w:color="auto"/>
                <w:right w:val="none" w:sz="0" w:space="0" w:color="auto"/>
              </w:divBdr>
            </w:div>
            <w:div w:id="1322780670">
              <w:marLeft w:val="0"/>
              <w:marRight w:val="0"/>
              <w:marTop w:val="0"/>
              <w:marBottom w:val="0"/>
              <w:divBdr>
                <w:top w:val="none" w:sz="0" w:space="0" w:color="auto"/>
                <w:left w:val="none" w:sz="0" w:space="0" w:color="auto"/>
                <w:bottom w:val="none" w:sz="0" w:space="0" w:color="auto"/>
                <w:right w:val="none" w:sz="0" w:space="0" w:color="auto"/>
              </w:divBdr>
            </w:div>
            <w:div w:id="710425235">
              <w:marLeft w:val="0"/>
              <w:marRight w:val="0"/>
              <w:marTop w:val="0"/>
              <w:marBottom w:val="0"/>
              <w:divBdr>
                <w:top w:val="none" w:sz="0" w:space="0" w:color="auto"/>
                <w:left w:val="none" w:sz="0" w:space="0" w:color="auto"/>
                <w:bottom w:val="none" w:sz="0" w:space="0" w:color="auto"/>
                <w:right w:val="none" w:sz="0" w:space="0" w:color="auto"/>
              </w:divBdr>
            </w:div>
            <w:div w:id="600718481">
              <w:marLeft w:val="0"/>
              <w:marRight w:val="0"/>
              <w:marTop w:val="0"/>
              <w:marBottom w:val="0"/>
              <w:divBdr>
                <w:top w:val="none" w:sz="0" w:space="0" w:color="auto"/>
                <w:left w:val="none" w:sz="0" w:space="0" w:color="auto"/>
                <w:bottom w:val="none" w:sz="0" w:space="0" w:color="auto"/>
                <w:right w:val="none" w:sz="0" w:space="0" w:color="auto"/>
              </w:divBdr>
            </w:div>
            <w:div w:id="826088717">
              <w:marLeft w:val="0"/>
              <w:marRight w:val="0"/>
              <w:marTop w:val="0"/>
              <w:marBottom w:val="0"/>
              <w:divBdr>
                <w:top w:val="none" w:sz="0" w:space="0" w:color="auto"/>
                <w:left w:val="none" w:sz="0" w:space="0" w:color="auto"/>
                <w:bottom w:val="none" w:sz="0" w:space="0" w:color="auto"/>
                <w:right w:val="none" w:sz="0" w:space="0" w:color="auto"/>
              </w:divBdr>
            </w:div>
            <w:div w:id="255208667">
              <w:marLeft w:val="0"/>
              <w:marRight w:val="0"/>
              <w:marTop w:val="0"/>
              <w:marBottom w:val="0"/>
              <w:divBdr>
                <w:top w:val="none" w:sz="0" w:space="0" w:color="auto"/>
                <w:left w:val="none" w:sz="0" w:space="0" w:color="auto"/>
                <w:bottom w:val="none" w:sz="0" w:space="0" w:color="auto"/>
                <w:right w:val="none" w:sz="0" w:space="0" w:color="auto"/>
              </w:divBdr>
            </w:div>
            <w:div w:id="1395548193">
              <w:marLeft w:val="0"/>
              <w:marRight w:val="0"/>
              <w:marTop w:val="0"/>
              <w:marBottom w:val="0"/>
              <w:divBdr>
                <w:top w:val="none" w:sz="0" w:space="0" w:color="auto"/>
                <w:left w:val="none" w:sz="0" w:space="0" w:color="auto"/>
                <w:bottom w:val="none" w:sz="0" w:space="0" w:color="auto"/>
                <w:right w:val="none" w:sz="0" w:space="0" w:color="auto"/>
              </w:divBdr>
            </w:div>
            <w:div w:id="1969049541">
              <w:marLeft w:val="0"/>
              <w:marRight w:val="0"/>
              <w:marTop w:val="0"/>
              <w:marBottom w:val="0"/>
              <w:divBdr>
                <w:top w:val="none" w:sz="0" w:space="0" w:color="auto"/>
                <w:left w:val="none" w:sz="0" w:space="0" w:color="auto"/>
                <w:bottom w:val="none" w:sz="0" w:space="0" w:color="auto"/>
                <w:right w:val="none" w:sz="0" w:space="0" w:color="auto"/>
              </w:divBdr>
            </w:div>
            <w:div w:id="1779595410">
              <w:marLeft w:val="0"/>
              <w:marRight w:val="0"/>
              <w:marTop w:val="0"/>
              <w:marBottom w:val="0"/>
              <w:divBdr>
                <w:top w:val="none" w:sz="0" w:space="0" w:color="auto"/>
                <w:left w:val="none" w:sz="0" w:space="0" w:color="auto"/>
                <w:bottom w:val="none" w:sz="0" w:space="0" w:color="auto"/>
                <w:right w:val="none" w:sz="0" w:space="0" w:color="auto"/>
              </w:divBdr>
            </w:div>
            <w:div w:id="657537318">
              <w:marLeft w:val="0"/>
              <w:marRight w:val="0"/>
              <w:marTop w:val="0"/>
              <w:marBottom w:val="0"/>
              <w:divBdr>
                <w:top w:val="none" w:sz="0" w:space="0" w:color="auto"/>
                <w:left w:val="none" w:sz="0" w:space="0" w:color="auto"/>
                <w:bottom w:val="none" w:sz="0" w:space="0" w:color="auto"/>
                <w:right w:val="none" w:sz="0" w:space="0" w:color="auto"/>
              </w:divBdr>
            </w:div>
            <w:div w:id="2029215941">
              <w:marLeft w:val="0"/>
              <w:marRight w:val="0"/>
              <w:marTop w:val="0"/>
              <w:marBottom w:val="0"/>
              <w:divBdr>
                <w:top w:val="none" w:sz="0" w:space="0" w:color="auto"/>
                <w:left w:val="none" w:sz="0" w:space="0" w:color="auto"/>
                <w:bottom w:val="none" w:sz="0" w:space="0" w:color="auto"/>
                <w:right w:val="none" w:sz="0" w:space="0" w:color="auto"/>
              </w:divBdr>
            </w:div>
            <w:div w:id="314720423">
              <w:marLeft w:val="0"/>
              <w:marRight w:val="0"/>
              <w:marTop w:val="0"/>
              <w:marBottom w:val="0"/>
              <w:divBdr>
                <w:top w:val="none" w:sz="0" w:space="0" w:color="auto"/>
                <w:left w:val="none" w:sz="0" w:space="0" w:color="auto"/>
                <w:bottom w:val="none" w:sz="0" w:space="0" w:color="auto"/>
                <w:right w:val="none" w:sz="0" w:space="0" w:color="auto"/>
              </w:divBdr>
            </w:div>
            <w:div w:id="1594364299">
              <w:marLeft w:val="0"/>
              <w:marRight w:val="0"/>
              <w:marTop w:val="0"/>
              <w:marBottom w:val="0"/>
              <w:divBdr>
                <w:top w:val="none" w:sz="0" w:space="0" w:color="auto"/>
                <w:left w:val="none" w:sz="0" w:space="0" w:color="auto"/>
                <w:bottom w:val="none" w:sz="0" w:space="0" w:color="auto"/>
                <w:right w:val="none" w:sz="0" w:space="0" w:color="auto"/>
              </w:divBdr>
            </w:div>
            <w:div w:id="2106336836">
              <w:marLeft w:val="0"/>
              <w:marRight w:val="0"/>
              <w:marTop w:val="0"/>
              <w:marBottom w:val="0"/>
              <w:divBdr>
                <w:top w:val="none" w:sz="0" w:space="0" w:color="auto"/>
                <w:left w:val="none" w:sz="0" w:space="0" w:color="auto"/>
                <w:bottom w:val="none" w:sz="0" w:space="0" w:color="auto"/>
                <w:right w:val="none" w:sz="0" w:space="0" w:color="auto"/>
              </w:divBdr>
            </w:div>
            <w:div w:id="490677595">
              <w:marLeft w:val="0"/>
              <w:marRight w:val="0"/>
              <w:marTop w:val="0"/>
              <w:marBottom w:val="0"/>
              <w:divBdr>
                <w:top w:val="none" w:sz="0" w:space="0" w:color="auto"/>
                <w:left w:val="none" w:sz="0" w:space="0" w:color="auto"/>
                <w:bottom w:val="none" w:sz="0" w:space="0" w:color="auto"/>
                <w:right w:val="none" w:sz="0" w:space="0" w:color="auto"/>
              </w:divBdr>
            </w:div>
            <w:div w:id="362053140">
              <w:marLeft w:val="0"/>
              <w:marRight w:val="0"/>
              <w:marTop w:val="0"/>
              <w:marBottom w:val="0"/>
              <w:divBdr>
                <w:top w:val="none" w:sz="0" w:space="0" w:color="auto"/>
                <w:left w:val="none" w:sz="0" w:space="0" w:color="auto"/>
                <w:bottom w:val="none" w:sz="0" w:space="0" w:color="auto"/>
                <w:right w:val="none" w:sz="0" w:space="0" w:color="auto"/>
              </w:divBdr>
            </w:div>
            <w:div w:id="1652296061">
              <w:marLeft w:val="0"/>
              <w:marRight w:val="0"/>
              <w:marTop w:val="0"/>
              <w:marBottom w:val="0"/>
              <w:divBdr>
                <w:top w:val="none" w:sz="0" w:space="0" w:color="auto"/>
                <w:left w:val="none" w:sz="0" w:space="0" w:color="auto"/>
                <w:bottom w:val="none" w:sz="0" w:space="0" w:color="auto"/>
                <w:right w:val="none" w:sz="0" w:space="0" w:color="auto"/>
              </w:divBdr>
            </w:div>
            <w:div w:id="353699338">
              <w:marLeft w:val="0"/>
              <w:marRight w:val="0"/>
              <w:marTop w:val="0"/>
              <w:marBottom w:val="0"/>
              <w:divBdr>
                <w:top w:val="none" w:sz="0" w:space="0" w:color="auto"/>
                <w:left w:val="none" w:sz="0" w:space="0" w:color="auto"/>
                <w:bottom w:val="none" w:sz="0" w:space="0" w:color="auto"/>
                <w:right w:val="none" w:sz="0" w:space="0" w:color="auto"/>
              </w:divBdr>
            </w:div>
            <w:div w:id="995689177">
              <w:marLeft w:val="0"/>
              <w:marRight w:val="0"/>
              <w:marTop w:val="0"/>
              <w:marBottom w:val="0"/>
              <w:divBdr>
                <w:top w:val="none" w:sz="0" w:space="0" w:color="auto"/>
                <w:left w:val="none" w:sz="0" w:space="0" w:color="auto"/>
                <w:bottom w:val="none" w:sz="0" w:space="0" w:color="auto"/>
                <w:right w:val="none" w:sz="0" w:space="0" w:color="auto"/>
              </w:divBdr>
            </w:div>
            <w:div w:id="1176727509">
              <w:marLeft w:val="0"/>
              <w:marRight w:val="0"/>
              <w:marTop w:val="0"/>
              <w:marBottom w:val="0"/>
              <w:divBdr>
                <w:top w:val="none" w:sz="0" w:space="0" w:color="auto"/>
                <w:left w:val="none" w:sz="0" w:space="0" w:color="auto"/>
                <w:bottom w:val="none" w:sz="0" w:space="0" w:color="auto"/>
                <w:right w:val="none" w:sz="0" w:space="0" w:color="auto"/>
              </w:divBdr>
            </w:div>
            <w:div w:id="1720129303">
              <w:marLeft w:val="0"/>
              <w:marRight w:val="0"/>
              <w:marTop w:val="0"/>
              <w:marBottom w:val="0"/>
              <w:divBdr>
                <w:top w:val="none" w:sz="0" w:space="0" w:color="auto"/>
                <w:left w:val="none" w:sz="0" w:space="0" w:color="auto"/>
                <w:bottom w:val="none" w:sz="0" w:space="0" w:color="auto"/>
                <w:right w:val="none" w:sz="0" w:space="0" w:color="auto"/>
              </w:divBdr>
            </w:div>
            <w:div w:id="1787963923">
              <w:marLeft w:val="0"/>
              <w:marRight w:val="0"/>
              <w:marTop w:val="0"/>
              <w:marBottom w:val="0"/>
              <w:divBdr>
                <w:top w:val="none" w:sz="0" w:space="0" w:color="auto"/>
                <w:left w:val="none" w:sz="0" w:space="0" w:color="auto"/>
                <w:bottom w:val="none" w:sz="0" w:space="0" w:color="auto"/>
                <w:right w:val="none" w:sz="0" w:space="0" w:color="auto"/>
              </w:divBdr>
            </w:div>
            <w:div w:id="620457854">
              <w:marLeft w:val="0"/>
              <w:marRight w:val="0"/>
              <w:marTop w:val="0"/>
              <w:marBottom w:val="0"/>
              <w:divBdr>
                <w:top w:val="none" w:sz="0" w:space="0" w:color="auto"/>
                <w:left w:val="none" w:sz="0" w:space="0" w:color="auto"/>
                <w:bottom w:val="none" w:sz="0" w:space="0" w:color="auto"/>
                <w:right w:val="none" w:sz="0" w:space="0" w:color="auto"/>
              </w:divBdr>
            </w:div>
            <w:div w:id="1565216332">
              <w:marLeft w:val="0"/>
              <w:marRight w:val="0"/>
              <w:marTop w:val="0"/>
              <w:marBottom w:val="0"/>
              <w:divBdr>
                <w:top w:val="none" w:sz="0" w:space="0" w:color="auto"/>
                <w:left w:val="none" w:sz="0" w:space="0" w:color="auto"/>
                <w:bottom w:val="none" w:sz="0" w:space="0" w:color="auto"/>
                <w:right w:val="none" w:sz="0" w:space="0" w:color="auto"/>
              </w:divBdr>
            </w:div>
            <w:div w:id="1408763431">
              <w:marLeft w:val="0"/>
              <w:marRight w:val="0"/>
              <w:marTop w:val="0"/>
              <w:marBottom w:val="0"/>
              <w:divBdr>
                <w:top w:val="none" w:sz="0" w:space="0" w:color="auto"/>
                <w:left w:val="none" w:sz="0" w:space="0" w:color="auto"/>
                <w:bottom w:val="none" w:sz="0" w:space="0" w:color="auto"/>
                <w:right w:val="none" w:sz="0" w:space="0" w:color="auto"/>
              </w:divBdr>
            </w:div>
            <w:div w:id="2105571155">
              <w:marLeft w:val="0"/>
              <w:marRight w:val="0"/>
              <w:marTop w:val="0"/>
              <w:marBottom w:val="0"/>
              <w:divBdr>
                <w:top w:val="none" w:sz="0" w:space="0" w:color="auto"/>
                <w:left w:val="none" w:sz="0" w:space="0" w:color="auto"/>
                <w:bottom w:val="none" w:sz="0" w:space="0" w:color="auto"/>
                <w:right w:val="none" w:sz="0" w:space="0" w:color="auto"/>
              </w:divBdr>
            </w:div>
            <w:div w:id="1753621911">
              <w:marLeft w:val="0"/>
              <w:marRight w:val="0"/>
              <w:marTop w:val="0"/>
              <w:marBottom w:val="0"/>
              <w:divBdr>
                <w:top w:val="none" w:sz="0" w:space="0" w:color="auto"/>
                <w:left w:val="none" w:sz="0" w:space="0" w:color="auto"/>
                <w:bottom w:val="none" w:sz="0" w:space="0" w:color="auto"/>
                <w:right w:val="none" w:sz="0" w:space="0" w:color="auto"/>
              </w:divBdr>
            </w:div>
            <w:div w:id="402720651">
              <w:marLeft w:val="0"/>
              <w:marRight w:val="0"/>
              <w:marTop w:val="0"/>
              <w:marBottom w:val="0"/>
              <w:divBdr>
                <w:top w:val="none" w:sz="0" w:space="0" w:color="auto"/>
                <w:left w:val="none" w:sz="0" w:space="0" w:color="auto"/>
                <w:bottom w:val="none" w:sz="0" w:space="0" w:color="auto"/>
                <w:right w:val="none" w:sz="0" w:space="0" w:color="auto"/>
              </w:divBdr>
            </w:div>
            <w:div w:id="1671834282">
              <w:marLeft w:val="0"/>
              <w:marRight w:val="0"/>
              <w:marTop w:val="0"/>
              <w:marBottom w:val="0"/>
              <w:divBdr>
                <w:top w:val="none" w:sz="0" w:space="0" w:color="auto"/>
                <w:left w:val="none" w:sz="0" w:space="0" w:color="auto"/>
                <w:bottom w:val="none" w:sz="0" w:space="0" w:color="auto"/>
                <w:right w:val="none" w:sz="0" w:space="0" w:color="auto"/>
              </w:divBdr>
            </w:div>
            <w:div w:id="1610164020">
              <w:marLeft w:val="0"/>
              <w:marRight w:val="0"/>
              <w:marTop w:val="0"/>
              <w:marBottom w:val="0"/>
              <w:divBdr>
                <w:top w:val="none" w:sz="0" w:space="0" w:color="auto"/>
                <w:left w:val="none" w:sz="0" w:space="0" w:color="auto"/>
                <w:bottom w:val="none" w:sz="0" w:space="0" w:color="auto"/>
                <w:right w:val="none" w:sz="0" w:space="0" w:color="auto"/>
              </w:divBdr>
            </w:div>
            <w:div w:id="285549862">
              <w:marLeft w:val="0"/>
              <w:marRight w:val="0"/>
              <w:marTop w:val="0"/>
              <w:marBottom w:val="0"/>
              <w:divBdr>
                <w:top w:val="none" w:sz="0" w:space="0" w:color="auto"/>
                <w:left w:val="none" w:sz="0" w:space="0" w:color="auto"/>
                <w:bottom w:val="none" w:sz="0" w:space="0" w:color="auto"/>
                <w:right w:val="none" w:sz="0" w:space="0" w:color="auto"/>
              </w:divBdr>
            </w:div>
            <w:div w:id="812872482">
              <w:marLeft w:val="0"/>
              <w:marRight w:val="0"/>
              <w:marTop w:val="0"/>
              <w:marBottom w:val="0"/>
              <w:divBdr>
                <w:top w:val="none" w:sz="0" w:space="0" w:color="auto"/>
                <w:left w:val="none" w:sz="0" w:space="0" w:color="auto"/>
                <w:bottom w:val="none" w:sz="0" w:space="0" w:color="auto"/>
                <w:right w:val="none" w:sz="0" w:space="0" w:color="auto"/>
              </w:divBdr>
            </w:div>
            <w:div w:id="459806809">
              <w:marLeft w:val="0"/>
              <w:marRight w:val="0"/>
              <w:marTop w:val="0"/>
              <w:marBottom w:val="0"/>
              <w:divBdr>
                <w:top w:val="none" w:sz="0" w:space="0" w:color="auto"/>
                <w:left w:val="none" w:sz="0" w:space="0" w:color="auto"/>
                <w:bottom w:val="none" w:sz="0" w:space="0" w:color="auto"/>
                <w:right w:val="none" w:sz="0" w:space="0" w:color="auto"/>
              </w:divBdr>
            </w:div>
            <w:div w:id="662394217">
              <w:marLeft w:val="0"/>
              <w:marRight w:val="0"/>
              <w:marTop w:val="0"/>
              <w:marBottom w:val="0"/>
              <w:divBdr>
                <w:top w:val="none" w:sz="0" w:space="0" w:color="auto"/>
                <w:left w:val="none" w:sz="0" w:space="0" w:color="auto"/>
                <w:bottom w:val="none" w:sz="0" w:space="0" w:color="auto"/>
                <w:right w:val="none" w:sz="0" w:space="0" w:color="auto"/>
              </w:divBdr>
            </w:div>
            <w:div w:id="831725021">
              <w:marLeft w:val="0"/>
              <w:marRight w:val="0"/>
              <w:marTop w:val="0"/>
              <w:marBottom w:val="0"/>
              <w:divBdr>
                <w:top w:val="none" w:sz="0" w:space="0" w:color="auto"/>
                <w:left w:val="none" w:sz="0" w:space="0" w:color="auto"/>
                <w:bottom w:val="none" w:sz="0" w:space="0" w:color="auto"/>
                <w:right w:val="none" w:sz="0" w:space="0" w:color="auto"/>
              </w:divBdr>
            </w:div>
            <w:div w:id="1088385368">
              <w:marLeft w:val="0"/>
              <w:marRight w:val="0"/>
              <w:marTop w:val="0"/>
              <w:marBottom w:val="0"/>
              <w:divBdr>
                <w:top w:val="none" w:sz="0" w:space="0" w:color="auto"/>
                <w:left w:val="none" w:sz="0" w:space="0" w:color="auto"/>
                <w:bottom w:val="none" w:sz="0" w:space="0" w:color="auto"/>
                <w:right w:val="none" w:sz="0" w:space="0" w:color="auto"/>
              </w:divBdr>
            </w:div>
            <w:div w:id="1823426181">
              <w:marLeft w:val="0"/>
              <w:marRight w:val="0"/>
              <w:marTop w:val="0"/>
              <w:marBottom w:val="0"/>
              <w:divBdr>
                <w:top w:val="none" w:sz="0" w:space="0" w:color="auto"/>
                <w:left w:val="none" w:sz="0" w:space="0" w:color="auto"/>
                <w:bottom w:val="none" w:sz="0" w:space="0" w:color="auto"/>
                <w:right w:val="none" w:sz="0" w:space="0" w:color="auto"/>
              </w:divBdr>
            </w:div>
            <w:div w:id="2033413399">
              <w:marLeft w:val="0"/>
              <w:marRight w:val="0"/>
              <w:marTop w:val="0"/>
              <w:marBottom w:val="0"/>
              <w:divBdr>
                <w:top w:val="none" w:sz="0" w:space="0" w:color="auto"/>
                <w:left w:val="none" w:sz="0" w:space="0" w:color="auto"/>
                <w:bottom w:val="none" w:sz="0" w:space="0" w:color="auto"/>
                <w:right w:val="none" w:sz="0" w:space="0" w:color="auto"/>
              </w:divBdr>
            </w:div>
            <w:div w:id="1016618708">
              <w:marLeft w:val="0"/>
              <w:marRight w:val="0"/>
              <w:marTop w:val="0"/>
              <w:marBottom w:val="0"/>
              <w:divBdr>
                <w:top w:val="none" w:sz="0" w:space="0" w:color="auto"/>
                <w:left w:val="none" w:sz="0" w:space="0" w:color="auto"/>
                <w:bottom w:val="none" w:sz="0" w:space="0" w:color="auto"/>
                <w:right w:val="none" w:sz="0" w:space="0" w:color="auto"/>
              </w:divBdr>
            </w:div>
            <w:div w:id="278799255">
              <w:marLeft w:val="0"/>
              <w:marRight w:val="0"/>
              <w:marTop w:val="0"/>
              <w:marBottom w:val="0"/>
              <w:divBdr>
                <w:top w:val="none" w:sz="0" w:space="0" w:color="auto"/>
                <w:left w:val="none" w:sz="0" w:space="0" w:color="auto"/>
                <w:bottom w:val="none" w:sz="0" w:space="0" w:color="auto"/>
                <w:right w:val="none" w:sz="0" w:space="0" w:color="auto"/>
              </w:divBdr>
            </w:div>
            <w:div w:id="1814056446">
              <w:marLeft w:val="0"/>
              <w:marRight w:val="0"/>
              <w:marTop w:val="0"/>
              <w:marBottom w:val="0"/>
              <w:divBdr>
                <w:top w:val="none" w:sz="0" w:space="0" w:color="auto"/>
                <w:left w:val="none" w:sz="0" w:space="0" w:color="auto"/>
                <w:bottom w:val="none" w:sz="0" w:space="0" w:color="auto"/>
                <w:right w:val="none" w:sz="0" w:space="0" w:color="auto"/>
              </w:divBdr>
            </w:div>
            <w:div w:id="845482741">
              <w:marLeft w:val="0"/>
              <w:marRight w:val="0"/>
              <w:marTop w:val="0"/>
              <w:marBottom w:val="0"/>
              <w:divBdr>
                <w:top w:val="none" w:sz="0" w:space="0" w:color="auto"/>
                <w:left w:val="none" w:sz="0" w:space="0" w:color="auto"/>
                <w:bottom w:val="none" w:sz="0" w:space="0" w:color="auto"/>
                <w:right w:val="none" w:sz="0" w:space="0" w:color="auto"/>
              </w:divBdr>
            </w:div>
            <w:div w:id="1942759917">
              <w:marLeft w:val="0"/>
              <w:marRight w:val="0"/>
              <w:marTop w:val="0"/>
              <w:marBottom w:val="0"/>
              <w:divBdr>
                <w:top w:val="none" w:sz="0" w:space="0" w:color="auto"/>
                <w:left w:val="none" w:sz="0" w:space="0" w:color="auto"/>
                <w:bottom w:val="none" w:sz="0" w:space="0" w:color="auto"/>
                <w:right w:val="none" w:sz="0" w:space="0" w:color="auto"/>
              </w:divBdr>
            </w:div>
            <w:div w:id="2126656021">
              <w:marLeft w:val="0"/>
              <w:marRight w:val="0"/>
              <w:marTop w:val="0"/>
              <w:marBottom w:val="0"/>
              <w:divBdr>
                <w:top w:val="none" w:sz="0" w:space="0" w:color="auto"/>
                <w:left w:val="none" w:sz="0" w:space="0" w:color="auto"/>
                <w:bottom w:val="none" w:sz="0" w:space="0" w:color="auto"/>
                <w:right w:val="none" w:sz="0" w:space="0" w:color="auto"/>
              </w:divBdr>
            </w:div>
            <w:div w:id="1900435807">
              <w:marLeft w:val="0"/>
              <w:marRight w:val="0"/>
              <w:marTop w:val="0"/>
              <w:marBottom w:val="0"/>
              <w:divBdr>
                <w:top w:val="none" w:sz="0" w:space="0" w:color="auto"/>
                <w:left w:val="none" w:sz="0" w:space="0" w:color="auto"/>
                <w:bottom w:val="none" w:sz="0" w:space="0" w:color="auto"/>
                <w:right w:val="none" w:sz="0" w:space="0" w:color="auto"/>
              </w:divBdr>
            </w:div>
            <w:div w:id="617756973">
              <w:marLeft w:val="0"/>
              <w:marRight w:val="0"/>
              <w:marTop w:val="0"/>
              <w:marBottom w:val="0"/>
              <w:divBdr>
                <w:top w:val="none" w:sz="0" w:space="0" w:color="auto"/>
                <w:left w:val="none" w:sz="0" w:space="0" w:color="auto"/>
                <w:bottom w:val="none" w:sz="0" w:space="0" w:color="auto"/>
                <w:right w:val="none" w:sz="0" w:space="0" w:color="auto"/>
              </w:divBdr>
            </w:div>
            <w:div w:id="391581843">
              <w:marLeft w:val="0"/>
              <w:marRight w:val="0"/>
              <w:marTop w:val="0"/>
              <w:marBottom w:val="0"/>
              <w:divBdr>
                <w:top w:val="none" w:sz="0" w:space="0" w:color="auto"/>
                <w:left w:val="none" w:sz="0" w:space="0" w:color="auto"/>
                <w:bottom w:val="none" w:sz="0" w:space="0" w:color="auto"/>
                <w:right w:val="none" w:sz="0" w:space="0" w:color="auto"/>
              </w:divBdr>
            </w:div>
            <w:div w:id="1468668515">
              <w:marLeft w:val="0"/>
              <w:marRight w:val="0"/>
              <w:marTop w:val="0"/>
              <w:marBottom w:val="0"/>
              <w:divBdr>
                <w:top w:val="none" w:sz="0" w:space="0" w:color="auto"/>
                <w:left w:val="none" w:sz="0" w:space="0" w:color="auto"/>
                <w:bottom w:val="none" w:sz="0" w:space="0" w:color="auto"/>
                <w:right w:val="none" w:sz="0" w:space="0" w:color="auto"/>
              </w:divBdr>
            </w:div>
            <w:div w:id="1199119801">
              <w:marLeft w:val="0"/>
              <w:marRight w:val="0"/>
              <w:marTop w:val="0"/>
              <w:marBottom w:val="0"/>
              <w:divBdr>
                <w:top w:val="none" w:sz="0" w:space="0" w:color="auto"/>
                <w:left w:val="none" w:sz="0" w:space="0" w:color="auto"/>
                <w:bottom w:val="none" w:sz="0" w:space="0" w:color="auto"/>
                <w:right w:val="none" w:sz="0" w:space="0" w:color="auto"/>
              </w:divBdr>
            </w:div>
            <w:div w:id="1164859400">
              <w:marLeft w:val="0"/>
              <w:marRight w:val="0"/>
              <w:marTop w:val="0"/>
              <w:marBottom w:val="0"/>
              <w:divBdr>
                <w:top w:val="none" w:sz="0" w:space="0" w:color="auto"/>
                <w:left w:val="none" w:sz="0" w:space="0" w:color="auto"/>
                <w:bottom w:val="none" w:sz="0" w:space="0" w:color="auto"/>
                <w:right w:val="none" w:sz="0" w:space="0" w:color="auto"/>
              </w:divBdr>
            </w:div>
            <w:div w:id="1510753901">
              <w:marLeft w:val="0"/>
              <w:marRight w:val="0"/>
              <w:marTop w:val="0"/>
              <w:marBottom w:val="0"/>
              <w:divBdr>
                <w:top w:val="none" w:sz="0" w:space="0" w:color="auto"/>
                <w:left w:val="none" w:sz="0" w:space="0" w:color="auto"/>
                <w:bottom w:val="none" w:sz="0" w:space="0" w:color="auto"/>
                <w:right w:val="none" w:sz="0" w:space="0" w:color="auto"/>
              </w:divBdr>
            </w:div>
            <w:div w:id="1616014549">
              <w:marLeft w:val="0"/>
              <w:marRight w:val="0"/>
              <w:marTop w:val="0"/>
              <w:marBottom w:val="0"/>
              <w:divBdr>
                <w:top w:val="none" w:sz="0" w:space="0" w:color="auto"/>
                <w:left w:val="none" w:sz="0" w:space="0" w:color="auto"/>
                <w:bottom w:val="none" w:sz="0" w:space="0" w:color="auto"/>
                <w:right w:val="none" w:sz="0" w:space="0" w:color="auto"/>
              </w:divBdr>
            </w:div>
            <w:div w:id="1170833083">
              <w:marLeft w:val="0"/>
              <w:marRight w:val="0"/>
              <w:marTop w:val="0"/>
              <w:marBottom w:val="0"/>
              <w:divBdr>
                <w:top w:val="none" w:sz="0" w:space="0" w:color="auto"/>
                <w:left w:val="none" w:sz="0" w:space="0" w:color="auto"/>
                <w:bottom w:val="none" w:sz="0" w:space="0" w:color="auto"/>
                <w:right w:val="none" w:sz="0" w:space="0" w:color="auto"/>
              </w:divBdr>
            </w:div>
            <w:div w:id="1990867587">
              <w:marLeft w:val="0"/>
              <w:marRight w:val="0"/>
              <w:marTop w:val="0"/>
              <w:marBottom w:val="0"/>
              <w:divBdr>
                <w:top w:val="none" w:sz="0" w:space="0" w:color="auto"/>
                <w:left w:val="none" w:sz="0" w:space="0" w:color="auto"/>
                <w:bottom w:val="none" w:sz="0" w:space="0" w:color="auto"/>
                <w:right w:val="none" w:sz="0" w:space="0" w:color="auto"/>
              </w:divBdr>
            </w:div>
            <w:div w:id="1394426509">
              <w:marLeft w:val="0"/>
              <w:marRight w:val="0"/>
              <w:marTop w:val="0"/>
              <w:marBottom w:val="0"/>
              <w:divBdr>
                <w:top w:val="none" w:sz="0" w:space="0" w:color="auto"/>
                <w:left w:val="none" w:sz="0" w:space="0" w:color="auto"/>
                <w:bottom w:val="none" w:sz="0" w:space="0" w:color="auto"/>
                <w:right w:val="none" w:sz="0" w:space="0" w:color="auto"/>
              </w:divBdr>
            </w:div>
            <w:div w:id="942806865">
              <w:marLeft w:val="0"/>
              <w:marRight w:val="0"/>
              <w:marTop w:val="0"/>
              <w:marBottom w:val="0"/>
              <w:divBdr>
                <w:top w:val="none" w:sz="0" w:space="0" w:color="auto"/>
                <w:left w:val="none" w:sz="0" w:space="0" w:color="auto"/>
                <w:bottom w:val="none" w:sz="0" w:space="0" w:color="auto"/>
                <w:right w:val="none" w:sz="0" w:space="0" w:color="auto"/>
              </w:divBdr>
            </w:div>
            <w:div w:id="401021864">
              <w:marLeft w:val="0"/>
              <w:marRight w:val="0"/>
              <w:marTop w:val="0"/>
              <w:marBottom w:val="0"/>
              <w:divBdr>
                <w:top w:val="none" w:sz="0" w:space="0" w:color="auto"/>
                <w:left w:val="none" w:sz="0" w:space="0" w:color="auto"/>
                <w:bottom w:val="none" w:sz="0" w:space="0" w:color="auto"/>
                <w:right w:val="none" w:sz="0" w:space="0" w:color="auto"/>
              </w:divBdr>
            </w:div>
            <w:div w:id="286280353">
              <w:marLeft w:val="0"/>
              <w:marRight w:val="0"/>
              <w:marTop w:val="0"/>
              <w:marBottom w:val="0"/>
              <w:divBdr>
                <w:top w:val="none" w:sz="0" w:space="0" w:color="auto"/>
                <w:left w:val="none" w:sz="0" w:space="0" w:color="auto"/>
                <w:bottom w:val="none" w:sz="0" w:space="0" w:color="auto"/>
                <w:right w:val="none" w:sz="0" w:space="0" w:color="auto"/>
              </w:divBdr>
            </w:div>
            <w:div w:id="384530671">
              <w:marLeft w:val="0"/>
              <w:marRight w:val="0"/>
              <w:marTop w:val="0"/>
              <w:marBottom w:val="0"/>
              <w:divBdr>
                <w:top w:val="none" w:sz="0" w:space="0" w:color="auto"/>
                <w:left w:val="none" w:sz="0" w:space="0" w:color="auto"/>
                <w:bottom w:val="none" w:sz="0" w:space="0" w:color="auto"/>
                <w:right w:val="none" w:sz="0" w:space="0" w:color="auto"/>
              </w:divBdr>
            </w:div>
            <w:div w:id="613443728">
              <w:marLeft w:val="0"/>
              <w:marRight w:val="0"/>
              <w:marTop w:val="0"/>
              <w:marBottom w:val="0"/>
              <w:divBdr>
                <w:top w:val="none" w:sz="0" w:space="0" w:color="auto"/>
                <w:left w:val="none" w:sz="0" w:space="0" w:color="auto"/>
                <w:bottom w:val="none" w:sz="0" w:space="0" w:color="auto"/>
                <w:right w:val="none" w:sz="0" w:space="0" w:color="auto"/>
              </w:divBdr>
            </w:div>
            <w:div w:id="2041589132">
              <w:marLeft w:val="0"/>
              <w:marRight w:val="0"/>
              <w:marTop w:val="0"/>
              <w:marBottom w:val="0"/>
              <w:divBdr>
                <w:top w:val="none" w:sz="0" w:space="0" w:color="auto"/>
                <w:left w:val="none" w:sz="0" w:space="0" w:color="auto"/>
                <w:bottom w:val="none" w:sz="0" w:space="0" w:color="auto"/>
                <w:right w:val="none" w:sz="0" w:space="0" w:color="auto"/>
              </w:divBdr>
            </w:div>
            <w:div w:id="2022276298">
              <w:marLeft w:val="0"/>
              <w:marRight w:val="0"/>
              <w:marTop w:val="0"/>
              <w:marBottom w:val="0"/>
              <w:divBdr>
                <w:top w:val="none" w:sz="0" w:space="0" w:color="auto"/>
                <w:left w:val="none" w:sz="0" w:space="0" w:color="auto"/>
                <w:bottom w:val="none" w:sz="0" w:space="0" w:color="auto"/>
                <w:right w:val="none" w:sz="0" w:space="0" w:color="auto"/>
              </w:divBdr>
            </w:div>
            <w:div w:id="181668895">
              <w:marLeft w:val="0"/>
              <w:marRight w:val="0"/>
              <w:marTop w:val="0"/>
              <w:marBottom w:val="0"/>
              <w:divBdr>
                <w:top w:val="none" w:sz="0" w:space="0" w:color="auto"/>
                <w:left w:val="none" w:sz="0" w:space="0" w:color="auto"/>
                <w:bottom w:val="none" w:sz="0" w:space="0" w:color="auto"/>
                <w:right w:val="none" w:sz="0" w:space="0" w:color="auto"/>
              </w:divBdr>
            </w:div>
            <w:div w:id="276330312">
              <w:marLeft w:val="0"/>
              <w:marRight w:val="0"/>
              <w:marTop w:val="0"/>
              <w:marBottom w:val="0"/>
              <w:divBdr>
                <w:top w:val="none" w:sz="0" w:space="0" w:color="auto"/>
                <w:left w:val="none" w:sz="0" w:space="0" w:color="auto"/>
                <w:bottom w:val="none" w:sz="0" w:space="0" w:color="auto"/>
                <w:right w:val="none" w:sz="0" w:space="0" w:color="auto"/>
              </w:divBdr>
            </w:div>
            <w:div w:id="995380187">
              <w:marLeft w:val="0"/>
              <w:marRight w:val="0"/>
              <w:marTop w:val="0"/>
              <w:marBottom w:val="0"/>
              <w:divBdr>
                <w:top w:val="none" w:sz="0" w:space="0" w:color="auto"/>
                <w:left w:val="none" w:sz="0" w:space="0" w:color="auto"/>
                <w:bottom w:val="none" w:sz="0" w:space="0" w:color="auto"/>
                <w:right w:val="none" w:sz="0" w:space="0" w:color="auto"/>
              </w:divBdr>
            </w:div>
            <w:div w:id="1024284494">
              <w:marLeft w:val="0"/>
              <w:marRight w:val="0"/>
              <w:marTop w:val="0"/>
              <w:marBottom w:val="0"/>
              <w:divBdr>
                <w:top w:val="none" w:sz="0" w:space="0" w:color="auto"/>
                <w:left w:val="none" w:sz="0" w:space="0" w:color="auto"/>
                <w:bottom w:val="none" w:sz="0" w:space="0" w:color="auto"/>
                <w:right w:val="none" w:sz="0" w:space="0" w:color="auto"/>
              </w:divBdr>
            </w:div>
            <w:div w:id="1527985193">
              <w:marLeft w:val="0"/>
              <w:marRight w:val="0"/>
              <w:marTop w:val="0"/>
              <w:marBottom w:val="0"/>
              <w:divBdr>
                <w:top w:val="none" w:sz="0" w:space="0" w:color="auto"/>
                <w:left w:val="none" w:sz="0" w:space="0" w:color="auto"/>
                <w:bottom w:val="none" w:sz="0" w:space="0" w:color="auto"/>
                <w:right w:val="none" w:sz="0" w:space="0" w:color="auto"/>
              </w:divBdr>
            </w:div>
            <w:div w:id="446315189">
              <w:marLeft w:val="0"/>
              <w:marRight w:val="0"/>
              <w:marTop w:val="0"/>
              <w:marBottom w:val="0"/>
              <w:divBdr>
                <w:top w:val="none" w:sz="0" w:space="0" w:color="auto"/>
                <w:left w:val="none" w:sz="0" w:space="0" w:color="auto"/>
                <w:bottom w:val="none" w:sz="0" w:space="0" w:color="auto"/>
                <w:right w:val="none" w:sz="0" w:space="0" w:color="auto"/>
              </w:divBdr>
            </w:div>
            <w:div w:id="1070932191">
              <w:marLeft w:val="0"/>
              <w:marRight w:val="0"/>
              <w:marTop w:val="0"/>
              <w:marBottom w:val="0"/>
              <w:divBdr>
                <w:top w:val="none" w:sz="0" w:space="0" w:color="auto"/>
                <w:left w:val="none" w:sz="0" w:space="0" w:color="auto"/>
                <w:bottom w:val="none" w:sz="0" w:space="0" w:color="auto"/>
                <w:right w:val="none" w:sz="0" w:space="0" w:color="auto"/>
              </w:divBdr>
            </w:div>
            <w:div w:id="332225636">
              <w:marLeft w:val="0"/>
              <w:marRight w:val="0"/>
              <w:marTop w:val="0"/>
              <w:marBottom w:val="0"/>
              <w:divBdr>
                <w:top w:val="none" w:sz="0" w:space="0" w:color="auto"/>
                <w:left w:val="none" w:sz="0" w:space="0" w:color="auto"/>
                <w:bottom w:val="none" w:sz="0" w:space="0" w:color="auto"/>
                <w:right w:val="none" w:sz="0" w:space="0" w:color="auto"/>
              </w:divBdr>
            </w:div>
            <w:div w:id="212549643">
              <w:marLeft w:val="0"/>
              <w:marRight w:val="0"/>
              <w:marTop w:val="0"/>
              <w:marBottom w:val="0"/>
              <w:divBdr>
                <w:top w:val="none" w:sz="0" w:space="0" w:color="auto"/>
                <w:left w:val="none" w:sz="0" w:space="0" w:color="auto"/>
                <w:bottom w:val="none" w:sz="0" w:space="0" w:color="auto"/>
                <w:right w:val="none" w:sz="0" w:space="0" w:color="auto"/>
              </w:divBdr>
            </w:div>
            <w:div w:id="167015786">
              <w:marLeft w:val="0"/>
              <w:marRight w:val="0"/>
              <w:marTop w:val="0"/>
              <w:marBottom w:val="0"/>
              <w:divBdr>
                <w:top w:val="none" w:sz="0" w:space="0" w:color="auto"/>
                <w:left w:val="none" w:sz="0" w:space="0" w:color="auto"/>
                <w:bottom w:val="none" w:sz="0" w:space="0" w:color="auto"/>
                <w:right w:val="none" w:sz="0" w:space="0" w:color="auto"/>
              </w:divBdr>
            </w:div>
            <w:div w:id="462382246">
              <w:marLeft w:val="0"/>
              <w:marRight w:val="0"/>
              <w:marTop w:val="0"/>
              <w:marBottom w:val="0"/>
              <w:divBdr>
                <w:top w:val="none" w:sz="0" w:space="0" w:color="auto"/>
                <w:left w:val="none" w:sz="0" w:space="0" w:color="auto"/>
                <w:bottom w:val="none" w:sz="0" w:space="0" w:color="auto"/>
                <w:right w:val="none" w:sz="0" w:space="0" w:color="auto"/>
              </w:divBdr>
            </w:div>
            <w:div w:id="1736467620">
              <w:marLeft w:val="0"/>
              <w:marRight w:val="0"/>
              <w:marTop w:val="0"/>
              <w:marBottom w:val="0"/>
              <w:divBdr>
                <w:top w:val="none" w:sz="0" w:space="0" w:color="auto"/>
                <w:left w:val="none" w:sz="0" w:space="0" w:color="auto"/>
                <w:bottom w:val="none" w:sz="0" w:space="0" w:color="auto"/>
                <w:right w:val="none" w:sz="0" w:space="0" w:color="auto"/>
              </w:divBdr>
            </w:div>
            <w:div w:id="170996562">
              <w:marLeft w:val="0"/>
              <w:marRight w:val="0"/>
              <w:marTop w:val="0"/>
              <w:marBottom w:val="0"/>
              <w:divBdr>
                <w:top w:val="none" w:sz="0" w:space="0" w:color="auto"/>
                <w:left w:val="none" w:sz="0" w:space="0" w:color="auto"/>
                <w:bottom w:val="none" w:sz="0" w:space="0" w:color="auto"/>
                <w:right w:val="none" w:sz="0" w:space="0" w:color="auto"/>
              </w:divBdr>
            </w:div>
            <w:div w:id="1545411407">
              <w:marLeft w:val="0"/>
              <w:marRight w:val="0"/>
              <w:marTop w:val="0"/>
              <w:marBottom w:val="0"/>
              <w:divBdr>
                <w:top w:val="none" w:sz="0" w:space="0" w:color="auto"/>
                <w:left w:val="none" w:sz="0" w:space="0" w:color="auto"/>
                <w:bottom w:val="none" w:sz="0" w:space="0" w:color="auto"/>
                <w:right w:val="none" w:sz="0" w:space="0" w:color="auto"/>
              </w:divBdr>
            </w:div>
            <w:div w:id="705371053">
              <w:marLeft w:val="0"/>
              <w:marRight w:val="0"/>
              <w:marTop w:val="0"/>
              <w:marBottom w:val="0"/>
              <w:divBdr>
                <w:top w:val="none" w:sz="0" w:space="0" w:color="auto"/>
                <w:left w:val="none" w:sz="0" w:space="0" w:color="auto"/>
                <w:bottom w:val="none" w:sz="0" w:space="0" w:color="auto"/>
                <w:right w:val="none" w:sz="0" w:space="0" w:color="auto"/>
              </w:divBdr>
            </w:div>
            <w:div w:id="1516117734">
              <w:marLeft w:val="0"/>
              <w:marRight w:val="0"/>
              <w:marTop w:val="0"/>
              <w:marBottom w:val="0"/>
              <w:divBdr>
                <w:top w:val="none" w:sz="0" w:space="0" w:color="auto"/>
                <w:left w:val="none" w:sz="0" w:space="0" w:color="auto"/>
                <w:bottom w:val="none" w:sz="0" w:space="0" w:color="auto"/>
                <w:right w:val="none" w:sz="0" w:space="0" w:color="auto"/>
              </w:divBdr>
            </w:div>
            <w:div w:id="1616717555">
              <w:marLeft w:val="0"/>
              <w:marRight w:val="0"/>
              <w:marTop w:val="0"/>
              <w:marBottom w:val="0"/>
              <w:divBdr>
                <w:top w:val="none" w:sz="0" w:space="0" w:color="auto"/>
                <w:left w:val="none" w:sz="0" w:space="0" w:color="auto"/>
                <w:bottom w:val="none" w:sz="0" w:space="0" w:color="auto"/>
                <w:right w:val="none" w:sz="0" w:space="0" w:color="auto"/>
              </w:divBdr>
            </w:div>
            <w:div w:id="954167233">
              <w:marLeft w:val="0"/>
              <w:marRight w:val="0"/>
              <w:marTop w:val="0"/>
              <w:marBottom w:val="0"/>
              <w:divBdr>
                <w:top w:val="none" w:sz="0" w:space="0" w:color="auto"/>
                <w:left w:val="none" w:sz="0" w:space="0" w:color="auto"/>
                <w:bottom w:val="none" w:sz="0" w:space="0" w:color="auto"/>
                <w:right w:val="none" w:sz="0" w:space="0" w:color="auto"/>
              </w:divBdr>
            </w:div>
            <w:div w:id="1904022678">
              <w:marLeft w:val="0"/>
              <w:marRight w:val="0"/>
              <w:marTop w:val="0"/>
              <w:marBottom w:val="0"/>
              <w:divBdr>
                <w:top w:val="none" w:sz="0" w:space="0" w:color="auto"/>
                <w:left w:val="none" w:sz="0" w:space="0" w:color="auto"/>
                <w:bottom w:val="none" w:sz="0" w:space="0" w:color="auto"/>
                <w:right w:val="none" w:sz="0" w:space="0" w:color="auto"/>
              </w:divBdr>
            </w:div>
            <w:div w:id="1411927318">
              <w:marLeft w:val="0"/>
              <w:marRight w:val="0"/>
              <w:marTop w:val="0"/>
              <w:marBottom w:val="0"/>
              <w:divBdr>
                <w:top w:val="none" w:sz="0" w:space="0" w:color="auto"/>
                <w:left w:val="none" w:sz="0" w:space="0" w:color="auto"/>
                <w:bottom w:val="none" w:sz="0" w:space="0" w:color="auto"/>
                <w:right w:val="none" w:sz="0" w:space="0" w:color="auto"/>
              </w:divBdr>
            </w:div>
            <w:div w:id="1368795949">
              <w:marLeft w:val="0"/>
              <w:marRight w:val="0"/>
              <w:marTop w:val="0"/>
              <w:marBottom w:val="0"/>
              <w:divBdr>
                <w:top w:val="none" w:sz="0" w:space="0" w:color="auto"/>
                <w:left w:val="none" w:sz="0" w:space="0" w:color="auto"/>
                <w:bottom w:val="none" w:sz="0" w:space="0" w:color="auto"/>
                <w:right w:val="none" w:sz="0" w:space="0" w:color="auto"/>
              </w:divBdr>
            </w:div>
            <w:div w:id="1661733463">
              <w:marLeft w:val="0"/>
              <w:marRight w:val="0"/>
              <w:marTop w:val="0"/>
              <w:marBottom w:val="0"/>
              <w:divBdr>
                <w:top w:val="none" w:sz="0" w:space="0" w:color="auto"/>
                <w:left w:val="none" w:sz="0" w:space="0" w:color="auto"/>
                <w:bottom w:val="none" w:sz="0" w:space="0" w:color="auto"/>
                <w:right w:val="none" w:sz="0" w:space="0" w:color="auto"/>
              </w:divBdr>
            </w:div>
            <w:div w:id="816535700">
              <w:marLeft w:val="0"/>
              <w:marRight w:val="0"/>
              <w:marTop w:val="0"/>
              <w:marBottom w:val="0"/>
              <w:divBdr>
                <w:top w:val="none" w:sz="0" w:space="0" w:color="auto"/>
                <w:left w:val="none" w:sz="0" w:space="0" w:color="auto"/>
                <w:bottom w:val="none" w:sz="0" w:space="0" w:color="auto"/>
                <w:right w:val="none" w:sz="0" w:space="0" w:color="auto"/>
              </w:divBdr>
            </w:div>
            <w:div w:id="1375496245">
              <w:marLeft w:val="0"/>
              <w:marRight w:val="0"/>
              <w:marTop w:val="0"/>
              <w:marBottom w:val="0"/>
              <w:divBdr>
                <w:top w:val="none" w:sz="0" w:space="0" w:color="auto"/>
                <w:left w:val="none" w:sz="0" w:space="0" w:color="auto"/>
                <w:bottom w:val="none" w:sz="0" w:space="0" w:color="auto"/>
                <w:right w:val="none" w:sz="0" w:space="0" w:color="auto"/>
              </w:divBdr>
            </w:div>
            <w:div w:id="1785224001">
              <w:marLeft w:val="0"/>
              <w:marRight w:val="0"/>
              <w:marTop w:val="0"/>
              <w:marBottom w:val="0"/>
              <w:divBdr>
                <w:top w:val="none" w:sz="0" w:space="0" w:color="auto"/>
                <w:left w:val="none" w:sz="0" w:space="0" w:color="auto"/>
                <w:bottom w:val="none" w:sz="0" w:space="0" w:color="auto"/>
                <w:right w:val="none" w:sz="0" w:space="0" w:color="auto"/>
              </w:divBdr>
            </w:div>
            <w:div w:id="1650791959">
              <w:marLeft w:val="0"/>
              <w:marRight w:val="0"/>
              <w:marTop w:val="0"/>
              <w:marBottom w:val="0"/>
              <w:divBdr>
                <w:top w:val="none" w:sz="0" w:space="0" w:color="auto"/>
                <w:left w:val="none" w:sz="0" w:space="0" w:color="auto"/>
                <w:bottom w:val="none" w:sz="0" w:space="0" w:color="auto"/>
                <w:right w:val="none" w:sz="0" w:space="0" w:color="auto"/>
              </w:divBdr>
            </w:div>
            <w:div w:id="2129932902">
              <w:marLeft w:val="0"/>
              <w:marRight w:val="0"/>
              <w:marTop w:val="0"/>
              <w:marBottom w:val="0"/>
              <w:divBdr>
                <w:top w:val="none" w:sz="0" w:space="0" w:color="auto"/>
                <w:left w:val="none" w:sz="0" w:space="0" w:color="auto"/>
                <w:bottom w:val="none" w:sz="0" w:space="0" w:color="auto"/>
                <w:right w:val="none" w:sz="0" w:space="0" w:color="auto"/>
              </w:divBdr>
            </w:div>
            <w:div w:id="2013872335">
              <w:marLeft w:val="0"/>
              <w:marRight w:val="0"/>
              <w:marTop w:val="0"/>
              <w:marBottom w:val="0"/>
              <w:divBdr>
                <w:top w:val="none" w:sz="0" w:space="0" w:color="auto"/>
                <w:left w:val="none" w:sz="0" w:space="0" w:color="auto"/>
                <w:bottom w:val="none" w:sz="0" w:space="0" w:color="auto"/>
                <w:right w:val="none" w:sz="0" w:space="0" w:color="auto"/>
              </w:divBdr>
            </w:div>
            <w:div w:id="1695181641">
              <w:marLeft w:val="0"/>
              <w:marRight w:val="0"/>
              <w:marTop w:val="0"/>
              <w:marBottom w:val="0"/>
              <w:divBdr>
                <w:top w:val="none" w:sz="0" w:space="0" w:color="auto"/>
                <w:left w:val="none" w:sz="0" w:space="0" w:color="auto"/>
                <w:bottom w:val="none" w:sz="0" w:space="0" w:color="auto"/>
                <w:right w:val="none" w:sz="0" w:space="0" w:color="auto"/>
              </w:divBdr>
            </w:div>
            <w:div w:id="39981730">
              <w:marLeft w:val="0"/>
              <w:marRight w:val="0"/>
              <w:marTop w:val="0"/>
              <w:marBottom w:val="0"/>
              <w:divBdr>
                <w:top w:val="none" w:sz="0" w:space="0" w:color="auto"/>
                <w:left w:val="none" w:sz="0" w:space="0" w:color="auto"/>
                <w:bottom w:val="none" w:sz="0" w:space="0" w:color="auto"/>
                <w:right w:val="none" w:sz="0" w:space="0" w:color="auto"/>
              </w:divBdr>
            </w:div>
            <w:div w:id="1531449824">
              <w:marLeft w:val="0"/>
              <w:marRight w:val="0"/>
              <w:marTop w:val="0"/>
              <w:marBottom w:val="0"/>
              <w:divBdr>
                <w:top w:val="none" w:sz="0" w:space="0" w:color="auto"/>
                <w:left w:val="none" w:sz="0" w:space="0" w:color="auto"/>
                <w:bottom w:val="none" w:sz="0" w:space="0" w:color="auto"/>
                <w:right w:val="none" w:sz="0" w:space="0" w:color="auto"/>
              </w:divBdr>
            </w:div>
            <w:div w:id="1405684128">
              <w:marLeft w:val="0"/>
              <w:marRight w:val="0"/>
              <w:marTop w:val="0"/>
              <w:marBottom w:val="0"/>
              <w:divBdr>
                <w:top w:val="none" w:sz="0" w:space="0" w:color="auto"/>
                <w:left w:val="none" w:sz="0" w:space="0" w:color="auto"/>
                <w:bottom w:val="none" w:sz="0" w:space="0" w:color="auto"/>
                <w:right w:val="none" w:sz="0" w:space="0" w:color="auto"/>
              </w:divBdr>
            </w:div>
            <w:div w:id="1110977173">
              <w:marLeft w:val="0"/>
              <w:marRight w:val="0"/>
              <w:marTop w:val="0"/>
              <w:marBottom w:val="0"/>
              <w:divBdr>
                <w:top w:val="none" w:sz="0" w:space="0" w:color="auto"/>
                <w:left w:val="none" w:sz="0" w:space="0" w:color="auto"/>
                <w:bottom w:val="none" w:sz="0" w:space="0" w:color="auto"/>
                <w:right w:val="none" w:sz="0" w:space="0" w:color="auto"/>
              </w:divBdr>
            </w:div>
            <w:div w:id="779491322">
              <w:marLeft w:val="0"/>
              <w:marRight w:val="0"/>
              <w:marTop w:val="0"/>
              <w:marBottom w:val="0"/>
              <w:divBdr>
                <w:top w:val="none" w:sz="0" w:space="0" w:color="auto"/>
                <w:left w:val="none" w:sz="0" w:space="0" w:color="auto"/>
                <w:bottom w:val="none" w:sz="0" w:space="0" w:color="auto"/>
                <w:right w:val="none" w:sz="0" w:space="0" w:color="auto"/>
              </w:divBdr>
            </w:div>
            <w:div w:id="1551843788">
              <w:marLeft w:val="0"/>
              <w:marRight w:val="0"/>
              <w:marTop w:val="0"/>
              <w:marBottom w:val="0"/>
              <w:divBdr>
                <w:top w:val="none" w:sz="0" w:space="0" w:color="auto"/>
                <w:left w:val="none" w:sz="0" w:space="0" w:color="auto"/>
                <w:bottom w:val="none" w:sz="0" w:space="0" w:color="auto"/>
                <w:right w:val="none" w:sz="0" w:space="0" w:color="auto"/>
              </w:divBdr>
            </w:div>
            <w:div w:id="1378166158">
              <w:marLeft w:val="0"/>
              <w:marRight w:val="0"/>
              <w:marTop w:val="0"/>
              <w:marBottom w:val="0"/>
              <w:divBdr>
                <w:top w:val="none" w:sz="0" w:space="0" w:color="auto"/>
                <w:left w:val="none" w:sz="0" w:space="0" w:color="auto"/>
                <w:bottom w:val="none" w:sz="0" w:space="0" w:color="auto"/>
                <w:right w:val="none" w:sz="0" w:space="0" w:color="auto"/>
              </w:divBdr>
            </w:div>
            <w:div w:id="1107852315">
              <w:marLeft w:val="0"/>
              <w:marRight w:val="0"/>
              <w:marTop w:val="0"/>
              <w:marBottom w:val="0"/>
              <w:divBdr>
                <w:top w:val="none" w:sz="0" w:space="0" w:color="auto"/>
                <w:left w:val="none" w:sz="0" w:space="0" w:color="auto"/>
                <w:bottom w:val="none" w:sz="0" w:space="0" w:color="auto"/>
                <w:right w:val="none" w:sz="0" w:space="0" w:color="auto"/>
              </w:divBdr>
            </w:div>
            <w:div w:id="1064060326">
              <w:marLeft w:val="0"/>
              <w:marRight w:val="0"/>
              <w:marTop w:val="0"/>
              <w:marBottom w:val="0"/>
              <w:divBdr>
                <w:top w:val="none" w:sz="0" w:space="0" w:color="auto"/>
                <w:left w:val="none" w:sz="0" w:space="0" w:color="auto"/>
                <w:bottom w:val="none" w:sz="0" w:space="0" w:color="auto"/>
                <w:right w:val="none" w:sz="0" w:space="0" w:color="auto"/>
              </w:divBdr>
            </w:div>
            <w:div w:id="507215829">
              <w:marLeft w:val="0"/>
              <w:marRight w:val="0"/>
              <w:marTop w:val="0"/>
              <w:marBottom w:val="0"/>
              <w:divBdr>
                <w:top w:val="none" w:sz="0" w:space="0" w:color="auto"/>
                <w:left w:val="none" w:sz="0" w:space="0" w:color="auto"/>
                <w:bottom w:val="none" w:sz="0" w:space="0" w:color="auto"/>
                <w:right w:val="none" w:sz="0" w:space="0" w:color="auto"/>
              </w:divBdr>
            </w:div>
            <w:div w:id="1057390263">
              <w:marLeft w:val="0"/>
              <w:marRight w:val="0"/>
              <w:marTop w:val="0"/>
              <w:marBottom w:val="0"/>
              <w:divBdr>
                <w:top w:val="none" w:sz="0" w:space="0" w:color="auto"/>
                <w:left w:val="none" w:sz="0" w:space="0" w:color="auto"/>
                <w:bottom w:val="none" w:sz="0" w:space="0" w:color="auto"/>
                <w:right w:val="none" w:sz="0" w:space="0" w:color="auto"/>
              </w:divBdr>
            </w:div>
            <w:div w:id="1779987035">
              <w:marLeft w:val="0"/>
              <w:marRight w:val="0"/>
              <w:marTop w:val="0"/>
              <w:marBottom w:val="0"/>
              <w:divBdr>
                <w:top w:val="none" w:sz="0" w:space="0" w:color="auto"/>
                <w:left w:val="none" w:sz="0" w:space="0" w:color="auto"/>
                <w:bottom w:val="none" w:sz="0" w:space="0" w:color="auto"/>
                <w:right w:val="none" w:sz="0" w:space="0" w:color="auto"/>
              </w:divBdr>
            </w:div>
            <w:div w:id="1017148531">
              <w:marLeft w:val="0"/>
              <w:marRight w:val="0"/>
              <w:marTop w:val="0"/>
              <w:marBottom w:val="0"/>
              <w:divBdr>
                <w:top w:val="none" w:sz="0" w:space="0" w:color="auto"/>
                <w:left w:val="none" w:sz="0" w:space="0" w:color="auto"/>
                <w:bottom w:val="none" w:sz="0" w:space="0" w:color="auto"/>
                <w:right w:val="none" w:sz="0" w:space="0" w:color="auto"/>
              </w:divBdr>
            </w:div>
            <w:div w:id="198932115">
              <w:marLeft w:val="0"/>
              <w:marRight w:val="0"/>
              <w:marTop w:val="0"/>
              <w:marBottom w:val="0"/>
              <w:divBdr>
                <w:top w:val="none" w:sz="0" w:space="0" w:color="auto"/>
                <w:left w:val="none" w:sz="0" w:space="0" w:color="auto"/>
                <w:bottom w:val="none" w:sz="0" w:space="0" w:color="auto"/>
                <w:right w:val="none" w:sz="0" w:space="0" w:color="auto"/>
              </w:divBdr>
            </w:div>
            <w:div w:id="414013694">
              <w:marLeft w:val="0"/>
              <w:marRight w:val="0"/>
              <w:marTop w:val="0"/>
              <w:marBottom w:val="0"/>
              <w:divBdr>
                <w:top w:val="none" w:sz="0" w:space="0" w:color="auto"/>
                <w:left w:val="none" w:sz="0" w:space="0" w:color="auto"/>
                <w:bottom w:val="none" w:sz="0" w:space="0" w:color="auto"/>
                <w:right w:val="none" w:sz="0" w:space="0" w:color="auto"/>
              </w:divBdr>
            </w:div>
            <w:div w:id="729350282">
              <w:marLeft w:val="0"/>
              <w:marRight w:val="0"/>
              <w:marTop w:val="0"/>
              <w:marBottom w:val="0"/>
              <w:divBdr>
                <w:top w:val="none" w:sz="0" w:space="0" w:color="auto"/>
                <w:left w:val="none" w:sz="0" w:space="0" w:color="auto"/>
                <w:bottom w:val="none" w:sz="0" w:space="0" w:color="auto"/>
                <w:right w:val="none" w:sz="0" w:space="0" w:color="auto"/>
              </w:divBdr>
            </w:div>
            <w:div w:id="1014187625">
              <w:marLeft w:val="0"/>
              <w:marRight w:val="0"/>
              <w:marTop w:val="0"/>
              <w:marBottom w:val="0"/>
              <w:divBdr>
                <w:top w:val="none" w:sz="0" w:space="0" w:color="auto"/>
                <w:left w:val="none" w:sz="0" w:space="0" w:color="auto"/>
                <w:bottom w:val="none" w:sz="0" w:space="0" w:color="auto"/>
                <w:right w:val="none" w:sz="0" w:space="0" w:color="auto"/>
              </w:divBdr>
            </w:div>
            <w:div w:id="923881557">
              <w:marLeft w:val="0"/>
              <w:marRight w:val="0"/>
              <w:marTop w:val="0"/>
              <w:marBottom w:val="0"/>
              <w:divBdr>
                <w:top w:val="none" w:sz="0" w:space="0" w:color="auto"/>
                <w:left w:val="none" w:sz="0" w:space="0" w:color="auto"/>
                <w:bottom w:val="none" w:sz="0" w:space="0" w:color="auto"/>
                <w:right w:val="none" w:sz="0" w:space="0" w:color="auto"/>
              </w:divBdr>
            </w:div>
            <w:div w:id="1720200227">
              <w:marLeft w:val="0"/>
              <w:marRight w:val="0"/>
              <w:marTop w:val="0"/>
              <w:marBottom w:val="0"/>
              <w:divBdr>
                <w:top w:val="none" w:sz="0" w:space="0" w:color="auto"/>
                <w:left w:val="none" w:sz="0" w:space="0" w:color="auto"/>
                <w:bottom w:val="none" w:sz="0" w:space="0" w:color="auto"/>
                <w:right w:val="none" w:sz="0" w:space="0" w:color="auto"/>
              </w:divBdr>
            </w:div>
            <w:div w:id="1602225866">
              <w:marLeft w:val="0"/>
              <w:marRight w:val="0"/>
              <w:marTop w:val="0"/>
              <w:marBottom w:val="0"/>
              <w:divBdr>
                <w:top w:val="none" w:sz="0" w:space="0" w:color="auto"/>
                <w:left w:val="none" w:sz="0" w:space="0" w:color="auto"/>
                <w:bottom w:val="none" w:sz="0" w:space="0" w:color="auto"/>
                <w:right w:val="none" w:sz="0" w:space="0" w:color="auto"/>
              </w:divBdr>
            </w:div>
            <w:div w:id="121388699">
              <w:marLeft w:val="0"/>
              <w:marRight w:val="0"/>
              <w:marTop w:val="0"/>
              <w:marBottom w:val="0"/>
              <w:divBdr>
                <w:top w:val="none" w:sz="0" w:space="0" w:color="auto"/>
                <w:left w:val="none" w:sz="0" w:space="0" w:color="auto"/>
                <w:bottom w:val="none" w:sz="0" w:space="0" w:color="auto"/>
                <w:right w:val="none" w:sz="0" w:space="0" w:color="auto"/>
              </w:divBdr>
            </w:div>
            <w:div w:id="1641038367">
              <w:marLeft w:val="0"/>
              <w:marRight w:val="0"/>
              <w:marTop w:val="0"/>
              <w:marBottom w:val="0"/>
              <w:divBdr>
                <w:top w:val="none" w:sz="0" w:space="0" w:color="auto"/>
                <w:left w:val="none" w:sz="0" w:space="0" w:color="auto"/>
                <w:bottom w:val="none" w:sz="0" w:space="0" w:color="auto"/>
                <w:right w:val="none" w:sz="0" w:space="0" w:color="auto"/>
              </w:divBdr>
            </w:div>
            <w:div w:id="950169855">
              <w:marLeft w:val="0"/>
              <w:marRight w:val="0"/>
              <w:marTop w:val="0"/>
              <w:marBottom w:val="0"/>
              <w:divBdr>
                <w:top w:val="none" w:sz="0" w:space="0" w:color="auto"/>
                <w:left w:val="none" w:sz="0" w:space="0" w:color="auto"/>
                <w:bottom w:val="none" w:sz="0" w:space="0" w:color="auto"/>
                <w:right w:val="none" w:sz="0" w:space="0" w:color="auto"/>
              </w:divBdr>
            </w:div>
            <w:div w:id="390008925">
              <w:marLeft w:val="0"/>
              <w:marRight w:val="0"/>
              <w:marTop w:val="0"/>
              <w:marBottom w:val="0"/>
              <w:divBdr>
                <w:top w:val="none" w:sz="0" w:space="0" w:color="auto"/>
                <w:left w:val="none" w:sz="0" w:space="0" w:color="auto"/>
                <w:bottom w:val="none" w:sz="0" w:space="0" w:color="auto"/>
                <w:right w:val="none" w:sz="0" w:space="0" w:color="auto"/>
              </w:divBdr>
            </w:div>
            <w:div w:id="1511869082">
              <w:marLeft w:val="0"/>
              <w:marRight w:val="0"/>
              <w:marTop w:val="0"/>
              <w:marBottom w:val="0"/>
              <w:divBdr>
                <w:top w:val="none" w:sz="0" w:space="0" w:color="auto"/>
                <w:left w:val="none" w:sz="0" w:space="0" w:color="auto"/>
                <w:bottom w:val="none" w:sz="0" w:space="0" w:color="auto"/>
                <w:right w:val="none" w:sz="0" w:space="0" w:color="auto"/>
              </w:divBdr>
            </w:div>
            <w:div w:id="530726581">
              <w:marLeft w:val="0"/>
              <w:marRight w:val="0"/>
              <w:marTop w:val="0"/>
              <w:marBottom w:val="0"/>
              <w:divBdr>
                <w:top w:val="none" w:sz="0" w:space="0" w:color="auto"/>
                <w:left w:val="none" w:sz="0" w:space="0" w:color="auto"/>
                <w:bottom w:val="none" w:sz="0" w:space="0" w:color="auto"/>
                <w:right w:val="none" w:sz="0" w:space="0" w:color="auto"/>
              </w:divBdr>
            </w:div>
            <w:div w:id="1101679285">
              <w:marLeft w:val="0"/>
              <w:marRight w:val="0"/>
              <w:marTop w:val="0"/>
              <w:marBottom w:val="0"/>
              <w:divBdr>
                <w:top w:val="none" w:sz="0" w:space="0" w:color="auto"/>
                <w:left w:val="none" w:sz="0" w:space="0" w:color="auto"/>
                <w:bottom w:val="none" w:sz="0" w:space="0" w:color="auto"/>
                <w:right w:val="none" w:sz="0" w:space="0" w:color="auto"/>
              </w:divBdr>
            </w:div>
            <w:div w:id="739794192">
              <w:marLeft w:val="0"/>
              <w:marRight w:val="0"/>
              <w:marTop w:val="0"/>
              <w:marBottom w:val="0"/>
              <w:divBdr>
                <w:top w:val="none" w:sz="0" w:space="0" w:color="auto"/>
                <w:left w:val="none" w:sz="0" w:space="0" w:color="auto"/>
                <w:bottom w:val="none" w:sz="0" w:space="0" w:color="auto"/>
                <w:right w:val="none" w:sz="0" w:space="0" w:color="auto"/>
              </w:divBdr>
            </w:div>
            <w:div w:id="1499424276">
              <w:marLeft w:val="0"/>
              <w:marRight w:val="0"/>
              <w:marTop w:val="0"/>
              <w:marBottom w:val="0"/>
              <w:divBdr>
                <w:top w:val="none" w:sz="0" w:space="0" w:color="auto"/>
                <w:left w:val="none" w:sz="0" w:space="0" w:color="auto"/>
                <w:bottom w:val="none" w:sz="0" w:space="0" w:color="auto"/>
                <w:right w:val="none" w:sz="0" w:space="0" w:color="auto"/>
              </w:divBdr>
            </w:div>
            <w:div w:id="643462386">
              <w:marLeft w:val="0"/>
              <w:marRight w:val="0"/>
              <w:marTop w:val="0"/>
              <w:marBottom w:val="0"/>
              <w:divBdr>
                <w:top w:val="none" w:sz="0" w:space="0" w:color="auto"/>
                <w:left w:val="none" w:sz="0" w:space="0" w:color="auto"/>
                <w:bottom w:val="none" w:sz="0" w:space="0" w:color="auto"/>
                <w:right w:val="none" w:sz="0" w:space="0" w:color="auto"/>
              </w:divBdr>
            </w:div>
            <w:div w:id="36667090">
              <w:marLeft w:val="0"/>
              <w:marRight w:val="0"/>
              <w:marTop w:val="0"/>
              <w:marBottom w:val="0"/>
              <w:divBdr>
                <w:top w:val="none" w:sz="0" w:space="0" w:color="auto"/>
                <w:left w:val="none" w:sz="0" w:space="0" w:color="auto"/>
                <w:bottom w:val="none" w:sz="0" w:space="0" w:color="auto"/>
                <w:right w:val="none" w:sz="0" w:space="0" w:color="auto"/>
              </w:divBdr>
            </w:div>
            <w:div w:id="1535191759">
              <w:marLeft w:val="0"/>
              <w:marRight w:val="0"/>
              <w:marTop w:val="0"/>
              <w:marBottom w:val="0"/>
              <w:divBdr>
                <w:top w:val="none" w:sz="0" w:space="0" w:color="auto"/>
                <w:left w:val="none" w:sz="0" w:space="0" w:color="auto"/>
                <w:bottom w:val="none" w:sz="0" w:space="0" w:color="auto"/>
                <w:right w:val="none" w:sz="0" w:space="0" w:color="auto"/>
              </w:divBdr>
            </w:div>
            <w:div w:id="1424256638">
              <w:marLeft w:val="0"/>
              <w:marRight w:val="0"/>
              <w:marTop w:val="0"/>
              <w:marBottom w:val="0"/>
              <w:divBdr>
                <w:top w:val="none" w:sz="0" w:space="0" w:color="auto"/>
                <w:left w:val="none" w:sz="0" w:space="0" w:color="auto"/>
                <w:bottom w:val="none" w:sz="0" w:space="0" w:color="auto"/>
                <w:right w:val="none" w:sz="0" w:space="0" w:color="auto"/>
              </w:divBdr>
            </w:div>
            <w:div w:id="2083722720">
              <w:marLeft w:val="0"/>
              <w:marRight w:val="0"/>
              <w:marTop w:val="0"/>
              <w:marBottom w:val="0"/>
              <w:divBdr>
                <w:top w:val="none" w:sz="0" w:space="0" w:color="auto"/>
                <w:left w:val="none" w:sz="0" w:space="0" w:color="auto"/>
                <w:bottom w:val="none" w:sz="0" w:space="0" w:color="auto"/>
                <w:right w:val="none" w:sz="0" w:space="0" w:color="auto"/>
              </w:divBdr>
            </w:div>
            <w:div w:id="1303463742">
              <w:marLeft w:val="0"/>
              <w:marRight w:val="0"/>
              <w:marTop w:val="0"/>
              <w:marBottom w:val="0"/>
              <w:divBdr>
                <w:top w:val="none" w:sz="0" w:space="0" w:color="auto"/>
                <w:left w:val="none" w:sz="0" w:space="0" w:color="auto"/>
                <w:bottom w:val="none" w:sz="0" w:space="0" w:color="auto"/>
                <w:right w:val="none" w:sz="0" w:space="0" w:color="auto"/>
              </w:divBdr>
            </w:div>
            <w:div w:id="638269497">
              <w:marLeft w:val="0"/>
              <w:marRight w:val="0"/>
              <w:marTop w:val="0"/>
              <w:marBottom w:val="0"/>
              <w:divBdr>
                <w:top w:val="none" w:sz="0" w:space="0" w:color="auto"/>
                <w:left w:val="none" w:sz="0" w:space="0" w:color="auto"/>
                <w:bottom w:val="none" w:sz="0" w:space="0" w:color="auto"/>
                <w:right w:val="none" w:sz="0" w:space="0" w:color="auto"/>
              </w:divBdr>
            </w:div>
            <w:div w:id="151408735">
              <w:marLeft w:val="0"/>
              <w:marRight w:val="0"/>
              <w:marTop w:val="0"/>
              <w:marBottom w:val="0"/>
              <w:divBdr>
                <w:top w:val="none" w:sz="0" w:space="0" w:color="auto"/>
                <w:left w:val="none" w:sz="0" w:space="0" w:color="auto"/>
                <w:bottom w:val="none" w:sz="0" w:space="0" w:color="auto"/>
                <w:right w:val="none" w:sz="0" w:space="0" w:color="auto"/>
              </w:divBdr>
            </w:div>
            <w:div w:id="1985894301">
              <w:marLeft w:val="0"/>
              <w:marRight w:val="0"/>
              <w:marTop w:val="0"/>
              <w:marBottom w:val="0"/>
              <w:divBdr>
                <w:top w:val="none" w:sz="0" w:space="0" w:color="auto"/>
                <w:left w:val="none" w:sz="0" w:space="0" w:color="auto"/>
                <w:bottom w:val="none" w:sz="0" w:space="0" w:color="auto"/>
                <w:right w:val="none" w:sz="0" w:space="0" w:color="auto"/>
              </w:divBdr>
            </w:div>
            <w:div w:id="1399748309">
              <w:marLeft w:val="0"/>
              <w:marRight w:val="0"/>
              <w:marTop w:val="0"/>
              <w:marBottom w:val="0"/>
              <w:divBdr>
                <w:top w:val="none" w:sz="0" w:space="0" w:color="auto"/>
                <w:left w:val="none" w:sz="0" w:space="0" w:color="auto"/>
                <w:bottom w:val="none" w:sz="0" w:space="0" w:color="auto"/>
                <w:right w:val="none" w:sz="0" w:space="0" w:color="auto"/>
              </w:divBdr>
            </w:div>
            <w:div w:id="92945789">
              <w:marLeft w:val="0"/>
              <w:marRight w:val="0"/>
              <w:marTop w:val="0"/>
              <w:marBottom w:val="0"/>
              <w:divBdr>
                <w:top w:val="none" w:sz="0" w:space="0" w:color="auto"/>
                <w:left w:val="none" w:sz="0" w:space="0" w:color="auto"/>
                <w:bottom w:val="none" w:sz="0" w:space="0" w:color="auto"/>
                <w:right w:val="none" w:sz="0" w:space="0" w:color="auto"/>
              </w:divBdr>
            </w:div>
            <w:div w:id="1970086480">
              <w:marLeft w:val="0"/>
              <w:marRight w:val="0"/>
              <w:marTop w:val="0"/>
              <w:marBottom w:val="0"/>
              <w:divBdr>
                <w:top w:val="none" w:sz="0" w:space="0" w:color="auto"/>
                <w:left w:val="none" w:sz="0" w:space="0" w:color="auto"/>
                <w:bottom w:val="none" w:sz="0" w:space="0" w:color="auto"/>
                <w:right w:val="none" w:sz="0" w:space="0" w:color="auto"/>
              </w:divBdr>
            </w:div>
            <w:div w:id="1837525530">
              <w:marLeft w:val="0"/>
              <w:marRight w:val="0"/>
              <w:marTop w:val="0"/>
              <w:marBottom w:val="0"/>
              <w:divBdr>
                <w:top w:val="none" w:sz="0" w:space="0" w:color="auto"/>
                <w:left w:val="none" w:sz="0" w:space="0" w:color="auto"/>
                <w:bottom w:val="none" w:sz="0" w:space="0" w:color="auto"/>
                <w:right w:val="none" w:sz="0" w:space="0" w:color="auto"/>
              </w:divBdr>
            </w:div>
            <w:div w:id="142240186">
              <w:marLeft w:val="0"/>
              <w:marRight w:val="0"/>
              <w:marTop w:val="0"/>
              <w:marBottom w:val="0"/>
              <w:divBdr>
                <w:top w:val="none" w:sz="0" w:space="0" w:color="auto"/>
                <w:left w:val="none" w:sz="0" w:space="0" w:color="auto"/>
                <w:bottom w:val="none" w:sz="0" w:space="0" w:color="auto"/>
                <w:right w:val="none" w:sz="0" w:space="0" w:color="auto"/>
              </w:divBdr>
            </w:div>
            <w:div w:id="690299520">
              <w:marLeft w:val="0"/>
              <w:marRight w:val="0"/>
              <w:marTop w:val="0"/>
              <w:marBottom w:val="0"/>
              <w:divBdr>
                <w:top w:val="none" w:sz="0" w:space="0" w:color="auto"/>
                <w:left w:val="none" w:sz="0" w:space="0" w:color="auto"/>
                <w:bottom w:val="none" w:sz="0" w:space="0" w:color="auto"/>
                <w:right w:val="none" w:sz="0" w:space="0" w:color="auto"/>
              </w:divBdr>
            </w:div>
            <w:div w:id="500659306">
              <w:marLeft w:val="0"/>
              <w:marRight w:val="0"/>
              <w:marTop w:val="0"/>
              <w:marBottom w:val="0"/>
              <w:divBdr>
                <w:top w:val="none" w:sz="0" w:space="0" w:color="auto"/>
                <w:left w:val="none" w:sz="0" w:space="0" w:color="auto"/>
                <w:bottom w:val="none" w:sz="0" w:space="0" w:color="auto"/>
                <w:right w:val="none" w:sz="0" w:space="0" w:color="auto"/>
              </w:divBdr>
            </w:div>
            <w:div w:id="515775971">
              <w:marLeft w:val="0"/>
              <w:marRight w:val="0"/>
              <w:marTop w:val="0"/>
              <w:marBottom w:val="0"/>
              <w:divBdr>
                <w:top w:val="none" w:sz="0" w:space="0" w:color="auto"/>
                <w:left w:val="none" w:sz="0" w:space="0" w:color="auto"/>
                <w:bottom w:val="none" w:sz="0" w:space="0" w:color="auto"/>
                <w:right w:val="none" w:sz="0" w:space="0" w:color="auto"/>
              </w:divBdr>
            </w:div>
            <w:div w:id="804928504">
              <w:marLeft w:val="0"/>
              <w:marRight w:val="0"/>
              <w:marTop w:val="0"/>
              <w:marBottom w:val="0"/>
              <w:divBdr>
                <w:top w:val="none" w:sz="0" w:space="0" w:color="auto"/>
                <w:left w:val="none" w:sz="0" w:space="0" w:color="auto"/>
                <w:bottom w:val="none" w:sz="0" w:space="0" w:color="auto"/>
                <w:right w:val="none" w:sz="0" w:space="0" w:color="auto"/>
              </w:divBdr>
            </w:div>
            <w:div w:id="744574073">
              <w:marLeft w:val="0"/>
              <w:marRight w:val="0"/>
              <w:marTop w:val="0"/>
              <w:marBottom w:val="0"/>
              <w:divBdr>
                <w:top w:val="none" w:sz="0" w:space="0" w:color="auto"/>
                <w:left w:val="none" w:sz="0" w:space="0" w:color="auto"/>
                <w:bottom w:val="none" w:sz="0" w:space="0" w:color="auto"/>
                <w:right w:val="none" w:sz="0" w:space="0" w:color="auto"/>
              </w:divBdr>
            </w:div>
            <w:div w:id="1833451544">
              <w:marLeft w:val="0"/>
              <w:marRight w:val="0"/>
              <w:marTop w:val="0"/>
              <w:marBottom w:val="0"/>
              <w:divBdr>
                <w:top w:val="none" w:sz="0" w:space="0" w:color="auto"/>
                <w:left w:val="none" w:sz="0" w:space="0" w:color="auto"/>
                <w:bottom w:val="none" w:sz="0" w:space="0" w:color="auto"/>
                <w:right w:val="none" w:sz="0" w:space="0" w:color="auto"/>
              </w:divBdr>
            </w:div>
            <w:div w:id="2011639800">
              <w:marLeft w:val="0"/>
              <w:marRight w:val="0"/>
              <w:marTop w:val="0"/>
              <w:marBottom w:val="0"/>
              <w:divBdr>
                <w:top w:val="none" w:sz="0" w:space="0" w:color="auto"/>
                <w:left w:val="none" w:sz="0" w:space="0" w:color="auto"/>
                <w:bottom w:val="none" w:sz="0" w:space="0" w:color="auto"/>
                <w:right w:val="none" w:sz="0" w:space="0" w:color="auto"/>
              </w:divBdr>
            </w:div>
            <w:div w:id="1356734647">
              <w:marLeft w:val="0"/>
              <w:marRight w:val="0"/>
              <w:marTop w:val="0"/>
              <w:marBottom w:val="0"/>
              <w:divBdr>
                <w:top w:val="none" w:sz="0" w:space="0" w:color="auto"/>
                <w:left w:val="none" w:sz="0" w:space="0" w:color="auto"/>
                <w:bottom w:val="none" w:sz="0" w:space="0" w:color="auto"/>
                <w:right w:val="none" w:sz="0" w:space="0" w:color="auto"/>
              </w:divBdr>
            </w:div>
            <w:div w:id="300815826">
              <w:marLeft w:val="0"/>
              <w:marRight w:val="0"/>
              <w:marTop w:val="0"/>
              <w:marBottom w:val="0"/>
              <w:divBdr>
                <w:top w:val="none" w:sz="0" w:space="0" w:color="auto"/>
                <w:left w:val="none" w:sz="0" w:space="0" w:color="auto"/>
                <w:bottom w:val="none" w:sz="0" w:space="0" w:color="auto"/>
                <w:right w:val="none" w:sz="0" w:space="0" w:color="auto"/>
              </w:divBdr>
            </w:div>
            <w:div w:id="896360045">
              <w:marLeft w:val="0"/>
              <w:marRight w:val="0"/>
              <w:marTop w:val="0"/>
              <w:marBottom w:val="0"/>
              <w:divBdr>
                <w:top w:val="none" w:sz="0" w:space="0" w:color="auto"/>
                <w:left w:val="none" w:sz="0" w:space="0" w:color="auto"/>
                <w:bottom w:val="none" w:sz="0" w:space="0" w:color="auto"/>
                <w:right w:val="none" w:sz="0" w:space="0" w:color="auto"/>
              </w:divBdr>
            </w:div>
            <w:div w:id="233008518">
              <w:marLeft w:val="0"/>
              <w:marRight w:val="0"/>
              <w:marTop w:val="0"/>
              <w:marBottom w:val="0"/>
              <w:divBdr>
                <w:top w:val="none" w:sz="0" w:space="0" w:color="auto"/>
                <w:left w:val="none" w:sz="0" w:space="0" w:color="auto"/>
                <w:bottom w:val="none" w:sz="0" w:space="0" w:color="auto"/>
                <w:right w:val="none" w:sz="0" w:space="0" w:color="auto"/>
              </w:divBdr>
            </w:div>
            <w:div w:id="1751193812">
              <w:marLeft w:val="0"/>
              <w:marRight w:val="0"/>
              <w:marTop w:val="0"/>
              <w:marBottom w:val="0"/>
              <w:divBdr>
                <w:top w:val="none" w:sz="0" w:space="0" w:color="auto"/>
                <w:left w:val="none" w:sz="0" w:space="0" w:color="auto"/>
                <w:bottom w:val="none" w:sz="0" w:space="0" w:color="auto"/>
                <w:right w:val="none" w:sz="0" w:space="0" w:color="auto"/>
              </w:divBdr>
            </w:div>
            <w:div w:id="465049044">
              <w:marLeft w:val="0"/>
              <w:marRight w:val="0"/>
              <w:marTop w:val="0"/>
              <w:marBottom w:val="0"/>
              <w:divBdr>
                <w:top w:val="none" w:sz="0" w:space="0" w:color="auto"/>
                <w:left w:val="none" w:sz="0" w:space="0" w:color="auto"/>
                <w:bottom w:val="none" w:sz="0" w:space="0" w:color="auto"/>
                <w:right w:val="none" w:sz="0" w:space="0" w:color="auto"/>
              </w:divBdr>
            </w:div>
            <w:div w:id="1721592467">
              <w:marLeft w:val="0"/>
              <w:marRight w:val="0"/>
              <w:marTop w:val="0"/>
              <w:marBottom w:val="0"/>
              <w:divBdr>
                <w:top w:val="none" w:sz="0" w:space="0" w:color="auto"/>
                <w:left w:val="none" w:sz="0" w:space="0" w:color="auto"/>
                <w:bottom w:val="none" w:sz="0" w:space="0" w:color="auto"/>
                <w:right w:val="none" w:sz="0" w:space="0" w:color="auto"/>
              </w:divBdr>
            </w:div>
            <w:div w:id="1124234463">
              <w:marLeft w:val="0"/>
              <w:marRight w:val="0"/>
              <w:marTop w:val="0"/>
              <w:marBottom w:val="0"/>
              <w:divBdr>
                <w:top w:val="none" w:sz="0" w:space="0" w:color="auto"/>
                <w:left w:val="none" w:sz="0" w:space="0" w:color="auto"/>
                <w:bottom w:val="none" w:sz="0" w:space="0" w:color="auto"/>
                <w:right w:val="none" w:sz="0" w:space="0" w:color="auto"/>
              </w:divBdr>
            </w:div>
            <w:div w:id="1071661370">
              <w:marLeft w:val="0"/>
              <w:marRight w:val="0"/>
              <w:marTop w:val="0"/>
              <w:marBottom w:val="0"/>
              <w:divBdr>
                <w:top w:val="none" w:sz="0" w:space="0" w:color="auto"/>
                <w:left w:val="none" w:sz="0" w:space="0" w:color="auto"/>
                <w:bottom w:val="none" w:sz="0" w:space="0" w:color="auto"/>
                <w:right w:val="none" w:sz="0" w:space="0" w:color="auto"/>
              </w:divBdr>
            </w:div>
            <w:div w:id="1949849873">
              <w:marLeft w:val="0"/>
              <w:marRight w:val="0"/>
              <w:marTop w:val="0"/>
              <w:marBottom w:val="0"/>
              <w:divBdr>
                <w:top w:val="none" w:sz="0" w:space="0" w:color="auto"/>
                <w:left w:val="none" w:sz="0" w:space="0" w:color="auto"/>
                <w:bottom w:val="none" w:sz="0" w:space="0" w:color="auto"/>
                <w:right w:val="none" w:sz="0" w:space="0" w:color="auto"/>
              </w:divBdr>
            </w:div>
            <w:div w:id="110711369">
              <w:marLeft w:val="0"/>
              <w:marRight w:val="0"/>
              <w:marTop w:val="0"/>
              <w:marBottom w:val="0"/>
              <w:divBdr>
                <w:top w:val="none" w:sz="0" w:space="0" w:color="auto"/>
                <w:left w:val="none" w:sz="0" w:space="0" w:color="auto"/>
                <w:bottom w:val="none" w:sz="0" w:space="0" w:color="auto"/>
                <w:right w:val="none" w:sz="0" w:space="0" w:color="auto"/>
              </w:divBdr>
            </w:div>
            <w:div w:id="1500729830">
              <w:marLeft w:val="0"/>
              <w:marRight w:val="0"/>
              <w:marTop w:val="0"/>
              <w:marBottom w:val="0"/>
              <w:divBdr>
                <w:top w:val="none" w:sz="0" w:space="0" w:color="auto"/>
                <w:left w:val="none" w:sz="0" w:space="0" w:color="auto"/>
                <w:bottom w:val="none" w:sz="0" w:space="0" w:color="auto"/>
                <w:right w:val="none" w:sz="0" w:space="0" w:color="auto"/>
              </w:divBdr>
            </w:div>
            <w:div w:id="2132242950">
              <w:marLeft w:val="0"/>
              <w:marRight w:val="0"/>
              <w:marTop w:val="0"/>
              <w:marBottom w:val="0"/>
              <w:divBdr>
                <w:top w:val="none" w:sz="0" w:space="0" w:color="auto"/>
                <w:left w:val="none" w:sz="0" w:space="0" w:color="auto"/>
                <w:bottom w:val="none" w:sz="0" w:space="0" w:color="auto"/>
                <w:right w:val="none" w:sz="0" w:space="0" w:color="auto"/>
              </w:divBdr>
            </w:div>
            <w:div w:id="1954747019">
              <w:marLeft w:val="0"/>
              <w:marRight w:val="0"/>
              <w:marTop w:val="0"/>
              <w:marBottom w:val="0"/>
              <w:divBdr>
                <w:top w:val="none" w:sz="0" w:space="0" w:color="auto"/>
                <w:left w:val="none" w:sz="0" w:space="0" w:color="auto"/>
                <w:bottom w:val="none" w:sz="0" w:space="0" w:color="auto"/>
                <w:right w:val="none" w:sz="0" w:space="0" w:color="auto"/>
              </w:divBdr>
            </w:div>
            <w:div w:id="1976831674">
              <w:marLeft w:val="0"/>
              <w:marRight w:val="0"/>
              <w:marTop w:val="0"/>
              <w:marBottom w:val="0"/>
              <w:divBdr>
                <w:top w:val="none" w:sz="0" w:space="0" w:color="auto"/>
                <w:left w:val="none" w:sz="0" w:space="0" w:color="auto"/>
                <w:bottom w:val="none" w:sz="0" w:space="0" w:color="auto"/>
                <w:right w:val="none" w:sz="0" w:space="0" w:color="auto"/>
              </w:divBdr>
            </w:div>
            <w:div w:id="1915427606">
              <w:marLeft w:val="0"/>
              <w:marRight w:val="0"/>
              <w:marTop w:val="0"/>
              <w:marBottom w:val="0"/>
              <w:divBdr>
                <w:top w:val="none" w:sz="0" w:space="0" w:color="auto"/>
                <w:left w:val="none" w:sz="0" w:space="0" w:color="auto"/>
                <w:bottom w:val="none" w:sz="0" w:space="0" w:color="auto"/>
                <w:right w:val="none" w:sz="0" w:space="0" w:color="auto"/>
              </w:divBdr>
            </w:div>
            <w:div w:id="799881588">
              <w:marLeft w:val="0"/>
              <w:marRight w:val="0"/>
              <w:marTop w:val="0"/>
              <w:marBottom w:val="0"/>
              <w:divBdr>
                <w:top w:val="none" w:sz="0" w:space="0" w:color="auto"/>
                <w:left w:val="none" w:sz="0" w:space="0" w:color="auto"/>
                <w:bottom w:val="none" w:sz="0" w:space="0" w:color="auto"/>
                <w:right w:val="none" w:sz="0" w:space="0" w:color="auto"/>
              </w:divBdr>
            </w:div>
            <w:div w:id="913200167">
              <w:marLeft w:val="0"/>
              <w:marRight w:val="0"/>
              <w:marTop w:val="0"/>
              <w:marBottom w:val="0"/>
              <w:divBdr>
                <w:top w:val="none" w:sz="0" w:space="0" w:color="auto"/>
                <w:left w:val="none" w:sz="0" w:space="0" w:color="auto"/>
                <w:bottom w:val="none" w:sz="0" w:space="0" w:color="auto"/>
                <w:right w:val="none" w:sz="0" w:space="0" w:color="auto"/>
              </w:divBdr>
            </w:div>
            <w:div w:id="1843662772">
              <w:marLeft w:val="0"/>
              <w:marRight w:val="0"/>
              <w:marTop w:val="0"/>
              <w:marBottom w:val="0"/>
              <w:divBdr>
                <w:top w:val="none" w:sz="0" w:space="0" w:color="auto"/>
                <w:left w:val="none" w:sz="0" w:space="0" w:color="auto"/>
                <w:bottom w:val="none" w:sz="0" w:space="0" w:color="auto"/>
                <w:right w:val="none" w:sz="0" w:space="0" w:color="auto"/>
              </w:divBdr>
            </w:div>
            <w:div w:id="184682461">
              <w:marLeft w:val="0"/>
              <w:marRight w:val="0"/>
              <w:marTop w:val="0"/>
              <w:marBottom w:val="0"/>
              <w:divBdr>
                <w:top w:val="none" w:sz="0" w:space="0" w:color="auto"/>
                <w:left w:val="none" w:sz="0" w:space="0" w:color="auto"/>
                <w:bottom w:val="none" w:sz="0" w:space="0" w:color="auto"/>
                <w:right w:val="none" w:sz="0" w:space="0" w:color="auto"/>
              </w:divBdr>
            </w:div>
            <w:div w:id="1011684423">
              <w:marLeft w:val="0"/>
              <w:marRight w:val="0"/>
              <w:marTop w:val="0"/>
              <w:marBottom w:val="0"/>
              <w:divBdr>
                <w:top w:val="none" w:sz="0" w:space="0" w:color="auto"/>
                <w:left w:val="none" w:sz="0" w:space="0" w:color="auto"/>
                <w:bottom w:val="none" w:sz="0" w:space="0" w:color="auto"/>
                <w:right w:val="none" w:sz="0" w:space="0" w:color="auto"/>
              </w:divBdr>
            </w:div>
            <w:div w:id="1969385846">
              <w:marLeft w:val="0"/>
              <w:marRight w:val="0"/>
              <w:marTop w:val="0"/>
              <w:marBottom w:val="0"/>
              <w:divBdr>
                <w:top w:val="none" w:sz="0" w:space="0" w:color="auto"/>
                <w:left w:val="none" w:sz="0" w:space="0" w:color="auto"/>
                <w:bottom w:val="none" w:sz="0" w:space="0" w:color="auto"/>
                <w:right w:val="none" w:sz="0" w:space="0" w:color="auto"/>
              </w:divBdr>
            </w:div>
            <w:div w:id="1903323405">
              <w:marLeft w:val="0"/>
              <w:marRight w:val="0"/>
              <w:marTop w:val="0"/>
              <w:marBottom w:val="0"/>
              <w:divBdr>
                <w:top w:val="none" w:sz="0" w:space="0" w:color="auto"/>
                <w:left w:val="none" w:sz="0" w:space="0" w:color="auto"/>
                <w:bottom w:val="none" w:sz="0" w:space="0" w:color="auto"/>
                <w:right w:val="none" w:sz="0" w:space="0" w:color="auto"/>
              </w:divBdr>
            </w:div>
            <w:div w:id="799035989">
              <w:marLeft w:val="0"/>
              <w:marRight w:val="0"/>
              <w:marTop w:val="0"/>
              <w:marBottom w:val="0"/>
              <w:divBdr>
                <w:top w:val="none" w:sz="0" w:space="0" w:color="auto"/>
                <w:left w:val="none" w:sz="0" w:space="0" w:color="auto"/>
                <w:bottom w:val="none" w:sz="0" w:space="0" w:color="auto"/>
                <w:right w:val="none" w:sz="0" w:space="0" w:color="auto"/>
              </w:divBdr>
            </w:div>
            <w:div w:id="806319878">
              <w:marLeft w:val="0"/>
              <w:marRight w:val="0"/>
              <w:marTop w:val="0"/>
              <w:marBottom w:val="0"/>
              <w:divBdr>
                <w:top w:val="none" w:sz="0" w:space="0" w:color="auto"/>
                <w:left w:val="none" w:sz="0" w:space="0" w:color="auto"/>
                <w:bottom w:val="none" w:sz="0" w:space="0" w:color="auto"/>
                <w:right w:val="none" w:sz="0" w:space="0" w:color="auto"/>
              </w:divBdr>
            </w:div>
            <w:div w:id="968434776">
              <w:marLeft w:val="0"/>
              <w:marRight w:val="0"/>
              <w:marTop w:val="0"/>
              <w:marBottom w:val="0"/>
              <w:divBdr>
                <w:top w:val="none" w:sz="0" w:space="0" w:color="auto"/>
                <w:left w:val="none" w:sz="0" w:space="0" w:color="auto"/>
                <w:bottom w:val="none" w:sz="0" w:space="0" w:color="auto"/>
                <w:right w:val="none" w:sz="0" w:space="0" w:color="auto"/>
              </w:divBdr>
            </w:div>
            <w:div w:id="1261793241">
              <w:marLeft w:val="0"/>
              <w:marRight w:val="0"/>
              <w:marTop w:val="0"/>
              <w:marBottom w:val="0"/>
              <w:divBdr>
                <w:top w:val="none" w:sz="0" w:space="0" w:color="auto"/>
                <w:left w:val="none" w:sz="0" w:space="0" w:color="auto"/>
                <w:bottom w:val="none" w:sz="0" w:space="0" w:color="auto"/>
                <w:right w:val="none" w:sz="0" w:space="0" w:color="auto"/>
              </w:divBdr>
            </w:div>
            <w:div w:id="12685">
              <w:marLeft w:val="0"/>
              <w:marRight w:val="0"/>
              <w:marTop w:val="0"/>
              <w:marBottom w:val="0"/>
              <w:divBdr>
                <w:top w:val="none" w:sz="0" w:space="0" w:color="auto"/>
                <w:left w:val="none" w:sz="0" w:space="0" w:color="auto"/>
                <w:bottom w:val="none" w:sz="0" w:space="0" w:color="auto"/>
                <w:right w:val="none" w:sz="0" w:space="0" w:color="auto"/>
              </w:divBdr>
            </w:div>
            <w:div w:id="2034843113">
              <w:marLeft w:val="0"/>
              <w:marRight w:val="0"/>
              <w:marTop w:val="0"/>
              <w:marBottom w:val="0"/>
              <w:divBdr>
                <w:top w:val="none" w:sz="0" w:space="0" w:color="auto"/>
                <w:left w:val="none" w:sz="0" w:space="0" w:color="auto"/>
                <w:bottom w:val="none" w:sz="0" w:space="0" w:color="auto"/>
                <w:right w:val="none" w:sz="0" w:space="0" w:color="auto"/>
              </w:divBdr>
            </w:div>
            <w:div w:id="803235328">
              <w:marLeft w:val="0"/>
              <w:marRight w:val="0"/>
              <w:marTop w:val="0"/>
              <w:marBottom w:val="0"/>
              <w:divBdr>
                <w:top w:val="none" w:sz="0" w:space="0" w:color="auto"/>
                <w:left w:val="none" w:sz="0" w:space="0" w:color="auto"/>
                <w:bottom w:val="none" w:sz="0" w:space="0" w:color="auto"/>
                <w:right w:val="none" w:sz="0" w:space="0" w:color="auto"/>
              </w:divBdr>
            </w:div>
            <w:div w:id="609432130">
              <w:marLeft w:val="0"/>
              <w:marRight w:val="0"/>
              <w:marTop w:val="0"/>
              <w:marBottom w:val="0"/>
              <w:divBdr>
                <w:top w:val="none" w:sz="0" w:space="0" w:color="auto"/>
                <w:left w:val="none" w:sz="0" w:space="0" w:color="auto"/>
                <w:bottom w:val="none" w:sz="0" w:space="0" w:color="auto"/>
                <w:right w:val="none" w:sz="0" w:space="0" w:color="auto"/>
              </w:divBdr>
            </w:div>
            <w:div w:id="823425373">
              <w:marLeft w:val="0"/>
              <w:marRight w:val="0"/>
              <w:marTop w:val="0"/>
              <w:marBottom w:val="0"/>
              <w:divBdr>
                <w:top w:val="none" w:sz="0" w:space="0" w:color="auto"/>
                <w:left w:val="none" w:sz="0" w:space="0" w:color="auto"/>
                <w:bottom w:val="none" w:sz="0" w:space="0" w:color="auto"/>
                <w:right w:val="none" w:sz="0" w:space="0" w:color="auto"/>
              </w:divBdr>
            </w:div>
            <w:div w:id="173957925">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678118393">
              <w:marLeft w:val="0"/>
              <w:marRight w:val="0"/>
              <w:marTop w:val="0"/>
              <w:marBottom w:val="0"/>
              <w:divBdr>
                <w:top w:val="none" w:sz="0" w:space="0" w:color="auto"/>
                <w:left w:val="none" w:sz="0" w:space="0" w:color="auto"/>
                <w:bottom w:val="none" w:sz="0" w:space="0" w:color="auto"/>
                <w:right w:val="none" w:sz="0" w:space="0" w:color="auto"/>
              </w:divBdr>
            </w:div>
            <w:div w:id="1193806092">
              <w:marLeft w:val="0"/>
              <w:marRight w:val="0"/>
              <w:marTop w:val="0"/>
              <w:marBottom w:val="0"/>
              <w:divBdr>
                <w:top w:val="none" w:sz="0" w:space="0" w:color="auto"/>
                <w:left w:val="none" w:sz="0" w:space="0" w:color="auto"/>
                <w:bottom w:val="none" w:sz="0" w:space="0" w:color="auto"/>
                <w:right w:val="none" w:sz="0" w:space="0" w:color="auto"/>
              </w:divBdr>
            </w:div>
            <w:div w:id="206374513">
              <w:marLeft w:val="0"/>
              <w:marRight w:val="0"/>
              <w:marTop w:val="0"/>
              <w:marBottom w:val="0"/>
              <w:divBdr>
                <w:top w:val="none" w:sz="0" w:space="0" w:color="auto"/>
                <w:left w:val="none" w:sz="0" w:space="0" w:color="auto"/>
                <w:bottom w:val="none" w:sz="0" w:space="0" w:color="auto"/>
                <w:right w:val="none" w:sz="0" w:space="0" w:color="auto"/>
              </w:divBdr>
            </w:div>
            <w:div w:id="893348628">
              <w:marLeft w:val="0"/>
              <w:marRight w:val="0"/>
              <w:marTop w:val="0"/>
              <w:marBottom w:val="0"/>
              <w:divBdr>
                <w:top w:val="none" w:sz="0" w:space="0" w:color="auto"/>
                <w:left w:val="none" w:sz="0" w:space="0" w:color="auto"/>
                <w:bottom w:val="none" w:sz="0" w:space="0" w:color="auto"/>
                <w:right w:val="none" w:sz="0" w:space="0" w:color="auto"/>
              </w:divBdr>
            </w:div>
            <w:div w:id="263924230">
              <w:marLeft w:val="0"/>
              <w:marRight w:val="0"/>
              <w:marTop w:val="0"/>
              <w:marBottom w:val="0"/>
              <w:divBdr>
                <w:top w:val="none" w:sz="0" w:space="0" w:color="auto"/>
                <w:left w:val="none" w:sz="0" w:space="0" w:color="auto"/>
                <w:bottom w:val="none" w:sz="0" w:space="0" w:color="auto"/>
                <w:right w:val="none" w:sz="0" w:space="0" w:color="auto"/>
              </w:divBdr>
            </w:div>
            <w:div w:id="1279289064">
              <w:marLeft w:val="0"/>
              <w:marRight w:val="0"/>
              <w:marTop w:val="0"/>
              <w:marBottom w:val="0"/>
              <w:divBdr>
                <w:top w:val="none" w:sz="0" w:space="0" w:color="auto"/>
                <w:left w:val="none" w:sz="0" w:space="0" w:color="auto"/>
                <w:bottom w:val="none" w:sz="0" w:space="0" w:color="auto"/>
                <w:right w:val="none" w:sz="0" w:space="0" w:color="auto"/>
              </w:divBdr>
            </w:div>
            <w:div w:id="2032218990">
              <w:marLeft w:val="0"/>
              <w:marRight w:val="0"/>
              <w:marTop w:val="0"/>
              <w:marBottom w:val="0"/>
              <w:divBdr>
                <w:top w:val="none" w:sz="0" w:space="0" w:color="auto"/>
                <w:left w:val="none" w:sz="0" w:space="0" w:color="auto"/>
                <w:bottom w:val="none" w:sz="0" w:space="0" w:color="auto"/>
                <w:right w:val="none" w:sz="0" w:space="0" w:color="auto"/>
              </w:divBdr>
            </w:div>
            <w:div w:id="348990552">
              <w:marLeft w:val="0"/>
              <w:marRight w:val="0"/>
              <w:marTop w:val="0"/>
              <w:marBottom w:val="0"/>
              <w:divBdr>
                <w:top w:val="none" w:sz="0" w:space="0" w:color="auto"/>
                <w:left w:val="none" w:sz="0" w:space="0" w:color="auto"/>
                <w:bottom w:val="none" w:sz="0" w:space="0" w:color="auto"/>
                <w:right w:val="none" w:sz="0" w:space="0" w:color="auto"/>
              </w:divBdr>
            </w:div>
            <w:div w:id="1238515936">
              <w:marLeft w:val="0"/>
              <w:marRight w:val="0"/>
              <w:marTop w:val="0"/>
              <w:marBottom w:val="0"/>
              <w:divBdr>
                <w:top w:val="none" w:sz="0" w:space="0" w:color="auto"/>
                <w:left w:val="none" w:sz="0" w:space="0" w:color="auto"/>
                <w:bottom w:val="none" w:sz="0" w:space="0" w:color="auto"/>
                <w:right w:val="none" w:sz="0" w:space="0" w:color="auto"/>
              </w:divBdr>
            </w:div>
            <w:div w:id="2141075213">
              <w:marLeft w:val="0"/>
              <w:marRight w:val="0"/>
              <w:marTop w:val="0"/>
              <w:marBottom w:val="0"/>
              <w:divBdr>
                <w:top w:val="none" w:sz="0" w:space="0" w:color="auto"/>
                <w:left w:val="none" w:sz="0" w:space="0" w:color="auto"/>
                <w:bottom w:val="none" w:sz="0" w:space="0" w:color="auto"/>
                <w:right w:val="none" w:sz="0" w:space="0" w:color="auto"/>
              </w:divBdr>
            </w:div>
            <w:div w:id="402336722">
              <w:marLeft w:val="0"/>
              <w:marRight w:val="0"/>
              <w:marTop w:val="0"/>
              <w:marBottom w:val="0"/>
              <w:divBdr>
                <w:top w:val="none" w:sz="0" w:space="0" w:color="auto"/>
                <w:left w:val="none" w:sz="0" w:space="0" w:color="auto"/>
                <w:bottom w:val="none" w:sz="0" w:space="0" w:color="auto"/>
                <w:right w:val="none" w:sz="0" w:space="0" w:color="auto"/>
              </w:divBdr>
            </w:div>
            <w:div w:id="655959280">
              <w:marLeft w:val="0"/>
              <w:marRight w:val="0"/>
              <w:marTop w:val="0"/>
              <w:marBottom w:val="0"/>
              <w:divBdr>
                <w:top w:val="none" w:sz="0" w:space="0" w:color="auto"/>
                <w:left w:val="none" w:sz="0" w:space="0" w:color="auto"/>
                <w:bottom w:val="none" w:sz="0" w:space="0" w:color="auto"/>
                <w:right w:val="none" w:sz="0" w:space="0" w:color="auto"/>
              </w:divBdr>
            </w:div>
            <w:div w:id="542714930">
              <w:marLeft w:val="0"/>
              <w:marRight w:val="0"/>
              <w:marTop w:val="0"/>
              <w:marBottom w:val="0"/>
              <w:divBdr>
                <w:top w:val="none" w:sz="0" w:space="0" w:color="auto"/>
                <w:left w:val="none" w:sz="0" w:space="0" w:color="auto"/>
                <w:bottom w:val="none" w:sz="0" w:space="0" w:color="auto"/>
                <w:right w:val="none" w:sz="0" w:space="0" w:color="auto"/>
              </w:divBdr>
            </w:div>
            <w:div w:id="489444580">
              <w:marLeft w:val="0"/>
              <w:marRight w:val="0"/>
              <w:marTop w:val="0"/>
              <w:marBottom w:val="0"/>
              <w:divBdr>
                <w:top w:val="none" w:sz="0" w:space="0" w:color="auto"/>
                <w:left w:val="none" w:sz="0" w:space="0" w:color="auto"/>
                <w:bottom w:val="none" w:sz="0" w:space="0" w:color="auto"/>
                <w:right w:val="none" w:sz="0" w:space="0" w:color="auto"/>
              </w:divBdr>
            </w:div>
            <w:div w:id="1491822905">
              <w:marLeft w:val="0"/>
              <w:marRight w:val="0"/>
              <w:marTop w:val="0"/>
              <w:marBottom w:val="0"/>
              <w:divBdr>
                <w:top w:val="none" w:sz="0" w:space="0" w:color="auto"/>
                <w:left w:val="none" w:sz="0" w:space="0" w:color="auto"/>
                <w:bottom w:val="none" w:sz="0" w:space="0" w:color="auto"/>
                <w:right w:val="none" w:sz="0" w:space="0" w:color="auto"/>
              </w:divBdr>
            </w:div>
            <w:div w:id="1669360825">
              <w:marLeft w:val="0"/>
              <w:marRight w:val="0"/>
              <w:marTop w:val="0"/>
              <w:marBottom w:val="0"/>
              <w:divBdr>
                <w:top w:val="none" w:sz="0" w:space="0" w:color="auto"/>
                <w:left w:val="none" w:sz="0" w:space="0" w:color="auto"/>
                <w:bottom w:val="none" w:sz="0" w:space="0" w:color="auto"/>
                <w:right w:val="none" w:sz="0" w:space="0" w:color="auto"/>
              </w:divBdr>
            </w:div>
            <w:div w:id="543761782">
              <w:marLeft w:val="0"/>
              <w:marRight w:val="0"/>
              <w:marTop w:val="0"/>
              <w:marBottom w:val="0"/>
              <w:divBdr>
                <w:top w:val="none" w:sz="0" w:space="0" w:color="auto"/>
                <w:left w:val="none" w:sz="0" w:space="0" w:color="auto"/>
                <w:bottom w:val="none" w:sz="0" w:space="0" w:color="auto"/>
                <w:right w:val="none" w:sz="0" w:space="0" w:color="auto"/>
              </w:divBdr>
            </w:div>
            <w:div w:id="693044587">
              <w:marLeft w:val="0"/>
              <w:marRight w:val="0"/>
              <w:marTop w:val="0"/>
              <w:marBottom w:val="0"/>
              <w:divBdr>
                <w:top w:val="none" w:sz="0" w:space="0" w:color="auto"/>
                <w:left w:val="none" w:sz="0" w:space="0" w:color="auto"/>
                <w:bottom w:val="none" w:sz="0" w:space="0" w:color="auto"/>
                <w:right w:val="none" w:sz="0" w:space="0" w:color="auto"/>
              </w:divBdr>
            </w:div>
            <w:div w:id="1591622395">
              <w:marLeft w:val="0"/>
              <w:marRight w:val="0"/>
              <w:marTop w:val="0"/>
              <w:marBottom w:val="0"/>
              <w:divBdr>
                <w:top w:val="none" w:sz="0" w:space="0" w:color="auto"/>
                <w:left w:val="none" w:sz="0" w:space="0" w:color="auto"/>
                <w:bottom w:val="none" w:sz="0" w:space="0" w:color="auto"/>
                <w:right w:val="none" w:sz="0" w:space="0" w:color="auto"/>
              </w:divBdr>
            </w:div>
            <w:div w:id="1284190037">
              <w:marLeft w:val="0"/>
              <w:marRight w:val="0"/>
              <w:marTop w:val="0"/>
              <w:marBottom w:val="0"/>
              <w:divBdr>
                <w:top w:val="none" w:sz="0" w:space="0" w:color="auto"/>
                <w:left w:val="none" w:sz="0" w:space="0" w:color="auto"/>
                <w:bottom w:val="none" w:sz="0" w:space="0" w:color="auto"/>
                <w:right w:val="none" w:sz="0" w:space="0" w:color="auto"/>
              </w:divBdr>
            </w:div>
            <w:div w:id="1513762530">
              <w:marLeft w:val="0"/>
              <w:marRight w:val="0"/>
              <w:marTop w:val="0"/>
              <w:marBottom w:val="0"/>
              <w:divBdr>
                <w:top w:val="none" w:sz="0" w:space="0" w:color="auto"/>
                <w:left w:val="none" w:sz="0" w:space="0" w:color="auto"/>
                <w:bottom w:val="none" w:sz="0" w:space="0" w:color="auto"/>
                <w:right w:val="none" w:sz="0" w:space="0" w:color="auto"/>
              </w:divBdr>
            </w:div>
            <w:div w:id="887573784">
              <w:marLeft w:val="0"/>
              <w:marRight w:val="0"/>
              <w:marTop w:val="0"/>
              <w:marBottom w:val="0"/>
              <w:divBdr>
                <w:top w:val="none" w:sz="0" w:space="0" w:color="auto"/>
                <w:left w:val="none" w:sz="0" w:space="0" w:color="auto"/>
                <w:bottom w:val="none" w:sz="0" w:space="0" w:color="auto"/>
                <w:right w:val="none" w:sz="0" w:space="0" w:color="auto"/>
              </w:divBdr>
            </w:div>
            <w:div w:id="691611627">
              <w:marLeft w:val="0"/>
              <w:marRight w:val="0"/>
              <w:marTop w:val="0"/>
              <w:marBottom w:val="0"/>
              <w:divBdr>
                <w:top w:val="none" w:sz="0" w:space="0" w:color="auto"/>
                <w:left w:val="none" w:sz="0" w:space="0" w:color="auto"/>
                <w:bottom w:val="none" w:sz="0" w:space="0" w:color="auto"/>
                <w:right w:val="none" w:sz="0" w:space="0" w:color="auto"/>
              </w:divBdr>
            </w:div>
            <w:div w:id="1705013622">
              <w:marLeft w:val="0"/>
              <w:marRight w:val="0"/>
              <w:marTop w:val="0"/>
              <w:marBottom w:val="0"/>
              <w:divBdr>
                <w:top w:val="none" w:sz="0" w:space="0" w:color="auto"/>
                <w:left w:val="none" w:sz="0" w:space="0" w:color="auto"/>
                <w:bottom w:val="none" w:sz="0" w:space="0" w:color="auto"/>
                <w:right w:val="none" w:sz="0" w:space="0" w:color="auto"/>
              </w:divBdr>
            </w:div>
            <w:div w:id="1492871778">
              <w:marLeft w:val="0"/>
              <w:marRight w:val="0"/>
              <w:marTop w:val="0"/>
              <w:marBottom w:val="0"/>
              <w:divBdr>
                <w:top w:val="none" w:sz="0" w:space="0" w:color="auto"/>
                <w:left w:val="none" w:sz="0" w:space="0" w:color="auto"/>
                <w:bottom w:val="none" w:sz="0" w:space="0" w:color="auto"/>
                <w:right w:val="none" w:sz="0" w:space="0" w:color="auto"/>
              </w:divBdr>
            </w:div>
            <w:div w:id="1315717514">
              <w:marLeft w:val="0"/>
              <w:marRight w:val="0"/>
              <w:marTop w:val="0"/>
              <w:marBottom w:val="0"/>
              <w:divBdr>
                <w:top w:val="none" w:sz="0" w:space="0" w:color="auto"/>
                <w:left w:val="none" w:sz="0" w:space="0" w:color="auto"/>
                <w:bottom w:val="none" w:sz="0" w:space="0" w:color="auto"/>
                <w:right w:val="none" w:sz="0" w:space="0" w:color="auto"/>
              </w:divBdr>
            </w:div>
            <w:div w:id="1949703425">
              <w:marLeft w:val="0"/>
              <w:marRight w:val="0"/>
              <w:marTop w:val="0"/>
              <w:marBottom w:val="0"/>
              <w:divBdr>
                <w:top w:val="none" w:sz="0" w:space="0" w:color="auto"/>
                <w:left w:val="none" w:sz="0" w:space="0" w:color="auto"/>
                <w:bottom w:val="none" w:sz="0" w:space="0" w:color="auto"/>
                <w:right w:val="none" w:sz="0" w:space="0" w:color="auto"/>
              </w:divBdr>
            </w:div>
            <w:div w:id="781414205">
              <w:marLeft w:val="0"/>
              <w:marRight w:val="0"/>
              <w:marTop w:val="0"/>
              <w:marBottom w:val="0"/>
              <w:divBdr>
                <w:top w:val="none" w:sz="0" w:space="0" w:color="auto"/>
                <w:left w:val="none" w:sz="0" w:space="0" w:color="auto"/>
                <w:bottom w:val="none" w:sz="0" w:space="0" w:color="auto"/>
                <w:right w:val="none" w:sz="0" w:space="0" w:color="auto"/>
              </w:divBdr>
            </w:div>
            <w:div w:id="470483639">
              <w:marLeft w:val="0"/>
              <w:marRight w:val="0"/>
              <w:marTop w:val="0"/>
              <w:marBottom w:val="0"/>
              <w:divBdr>
                <w:top w:val="none" w:sz="0" w:space="0" w:color="auto"/>
                <w:left w:val="none" w:sz="0" w:space="0" w:color="auto"/>
                <w:bottom w:val="none" w:sz="0" w:space="0" w:color="auto"/>
                <w:right w:val="none" w:sz="0" w:space="0" w:color="auto"/>
              </w:divBdr>
            </w:div>
            <w:div w:id="815030351">
              <w:marLeft w:val="0"/>
              <w:marRight w:val="0"/>
              <w:marTop w:val="0"/>
              <w:marBottom w:val="0"/>
              <w:divBdr>
                <w:top w:val="none" w:sz="0" w:space="0" w:color="auto"/>
                <w:left w:val="none" w:sz="0" w:space="0" w:color="auto"/>
                <w:bottom w:val="none" w:sz="0" w:space="0" w:color="auto"/>
                <w:right w:val="none" w:sz="0" w:space="0" w:color="auto"/>
              </w:divBdr>
            </w:div>
            <w:div w:id="1391271025">
              <w:marLeft w:val="0"/>
              <w:marRight w:val="0"/>
              <w:marTop w:val="0"/>
              <w:marBottom w:val="0"/>
              <w:divBdr>
                <w:top w:val="none" w:sz="0" w:space="0" w:color="auto"/>
                <w:left w:val="none" w:sz="0" w:space="0" w:color="auto"/>
                <w:bottom w:val="none" w:sz="0" w:space="0" w:color="auto"/>
                <w:right w:val="none" w:sz="0" w:space="0" w:color="auto"/>
              </w:divBdr>
            </w:div>
            <w:div w:id="605578412">
              <w:marLeft w:val="0"/>
              <w:marRight w:val="0"/>
              <w:marTop w:val="0"/>
              <w:marBottom w:val="0"/>
              <w:divBdr>
                <w:top w:val="none" w:sz="0" w:space="0" w:color="auto"/>
                <w:left w:val="none" w:sz="0" w:space="0" w:color="auto"/>
                <w:bottom w:val="none" w:sz="0" w:space="0" w:color="auto"/>
                <w:right w:val="none" w:sz="0" w:space="0" w:color="auto"/>
              </w:divBdr>
            </w:div>
            <w:div w:id="1317029110">
              <w:marLeft w:val="0"/>
              <w:marRight w:val="0"/>
              <w:marTop w:val="0"/>
              <w:marBottom w:val="0"/>
              <w:divBdr>
                <w:top w:val="none" w:sz="0" w:space="0" w:color="auto"/>
                <w:left w:val="none" w:sz="0" w:space="0" w:color="auto"/>
                <w:bottom w:val="none" w:sz="0" w:space="0" w:color="auto"/>
                <w:right w:val="none" w:sz="0" w:space="0" w:color="auto"/>
              </w:divBdr>
            </w:div>
            <w:div w:id="966354288">
              <w:marLeft w:val="0"/>
              <w:marRight w:val="0"/>
              <w:marTop w:val="0"/>
              <w:marBottom w:val="0"/>
              <w:divBdr>
                <w:top w:val="none" w:sz="0" w:space="0" w:color="auto"/>
                <w:left w:val="none" w:sz="0" w:space="0" w:color="auto"/>
                <w:bottom w:val="none" w:sz="0" w:space="0" w:color="auto"/>
                <w:right w:val="none" w:sz="0" w:space="0" w:color="auto"/>
              </w:divBdr>
            </w:div>
            <w:div w:id="549848532">
              <w:marLeft w:val="0"/>
              <w:marRight w:val="0"/>
              <w:marTop w:val="0"/>
              <w:marBottom w:val="0"/>
              <w:divBdr>
                <w:top w:val="none" w:sz="0" w:space="0" w:color="auto"/>
                <w:left w:val="none" w:sz="0" w:space="0" w:color="auto"/>
                <w:bottom w:val="none" w:sz="0" w:space="0" w:color="auto"/>
                <w:right w:val="none" w:sz="0" w:space="0" w:color="auto"/>
              </w:divBdr>
            </w:div>
            <w:div w:id="297758609">
              <w:marLeft w:val="0"/>
              <w:marRight w:val="0"/>
              <w:marTop w:val="0"/>
              <w:marBottom w:val="0"/>
              <w:divBdr>
                <w:top w:val="none" w:sz="0" w:space="0" w:color="auto"/>
                <w:left w:val="none" w:sz="0" w:space="0" w:color="auto"/>
                <w:bottom w:val="none" w:sz="0" w:space="0" w:color="auto"/>
                <w:right w:val="none" w:sz="0" w:space="0" w:color="auto"/>
              </w:divBdr>
            </w:div>
            <w:div w:id="1183662408">
              <w:marLeft w:val="0"/>
              <w:marRight w:val="0"/>
              <w:marTop w:val="0"/>
              <w:marBottom w:val="0"/>
              <w:divBdr>
                <w:top w:val="none" w:sz="0" w:space="0" w:color="auto"/>
                <w:left w:val="none" w:sz="0" w:space="0" w:color="auto"/>
                <w:bottom w:val="none" w:sz="0" w:space="0" w:color="auto"/>
                <w:right w:val="none" w:sz="0" w:space="0" w:color="auto"/>
              </w:divBdr>
            </w:div>
            <w:div w:id="2090346476">
              <w:marLeft w:val="0"/>
              <w:marRight w:val="0"/>
              <w:marTop w:val="0"/>
              <w:marBottom w:val="0"/>
              <w:divBdr>
                <w:top w:val="none" w:sz="0" w:space="0" w:color="auto"/>
                <w:left w:val="none" w:sz="0" w:space="0" w:color="auto"/>
                <w:bottom w:val="none" w:sz="0" w:space="0" w:color="auto"/>
                <w:right w:val="none" w:sz="0" w:space="0" w:color="auto"/>
              </w:divBdr>
            </w:div>
            <w:div w:id="374698709">
              <w:marLeft w:val="0"/>
              <w:marRight w:val="0"/>
              <w:marTop w:val="0"/>
              <w:marBottom w:val="0"/>
              <w:divBdr>
                <w:top w:val="none" w:sz="0" w:space="0" w:color="auto"/>
                <w:left w:val="none" w:sz="0" w:space="0" w:color="auto"/>
                <w:bottom w:val="none" w:sz="0" w:space="0" w:color="auto"/>
                <w:right w:val="none" w:sz="0" w:space="0" w:color="auto"/>
              </w:divBdr>
            </w:div>
            <w:div w:id="150873665">
              <w:marLeft w:val="0"/>
              <w:marRight w:val="0"/>
              <w:marTop w:val="0"/>
              <w:marBottom w:val="0"/>
              <w:divBdr>
                <w:top w:val="none" w:sz="0" w:space="0" w:color="auto"/>
                <w:left w:val="none" w:sz="0" w:space="0" w:color="auto"/>
                <w:bottom w:val="none" w:sz="0" w:space="0" w:color="auto"/>
                <w:right w:val="none" w:sz="0" w:space="0" w:color="auto"/>
              </w:divBdr>
            </w:div>
            <w:div w:id="296645521">
              <w:marLeft w:val="0"/>
              <w:marRight w:val="0"/>
              <w:marTop w:val="0"/>
              <w:marBottom w:val="0"/>
              <w:divBdr>
                <w:top w:val="none" w:sz="0" w:space="0" w:color="auto"/>
                <w:left w:val="none" w:sz="0" w:space="0" w:color="auto"/>
                <w:bottom w:val="none" w:sz="0" w:space="0" w:color="auto"/>
                <w:right w:val="none" w:sz="0" w:space="0" w:color="auto"/>
              </w:divBdr>
            </w:div>
            <w:div w:id="765882250">
              <w:marLeft w:val="0"/>
              <w:marRight w:val="0"/>
              <w:marTop w:val="0"/>
              <w:marBottom w:val="0"/>
              <w:divBdr>
                <w:top w:val="none" w:sz="0" w:space="0" w:color="auto"/>
                <w:left w:val="none" w:sz="0" w:space="0" w:color="auto"/>
                <w:bottom w:val="none" w:sz="0" w:space="0" w:color="auto"/>
                <w:right w:val="none" w:sz="0" w:space="0" w:color="auto"/>
              </w:divBdr>
            </w:div>
            <w:div w:id="475224556">
              <w:marLeft w:val="0"/>
              <w:marRight w:val="0"/>
              <w:marTop w:val="0"/>
              <w:marBottom w:val="0"/>
              <w:divBdr>
                <w:top w:val="none" w:sz="0" w:space="0" w:color="auto"/>
                <w:left w:val="none" w:sz="0" w:space="0" w:color="auto"/>
                <w:bottom w:val="none" w:sz="0" w:space="0" w:color="auto"/>
                <w:right w:val="none" w:sz="0" w:space="0" w:color="auto"/>
              </w:divBdr>
            </w:div>
            <w:div w:id="1331132939">
              <w:marLeft w:val="0"/>
              <w:marRight w:val="0"/>
              <w:marTop w:val="0"/>
              <w:marBottom w:val="0"/>
              <w:divBdr>
                <w:top w:val="none" w:sz="0" w:space="0" w:color="auto"/>
                <w:left w:val="none" w:sz="0" w:space="0" w:color="auto"/>
                <w:bottom w:val="none" w:sz="0" w:space="0" w:color="auto"/>
                <w:right w:val="none" w:sz="0" w:space="0" w:color="auto"/>
              </w:divBdr>
            </w:div>
            <w:div w:id="798692387">
              <w:marLeft w:val="0"/>
              <w:marRight w:val="0"/>
              <w:marTop w:val="0"/>
              <w:marBottom w:val="0"/>
              <w:divBdr>
                <w:top w:val="none" w:sz="0" w:space="0" w:color="auto"/>
                <w:left w:val="none" w:sz="0" w:space="0" w:color="auto"/>
                <w:bottom w:val="none" w:sz="0" w:space="0" w:color="auto"/>
                <w:right w:val="none" w:sz="0" w:space="0" w:color="auto"/>
              </w:divBdr>
            </w:div>
            <w:div w:id="27411615">
              <w:marLeft w:val="0"/>
              <w:marRight w:val="0"/>
              <w:marTop w:val="0"/>
              <w:marBottom w:val="0"/>
              <w:divBdr>
                <w:top w:val="none" w:sz="0" w:space="0" w:color="auto"/>
                <w:left w:val="none" w:sz="0" w:space="0" w:color="auto"/>
                <w:bottom w:val="none" w:sz="0" w:space="0" w:color="auto"/>
                <w:right w:val="none" w:sz="0" w:space="0" w:color="auto"/>
              </w:divBdr>
            </w:div>
            <w:div w:id="647634185">
              <w:marLeft w:val="0"/>
              <w:marRight w:val="0"/>
              <w:marTop w:val="0"/>
              <w:marBottom w:val="0"/>
              <w:divBdr>
                <w:top w:val="none" w:sz="0" w:space="0" w:color="auto"/>
                <w:left w:val="none" w:sz="0" w:space="0" w:color="auto"/>
                <w:bottom w:val="none" w:sz="0" w:space="0" w:color="auto"/>
                <w:right w:val="none" w:sz="0" w:space="0" w:color="auto"/>
              </w:divBdr>
            </w:div>
            <w:div w:id="2022538762">
              <w:marLeft w:val="0"/>
              <w:marRight w:val="0"/>
              <w:marTop w:val="0"/>
              <w:marBottom w:val="0"/>
              <w:divBdr>
                <w:top w:val="none" w:sz="0" w:space="0" w:color="auto"/>
                <w:left w:val="none" w:sz="0" w:space="0" w:color="auto"/>
                <w:bottom w:val="none" w:sz="0" w:space="0" w:color="auto"/>
                <w:right w:val="none" w:sz="0" w:space="0" w:color="auto"/>
              </w:divBdr>
            </w:div>
            <w:div w:id="1734043223">
              <w:marLeft w:val="0"/>
              <w:marRight w:val="0"/>
              <w:marTop w:val="0"/>
              <w:marBottom w:val="0"/>
              <w:divBdr>
                <w:top w:val="none" w:sz="0" w:space="0" w:color="auto"/>
                <w:left w:val="none" w:sz="0" w:space="0" w:color="auto"/>
                <w:bottom w:val="none" w:sz="0" w:space="0" w:color="auto"/>
                <w:right w:val="none" w:sz="0" w:space="0" w:color="auto"/>
              </w:divBdr>
            </w:div>
            <w:div w:id="1080445735">
              <w:marLeft w:val="0"/>
              <w:marRight w:val="0"/>
              <w:marTop w:val="0"/>
              <w:marBottom w:val="0"/>
              <w:divBdr>
                <w:top w:val="none" w:sz="0" w:space="0" w:color="auto"/>
                <w:left w:val="none" w:sz="0" w:space="0" w:color="auto"/>
                <w:bottom w:val="none" w:sz="0" w:space="0" w:color="auto"/>
                <w:right w:val="none" w:sz="0" w:space="0" w:color="auto"/>
              </w:divBdr>
            </w:div>
            <w:div w:id="1118984108">
              <w:marLeft w:val="0"/>
              <w:marRight w:val="0"/>
              <w:marTop w:val="0"/>
              <w:marBottom w:val="0"/>
              <w:divBdr>
                <w:top w:val="none" w:sz="0" w:space="0" w:color="auto"/>
                <w:left w:val="none" w:sz="0" w:space="0" w:color="auto"/>
                <w:bottom w:val="none" w:sz="0" w:space="0" w:color="auto"/>
                <w:right w:val="none" w:sz="0" w:space="0" w:color="auto"/>
              </w:divBdr>
            </w:div>
            <w:div w:id="1929539794">
              <w:marLeft w:val="0"/>
              <w:marRight w:val="0"/>
              <w:marTop w:val="0"/>
              <w:marBottom w:val="0"/>
              <w:divBdr>
                <w:top w:val="none" w:sz="0" w:space="0" w:color="auto"/>
                <w:left w:val="none" w:sz="0" w:space="0" w:color="auto"/>
                <w:bottom w:val="none" w:sz="0" w:space="0" w:color="auto"/>
                <w:right w:val="none" w:sz="0" w:space="0" w:color="auto"/>
              </w:divBdr>
            </w:div>
            <w:div w:id="1431589349">
              <w:marLeft w:val="0"/>
              <w:marRight w:val="0"/>
              <w:marTop w:val="0"/>
              <w:marBottom w:val="0"/>
              <w:divBdr>
                <w:top w:val="none" w:sz="0" w:space="0" w:color="auto"/>
                <w:left w:val="none" w:sz="0" w:space="0" w:color="auto"/>
                <w:bottom w:val="none" w:sz="0" w:space="0" w:color="auto"/>
                <w:right w:val="none" w:sz="0" w:space="0" w:color="auto"/>
              </w:divBdr>
            </w:div>
            <w:div w:id="1693802388">
              <w:marLeft w:val="0"/>
              <w:marRight w:val="0"/>
              <w:marTop w:val="0"/>
              <w:marBottom w:val="0"/>
              <w:divBdr>
                <w:top w:val="none" w:sz="0" w:space="0" w:color="auto"/>
                <w:left w:val="none" w:sz="0" w:space="0" w:color="auto"/>
                <w:bottom w:val="none" w:sz="0" w:space="0" w:color="auto"/>
                <w:right w:val="none" w:sz="0" w:space="0" w:color="auto"/>
              </w:divBdr>
            </w:div>
            <w:div w:id="1683704759">
              <w:marLeft w:val="0"/>
              <w:marRight w:val="0"/>
              <w:marTop w:val="0"/>
              <w:marBottom w:val="0"/>
              <w:divBdr>
                <w:top w:val="none" w:sz="0" w:space="0" w:color="auto"/>
                <w:left w:val="none" w:sz="0" w:space="0" w:color="auto"/>
                <w:bottom w:val="none" w:sz="0" w:space="0" w:color="auto"/>
                <w:right w:val="none" w:sz="0" w:space="0" w:color="auto"/>
              </w:divBdr>
            </w:div>
            <w:div w:id="1146973478">
              <w:marLeft w:val="0"/>
              <w:marRight w:val="0"/>
              <w:marTop w:val="0"/>
              <w:marBottom w:val="0"/>
              <w:divBdr>
                <w:top w:val="none" w:sz="0" w:space="0" w:color="auto"/>
                <w:left w:val="none" w:sz="0" w:space="0" w:color="auto"/>
                <w:bottom w:val="none" w:sz="0" w:space="0" w:color="auto"/>
                <w:right w:val="none" w:sz="0" w:space="0" w:color="auto"/>
              </w:divBdr>
            </w:div>
            <w:div w:id="96559821">
              <w:marLeft w:val="0"/>
              <w:marRight w:val="0"/>
              <w:marTop w:val="0"/>
              <w:marBottom w:val="0"/>
              <w:divBdr>
                <w:top w:val="none" w:sz="0" w:space="0" w:color="auto"/>
                <w:left w:val="none" w:sz="0" w:space="0" w:color="auto"/>
                <w:bottom w:val="none" w:sz="0" w:space="0" w:color="auto"/>
                <w:right w:val="none" w:sz="0" w:space="0" w:color="auto"/>
              </w:divBdr>
            </w:div>
            <w:div w:id="1697268133">
              <w:marLeft w:val="0"/>
              <w:marRight w:val="0"/>
              <w:marTop w:val="0"/>
              <w:marBottom w:val="0"/>
              <w:divBdr>
                <w:top w:val="none" w:sz="0" w:space="0" w:color="auto"/>
                <w:left w:val="none" w:sz="0" w:space="0" w:color="auto"/>
                <w:bottom w:val="none" w:sz="0" w:space="0" w:color="auto"/>
                <w:right w:val="none" w:sz="0" w:space="0" w:color="auto"/>
              </w:divBdr>
            </w:div>
            <w:div w:id="1888713789">
              <w:marLeft w:val="0"/>
              <w:marRight w:val="0"/>
              <w:marTop w:val="0"/>
              <w:marBottom w:val="0"/>
              <w:divBdr>
                <w:top w:val="none" w:sz="0" w:space="0" w:color="auto"/>
                <w:left w:val="none" w:sz="0" w:space="0" w:color="auto"/>
                <w:bottom w:val="none" w:sz="0" w:space="0" w:color="auto"/>
                <w:right w:val="none" w:sz="0" w:space="0" w:color="auto"/>
              </w:divBdr>
            </w:div>
            <w:div w:id="1676374251">
              <w:marLeft w:val="0"/>
              <w:marRight w:val="0"/>
              <w:marTop w:val="0"/>
              <w:marBottom w:val="0"/>
              <w:divBdr>
                <w:top w:val="none" w:sz="0" w:space="0" w:color="auto"/>
                <w:left w:val="none" w:sz="0" w:space="0" w:color="auto"/>
                <w:bottom w:val="none" w:sz="0" w:space="0" w:color="auto"/>
                <w:right w:val="none" w:sz="0" w:space="0" w:color="auto"/>
              </w:divBdr>
            </w:div>
            <w:div w:id="2133864820">
              <w:marLeft w:val="0"/>
              <w:marRight w:val="0"/>
              <w:marTop w:val="0"/>
              <w:marBottom w:val="0"/>
              <w:divBdr>
                <w:top w:val="none" w:sz="0" w:space="0" w:color="auto"/>
                <w:left w:val="none" w:sz="0" w:space="0" w:color="auto"/>
                <w:bottom w:val="none" w:sz="0" w:space="0" w:color="auto"/>
                <w:right w:val="none" w:sz="0" w:space="0" w:color="auto"/>
              </w:divBdr>
            </w:div>
            <w:div w:id="1176962100">
              <w:marLeft w:val="0"/>
              <w:marRight w:val="0"/>
              <w:marTop w:val="0"/>
              <w:marBottom w:val="0"/>
              <w:divBdr>
                <w:top w:val="none" w:sz="0" w:space="0" w:color="auto"/>
                <w:left w:val="none" w:sz="0" w:space="0" w:color="auto"/>
                <w:bottom w:val="none" w:sz="0" w:space="0" w:color="auto"/>
                <w:right w:val="none" w:sz="0" w:space="0" w:color="auto"/>
              </w:divBdr>
            </w:div>
            <w:div w:id="1005745954">
              <w:marLeft w:val="0"/>
              <w:marRight w:val="0"/>
              <w:marTop w:val="0"/>
              <w:marBottom w:val="0"/>
              <w:divBdr>
                <w:top w:val="none" w:sz="0" w:space="0" w:color="auto"/>
                <w:left w:val="none" w:sz="0" w:space="0" w:color="auto"/>
                <w:bottom w:val="none" w:sz="0" w:space="0" w:color="auto"/>
                <w:right w:val="none" w:sz="0" w:space="0" w:color="auto"/>
              </w:divBdr>
            </w:div>
            <w:div w:id="302392073">
              <w:marLeft w:val="0"/>
              <w:marRight w:val="0"/>
              <w:marTop w:val="0"/>
              <w:marBottom w:val="0"/>
              <w:divBdr>
                <w:top w:val="none" w:sz="0" w:space="0" w:color="auto"/>
                <w:left w:val="none" w:sz="0" w:space="0" w:color="auto"/>
                <w:bottom w:val="none" w:sz="0" w:space="0" w:color="auto"/>
                <w:right w:val="none" w:sz="0" w:space="0" w:color="auto"/>
              </w:divBdr>
            </w:div>
            <w:div w:id="849636971">
              <w:marLeft w:val="0"/>
              <w:marRight w:val="0"/>
              <w:marTop w:val="0"/>
              <w:marBottom w:val="0"/>
              <w:divBdr>
                <w:top w:val="none" w:sz="0" w:space="0" w:color="auto"/>
                <w:left w:val="none" w:sz="0" w:space="0" w:color="auto"/>
                <w:bottom w:val="none" w:sz="0" w:space="0" w:color="auto"/>
                <w:right w:val="none" w:sz="0" w:space="0" w:color="auto"/>
              </w:divBdr>
            </w:div>
            <w:div w:id="590819421">
              <w:marLeft w:val="0"/>
              <w:marRight w:val="0"/>
              <w:marTop w:val="0"/>
              <w:marBottom w:val="0"/>
              <w:divBdr>
                <w:top w:val="none" w:sz="0" w:space="0" w:color="auto"/>
                <w:left w:val="none" w:sz="0" w:space="0" w:color="auto"/>
                <w:bottom w:val="none" w:sz="0" w:space="0" w:color="auto"/>
                <w:right w:val="none" w:sz="0" w:space="0" w:color="auto"/>
              </w:divBdr>
            </w:div>
            <w:div w:id="1990211042">
              <w:marLeft w:val="0"/>
              <w:marRight w:val="0"/>
              <w:marTop w:val="0"/>
              <w:marBottom w:val="0"/>
              <w:divBdr>
                <w:top w:val="none" w:sz="0" w:space="0" w:color="auto"/>
                <w:left w:val="none" w:sz="0" w:space="0" w:color="auto"/>
                <w:bottom w:val="none" w:sz="0" w:space="0" w:color="auto"/>
                <w:right w:val="none" w:sz="0" w:space="0" w:color="auto"/>
              </w:divBdr>
            </w:div>
            <w:div w:id="885292110">
              <w:marLeft w:val="0"/>
              <w:marRight w:val="0"/>
              <w:marTop w:val="0"/>
              <w:marBottom w:val="0"/>
              <w:divBdr>
                <w:top w:val="none" w:sz="0" w:space="0" w:color="auto"/>
                <w:left w:val="none" w:sz="0" w:space="0" w:color="auto"/>
                <w:bottom w:val="none" w:sz="0" w:space="0" w:color="auto"/>
                <w:right w:val="none" w:sz="0" w:space="0" w:color="auto"/>
              </w:divBdr>
            </w:div>
            <w:div w:id="1889757433">
              <w:marLeft w:val="0"/>
              <w:marRight w:val="0"/>
              <w:marTop w:val="0"/>
              <w:marBottom w:val="0"/>
              <w:divBdr>
                <w:top w:val="none" w:sz="0" w:space="0" w:color="auto"/>
                <w:left w:val="none" w:sz="0" w:space="0" w:color="auto"/>
                <w:bottom w:val="none" w:sz="0" w:space="0" w:color="auto"/>
                <w:right w:val="none" w:sz="0" w:space="0" w:color="auto"/>
              </w:divBdr>
            </w:div>
            <w:div w:id="1242594377">
              <w:marLeft w:val="0"/>
              <w:marRight w:val="0"/>
              <w:marTop w:val="0"/>
              <w:marBottom w:val="0"/>
              <w:divBdr>
                <w:top w:val="none" w:sz="0" w:space="0" w:color="auto"/>
                <w:left w:val="none" w:sz="0" w:space="0" w:color="auto"/>
                <w:bottom w:val="none" w:sz="0" w:space="0" w:color="auto"/>
                <w:right w:val="none" w:sz="0" w:space="0" w:color="auto"/>
              </w:divBdr>
            </w:div>
            <w:div w:id="763645478">
              <w:marLeft w:val="0"/>
              <w:marRight w:val="0"/>
              <w:marTop w:val="0"/>
              <w:marBottom w:val="0"/>
              <w:divBdr>
                <w:top w:val="none" w:sz="0" w:space="0" w:color="auto"/>
                <w:left w:val="none" w:sz="0" w:space="0" w:color="auto"/>
                <w:bottom w:val="none" w:sz="0" w:space="0" w:color="auto"/>
                <w:right w:val="none" w:sz="0" w:space="0" w:color="auto"/>
              </w:divBdr>
            </w:div>
          </w:divsChild>
        </w:div>
        <w:div w:id="562134236">
          <w:marLeft w:val="0"/>
          <w:marRight w:val="0"/>
          <w:marTop w:val="0"/>
          <w:marBottom w:val="0"/>
          <w:divBdr>
            <w:top w:val="single" w:sz="6" w:space="4" w:color="0C1F30"/>
            <w:left w:val="none" w:sz="0" w:space="4" w:color="0C1F30"/>
            <w:bottom w:val="none" w:sz="0" w:space="4" w:color="0C1F30"/>
            <w:right w:val="none" w:sz="0" w:space="4" w:color="0C1F30"/>
          </w:divBdr>
        </w:div>
      </w:divsChild>
    </w:div>
    <w:div w:id="1117289567">
      <w:bodyDiv w:val="1"/>
      <w:marLeft w:val="0"/>
      <w:marRight w:val="0"/>
      <w:marTop w:val="0"/>
      <w:marBottom w:val="0"/>
      <w:divBdr>
        <w:top w:val="none" w:sz="0" w:space="0" w:color="auto"/>
        <w:left w:val="none" w:sz="0" w:space="0" w:color="auto"/>
        <w:bottom w:val="none" w:sz="0" w:space="0" w:color="auto"/>
        <w:right w:val="none" w:sz="0" w:space="0" w:color="auto"/>
      </w:divBdr>
    </w:div>
    <w:div w:id="1294872049">
      <w:bodyDiv w:val="1"/>
      <w:marLeft w:val="0"/>
      <w:marRight w:val="0"/>
      <w:marTop w:val="0"/>
      <w:marBottom w:val="0"/>
      <w:divBdr>
        <w:top w:val="none" w:sz="0" w:space="0" w:color="auto"/>
        <w:left w:val="none" w:sz="0" w:space="0" w:color="auto"/>
        <w:bottom w:val="none" w:sz="0" w:space="0" w:color="auto"/>
        <w:right w:val="none" w:sz="0" w:space="0" w:color="auto"/>
      </w:divBdr>
    </w:div>
    <w:div w:id="1354917016">
      <w:bodyDiv w:val="1"/>
      <w:marLeft w:val="0"/>
      <w:marRight w:val="0"/>
      <w:marTop w:val="0"/>
      <w:marBottom w:val="0"/>
      <w:divBdr>
        <w:top w:val="none" w:sz="0" w:space="0" w:color="auto"/>
        <w:left w:val="none" w:sz="0" w:space="0" w:color="auto"/>
        <w:bottom w:val="none" w:sz="0" w:space="0" w:color="auto"/>
        <w:right w:val="none" w:sz="0" w:space="0" w:color="auto"/>
      </w:divBdr>
    </w:div>
    <w:div w:id="1450736578">
      <w:bodyDiv w:val="1"/>
      <w:marLeft w:val="0"/>
      <w:marRight w:val="0"/>
      <w:marTop w:val="0"/>
      <w:marBottom w:val="0"/>
      <w:divBdr>
        <w:top w:val="none" w:sz="0" w:space="0" w:color="auto"/>
        <w:left w:val="none" w:sz="0" w:space="0" w:color="auto"/>
        <w:bottom w:val="none" w:sz="0" w:space="0" w:color="auto"/>
        <w:right w:val="none" w:sz="0" w:space="0" w:color="auto"/>
      </w:divBdr>
    </w:div>
    <w:div w:id="1485732414">
      <w:bodyDiv w:val="1"/>
      <w:marLeft w:val="0"/>
      <w:marRight w:val="0"/>
      <w:marTop w:val="0"/>
      <w:marBottom w:val="0"/>
      <w:divBdr>
        <w:top w:val="none" w:sz="0" w:space="0" w:color="auto"/>
        <w:left w:val="none" w:sz="0" w:space="0" w:color="auto"/>
        <w:bottom w:val="none" w:sz="0" w:space="0" w:color="auto"/>
        <w:right w:val="none" w:sz="0" w:space="0" w:color="auto"/>
      </w:divBdr>
    </w:div>
    <w:div w:id="1502088507">
      <w:bodyDiv w:val="1"/>
      <w:marLeft w:val="0"/>
      <w:marRight w:val="0"/>
      <w:marTop w:val="0"/>
      <w:marBottom w:val="0"/>
      <w:divBdr>
        <w:top w:val="none" w:sz="0" w:space="0" w:color="auto"/>
        <w:left w:val="none" w:sz="0" w:space="0" w:color="auto"/>
        <w:bottom w:val="none" w:sz="0" w:space="0" w:color="auto"/>
        <w:right w:val="none" w:sz="0" w:space="0" w:color="auto"/>
      </w:divBdr>
    </w:div>
    <w:div w:id="1778400667">
      <w:bodyDiv w:val="1"/>
      <w:marLeft w:val="0"/>
      <w:marRight w:val="0"/>
      <w:marTop w:val="0"/>
      <w:marBottom w:val="0"/>
      <w:divBdr>
        <w:top w:val="none" w:sz="0" w:space="0" w:color="auto"/>
        <w:left w:val="none" w:sz="0" w:space="0" w:color="auto"/>
        <w:bottom w:val="none" w:sz="0" w:space="0" w:color="auto"/>
        <w:right w:val="none" w:sz="0" w:space="0" w:color="auto"/>
      </w:divBdr>
      <w:divsChild>
        <w:div w:id="1865172029">
          <w:marLeft w:val="0"/>
          <w:marRight w:val="0"/>
          <w:marTop w:val="0"/>
          <w:marBottom w:val="0"/>
          <w:divBdr>
            <w:top w:val="none" w:sz="0" w:space="0" w:color="auto"/>
            <w:left w:val="none" w:sz="0" w:space="0" w:color="auto"/>
            <w:bottom w:val="none" w:sz="0" w:space="0" w:color="auto"/>
            <w:right w:val="none" w:sz="0" w:space="0" w:color="auto"/>
          </w:divBdr>
          <w:divsChild>
            <w:div w:id="90323772">
              <w:marLeft w:val="0"/>
              <w:marRight w:val="0"/>
              <w:marTop w:val="0"/>
              <w:marBottom w:val="0"/>
              <w:divBdr>
                <w:top w:val="none" w:sz="0" w:space="0" w:color="auto"/>
                <w:left w:val="none" w:sz="0" w:space="0" w:color="auto"/>
                <w:bottom w:val="none" w:sz="0" w:space="0" w:color="auto"/>
                <w:right w:val="none" w:sz="0" w:space="0" w:color="auto"/>
              </w:divBdr>
              <w:divsChild>
                <w:div w:id="1187526413">
                  <w:marLeft w:val="0"/>
                  <w:marRight w:val="0"/>
                  <w:marTop w:val="0"/>
                  <w:marBottom w:val="0"/>
                  <w:divBdr>
                    <w:top w:val="none" w:sz="0" w:space="0" w:color="auto"/>
                    <w:left w:val="none" w:sz="0" w:space="0" w:color="auto"/>
                    <w:bottom w:val="none" w:sz="0" w:space="0" w:color="auto"/>
                    <w:right w:val="none" w:sz="0" w:space="0" w:color="auto"/>
                  </w:divBdr>
                  <w:divsChild>
                    <w:div w:id="67962092">
                      <w:marLeft w:val="0"/>
                      <w:marRight w:val="150"/>
                      <w:marTop w:val="0"/>
                      <w:marBottom w:val="0"/>
                      <w:divBdr>
                        <w:top w:val="none" w:sz="0" w:space="0" w:color="auto"/>
                        <w:left w:val="none" w:sz="0" w:space="0" w:color="auto"/>
                        <w:bottom w:val="none" w:sz="0" w:space="0" w:color="auto"/>
                        <w:right w:val="none" w:sz="0" w:space="0" w:color="auto"/>
                      </w:divBdr>
                    </w:div>
                    <w:div w:id="960569511">
                      <w:marLeft w:val="0"/>
                      <w:marRight w:val="150"/>
                      <w:marTop w:val="0"/>
                      <w:marBottom w:val="0"/>
                      <w:divBdr>
                        <w:top w:val="none" w:sz="0" w:space="0" w:color="auto"/>
                        <w:left w:val="none" w:sz="0" w:space="0" w:color="auto"/>
                        <w:bottom w:val="none" w:sz="0" w:space="0" w:color="auto"/>
                        <w:right w:val="none" w:sz="0" w:space="0" w:color="auto"/>
                      </w:divBdr>
                      <w:divsChild>
                        <w:div w:id="1212352030">
                          <w:marLeft w:val="0"/>
                          <w:marRight w:val="150"/>
                          <w:marTop w:val="0"/>
                          <w:marBottom w:val="0"/>
                          <w:divBdr>
                            <w:top w:val="none" w:sz="0" w:space="0" w:color="auto"/>
                            <w:left w:val="none" w:sz="0" w:space="0" w:color="auto"/>
                            <w:bottom w:val="none" w:sz="0" w:space="0" w:color="auto"/>
                            <w:right w:val="none" w:sz="0" w:space="0" w:color="auto"/>
                          </w:divBdr>
                        </w:div>
                      </w:divsChild>
                    </w:div>
                    <w:div w:id="1263998024">
                      <w:marLeft w:val="0"/>
                      <w:marRight w:val="150"/>
                      <w:marTop w:val="0"/>
                      <w:marBottom w:val="0"/>
                      <w:divBdr>
                        <w:top w:val="none" w:sz="0" w:space="0" w:color="auto"/>
                        <w:left w:val="none" w:sz="0" w:space="0" w:color="auto"/>
                        <w:bottom w:val="none" w:sz="0" w:space="0" w:color="auto"/>
                        <w:right w:val="none" w:sz="0" w:space="0" w:color="auto"/>
                      </w:divBdr>
                      <w:divsChild>
                        <w:div w:id="1233156036">
                          <w:marLeft w:val="0"/>
                          <w:marRight w:val="150"/>
                          <w:marTop w:val="0"/>
                          <w:marBottom w:val="0"/>
                          <w:divBdr>
                            <w:top w:val="none" w:sz="0" w:space="0" w:color="auto"/>
                            <w:left w:val="none" w:sz="0" w:space="0" w:color="auto"/>
                            <w:bottom w:val="none" w:sz="0" w:space="0" w:color="auto"/>
                            <w:right w:val="none" w:sz="0" w:space="0" w:color="auto"/>
                          </w:divBdr>
                        </w:div>
                      </w:divsChild>
                    </w:div>
                    <w:div w:id="2116124312">
                      <w:marLeft w:val="0"/>
                      <w:marRight w:val="150"/>
                      <w:marTop w:val="0"/>
                      <w:marBottom w:val="0"/>
                      <w:divBdr>
                        <w:top w:val="none" w:sz="0" w:space="0" w:color="auto"/>
                        <w:left w:val="none" w:sz="0" w:space="0" w:color="auto"/>
                        <w:bottom w:val="none" w:sz="0" w:space="0" w:color="auto"/>
                        <w:right w:val="none" w:sz="0" w:space="0" w:color="auto"/>
                      </w:divBdr>
                      <w:divsChild>
                        <w:div w:id="303896808">
                          <w:marLeft w:val="0"/>
                          <w:marRight w:val="150"/>
                          <w:marTop w:val="0"/>
                          <w:marBottom w:val="0"/>
                          <w:divBdr>
                            <w:top w:val="none" w:sz="0" w:space="0" w:color="auto"/>
                            <w:left w:val="none" w:sz="0" w:space="0" w:color="auto"/>
                            <w:bottom w:val="none" w:sz="0" w:space="0" w:color="auto"/>
                            <w:right w:val="none" w:sz="0" w:space="0" w:color="auto"/>
                          </w:divBdr>
                        </w:div>
                      </w:divsChild>
                    </w:div>
                    <w:div w:id="150608166">
                      <w:marLeft w:val="0"/>
                      <w:marRight w:val="150"/>
                      <w:marTop w:val="0"/>
                      <w:marBottom w:val="0"/>
                      <w:divBdr>
                        <w:top w:val="none" w:sz="0" w:space="0" w:color="auto"/>
                        <w:left w:val="none" w:sz="0" w:space="0" w:color="auto"/>
                        <w:bottom w:val="none" w:sz="0" w:space="0" w:color="auto"/>
                        <w:right w:val="none" w:sz="0" w:space="0" w:color="auto"/>
                      </w:divBdr>
                      <w:divsChild>
                        <w:div w:id="933051580">
                          <w:marLeft w:val="0"/>
                          <w:marRight w:val="150"/>
                          <w:marTop w:val="0"/>
                          <w:marBottom w:val="0"/>
                          <w:divBdr>
                            <w:top w:val="none" w:sz="0" w:space="0" w:color="auto"/>
                            <w:left w:val="none" w:sz="0" w:space="0" w:color="auto"/>
                            <w:bottom w:val="none" w:sz="0" w:space="0" w:color="auto"/>
                            <w:right w:val="none" w:sz="0" w:space="0" w:color="auto"/>
                          </w:divBdr>
                        </w:div>
                      </w:divsChild>
                    </w:div>
                    <w:div w:id="1591156002">
                      <w:marLeft w:val="0"/>
                      <w:marRight w:val="150"/>
                      <w:marTop w:val="0"/>
                      <w:marBottom w:val="0"/>
                      <w:divBdr>
                        <w:top w:val="none" w:sz="0" w:space="0" w:color="auto"/>
                        <w:left w:val="none" w:sz="0" w:space="0" w:color="auto"/>
                        <w:bottom w:val="none" w:sz="0" w:space="0" w:color="auto"/>
                        <w:right w:val="none" w:sz="0" w:space="0" w:color="auto"/>
                      </w:divBdr>
                      <w:divsChild>
                        <w:div w:id="1704936011">
                          <w:marLeft w:val="0"/>
                          <w:marRight w:val="150"/>
                          <w:marTop w:val="0"/>
                          <w:marBottom w:val="0"/>
                          <w:divBdr>
                            <w:top w:val="none" w:sz="0" w:space="0" w:color="auto"/>
                            <w:left w:val="none" w:sz="0" w:space="0" w:color="auto"/>
                            <w:bottom w:val="none" w:sz="0" w:space="0" w:color="auto"/>
                            <w:right w:val="none" w:sz="0" w:space="0" w:color="auto"/>
                          </w:divBdr>
                        </w:div>
                      </w:divsChild>
                    </w:div>
                    <w:div w:id="1825275870">
                      <w:marLeft w:val="0"/>
                      <w:marRight w:val="150"/>
                      <w:marTop w:val="0"/>
                      <w:marBottom w:val="0"/>
                      <w:divBdr>
                        <w:top w:val="none" w:sz="0" w:space="0" w:color="auto"/>
                        <w:left w:val="none" w:sz="0" w:space="0" w:color="auto"/>
                        <w:bottom w:val="none" w:sz="0" w:space="0" w:color="auto"/>
                        <w:right w:val="none" w:sz="0" w:space="0" w:color="auto"/>
                      </w:divBdr>
                      <w:divsChild>
                        <w:div w:id="8192275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80262974">
              <w:marLeft w:val="0"/>
              <w:marRight w:val="0"/>
              <w:marTop w:val="0"/>
              <w:marBottom w:val="0"/>
              <w:divBdr>
                <w:top w:val="none" w:sz="0" w:space="0" w:color="auto"/>
                <w:left w:val="none" w:sz="0" w:space="0" w:color="auto"/>
                <w:bottom w:val="none" w:sz="0" w:space="0" w:color="auto"/>
                <w:right w:val="none" w:sz="0" w:space="0" w:color="auto"/>
              </w:divBdr>
            </w:div>
            <w:div w:id="1822386477">
              <w:marLeft w:val="0"/>
              <w:marRight w:val="0"/>
              <w:marTop w:val="0"/>
              <w:marBottom w:val="0"/>
              <w:divBdr>
                <w:top w:val="none" w:sz="0" w:space="0" w:color="auto"/>
                <w:left w:val="none" w:sz="0" w:space="0" w:color="auto"/>
                <w:bottom w:val="none" w:sz="0" w:space="0" w:color="auto"/>
                <w:right w:val="none" w:sz="0" w:space="0" w:color="auto"/>
              </w:divBdr>
            </w:div>
            <w:div w:id="27027998">
              <w:marLeft w:val="0"/>
              <w:marRight w:val="0"/>
              <w:marTop w:val="0"/>
              <w:marBottom w:val="0"/>
              <w:divBdr>
                <w:top w:val="none" w:sz="0" w:space="0" w:color="auto"/>
                <w:left w:val="none" w:sz="0" w:space="0" w:color="auto"/>
                <w:bottom w:val="none" w:sz="0" w:space="0" w:color="auto"/>
                <w:right w:val="none" w:sz="0" w:space="0" w:color="auto"/>
              </w:divBdr>
            </w:div>
            <w:div w:id="508905580">
              <w:marLeft w:val="0"/>
              <w:marRight w:val="0"/>
              <w:marTop w:val="0"/>
              <w:marBottom w:val="0"/>
              <w:divBdr>
                <w:top w:val="none" w:sz="0" w:space="0" w:color="auto"/>
                <w:left w:val="none" w:sz="0" w:space="0" w:color="auto"/>
                <w:bottom w:val="none" w:sz="0" w:space="0" w:color="auto"/>
                <w:right w:val="none" w:sz="0" w:space="0" w:color="auto"/>
              </w:divBdr>
            </w:div>
            <w:div w:id="1967813710">
              <w:marLeft w:val="0"/>
              <w:marRight w:val="0"/>
              <w:marTop w:val="0"/>
              <w:marBottom w:val="0"/>
              <w:divBdr>
                <w:top w:val="none" w:sz="0" w:space="0" w:color="auto"/>
                <w:left w:val="none" w:sz="0" w:space="0" w:color="auto"/>
                <w:bottom w:val="none" w:sz="0" w:space="0" w:color="auto"/>
                <w:right w:val="none" w:sz="0" w:space="0" w:color="auto"/>
              </w:divBdr>
            </w:div>
            <w:div w:id="2033650922">
              <w:marLeft w:val="0"/>
              <w:marRight w:val="0"/>
              <w:marTop w:val="0"/>
              <w:marBottom w:val="0"/>
              <w:divBdr>
                <w:top w:val="none" w:sz="0" w:space="0" w:color="auto"/>
                <w:left w:val="none" w:sz="0" w:space="0" w:color="auto"/>
                <w:bottom w:val="none" w:sz="0" w:space="0" w:color="auto"/>
                <w:right w:val="none" w:sz="0" w:space="0" w:color="auto"/>
              </w:divBdr>
            </w:div>
            <w:div w:id="2076581867">
              <w:marLeft w:val="0"/>
              <w:marRight w:val="0"/>
              <w:marTop w:val="0"/>
              <w:marBottom w:val="0"/>
              <w:divBdr>
                <w:top w:val="none" w:sz="0" w:space="0" w:color="auto"/>
                <w:left w:val="none" w:sz="0" w:space="0" w:color="auto"/>
                <w:bottom w:val="none" w:sz="0" w:space="0" w:color="auto"/>
                <w:right w:val="none" w:sz="0" w:space="0" w:color="auto"/>
              </w:divBdr>
            </w:div>
            <w:div w:id="25641072">
              <w:marLeft w:val="0"/>
              <w:marRight w:val="0"/>
              <w:marTop w:val="0"/>
              <w:marBottom w:val="0"/>
              <w:divBdr>
                <w:top w:val="none" w:sz="0" w:space="0" w:color="auto"/>
                <w:left w:val="none" w:sz="0" w:space="0" w:color="auto"/>
                <w:bottom w:val="none" w:sz="0" w:space="0" w:color="auto"/>
                <w:right w:val="none" w:sz="0" w:space="0" w:color="auto"/>
              </w:divBdr>
            </w:div>
            <w:div w:id="282083430">
              <w:marLeft w:val="0"/>
              <w:marRight w:val="0"/>
              <w:marTop w:val="0"/>
              <w:marBottom w:val="0"/>
              <w:divBdr>
                <w:top w:val="none" w:sz="0" w:space="0" w:color="auto"/>
                <w:left w:val="none" w:sz="0" w:space="0" w:color="auto"/>
                <w:bottom w:val="none" w:sz="0" w:space="0" w:color="auto"/>
                <w:right w:val="none" w:sz="0" w:space="0" w:color="auto"/>
              </w:divBdr>
            </w:div>
            <w:div w:id="589627732">
              <w:marLeft w:val="0"/>
              <w:marRight w:val="0"/>
              <w:marTop w:val="0"/>
              <w:marBottom w:val="0"/>
              <w:divBdr>
                <w:top w:val="none" w:sz="0" w:space="0" w:color="auto"/>
                <w:left w:val="none" w:sz="0" w:space="0" w:color="auto"/>
                <w:bottom w:val="none" w:sz="0" w:space="0" w:color="auto"/>
                <w:right w:val="none" w:sz="0" w:space="0" w:color="auto"/>
              </w:divBdr>
            </w:div>
            <w:div w:id="2051027991">
              <w:marLeft w:val="0"/>
              <w:marRight w:val="0"/>
              <w:marTop w:val="0"/>
              <w:marBottom w:val="0"/>
              <w:divBdr>
                <w:top w:val="none" w:sz="0" w:space="0" w:color="auto"/>
                <w:left w:val="none" w:sz="0" w:space="0" w:color="auto"/>
                <w:bottom w:val="none" w:sz="0" w:space="0" w:color="auto"/>
                <w:right w:val="none" w:sz="0" w:space="0" w:color="auto"/>
              </w:divBdr>
            </w:div>
            <w:div w:id="1895776015">
              <w:marLeft w:val="0"/>
              <w:marRight w:val="0"/>
              <w:marTop w:val="0"/>
              <w:marBottom w:val="0"/>
              <w:divBdr>
                <w:top w:val="none" w:sz="0" w:space="0" w:color="auto"/>
                <w:left w:val="none" w:sz="0" w:space="0" w:color="auto"/>
                <w:bottom w:val="none" w:sz="0" w:space="0" w:color="auto"/>
                <w:right w:val="none" w:sz="0" w:space="0" w:color="auto"/>
              </w:divBdr>
            </w:div>
            <w:div w:id="1084033000">
              <w:marLeft w:val="0"/>
              <w:marRight w:val="0"/>
              <w:marTop w:val="0"/>
              <w:marBottom w:val="0"/>
              <w:divBdr>
                <w:top w:val="none" w:sz="0" w:space="0" w:color="auto"/>
                <w:left w:val="none" w:sz="0" w:space="0" w:color="auto"/>
                <w:bottom w:val="none" w:sz="0" w:space="0" w:color="auto"/>
                <w:right w:val="none" w:sz="0" w:space="0" w:color="auto"/>
              </w:divBdr>
            </w:div>
            <w:div w:id="1650743312">
              <w:marLeft w:val="0"/>
              <w:marRight w:val="0"/>
              <w:marTop w:val="0"/>
              <w:marBottom w:val="0"/>
              <w:divBdr>
                <w:top w:val="none" w:sz="0" w:space="0" w:color="auto"/>
                <w:left w:val="none" w:sz="0" w:space="0" w:color="auto"/>
                <w:bottom w:val="none" w:sz="0" w:space="0" w:color="auto"/>
                <w:right w:val="none" w:sz="0" w:space="0" w:color="auto"/>
              </w:divBdr>
            </w:div>
            <w:div w:id="2073312811">
              <w:marLeft w:val="0"/>
              <w:marRight w:val="0"/>
              <w:marTop w:val="0"/>
              <w:marBottom w:val="0"/>
              <w:divBdr>
                <w:top w:val="none" w:sz="0" w:space="0" w:color="auto"/>
                <w:left w:val="none" w:sz="0" w:space="0" w:color="auto"/>
                <w:bottom w:val="none" w:sz="0" w:space="0" w:color="auto"/>
                <w:right w:val="none" w:sz="0" w:space="0" w:color="auto"/>
              </w:divBdr>
            </w:div>
            <w:div w:id="236668710">
              <w:marLeft w:val="0"/>
              <w:marRight w:val="0"/>
              <w:marTop w:val="0"/>
              <w:marBottom w:val="0"/>
              <w:divBdr>
                <w:top w:val="none" w:sz="0" w:space="0" w:color="auto"/>
                <w:left w:val="none" w:sz="0" w:space="0" w:color="auto"/>
                <w:bottom w:val="none" w:sz="0" w:space="0" w:color="auto"/>
                <w:right w:val="none" w:sz="0" w:space="0" w:color="auto"/>
              </w:divBdr>
            </w:div>
            <w:div w:id="618029730">
              <w:marLeft w:val="0"/>
              <w:marRight w:val="0"/>
              <w:marTop w:val="0"/>
              <w:marBottom w:val="0"/>
              <w:divBdr>
                <w:top w:val="none" w:sz="0" w:space="0" w:color="auto"/>
                <w:left w:val="none" w:sz="0" w:space="0" w:color="auto"/>
                <w:bottom w:val="none" w:sz="0" w:space="0" w:color="auto"/>
                <w:right w:val="none" w:sz="0" w:space="0" w:color="auto"/>
              </w:divBdr>
            </w:div>
            <w:div w:id="1987275750">
              <w:marLeft w:val="0"/>
              <w:marRight w:val="0"/>
              <w:marTop w:val="0"/>
              <w:marBottom w:val="0"/>
              <w:divBdr>
                <w:top w:val="none" w:sz="0" w:space="0" w:color="auto"/>
                <w:left w:val="none" w:sz="0" w:space="0" w:color="auto"/>
                <w:bottom w:val="none" w:sz="0" w:space="0" w:color="auto"/>
                <w:right w:val="none" w:sz="0" w:space="0" w:color="auto"/>
              </w:divBdr>
            </w:div>
            <w:div w:id="160505277">
              <w:marLeft w:val="0"/>
              <w:marRight w:val="0"/>
              <w:marTop w:val="0"/>
              <w:marBottom w:val="0"/>
              <w:divBdr>
                <w:top w:val="none" w:sz="0" w:space="0" w:color="auto"/>
                <w:left w:val="none" w:sz="0" w:space="0" w:color="auto"/>
                <w:bottom w:val="none" w:sz="0" w:space="0" w:color="auto"/>
                <w:right w:val="none" w:sz="0" w:space="0" w:color="auto"/>
              </w:divBdr>
            </w:div>
            <w:div w:id="1812941382">
              <w:marLeft w:val="0"/>
              <w:marRight w:val="0"/>
              <w:marTop w:val="0"/>
              <w:marBottom w:val="0"/>
              <w:divBdr>
                <w:top w:val="none" w:sz="0" w:space="0" w:color="auto"/>
                <w:left w:val="none" w:sz="0" w:space="0" w:color="auto"/>
                <w:bottom w:val="none" w:sz="0" w:space="0" w:color="auto"/>
                <w:right w:val="none" w:sz="0" w:space="0" w:color="auto"/>
              </w:divBdr>
            </w:div>
            <w:div w:id="1860315735">
              <w:marLeft w:val="0"/>
              <w:marRight w:val="0"/>
              <w:marTop w:val="0"/>
              <w:marBottom w:val="0"/>
              <w:divBdr>
                <w:top w:val="none" w:sz="0" w:space="0" w:color="auto"/>
                <w:left w:val="none" w:sz="0" w:space="0" w:color="auto"/>
                <w:bottom w:val="none" w:sz="0" w:space="0" w:color="auto"/>
                <w:right w:val="none" w:sz="0" w:space="0" w:color="auto"/>
              </w:divBdr>
            </w:div>
            <w:div w:id="1516378565">
              <w:marLeft w:val="0"/>
              <w:marRight w:val="0"/>
              <w:marTop w:val="0"/>
              <w:marBottom w:val="0"/>
              <w:divBdr>
                <w:top w:val="none" w:sz="0" w:space="0" w:color="auto"/>
                <w:left w:val="none" w:sz="0" w:space="0" w:color="auto"/>
                <w:bottom w:val="none" w:sz="0" w:space="0" w:color="auto"/>
                <w:right w:val="none" w:sz="0" w:space="0" w:color="auto"/>
              </w:divBdr>
            </w:div>
            <w:div w:id="500660348">
              <w:marLeft w:val="0"/>
              <w:marRight w:val="0"/>
              <w:marTop w:val="0"/>
              <w:marBottom w:val="0"/>
              <w:divBdr>
                <w:top w:val="none" w:sz="0" w:space="0" w:color="auto"/>
                <w:left w:val="none" w:sz="0" w:space="0" w:color="auto"/>
                <w:bottom w:val="none" w:sz="0" w:space="0" w:color="auto"/>
                <w:right w:val="none" w:sz="0" w:space="0" w:color="auto"/>
              </w:divBdr>
            </w:div>
            <w:div w:id="1352368054">
              <w:marLeft w:val="0"/>
              <w:marRight w:val="0"/>
              <w:marTop w:val="0"/>
              <w:marBottom w:val="0"/>
              <w:divBdr>
                <w:top w:val="none" w:sz="0" w:space="0" w:color="auto"/>
                <w:left w:val="none" w:sz="0" w:space="0" w:color="auto"/>
                <w:bottom w:val="none" w:sz="0" w:space="0" w:color="auto"/>
                <w:right w:val="none" w:sz="0" w:space="0" w:color="auto"/>
              </w:divBdr>
            </w:div>
            <w:div w:id="526678521">
              <w:marLeft w:val="0"/>
              <w:marRight w:val="0"/>
              <w:marTop w:val="0"/>
              <w:marBottom w:val="0"/>
              <w:divBdr>
                <w:top w:val="none" w:sz="0" w:space="0" w:color="auto"/>
                <w:left w:val="none" w:sz="0" w:space="0" w:color="auto"/>
                <w:bottom w:val="none" w:sz="0" w:space="0" w:color="auto"/>
                <w:right w:val="none" w:sz="0" w:space="0" w:color="auto"/>
              </w:divBdr>
            </w:div>
            <w:div w:id="1847942080">
              <w:marLeft w:val="0"/>
              <w:marRight w:val="0"/>
              <w:marTop w:val="0"/>
              <w:marBottom w:val="0"/>
              <w:divBdr>
                <w:top w:val="none" w:sz="0" w:space="0" w:color="auto"/>
                <w:left w:val="none" w:sz="0" w:space="0" w:color="auto"/>
                <w:bottom w:val="none" w:sz="0" w:space="0" w:color="auto"/>
                <w:right w:val="none" w:sz="0" w:space="0" w:color="auto"/>
              </w:divBdr>
            </w:div>
            <w:div w:id="13188396">
              <w:marLeft w:val="0"/>
              <w:marRight w:val="0"/>
              <w:marTop w:val="0"/>
              <w:marBottom w:val="0"/>
              <w:divBdr>
                <w:top w:val="none" w:sz="0" w:space="0" w:color="auto"/>
                <w:left w:val="none" w:sz="0" w:space="0" w:color="auto"/>
                <w:bottom w:val="none" w:sz="0" w:space="0" w:color="auto"/>
                <w:right w:val="none" w:sz="0" w:space="0" w:color="auto"/>
              </w:divBdr>
            </w:div>
            <w:div w:id="1766463537">
              <w:marLeft w:val="0"/>
              <w:marRight w:val="0"/>
              <w:marTop w:val="0"/>
              <w:marBottom w:val="0"/>
              <w:divBdr>
                <w:top w:val="none" w:sz="0" w:space="0" w:color="auto"/>
                <w:left w:val="none" w:sz="0" w:space="0" w:color="auto"/>
                <w:bottom w:val="none" w:sz="0" w:space="0" w:color="auto"/>
                <w:right w:val="none" w:sz="0" w:space="0" w:color="auto"/>
              </w:divBdr>
            </w:div>
            <w:div w:id="506286302">
              <w:marLeft w:val="0"/>
              <w:marRight w:val="0"/>
              <w:marTop w:val="0"/>
              <w:marBottom w:val="0"/>
              <w:divBdr>
                <w:top w:val="none" w:sz="0" w:space="0" w:color="auto"/>
                <w:left w:val="none" w:sz="0" w:space="0" w:color="auto"/>
                <w:bottom w:val="none" w:sz="0" w:space="0" w:color="auto"/>
                <w:right w:val="none" w:sz="0" w:space="0" w:color="auto"/>
              </w:divBdr>
            </w:div>
            <w:div w:id="1910458211">
              <w:marLeft w:val="0"/>
              <w:marRight w:val="0"/>
              <w:marTop w:val="0"/>
              <w:marBottom w:val="0"/>
              <w:divBdr>
                <w:top w:val="none" w:sz="0" w:space="0" w:color="auto"/>
                <w:left w:val="none" w:sz="0" w:space="0" w:color="auto"/>
                <w:bottom w:val="none" w:sz="0" w:space="0" w:color="auto"/>
                <w:right w:val="none" w:sz="0" w:space="0" w:color="auto"/>
              </w:divBdr>
            </w:div>
            <w:div w:id="833373790">
              <w:marLeft w:val="0"/>
              <w:marRight w:val="0"/>
              <w:marTop w:val="0"/>
              <w:marBottom w:val="0"/>
              <w:divBdr>
                <w:top w:val="none" w:sz="0" w:space="0" w:color="auto"/>
                <w:left w:val="none" w:sz="0" w:space="0" w:color="auto"/>
                <w:bottom w:val="none" w:sz="0" w:space="0" w:color="auto"/>
                <w:right w:val="none" w:sz="0" w:space="0" w:color="auto"/>
              </w:divBdr>
            </w:div>
            <w:div w:id="347289683">
              <w:marLeft w:val="0"/>
              <w:marRight w:val="0"/>
              <w:marTop w:val="0"/>
              <w:marBottom w:val="0"/>
              <w:divBdr>
                <w:top w:val="none" w:sz="0" w:space="0" w:color="auto"/>
                <w:left w:val="none" w:sz="0" w:space="0" w:color="auto"/>
                <w:bottom w:val="none" w:sz="0" w:space="0" w:color="auto"/>
                <w:right w:val="none" w:sz="0" w:space="0" w:color="auto"/>
              </w:divBdr>
            </w:div>
            <w:div w:id="1862010892">
              <w:marLeft w:val="0"/>
              <w:marRight w:val="0"/>
              <w:marTop w:val="0"/>
              <w:marBottom w:val="0"/>
              <w:divBdr>
                <w:top w:val="none" w:sz="0" w:space="0" w:color="auto"/>
                <w:left w:val="none" w:sz="0" w:space="0" w:color="auto"/>
                <w:bottom w:val="none" w:sz="0" w:space="0" w:color="auto"/>
                <w:right w:val="none" w:sz="0" w:space="0" w:color="auto"/>
              </w:divBdr>
            </w:div>
            <w:div w:id="1297644908">
              <w:marLeft w:val="0"/>
              <w:marRight w:val="0"/>
              <w:marTop w:val="0"/>
              <w:marBottom w:val="0"/>
              <w:divBdr>
                <w:top w:val="none" w:sz="0" w:space="0" w:color="auto"/>
                <w:left w:val="none" w:sz="0" w:space="0" w:color="auto"/>
                <w:bottom w:val="none" w:sz="0" w:space="0" w:color="auto"/>
                <w:right w:val="none" w:sz="0" w:space="0" w:color="auto"/>
              </w:divBdr>
            </w:div>
            <w:div w:id="913080097">
              <w:marLeft w:val="0"/>
              <w:marRight w:val="0"/>
              <w:marTop w:val="0"/>
              <w:marBottom w:val="0"/>
              <w:divBdr>
                <w:top w:val="none" w:sz="0" w:space="0" w:color="auto"/>
                <w:left w:val="none" w:sz="0" w:space="0" w:color="auto"/>
                <w:bottom w:val="none" w:sz="0" w:space="0" w:color="auto"/>
                <w:right w:val="none" w:sz="0" w:space="0" w:color="auto"/>
              </w:divBdr>
            </w:div>
            <w:div w:id="1038354080">
              <w:marLeft w:val="0"/>
              <w:marRight w:val="0"/>
              <w:marTop w:val="0"/>
              <w:marBottom w:val="0"/>
              <w:divBdr>
                <w:top w:val="none" w:sz="0" w:space="0" w:color="auto"/>
                <w:left w:val="none" w:sz="0" w:space="0" w:color="auto"/>
                <w:bottom w:val="none" w:sz="0" w:space="0" w:color="auto"/>
                <w:right w:val="none" w:sz="0" w:space="0" w:color="auto"/>
              </w:divBdr>
            </w:div>
            <w:div w:id="1152795622">
              <w:marLeft w:val="0"/>
              <w:marRight w:val="0"/>
              <w:marTop w:val="0"/>
              <w:marBottom w:val="0"/>
              <w:divBdr>
                <w:top w:val="none" w:sz="0" w:space="0" w:color="auto"/>
                <w:left w:val="none" w:sz="0" w:space="0" w:color="auto"/>
                <w:bottom w:val="none" w:sz="0" w:space="0" w:color="auto"/>
                <w:right w:val="none" w:sz="0" w:space="0" w:color="auto"/>
              </w:divBdr>
            </w:div>
            <w:div w:id="1655378503">
              <w:marLeft w:val="0"/>
              <w:marRight w:val="0"/>
              <w:marTop w:val="0"/>
              <w:marBottom w:val="0"/>
              <w:divBdr>
                <w:top w:val="none" w:sz="0" w:space="0" w:color="auto"/>
                <w:left w:val="none" w:sz="0" w:space="0" w:color="auto"/>
                <w:bottom w:val="none" w:sz="0" w:space="0" w:color="auto"/>
                <w:right w:val="none" w:sz="0" w:space="0" w:color="auto"/>
              </w:divBdr>
            </w:div>
            <w:div w:id="968782145">
              <w:marLeft w:val="0"/>
              <w:marRight w:val="0"/>
              <w:marTop w:val="0"/>
              <w:marBottom w:val="0"/>
              <w:divBdr>
                <w:top w:val="none" w:sz="0" w:space="0" w:color="auto"/>
                <w:left w:val="none" w:sz="0" w:space="0" w:color="auto"/>
                <w:bottom w:val="none" w:sz="0" w:space="0" w:color="auto"/>
                <w:right w:val="none" w:sz="0" w:space="0" w:color="auto"/>
              </w:divBdr>
            </w:div>
            <w:div w:id="2109765504">
              <w:marLeft w:val="0"/>
              <w:marRight w:val="0"/>
              <w:marTop w:val="0"/>
              <w:marBottom w:val="0"/>
              <w:divBdr>
                <w:top w:val="none" w:sz="0" w:space="0" w:color="auto"/>
                <w:left w:val="none" w:sz="0" w:space="0" w:color="auto"/>
                <w:bottom w:val="none" w:sz="0" w:space="0" w:color="auto"/>
                <w:right w:val="none" w:sz="0" w:space="0" w:color="auto"/>
              </w:divBdr>
            </w:div>
            <w:div w:id="40786973">
              <w:marLeft w:val="0"/>
              <w:marRight w:val="0"/>
              <w:marTop w:val="0"/>
              <w:marBottom w:val="0"/>
              <w:divBdr>
                <w:top w:val="none" w:sz="0" w:space="0" w:color="auto"/>
                <w:left w:val="none" w:sz="0" w:space="0" w:color="auto"/>
                <w:bottom w:val="none" w:sz="0" w:space="0" w:color="auto"/>
                <w:right w:val="none" w:sz="0" w:space="0" w:color="auto"/>
              </w:divBdr>
            </w:div>
            <w:div w:id="1493646103">
              <w:marLeft w:val="0"/>
              <w:marRight w:val="0"/>
              <w:marTop w:val="0"/>
              <w:marBottom w:val="0"/>
              <w:divBdr>
                <w:top w:val="none" w:sz="0" w:space="0" w:color="auto"/>
                <w:left w:val="none" w:sz="0" w:space="0" w:color="auto"/>
                <w:bottom w:val="none" w:sz="0" w:space="0" w:color="auto"/>
                <w:right w:val="none" w:sz="0" w:space="0" w:color="auto"/>
              </w:divBdr>
            </w:div>
            <w:div w:id="1740983676">
              <w:marLeft w:val="0"/>
              <w:marRight w:val="0"/>
              <w:marTop w:val="0"/>
              <w:marBottom w:val="0"/>
              <w:divBdr>
                <w:top w:val="none" w:sz="0" w:space="0" w:color="auto"/>
                <w:left w:val="none" w:sz="0" w:space="0" w:color="auto"/>
                <w:bottom w:val="none" w:sz="0" w:space="0" w:color="auto"/>
                <w:right w:val="none" w:sz="0" w:space="0" w:color="auto"/>
              </w:divBdr>
            </w:div>
            <w:div w:id="1064450509">
              <w:marLeft w:val="0"/>
              <w:marRight w:val="0"/>
              <w:marTop w:val="0"/>
              <w:marBottom w:val="0"/>
              <w:divBdr>
                <w:top w:val="none" w:sz="0" w:space="0" w:color="auto"/>
                <w:left w:val="none" w:sz="0" w:space="0" w:color="auto"/>
                <w:bottom w:val="none" w:sz="0" w:space="0" w:color="auto"/>
                <w:right w:val="none" w:sz="0" w:space="0" w:color="auto"/>
              </w:divBdr>
            </w:div>
            <w:div w:id="2109570862">
              <w:marLeft w:val="0"/>
              <w:marRight w:val="0"/>
              <w:marTop w:val="0"/>
              <w:marBottom w:val="0"/>
              <w:divBdr>
                <w:top w:val="none" w:sz="0" w:space="0" w:color="auto"/>
                <w:left w:val="none" w:sz="0" w:space="0" w:color="auto"/>
                <w:bottom w:val="none" w:sz="0" w:space="0" w:color="auto"/>
                <w:right w:val="none" w:sz="0" w:space="0" w:color="auto"/>
              </w:divBdr>
            </w:div>
            <w:div w:id="753891808">
              <w:marLeft w:val="0"/>
              <w:marRight w:val="0"/>
              <w:marTop w:val="0"/>
              <w:marBottom w:val="0"/>
              <w:divBdr>
                <w:top w:val="none" w:sz="0" w:space="0" w:color="auto"/>
                <w:left w:val="none" w:sz="0" w:space="0" w:color="auto"/>
                <w:bottom w:val="none" w:sz="0" w:space="0" w:color="auto"/>
                <w:right w:val="none" w:sz="0" w:space="0" w:color="auto"/>
              </w:divBdr>
            </w:div>
            <w:div w:id="1082989558">
              <w:marLeft w:val="0"/>
              <w:marRight w:val="0"/>
              <w:marTop w:val="0"/>
              <w:marBottom w:val="0"/>
              <w:divBdr>
                <w:top w:val="none" w:sz="0" w:space="0" w:color="auto"/>
                <w:left w:val="none" w:sz="0" w:space="0" w:color="auto"/>
                <w:bottom w:val="none" w:sz="0" w:space="0" w:color="auto"/>
                <w:right w:val="none" w:sz="0" w:space="0" w:color="auto"/>
              </w:divBdr>
            </w:div>
            <w:div w:id="1251037816">
              <w:marLeft w:val="0"/>
              <w:marRight w:val="0"/>
              <w:marTop w:val="0"/>
              <w:marBottom w:val="0"/>
              <w:divBdr>
                <w:top w:val="none" w:sz="0" w:space="0" w:color="auto"/>
                <w:left w:val="none" w:sz="0" w:space="0" w:color="auto"/>
                <w:bottom w:val="none" w:sz="0" w:space="0" w:color="auto"/>
                <w:right w:val="none" w:sz="0" w:space="0" w:color="auto"/>
              </w:divBdr>
            </w:div>
            <w:div w:id="1867518712">
              <w:marLeft w:val="0"/>
              <w:marRight w:val="0"/>
              <w:marTop w:val="0"/>
              <w:marBottom w:val="0"/>
              <w:divBdr>
                <w:top w:val="none" w:sz="0" w:space="0" w:color="auto"/>
                <w:left w:val="none" w:sz="0" w:space="0" w:color="auto"/>
                <w:bottom w:val="none" w:sz="0" w:space="0" w:color="auto"/>
                <w:right w:val="none" w:sz="0" w:space="0" w:color="auto"/>
              </w:divBdr>
            </w:div>
            <w:div w:id="1059015121">
              <w:marLeft w:val="0"/>
              <w:marRight w:val="0"/>
              <w:marTop w:val="0"/>
              <w:marBottom w:val="0"/>
              <w:divBdr>
                <w:top w:val="none" w:sz="0" w:space="0" w:color="auto"/>
                <w:left w:val="none" w:sz="0" w:space="0" w:color="auto"/>
                <w:bottom w:val="none" w:sz="0" w:space="0" w:color="auto"/>
                <w:right w:val="none" w:sz="0" w:space="0" w:color="auto"/>
              </w:divBdr>
            </w:div>
            <w:div w:id="30695209">
              <w:marLeft w:val="0"/>
              <w:marRight w:val="0"/>
              <w:marTop w:val="0"/>
              <w:marBottom w:val="0"/>
              <w:divBdr>
                <w:top w:val="none" w:sz="0" w:space="0" w:color="auto"/>
                <w:left w:val="none" w:sz="0" w:space="0" w:color="auto"/>
                <w:bottom w:val="none" w:sz="0" w:space="0" w:color="auto"/>
                <w:right w:val="none" w:sz="0" w:space="0" w:color="auto"/>
              </w:divBdr>
            </w:div>
            <w:div w:id="1277525852">
              <w:marLeft w:val="0"/>
              <w:marRight w:val="0"/>
              <w:marTop w:val="0"/>
              <w:marBottom w:val="0"/>
              <w:divBdr>
                <w:top w:val="none" w:sz="0" w:space="0" w:color="auto"/>
                <w:left w:val="none" w:sz="0" w:space="0" w:color="auto"/>
                <w:bottom w:val="none" w:sz="0" w:space="0" w:color="auto"/>
                <w:right w:val="none" w:sz="0" w:space="0" w:color="auto"/>
              </w:divBdr>
            </w:div>
            <w:div w:id="283199592">
              <w:marLeft w:val="0"/>
              <w:marRight w:val="0"/>
              <w:marTop w:val="0"/>
              <w:marBottom w:val="0"/>
              <w:divBdr>
                <w:top w:val="none" w:sz="0" w:space="0" w:color="auto"/>
                <w:left w:val="none" w:sz="0" w:space="0" w:color="auto"/>
                <w:bottom w:val="none" w:sz="0" w:space="0" w:color="auto"/>
                <w:right w:val="none" w:sz="0" w:space="0" w:color="auto"/>
              </w:divBdr>
            </w:div>
            <w:div w:id="1232080376">
              <w:marLeft w:val="0"/>
              <w:marRight w:val="0"/>
              <w:marTop w:val="0"/>
              <w:marBottom w:val="0"/>
              <w:divBdr>
                <w:top w:val="none" w:sz="0" w:space="0" w:color="auto"/>
                <w:left w:val="none" w:sz="0" w:space="0" w:color="auto"/>
                <w:bottom w:val="none" w:sz="0" w:space="0" w:color="auto"/>
                <w:right w:val="none" w:sz="0" w:space="0" w:color="auto"/>
              </w:divBdr>
            </w:div>
            <w:div w:id="1929923255">
              <w:marLeft w:val="0"/>
              <w:marRight w:val="0"/>
              <w:marTop w:val="0"/>
              <w:marBottom w:val="0"/>
              <w:divBdr>
                <w:top w:val="none" w:sz="0" w:space="0" w:color="auto"/>
                <w:left w:val="none" w:sz="0" w:space="0" w:color="auto"/>
                <w:bottom w:val="none" w:sz="0" w:space="0" w:color="auto"/>
                <w:right w:val="none" w:sz="0" w:space="0" w:color="auto"/>
              </w:divBdr>
            </w:div>
            <w:div w:id="1787188494">
              <w:marLeft w:val="0"/>
              <w:marRight w:val="0"/>
              <w:marTop w:val="0"/>
              <w:marBottom w:val="0"/>
              <w:divBdr>
                <w:top w:val="none" w:sz="0" w:space="0" w:color="auto"/>
                <w:left w:val="none" w:sz="0" w:space="0" w:color="auto"/>
                <w:bottom w:val="none" w:sz="0" w:space="0" w:color="auto"/>
                <w:right w:val="none" w:sz="0" w:space="0" w:color="auto"/>
              </w:divBdr>
            </w:div>
            <w:div w:id="754057467">
              <w:marLeft w:val="0"/>
              <w:marRight w:val="0"/>
              <w:marTop w:val="0"/>
              <w:marBottom w:val="0"/>
              <w:divBdr>
                <w:top w:val="none" w:sz="0" w:space="0" w:color="auto"/>
                <w:left w:val="none" w:sz="0" w:space="0" w:color="auto"/>
                <w:bottom w:val="none" w:sz="0" w:space="0" w:color="auto"/>
                <w:right w:val="none" w:sz="0" w:space="0" w:color="auto"/>
              </w:divBdr>
            </w:div>
            <w:div w:id="757485582">
              <w:marLeft w:val="0"/>
              <w:marRight w:val="0"/>
              <w:marTop w:val="0"/>
              <w:marBottom w:val="0"/>
              <w:divBdr>
                <w:top w:val="none" w:sz="0" w:space="0" w:color="auto"/>
                <w:left w:val="none" w:sz="0" w:space="0" w:color="auto"/>
                <w:bottom w:val="none" w:sz="0" w:space="0" w:color="auto"/>
                <w:right w:val="none" w:sz="0" w:space="0" w:color="auto"/>
              </w:divBdr>
            </w:div>
            <w:div w:id="1522158798">
              <w:marLeft w:val="0"/>
              <w:marRight w:val="0"/>
              <w:marTop w:val="0"/>
              <w:marBottom w:val="0"/>
              <w:divBdr>
                <w:top w:val="none" w:sz="0" w:space="0" w:color="auto"/>
                <w:left w:val="none" w:sz="0" w:space="0" w:color="auto"/>
                <w:bottom w:val="none" w:sz="0" w:space="0" w:color="auto"/>
                <w:right w:val="none" w:sz="0" w:space="0" w:color="auto"/>
              </w:divBdr>
            </w:div>
            <w:div w:id="558057670">
              <w:marLeft w:val="0"/>
              <w:marRight w:val="0"/>
              <w:marTop w:val="0"/>
              <w:marBottom w:val="0"/>
              <w:divBdr>
                <w:top w:val="none" w:sz="0" w:space="0" w:color="auto"/>
                <w:left w:val="none" w:sz="0" w:space="0" w:color="auto"/>
                <w:bottom w:val="none" w:sz="0" w:space="0" w:color="auto"/>
                <w:right w:val="none" w:sz="0" w:space="0" w:color="auto"/>
              </w:divBdr>
            </w:div>
            <w:div w:id="2046982041">
              <w:marLeft w:val="0"/>
              <w:marRight w:val="0"/>
              <w:marTop w:val="0"/>
              <w:marBottom w:val="0"/>
              <w:divBdr>
                <w:top w:val="none" w:sz="0" w:space="0" w:color="auto"/>
                <w:left w:val="none" w:sz="0" w:space="0" w:color="auto"/>
                <w:bottom w:val="none" w:sz="0" w:space="0" w:color="auto"/>
                <w:right w:val="none" w:sz="0" w:space="0" w:color="auto"/>
              </w:divBdr>
            </w:div>
            <w:div w:id="1518689334">
              <w:marLeft w:val="0"/>
              <w:marRight w:val="0"/>
              <w:marTop w:val="0"/>
              <w:marBottom w:val="0"/>
              <w:divBdr>
                <w:top w:val="none" w:sz="0" w:space="0" w:color="auto"/>
                <w:left w:val="none" w:sz="0" w:space="0" w:color="auto"/>
                <w:bottom w:val="none" w:sz="0" w:space="0" w:color="auto"/>
                <w:right w:val="none" w:sz="0" w:space="0" w:color="auto"/>
              </w:divBdr>
            </w:div>
            <w:div w:id="854883650">
              <w:marLeft w:val="0"/>
              <w:marRight w:val="0"/>
              <w:marTop w:val="0"/>
              <w:marBottom w:val="0"/>
              <w:divBdr>
                <w:top w:val="none" w:sz="0" w:space="0" w:color="auto"/>
                <w:left w:val="none" w:sz="0" w:space="0" w:color="auto"/>
                <w:bottom w:val="none" w:sz="0" w:space="0" w:color="auto"/>
                <w:right w:val="none" w:sz="0" w:space="0" w:color="auto"/>
              </w:divBdr>
            </w:div>
            <w:div w:id="153841414">
              <w:marLeft w:val="0"/>
              <w:marRight w:val="0"/>
              <w:marTop w:val="0"/>
              <w:marBottom w:val="0"/>
              <w:divBdr>
                <w:top w:val="none" w:sz="0" w:space="0" w:color="auto"/>
                <w:left w:val="none" w:sz="0" w:space="0" w:color="auto"/>
                <w:bottom w:val="none" w:sz="0" w:space="0" w:color="auto"/>
                <w:right w:val="none" w:sz="0" w:space="0" w:color="auto"/>
              </w:divBdr>
            </w:div>
            <w:div w:id="1942756600">
              <w:marLeft w:val="0"/>
              <w:marRight w:val="0"/>
              <w:marTop w:val="0"/>
              <w:marBottom w:val="0"/>
              <w:divBdr>
                <w:top w:val="none" w:sz="0" w:space="0" w:color="auto"/>
                <w:left w:val="none" w:sz="0" w:space="0" w:color="auto"/>
                <w:bottom w:val="none" w:sz="0" w:space="0" w:color="auto"/>
                <w:right w:val="none" w:sz="0" w:space="0" w:color="auto"/>
              </w:divBdr>
            </w:div>
            <w:div w:id="1662851930">
              <w:marLeft w:val="0"/>
              <w:marRight w:val="0"/>
              <w:marTop w:val="0"/>
              <w:marBottom w:val="0"/>
              <w:divBdr>
                <w:top w:val="none" w:sz="0" w:space="0" w:color="auto"/>
                <w:left w:val="none" w:sz="0" w:space="0" w:color="auto"/>
                <w:bottom w:val="none" w:sz="0" w:space="0" w:color="auto"/>
                <w:right w:val="none" w:sz="0" w:space="0" w:color="auto"/>
              </w:divBdr>
            </w:div>
            <w:div w:id="1848596644">
              <w:marLeft w:val="0"/>
              <w:marRight w:val="0"/>
              <w:marTop w:val="0"/>
              <w:marBottom w:val="0"/>
              <w:divBdr>
                <w:top w:val="none" w:sz="0" w:space="0" w:color="auto"/>
                <w:left w:val="none" w:sz="0" w:space="0" w:color="auto"/>
                <w:bottom w:val="none" w:sz="0" w:space="0" w:color="auto"/>
                <w:right w:val="none" w:sz="0" w:space="0" w:color="auto"/>
              </w:divBdr>
            </w:div>
            <w:div w:id="870150442">
              <w:marLeft w:val="0"/>
              <w:marRight w:val="0"/>
              <w:marTop w:val="0"/>
              <w:marBottom w:val="0"/>
              <w:divBdr>
                <w:top w:val="none" w:sz="0" w:space="0" w:color="auto"/>
                <w:left w:val="none" w:sz="0" w:space="0" w:color="auto"/>
                <w:bottom w:val="none" w:sz="0" w:space="0" w:color="auto"/>
                <w:right w:val="none" w:sz="0" w:space="0" w:color="auto"/>
              </w:divBdr>
            </w:div>
            <w:div w:id="2091462455">
              <w:marLeft w:val="0"/>
              <w:marRight w:val="0"/>
              <w:marTop w:val="0"/>
              <w:marBottom w:val="0"/>
              <w:divBdr>
                <w:top w:val="none" w:sz="0" w:space="0" w:color="auto"/>
                <w:left w:val="none" w:sz="0" w:space="0" w:color="auto"/>
                <w:bottom w:val="none" w:sz="0" w:space="0" w:color="auto"/>
                <w:right w:val="none" w:sz="0" w:space="0" w:color="auto"/>
              </w:divBdr>
            </w:div>
            <w:div w:id="1462529512">
              <w:marLeft w:val="0"/>
              <w:marRight w:val="0"/>
              <w:marTop w:val="0"/>
              <w:marBottom w:val="0"/>
              <w:divBdr>
                <w:top w:val="none" w:sz="0" w:space="0" w:color="auto"/>
                <w:left w:val="none" w:sz="0" w:space="0" w:color="auto"/>
                <w:bottom w:val="none" w:sz="0" w:space="0" w:color="auto"/>
                <w:right w:val="none" w:sz="0" w:space="0" w:color="auto"/>
              </w:divBdr>
            </w:div>
            <w:div w:id="28340667">
              <w:marLeft w:val="0"/>
              <w:marRight w:val="0"/>
              <w:marTop w:val="0"/>
              <w:marBottom w:val="0"/>
              <w:divBdr>
                <w:top w:val="none" w:sz="0" w:space="0" w:color="auto"/>
                <w:left w:val="none" w:sz="0" w:space="0" w:color="auto"/>
                <w:bottom w:val="none" w:sz="0" w:space="0" w:color="auto"/>
                <w:right w:val="none" w:sz="0" w:space="0" w:color="auto"/>
              </w:divBdr>
            </w:div>
            <w:div w:id="1219508760">
              <w:marLeft w:val="0"/>
              <w:marRight w:val="0"/>
              <w:marTop w:val="0"/>
              <w:marBottom w:val="0"/>
              <w:divBdr>
                <w:top w:val="none" w:sz="0" w:space="0" w:color="auto"/>
                <w:left w:val="none" w:sz="0" w:space="0" w:color="auto"/>
                <w:bottom w:val="none" w:sz="0" w:space="0" w:color="auto"/>
                <w:right w:val="none" w:sz="0" w:space="0" w:color="auto"/>
              </w:divBdr>
            </w:div>
            <w:div w:id="1096174889">
              <w:marLeft w:val="0"/>
              <w:marRight w:val="0"/>
              <w:marTop w:val="0"/>
              <w:marBottom w:val="0"/>
              <w:divBdr>
                <w:top w:val="none" w:sz="0" w:space="0" w:color="auto"/>
                <w:left w:val="none" w:sz="0" w:space="0" w:color="auto"/>
                <w:bottom w:val="none" w:sz="0" w:space="0" w:color="auto"/>
                <w:right w:val="none" w:sz="0" w:space="0" w:color="auto"/>
              </w:divBdr>
            </w:div>
            <w:div w:id="793863236">
              <w:marLeft w:val="0"/>
              <w:marRight w:val="0"/>
              <w:marTop w:val="0"/>
              <w:marBottom w:val="0"/>
              <w:divBdr>
                <w:top w:val="none" w:sz="0" w:space="0" w:color="auto"/>
                <w:left w:val="none" w:sz="0" w:space="0" w:color="auto"/>
                <w:bottom w:val="none" w:sz="0" w:space="0" w:color="auto"/>
                <w:right w:val="none" w:sz="0" w:space="0" w:color="auto"/>
              </w:divBdr>
            </w:div>
            <w:div w:id="835805394">
              <w:marLeft w:val="0"/>
              <w:marRight w:val="0"/>
              <w:marTop w:val="0"/>
              <w:marBottom w:val="0"/>
              <w:divBdr>
                <w:top w:val="none" w:sz="0" w:space="0" w:color="auto"/>
                <w:left w:val="none" w:sz="0" w:space="0" w:color="auto"/>
                <w:bottom w:val="none" w:sz="0" w:space="0" w:color="auto"/>
                <w:right w:val="none" w:sz="0" w:space="0" w:color="auto"/>
              </w:divBdr>
            </w:div>
            <w:div w:id="262424987">
              <w:marLeft w:val="0"/>
              <w:marRight w:val="0"/>
              <w:marTop w:val="0"/>
              <w:marBottom w:val="0"/>
              <w:divBdr>
                <w:top w:val="none" w:sz="0" w:space="0" w:color="auto"/>
                <w:left w:val="none" w:sz="0" w:space="0" w:color="auto"/>
                <w:bottom w:val="none" w:sz="0" w:space="0" w:color="auto"/>
                <w:right w:val="none" w:sz="0" w:space="0" w:color="auto"/>
              </w:divBdr>
            </w:div>
            <w:div w:id="1260603198">
              <w:marLeft w:val="0"/>
              <w:marRight w:val="0"/>
              <w:marTop w:val="0"/>
              <w:marBottom w:val="0"/>
              <w:divBdr>
                <w:top w:val="none" w:sz="0" w:space="0" w:color="auto"/>
                <w:left w:val="none" w:sz="0" w:space="0" w:color="auto"/>
                <w:bottom w:val="none" w:sz="0" w:space="0" w:color="auto"/>
                <w:right w:val="none" w:sz="0" w:space="0" w:color="auto"/>
              </w:divBdr>
            </w:div>
            <w:div w:id="879633198">
              <w:marLeft w:val="0"/>
              <w:marRight w:val="0"/>
              <w:marTop w:val="0"/>
              <w:marBottom w:val="0"/>
              <w:divBdr>
                <w:top w:val="none" w:sz="0" w:space="0" w:color="auto"/>
                <w:left w:val="none" w:sz="0" w:space="0" w:color="auto"/>
                <w:bottom w:val="none" w:sz="0" w:space="0" w:color="auto"/>
                <w:right w:val="none" w:sz="0" w:space="0" w:color="auto"/>
              </w:divBdr>
            </w:div>
            <w:div w:id="515460803">
              <w:marLeft w:val="0"/>
              <w:marRight w:val="0"/>
              <w:marTop w:val="0"/>
              <w:marBottom w:val="0"/>
              <w:divBdr>
                <w:top w:val="none" w:sz="0" w:space="0" w:color="auto"/>
                <w:left w:val="none" w:sz="0" w:space="0" w:color="auto"/>
                <w:bottom w:val="none" w:sz="0" w:space="0" w:color="auto"/>
                <w:right w:val="none" w:sz="0" w:space="0" w:color="auto"/>
              </w:divBdr>
            </w:div>
            <w:div w:id="921916485">
              <w:marLeft w:val="0"/>
              <w:marRight w:val="0"/>
              <w:marTop w:val="0"/>
              <w:marBottom w:val="0"/>
              <w:divBdr>
                <w:top w:val="none" w:sz="0" w:space="0" w:color="auto"/>
                <w:left w:val="none" w:sz="0" w:space="0" w:color="auto"/>
                <w:bottom w:val="none" w:sz="0" w:space="0" w:color="auto"/>
                <w:right w:val="none" w:sz="0" w:space="0" w:color="auto"/>
              </w:divBdr>
            </w:div>
            <w:div w:id="2003269556">
              <w:marLeft w:val="0"/>
              <w:marRight w:val="0"/>
              <w:marTop w:val="0"/>
              <w:marBottom w:val="0"/>
              <w:divBdr>
                <w:top w:val="none" w:sz="0" w:space="0" w:color="auto"/>
                <w:left w:val="none" w:sz="0" w:space="0" w:color="auto"/>
                <w:bottom w:val="none" w:sz="0" w:space="0" w:color="auto"/>
                <w:right w:val="none" w:sz="0" w:space="0" w:color="auto"/>
              </w:divBdr>
            </w:div>
            <w:div w:id="1896041759">
              <w:marLeft w:val="0"/>
              <w:marRight w:val="0"/>
              <w:marTop w:val="0"/>
              <w:marBottom w:val="0"/>
              <w:divBdr>
                <w:top w:val="none" w:sz="0" w:space="0" w:color="auto"/>
                <w:left w:val="none" w:sz="0" w:space="0" w:color="auto"/>
                <w:bottom w:val="none" w:sz="0" w:space="0" w:color="auto"/>
                <w:right w:val="none" w:sz="0" w:space="0" w:color="auto"/>
              </w:divBdr>
            </w:div>
            <w:div w:id="1064985141">
              <w:marLeft w:val="0"/>
              <w:marRight w:val="0"/>
              <w:marTop w:val="0"/>
              <w:marBottom w:val="0"/>
              <w:divBdr>
                <w:top w:val="none" w:sz="0" w:space="0" w:color="auto"/>
                <w:left w:val="none" w:sz="0" w:space="0" w:color="auto"/>
                <w:bottom w:val="none" w:sz="0" w:space="0" w:color="auto"/>
                <w:right w:val="none" w:sz="0" w:space="0" w:color="auto"/>
              </w:divBdr>
            </w:div>
            <w:div w:id="1118724739">
              <w:marLeft w:val="0"/>
              <w:marRight w:val="0"/>
              <w:marTop w:val="0"/>
              <w:marBottom w:val="0"/>
              <w:divBdr>
                <w:top w:val="none" w:sz="0" w:space="0" w:color="auto"/>
                <w:left w:val="none" w:sz="0" w:space="0" w:color="auto"/>
                <w:bottom w:val="none" w:sz="0" w:space="0" w:color="auto"/>
                <w:right w:val="none" w:sz="0" w:space="0" w:color="auto"/>
              </w:divBdr>
            </w:div>
            <w:div w:id="1525745525">
              <w:marLeft w:val="0"/>
              <w:marRight w:val="0"/>
              <w:marTop w:val="0"/>
              <w:marBottom w:val="0"/>
              <w:divBdr>
                <w:top w:val="none" w:sz="0" w:space="0" w:color="auto"/>
                <w:left w:val="none" w:sz="0" w:space="0" w:color="auto"/>
                <w:bottom w:val="none" w:sz="0" w:space="0" w:color="auto"/>
                <w:right w:val="none" w:sz="0" w:space="0" w:color="auto"/>
              </w:divBdr>
            </w:div>
            <w:div w:id="455295746">
              <w:marLeft w:val="0"/>
              <w:marRight w:val="0"/>
              <w:marTop w:val="0"/>
              <w:marBottom w:val="0"/>
              <w:divBdr>
                <w:top w:val="none" w:sz="0" w:space="0" w:color="auto"/>
                <w:left w:val="none" w:sz="0" w:space="0" w:color="auto"/>
                <w:bottom w:val="none" w:sz="0" w:space="0" w:color="auto"/>
                <w:right w:val="none" w:sz="0" w:space="0" w:color="auto"/>
              </w:divBdr>
            </w:div>
            <w:div w:id="798959004">
              <w:marLeft w:val="0"/>
              <w:marRight w:val="0"/>
              <w:marTop w:val="0"/>
              <w:marBottom w:val="0"/>
              <w:divBdr>
                <w:top w:val="none" w:sz="0" w:space="0" w:color="auto"/>
                <w:left w:val="none" w:sz="0" w:space="0" w:color="auto"/>
                <w:bottom w:val="none" w:sz="0" w:space="0" w:color="auto"/>
                <w:right w:val="none" w:sz="0" w:space="0" w:color="auto"/>
              </w:divBdr>
            </w:div>
            <w:div w:id="1736587507">
              <w:marLeft w:val="0"/>
              <w:marRight w:val="0"/>
              <w:marTop w:val="0"/>
              <w:marBottom w:val="0"/>
              <w:divBdr>
                <w:top w:val="none" w:sz="0" w:space="0" w:color="auto"/>
                <w:left w:val="none" w:sz="0" w:space="0" w:color="auto"/>
                <w:bottom w:val="none" w:sz="0" w:space="0" w:color="auto"/>
                <w:right w:val="none" w:sz="0" w:space="0" w:color="auto"/>
              </w:divBdr>
            </w:div>
            <w:div w:id="1605572424">
              <w:marLeft w:val="0"/>
              <w:marRight w:val="0"/>
              <w:marTop w:val="0"/>
              <w:marBottom w:val="0"/>
              <w:divBdr>
                <w:top w:val="none" w:sz="0" w:space="0" w:color="auto"/>
                <w:left w:val="none" w:sz="0" w:space="0" w:color="auto"/>
                <w:bottom w:val="none" w:sz="0" w:space="0" w:color="auto"/>
                <w:right w:val="none" w:sz="0" w:space="0" w:color="auto"/>
              </w:divBdr>
            </w:div>
            <w:div w:id="893737296">
              <w:marLeft w:val="0"/>
              <w:marRight w:val="0"/>
              <w:marTop w:val="0"/>
              <w:marBottom w:val="0"/>
              <w:divBdr>
                <w:top w:val="none" w:sz="0" w:space="0" w:color="auto"/>
                <w:left w:val="none" w:sz="0" w:space="0" w:color="auto"/>
                <w:bottom w:val="none" w:sz="0" w:space="0" w:color="auto"/>
                <w:right w:val="none" w:sz="0" w:space="0" w:color="auto"/>
              </w:divBdr>
            </w:div>
            <w:div w:id="1786316030">
              <w:marLeft w:val="0"/>
              <w:marRight w:val="0"/>
              <w:marTop w:val="0"/>
              <w:marBottom w:val="0"/>
              <w:divBdr>
                <w:top w:val="none" w:sz="0" w:space="0" w:color="auto"/>
                <w:left w:val="none" w:sz="0" w:space="0" w:color="auto"/>
                <w:bottom w:val="none" w:sz="0" w:space="0" w:color="auto"/>
                <w:right w:val="none" w:sz="0" w:space="0" w:color="auto"/>
              </w:divBdr>
            </w:div>
            <w:div w:id="34548833">
              <w:marLeft w:val="0"/>
              <w:marRight w:val="0"/>
              <w:marTop w:val="0"/>
              <w:marBottom w:val="0"/>
              <w:divBdr>
                <w:top w:val="none" w:sz="0" w:space="0" w:color="auto"/>
                <w:left w:val="none" w:sz="0" w:space="0" w:color="auto"/>
                <w:bottom w:val="none" w:sz="0" w:space="0" w:color="auto"/>
                <w:right w:val="none" w:sz="0" w:space="0" w:color="auto"/>
              </w:divBdr>
            </w:div>
            <w:div w:id="184833892">
              <w:marLeft w:val="0"/>
              <w:marRight w:val="0"/>
              <w:marTop w:val="0"/>
              <w:marBottom w:val="0"/>
              <w:divBdr>
                <w:top w:val="none" w:sz="0" w:space="0" w:color="auto"/>
                <w:left w:val="none" w:sz="0" w:space="0" w:color="auto"/>
                <w:bottom w:val="none" w:sz="0" w:space="0" w:color="auto"/>
                <w:right w:val="none" w:sz="0" w:space="0" w:color="auto"/>
              </w:divBdr>
            </w:div>
            <w:div w:id="1075976889">
              <w:marLeft w:val="0"/>
              <w:marRight w:val="0"/>
              <w:marTop w:val="0"/>
              <w:marBottom w:val="0"/>
              <w:divBdr>
                <w:top w:val="none" w:sz="0" w:space="0" w:color="auto"/>
                <w:left w:val="none" w:sz="0" w:space="0" w:color="auto"/>
                <w:bottom w:val="none" w:sz="0" w:space="0" w:color="auto"/>
                <w:right w:val="none" w:sz="0" w:space="0" w:color="auto"/>
              </w:divBdr>
            </w:div>
            <w:div w:id="1171798772">
              <w:marLeft w:val="0"/>
              <w:marRight w:val="0"/>
              <w:marTop w:val="0"/>
              <w:marBottom w:val="0"/>
              <w:divBdr>
                <w:top w:val="none" w:sz="0" w:space="0" w:color="auto"/>
                <w:left w:val="none" w:sz="0" w:space="0" w:color="auto"/>
                <w:bottom w:val="none" w:sz="0" w:space="0" w:color="auto"/>
                <w:right w:val="none" w:sz="0" w:space="0" w:color="auto"/>
              </w:divBdr>
            </w:div>
            <w:div w:id="722412321">
              <w:marLeft w:val="0"/>
              <w:marRight w:val="0"/>
              <w:marTop w:val="0"/>
              <w:marBottom w:val="0"/>
              <w:divBdr>
                <w:top w:val="none" w:sz="0" w:space="0" w:color="auto"/>
                <w:left w:val="none" w:sz="0" w:space="0" w:color="auto"/>
                <w:bottom w:val="none" w:sz="0" w:space="0" w:color="auto"/>
                <w:right w:val="none" w:sz="0" w:space="0" w:color="auto"/>
              </w:divBdr>
            </w:div>
            <w:div w:id="892161577">
              <w:marLeft w:val="0"/>
              <w:marRight w:val="0"/>
              <w:marTop w:val="0"/>
              <w:marBottom w:val="0"/>
              <w:divBdr>
                <w:top w:val="none" w:sz="0" w:space="0" w:color="auto"/>
                <w:left w:val="none" w:sz="0" w:space="0" w:color="auto"/>
                <w:bottom w:val="none" w:sz="0" w:space="0" w:color="auto"/>
                <w:right w:val="none" w:sz="0" w:space="0" w:color="auto"/>
              </w:divBdr>
            </w:div>
            <w:div w:id="574897787">
              <w:marLeft w:val="0"/>
              <w:marRight w:val="0"/>
              <w:marTop w:val="0"/>
              <w:marBottom w:val="0"/>
              <w:divBdr>
                <w:top w:val="none" w:sz="0" w:space="0" w:color="auto"/>
                <w:left w:val="none" w:sz="0" w:space="0" w:color="auto"/>
                <w:bottom w:val="none" w:sz="0" w:space="0" w:color="auto"/>
                <w:right w:val="none" w:sz="0" w:space="0" w:color="auto"/>
              </w:divBdr>
            </w:div>
            <w:div w:id="319426959">
              <w:marLeft w:val="0"/>
              <w:marRight w:val="0"/>
              <w:marTop w:val="0"/>
              <w:marBottom w:val="0"/>
              <w:divBdr>
                <w:top w:val="none" w:sz="0" w:space="0" w:color="auto"/>
                <w:left w:val="none" w:sz="0" w:space="0" w:color="auto"/>
                <w:bottom w:val="none" w:sz="0" w:space="0" w:color="auto"/>
                <w:right w:val="none" w:sz="0" w:space="0" w:color="auto"/>
              </w:divBdr>
            </w:div>
            <w:div w:id="797603677">
              <w:marLeft w:val="0"/>
              <w:marRight w:val="0"/>
              <w:marTop w:val="0"/>
              <w:marBottom w:val="0"/>
              <w:divBdr>
                <w:top w:val="none" w:sz="0" w:space="0" w:color="auto"/>
                <w:left w:val="none" w:sz="0" w:space="0" w:color="auto"/>
                <w:bottom w:val="none" w:sz="0" w:space="0" w:color="auto"/>
                <w:right w:val="none" w:sz="0" w:space="0" w:color="auto"/>
              </w:divBdr>
            </w:div>
            <w:div w:id="1211069876">
              <w:marLeft w:val="0"/>
              <w:marRight w:val="0"/>
              <w:marTop w:val="0"/>
              <w:marBottom w:val="0"/>
              <w:divBdr>
                <w:top w:val="none" w:sz="0" w:space="0" w:color="auto"/>
                <w:left w:val="none" w:sz="0" w:space="0" w:color="auto"/>
                <w:bottom w:val="none" w:sz="0" w:space="0" w:color="auto"/>
                <w:right w:val="none" w:sz="0" w:space="0" w:color="auto"/>
              </w:divBdr>
            </w:div>
            <w:div w:id="446319371">
              <w:marLeft w:val="0"/>
              <w:marRight w:val="0"/>
              <w:marTop w:val="0"/>
              <w:marBottom w:val="0"/>
              <w:divBdr>
                <w:top w:val="none" w:sz="0" w:space="0" w:color="auto"/>
                <w:left w:val="none" w:sz="0" w:space="0" w:color="auto"/>
                <w:bottom w:val="none" w:sz="0" w:space="0" w:color="auto"/>
                <w:right w:val="none" w:sz="0" w:space="0" w:color="auto"/>
              </w:divBdr>
            </w:div>
            <w:div w:id="2023969634">
              <w:marLeft w:val="0"/>
              <w:marRight w:val="0"/>
              <w:marTop w:val="0"/>
              <w:marBottom w:val="0"/>
              <w:divBdr>
                <w:top w:val="none" w:sz="0" w:space="0" w:color="auto"/>
                <w:left w:val="none" w:sz="0" w:space="0" w:color="auto"/>
                <w:bottom w:val="none" w:sz="0" w:space="0" w:color="auto"/>
                <w:right w:val="none" w:sz="0" w:space="0" w:color="auto"/>
              </w:divBdr>
            </w:div>
            <w:div w:id="2003971517">
              <w:marLeft w:val="0"/>
              <w:marRight w:val="0"/>
              <w:marTop w:val="0"/>
              <w:marBottom w:val="0"/>
              <w:divBdr>
                <w:top w:val="none" w:sz="0" w:space="0" w:color="auto"/>
                <w:left w:val="none" w:sz="0" w:space="0" w:color="auto"/>
                <w:bottom w:val="none" w:sz="0" w:space="0" w:color="auto"/>
                <w:right w:val="none" w:sz="0" w:space="0" w:color="auto"/>
              </w:divBdr>
            </w:div>
            <w:div w:id="1334408855">
              <w:marLeft w:val="0"/>
              <w:marRight w:val="0"/>
              <w:marTop w:val="0"/>
              <w:marBottom w:val="0"/>
              <w:divBdr>
                <w:top w:val="none" w:sz="0" w:space="0" w:color="auto"/>
                <w:left w:val="none" w:sz="0" w:space="0" w:color="auto"/>
                <w:bottom w:val="none" w:sz="0" w:space="0" w:color="auto"/>
                <w:right w:val="none" w:sz="0" w:space="0" w:color="auto"/>
              </w:divBdr>
            </w:div>
            <w:div w:id="508716117">
              <w:marLeft w:val="0"/>
              <w:marRight w:val="0"/>
              <w:marTop w:val="0"/>
              <w:marBottom w:val="0"/>
              <w:divBdr>
                <w:top w:val="none" w:sz="0" w:space="0" w:color="auto"/>
                <w:left w:val="none" w:sz="0" w:space="0" w:color="auto"/>
                <w:bottom w:val="none" w:sz="0" w:space="0" w:color="auto"/>
                <w:right w:val="none" w:sz="0" w:space="0" w:color="auto"/>
              </w:divBdr>
            </w:div>
            <w:div w:id="634995304">
              <w:marLeft w:val="0"/>
              <w:marRight w:val="0"/>
              <w:marTop w:val="0"/>
              <w:marBottom w:val="0"/>
              <w:divBdr>
                <w:top w:val="none" w:sz="0" w:space="0" w:color="auto"/>
                <w:left w:val="none" w:sz="0" w:space="0" w:color="auto"/>
                <w:bottom w:val="none" w:sz="0" w:space="0" w:color="auto"/>
                <w:right w:val="none" w:sz="0" w:space="0" w:color="auto"/>
              </w:divBdr>
            </w:div>
            <w:div w:id="483358077">
              <w:marLeft w:val="0"/>
              <w:marRight w:val="0"/>
              <w:marTop w:val="0"/>
              <w:marBottom w:val="0"/>
              <w:divBdr>
                <w:top w:val="none" w:sz="0" w:space="0" w:color="auto"/>
                <w:left w:val="none" w:sz="0" w:space="0" w:color="auto"/>
                <w:bottom w:val="none" w:sz="0" w:space="0" w:color="auto"/>
                <w:right w:val="none" w:sz="0" w:space="0" w:color="auto"/>
              </w:divBdr>
            </w:div>
            <w:div w:id="1921408835">
              <w:marLeft w:val="0"/>
              <w:marRight w:val="0"/>
              <w:marTop w:val="0"/>
              <w:marBottom w:val="0"/>
              <w:divBdr>
                <w:top w:val="none" w:sz="0" w:space="0" w:color="auto"/>
                <w:left w:val="none" w:sz="0" w:space="0" w:color="auto"/>
                <w:bottom w:val="none" w:sz="0" w:space="0" w:color="auto"/>
                <w:right w:val="none" w:sz="0" w:space="0" w:color="auto"/>
              </w:divBdr>
            </w:div>
            <w:div w:id="783159034">
              <w:marLeft w:val="0"/>
              <w:marRight w:val="0"/>
              <w:marTop w:val="0"/>
              <w:marBottom w:val="0"/>
              <w:divBdr>
                <w:top w:val="none" w:sz="0" w:space="0" w:color="auto"/>
                <w:left w:val="none" w:sz="0" w:space="0" w:color="auto"/>
                <w:bottom w:val="none" w:sz="0" w:space="0" w:color="auto"/>
                <w:right w:val="none" w:sz="0" w:space="0" w:color="auto"/>
              </w:divBdr>
            </w:div>
            <w:div w:id="565069907">
              <w:marLeft w:val="0"/>
              <w:marRight w:val="0"/>
              <w:marTop w:val="0"/>
              <w:marBottom w:val="0"/>
              <w:divBdr>
                <w:top w:val="none" w:sz="0" w:space="0" w:color="auto"/>
                <w:left w:val="none" w:sz="0" w:space="0" w:color="auto"/>
                <w:bottom w:val="none" w:sz="0" w:space="0" w:color="auto"/>
                <w:right w:val="none" w:sz="0" w:space="0" w:color="auto"/>
              </w:divBdr>
            </w:div>
            <w:div w:id="703215473">
              <w:marLeft w:val="0"/>
              <w:marRight w:val="0"/>
              <w:marTop w:val="0"/>
              <w:marBottom w:val="0"/>
              <w:divBdr>
                <w:top w:val="none" w:sz="0" w:space="0" w:color="auto"/>
                <w:left w:val="none" w:sz="0" w:space="0" w:color="auto"/>
                <w:bottom w:val="none" w:sz="0" w:space="0" w:color="auto"/>
                <w:right w:val="none" w:sz="0" w:space="0" w:color="auto"/>
              </w:divBdr>
            </w:div>
            <w:div w:id="2106147680">
              <w:marLeft w:val="0"/>
              <w:marRight w:val="0"/>
              <w:marTop w:val="0"/>
              <w:marBottom w:val="0"/>
              <w:divBdr>
                <w:top w:val="none" w:sz="0" w:space="0" w:color="auto"/>
                <w:left w:val="none" w:sz="0" w:space="0" w:color="auto"/>
                <w:bottom w:val="none" w:sz="0" w:space="0" w:color="auto"/>
                <w:right w:val="none" w:sz="0" w:space="0" w:color="auto"/>
              </w:divBdr>
            </w:div>
            <w:div w:id="1177887329">
              <w:marLeft w:val="0"/>
              <w:marRight w:val="0"/>
              <w:marTop w:val="0"/>
              <w:marBottom w:val="0"/>
              <w:divBdr>
                <w:top w:val="none" w:sz="0" w:space="0" w:color="auto"/>
                <w:left w:val="none" w:sz="0" w:space="0" w:color="auto"/>
                <w:bottom w:val="none" w:sz="0" w:space="0" w:color="auto"/>
                <w:right w:val="none" w:sz="0" w:space="0" w:color="auto"/>
              </w:divBdr>
            </w:div>
            <w:div w:id="1707024245">
              <w:marLeft w:val="0"/>
              <w:marRight w:val="0"/>
              <w:marTop w:val="0"/>
              <w:marBottom w:val="0"/>
              <w:divBdr>
                <w:top w:val="none" w:sz="0" w:space="0" w:color="auto"/>
                <w:left w:val="none" w:sz="0" w:space="0" w:color="auto"/>
                <w:bottom w:val="none" w:sz="0" w:space="0" w:color="auto"/>
                <w:right w:val="none" w:sz="0" w:space="0" w:color="auto"/>
              </w:divBdr>
            </w:div>
            <w:div w:id="1367290115">
              <w:marLeft w:val="0"/>
              <w:marRight w:val="0"/>
              <w:marTop w:val="0"/>
              <w:marBottom w:val="0"/>
              <w:divBdr>
                <w:top w:val="none" w:sz="0" w:space="0" w:color="auto"/>
                <w:left w:val="none" w:sz="0" w:space="0" w:color="auto"/>
                <w:bottom w:val="none" w:sz="0" w:space="0" w:color="auto"/>
                <w:right w:val="none" w:sz="0" w:space="0" w:color="auto"/>
              </w:divBdr>
            </w:div>
            <w:div w:id="1192379102">
              <w:marLeft w:val="0"/>
              <w:marRight w:val="0"/>
              <w:marTop w:val="0"/>
              <w:marBottom w:val="0"/>
              <w:divBdr>
                <w:top w:val="none" w:sz="0" w:space="0" w:color="auto"/>
                <w:left w:val="none" w:sz="0" w:space="0" w:color="auto"/>
                <w:bottom w:val="none" w:sz="0" w:space="0" w:color="auto"/>
                <w:right w:val="none" w:sz="0" w:space="0" w:color="auto"/>
              </w:divBdr>
            </w:div>
            <w:div w:id="1585139557">
              <w:marLeft w:val="0"/>
              <w:marRight w:val="0"/>
              <w:marTop w:val="0"/>
              <w:marBottom w:val="0"/>
              <w:divBdr>
                <w:top w:val="none" w:sz="0" w:space="0" w:color="auto"/>
                <w:left w:val="none" w:sz="0" w:space="0" w:color="auto"/>
                <w:bottom w:val="none" w:sz="0" w:space="0" w:color="auto"/>
                <w:right w:val="none" w:sz="0" w:space="0" w:color="auto"/>
              </w:divBdr>
            </w:div>
            <w:div w:id="110973557">
              <w:marLeft w:val="0"/>
              <w:marRight w:val="0"/>
              <w:marTop w:val="0"/>
              <w:marBottom w:val="0"/>
              <w:divBdr>
                <w:top w:val="none" w:sz="0" w:space="0" w:color="auto"/>
                <w:left w:val="none" w:sz="0" w:space="0" w:color="auto"/>
                <w:bottom w:val="none" w:sz="0" w:space="0" w:color="auto"/>
                <w:right w:val="none" w:sz="0" w:space="0" w:color="auto"/>
              </w:divBdr>
            </w:div>
            <w:div w:id="2100789135">
              <w:marLeft w:val="0"/>
              <w:marRight w:val="0"/>
              <w:marTop w:val="0"/>
              <w:marBottom w:val="0"/>
              <w:divBdr>
                <w:top w:val="none" w:sz="0" w:space="0" w:color="auto"/>
                <w:left w:val="none" w:sz="0" w:space="0" w:color="auto"/>
                <w:bottom w:val="none" w:sz="0" w:space="0" w:color="auto"/>
                <w:right w:val="none" w:sz="0" w:space="0" w:color="auto"/>
              </w:divBdr>
            </w:div>
            <w:div w:id="1271935466">
              <w:marLeft w:val="0"/>
              <w:marRight w:val="0"/>
              <w:marTop w:val="0"/>
              <w:marBottom w:val="0"/>
              <w:divBdr>
                <w:top w:val="none" w:sz="0" w:space="0" w:color="auto"/>
                <w:left w:val="none" w:sz="0" w:space="0" w:color="auto"/>
                <w:bottom w:val="none" w:sz="0" w:space="0" w:color="auto"/>
                <w:right w:val="none" w:sz="0" w:space="0" w:color="auto"/>
              </w:divBdr>
            </w:div>
            <w:div w:id="2104450098">
              <w:marLeft w:val="0"/>
              <w:marRight w:val="0"/>
              <w:marTop w:val="0"/>
              <w:marBottom w:val="0"/>
              <w:divBdr>
                <w:top w:val="none" w:sz="0" w:space="0" w:color="auto"/>
                <w:left w:val="none" w:sz="0" w:space="0" w:color="auto"/>
                <w:bottom w:val="none" w:sz="0" w:space="0" w:color="auto"/>
                <w:right w:val="none" w:sz="0" w:space="0" w:color="auto"/>
              </w:divBdr>
            </w:div>
            <w:div w:id="217284137">
              <w:marLeft w:val="0"/>
              <w:marRight w:val="0"/>
              <w:marTop w:val="0"/>
              <w:marBottom w:val="0"/>
              <w:divBdr>
                <w:top w:val="none" w:sz="0" w:space="0" w:color="auto"/>
                <w:left w:val="none" w:sz="0" w:space="0" w:color="auto"/>
                <w:bottom w:val="none" w:sz="0" w:space="0" w:color="auto"/>
                <w:right w:val="none" w:sz="0" w:space="0" w:color="auto"/>
              </w:divBdr>
            </w:div>
            <w:div w:id="482620724">
              <w:marLeft w:val="0"/>
              <w:marRight w:val="0"/>
              <w:marTop w:val="0"/>
              <w:marBottom w:val="0"/>
              <w:divBdr>
                <w:top w:val="none" w:sz="0" w:space="0" w:color="auto"/>
                <w:left w:val="none" w:sz="0" w:space="0" w:color="auto"/>
                <w:bottom w:val="none" w:sz="0" w:space="0" w:color="auto"/>
                <w:right w:val="none" w:sz="0" w:space="0" w:color="auto"/>
              </w:divBdr>
            </w:div>
            <w:div w:id="766539642">
              <w:marLeft w:val="0"/>
              <w:marRight w:val="0"/>
              <w:marTop w:val="0"/>
              <w:marBottom w:val="0"/>
              <w:divBdr>
                <w:top w:val="none" w:sz="0" w:space="0" w:color="auto"/>
                <w:left w:val="none" w:sz="0" w:space="0" w:color="auto"/>
                <w:bottom w:val="none" w:sz="0" w:space="0" w:color="auto"/>
                <w:right w:val="none" w:sz="0" w:space="0" w:color="auto"/>
              </w:divBdr>
            </w:div>
            <w:div w:id="1054741763">
              <w:marLeft w:val="0"/>
              <w:marRight w:val="0"/>
              <w:marTop w:val="0"/>
              <w:marBottom w:val="0"/>
              <w:divBdr>
                <w:top w:val="none" w:sz="0" w:space="0" w:color="auto"/>
                <w:left w:val="none" w:sz="0" w:space="0" w:color="auto"/>
                <w:bottom w:val="none" w:sz="0" w:space="0" w:color="auto"/>
                <w:right w:val="none" w:sz="0" w:space="0" w:color="auto"/>
              </w:divBdr>
            </w:div>
            <w:div w:id="343098222">
              <w:marLeft w:val="0"/>
              <w:marRight w:val="0"/>
              <w:marTop w:val="0"/>
              <w:marBottom w:val="0"/>
              <w:divBdr>
                <w:top w:val="none" w:sz="0" w:space="0" w:color="auto"/>
                <w:left w:val="none" w:sz="0" w:space="0" w:color="auto"/>
                <w:bottom w:val="none" w:sz="0" w:space="0" w:color="auto"/>
                <w:right w:val="none" w:sz="0" w:space="0" w:color="auto"/>
              </w:divBdr>
            </w:div>
            <w:div w:id="1612129974">
              <w:marLeft w:val="0"/>
              <w:marRight w:val="0"/>
              <w:marTop w:val="0"/>
              <w:marBottom w:val="0"/>
              <w:divBdr>
                <w:top w:val="none" w:sz="0" w:space="0" w:color="auto"/>
                <w:left w:val="none" w:sz="0" w:space="0" w:color="auto"/>
                <w:bottom w:val="none" w:sz="0" w:space="0" w:color="auto"/>
                <w:right w:val="none" w:sz="0" w:space="0" w:color="auto"/>
              </w:divBdr>
            </w:div>
            <w:div w:id="377584679">
              <w:marLeft w:val="0"/>
              <w:marRight w:val="0"/>
              <w:marTop w:val="0"/>
              <w:marBottom w:val="0"/>
              <w:divBdr>
                <w:top w:val="none" w:sz="0" w:space="0" w:color="auto"/>
                <w:left w:val="none" w:sz="0" w:space="0" w:color="auto"/>
                <w:bottom w:val="none" w:sz="0" w:space="0" w:color="auto"/>
                <w:right w:val="none" w:sz="0" w:space="0" w:color="auto"/>
              </w:divBdr>
            </w:div>
            <w:div w:id="329060472">
              <w:marLeft w:val="0"/>
              <w:marRight w:val="0"/>
              <w:marTop w:val="0"/>
              <w:marBottom w:val="0"/>
              <w:divBdr>
                <w:top w:val="none" w:sz="0" w:space="0" w:color="auto"/>
                <w:left w:val="none" w:sz="0" w:space="0" w:color="auto"/>
                <w:bottom w:val="none" w:sz="0" w:space="0" w:color="auto"/>
                <w:right w:val="none" w:sz="0" w:space="0" w:color="auto"/>
              </w:divBdr>
            </w:div>
            <w:div w:id="1229193921">
              <w:marLeft w:val="0"/>
              <w:marRight w:val="0"/>
              <w:marTop w:val="0"/>
              <w:marBottom w:val="0"/>
              <w:divBdr>
                <w:top w:val="none" w:sz="0" w:space="0" w:color="auto"/>
                <w:left w:val="none" w:sz="0" w:space="0" w:color="auto"/>
                <w:bottom w:val="none" w:sz="0" w:space="0" w:color="auto"/>
                <w:right w:val="none" w:sz="0" w:space="0" w:color="auto"/>
              </w:divBdr>
            </w:div>
            <w:div w:id="899631218">
              <w:marLeft w:val="0"/>
              <w:marRight w:val="0"/>
              <w:marTop w:val="0"/>
              <w:marBottom w:val="0"/>
              <w:divBdr>
                <w:top w:val="none" w:sz="0" w:space="0" w:color="auto"/>
                <w:left w:val="none" w:sz="0" w:space="0" w:color="auto"/>
                <w:bottom w:val="none" w:sz="0" w:space="0" w:color="auto"/>
                <w:right w:val="none" w:sz="0" w:space="0" w:color="auto"/>
              </w:divBdr>
            </w:div>
            <w:div w:id="1288391947">
              <w:marLeft w:val="0"/>
              <w:marRight w:val="0"/>
              <w:marTop w:val="0"/>
              <w:marBottom w:val="0"/>
              <w:divBdr>
                <w:top w:val="none" w:sz="0" w:space="0" w:color="auto"/>
                <w:left w:val="none" w:sz="0" w:space="0" w:color="auto"/>
                <w:bottom w:val="none" w:sz="0" w:space="0" w:color="auto"/>
                <w:right w:val="none" w:sz="0" w:space="0" w:color="auto"/>
              </w:divBdr>
            </w:div>
            <w:div w:id="1125781191">
              <w:marLeft w:val="0"/>
              <w:marRight w:val="0"/>
              <w:marTop w:val="0"/>
              <w:marBottom w:val="0"/>
              <w:divBdr>
                <w:top w:val="none" w:sz="0" w:space="0" w:color="auto"/>
                <w:left w:val="none" w:sz="0" w:space="0" w:color="auto"/>
                <w:bottom w:val="none" w:sz="0" w:space="0" w:color="auto"/>
                <w:right w:val="none" w:sz="0" w:space="0" w:color="auto"/>
              </w:divBdr>
            </w:div>
            <w:div w:id="1732846888">
              <w:marLeft w:val="0"/>
              <w:marRight w:val="0"/>
              <w:marTop w:val="0"/>
              <w:marBottom w:val="0"/>
              <w:divBdr>
                <w:top w:val="none" w:sz="0" w:space="0" w:color="auto"/>
                <w:left w:val="none" w:sz="0" w:space="0" w:color="auto"/>
                <w:bottom w:val="none" w:sz="0" w:space="0" w:color="auto"/>
                <w:right w:val="none" w:sz="0" w:space="0" w:color="auto"/>
              </w:divBdr>
            </w:div>
            <w:div w:id="236285462">
              <w:marLeft w:val="0"/>
              <w:marRight w:val="0"/>
              <w:marTop w:val="0"/>
              <w:marBottom w:val="0"/>
              <w:divBdr>
                <w:top w:val="none" w:sz="0" w:space="0" w:color="auto"/>
                <w:left w:val="none" w:sz="0" w:space="0" w:color="auto"/>
                <w:bottom w:val="none" w:sz="0" w:space="0" w:color="auto"/>
                <w:right w:val="none" w:sz="0" w:space="0" w:color="auto"/>
              </w:divBdr>
            </w:div>
            <w:div w:id="1926455512">
              <w:marLeft w:val="0"/>
              <w:marRight w:val="0"/>
              <w:marTop w:val="0"/>
              <w:marBottom w:val="0"/>
              <w:divBdr>
                <w:top w:val="none" w:sz="0" w:space="0" w:color="auto"/>
                <w:left w:val="none" w:sz="0" w:space="0" w:color="auto"/>
                <w:bottom w:val="none" w:sz="0" w:space="0" w:color="auto"/>
                <w:right w:val="none" w:sz="0" w:space="0" w:color="auto"/>
              </w:divBdr>
            </w:div>
            <w:div w:id="1477721703">
              <w:marLeft w:val="0"/>
              <w:marRight w:val="0"/>
              <w:marTop w:val="0"/>
              <w:marBottom w:val="0"/>
              <w:divBdr>
                <w:top w:val="none" w:sz="0" w:space="0" w:color="auto"/>
                <w:left w:val="none" w:sz="0" w:space="0" w:color="auto"/>
                <w:bottom w:val="none" w:sz="0" w:space="0" w:color="auto"/>
                <w:right w:val="none" w:sz="0" w:space="0" w:color="auto"/>
              </w:divBdr>
            </w:div>
            <w:div w:id="129398688">
              <w:marLeft w:val="0"/>
              <w:marRight w:val="0"/>
              <w:marTop w:val="0"/>
              <w:marBottom w:val="0"/>
              <w:divBdr>
                <w:top w:val="none" w:sz="0" w:space="0" w:color="auto"/>
                <w:left w:val="none" w:sz="0" w:space="0" w:color="auto"/>
                <w:bottom w:val="none" w:sz="0" w:space="0" w:color="auto"/>
                <w:right w:val="none" w:sz="0" w:space="0" w:color="auto"/>
              </w:divBdr>
            </w:div>
            <w:div w:id="1846286554">
              <w:marLeft w:val="0"/>
              <w:marRight w:val="0"/>
              <w:marTop w:val="0"/>
              <w:marBottom w:val="0"/>
              <w:divBdr>
                <w:top w:val="none" w:sz="0" w:space="0" w:color="auto"/>
                <w:left w:val="none" w:sz="0" w:space="0" w:color="auto"/>
                <w:bottom w:val="none" w:sz="0" w:space="0" w:color="auto"/>
                <w:right w:val="none" w:sz="0" w:space="0" w:color="auto"/>
              </w:divBdr>
            </w:div>
            <w:div w:id="2119714371">
              <w:marLeft w:val="0"/>
              <w:marRight w:val="0"/>
              <w:marTop w:val="0"/>
              <w:marBottom w:val="0"/>
              <w:divBdr>
                <w:top w:val="none" w:sz="0" w:space="0" w:color="auto"/>
                <w:left w:val="none" w:sz="0" w:space="0" w:color="auto"/>
                <w:bottom w:val="none" w:sz="0" w:space="0" w:color="auto"/>
                <w:right w:val="none" w:sz="0" w:space="0" w:color="auto"/>
              </w:divBdr>
            </w:div>
            <w:div w:id="207886650">
              <w:marLeft w:val="0"/>
              <w:marRight w:val="0"/>
              <w:marTop w:val="0"/>
              <w:marBottom w:val="0"/>
              <w:divBdr>
                <w:top w:val="none" w:sz="0" w:space="0" w:color="auto"/>
                <w:left w:val="none" w:sz="0" w:space="0" w:color="auto"/>
                <w:bottom w:val="none" w:sz="0" w:space="0" w:color="auto"/>
                <w:right w:val="none" w:sz="0" w:space="0" w:color="auto"/>
              </w:divBdr>
            </w:div>
            <w:div w:id="1239242227">
              <w:marLeft w:val="0"/>
              <w:marRight w:val="0"/>
              <w:marTop w:val="0"/>
              <w:marBottom w:val="0"/>
              <w:divBdr>
                <w:top w:val="none" w:sz="0" w:space="0" w:color="auto"/>
                <w:left w:val="none" w:sz="0" w:space="0" w:color="auto"/>
                <w:bottom w:val="none" w:sz="0" w:space="0" w:color="auto"/>
                <w:right w:val="none" w:sz="0" w:space="0" w:color="auto"/>
              </w:divBdr>
            </w:div>
            <w:div w:id="1959096962">
              <w:marLeft w:val="0"/>
              <w:marRight w:val="0"/>
              <w:marTop w:val="0"/>
              <w:marBottom w:val="0"/>
              <w:divBdr>
                <w:top w:val="none" w:sz="0" w:space="0" w:color="auto"/>
                <w:left w:val="none" w:sz="0" w:space="0" w:color="auto"/>
                <w:bottom w:val="none" w:sz="0" w:space="0" w:color="auto"/>
                <w:right w:val="none" w:sz="0" w:space="0" w:color="auto"/>
              </w:divBdr>
            </w:div>
            <w:div w:id="354423673">
              <w:marLeft w:val="0"/>
              <w:marRight w:val="0"/>
              <w:marTop w:val="0"/>
              <w:marBottom w:val="0"/>
              <w:divBdr>
                <w:top w:val="none" w:sz="0" w:space="0" w:color="auto"/>
                <w:left w:val="none" w:sz="0" w:space="0" w:color="auto"/>
                <w:bottom w:val="none" w:sz="0" w:space="0" w:color="auto"/>
                <w:right w:val="none" w:sz="0" w:space="0" w:color="auto"/>
              </w:divBdr>
            </w:div>
            <w:div w:id="568930503">
              <w:marLeft w:val="0"/>
              <w:marRight w:val="0"/>
              <w:marTop w:val="0"/>
              <w:marBottom w:val="0"/>
              <w:divBdr>
                <w:top w:val="none" w:sz="0" w:space="0" w:color="auto"/>
                <w:left w:val="none" w:sz="0" w:space="0" w:color="auto"/>
                <w:bottom w:val="none" w:sz="0" w:space="0" w:color="auto"/>
                <w:right w:val="none" w:sz="0" w:space="0" w:color="auto"/>
              </w:divBdr>
            </w:div>
            <w:div w:id="1581518516">
              <w:marLeft w:val="0"/>
              <w:marRight w:val="0"/>
              <w:marTop w:val="0"/>
              <w:marBottom w:val="0"/>
              <w:divBdr>
                <w:top w:val="none" w:sz="0" w:space="0" w:color="auto"/>
                <w:left w:val="none" w:sz="0" w:space="0" w:color="auto"/>
                <w:bottom w:val="none" w:sz="0" w:space="0" w:color="auto"/>
                <w:right w:val="none" w:sz="0" w:space="0" w:color="auto"/>
              </w:divBdr>
            </w:div>
            <w:div w:id="294069490">
              <w:marLeft w:val="0"/>
              <w:marRight w:val="0"/>
              <w:marTop w:val="0"/>
              <w:marBottom w:val="0"/>
              <w:divBdr>
                <w:top w:val="none" w:sz="0" w:space="0" w:color="auto"/>
                <w:left w:val="none" w:sz="0" w:space="0" w:color="auto"/>
                <w:bottom w:val="none" w:sz="0" w:space="0" w:color="auto"/>
                <w:right w:val="none" w:sz="0" w:space="0" w:color="auto"/>
              </w:divBdr>
            </w:div>
            <w:div w:id="1679693423">
              <w:marLeft w:val="0"/>
              <w:marRight w:val="0"/>
              <w:marTop w:val="0"/>
              <w:marBottom w:val="0"/>
              <w:divBdr>
                <w:top w:val="none" w:sz="0" w:space="0" w:color="auto"/>
                <w:left w:val="none" w:sz="0" w:space="0" w:color="auto"/>
                <w:bottom w:val="none" w:sz="0" w:space="0" w:color="auto"/>
                <w:right w:val="none" w:sz="0" w:space="0" w:color="auto"/>
              </w:divBdr>
            </w:div>
            <w:div w:id="1108504995">
              <w:marLeft w:val="0"/>
              <w:marRight w:val="0"/>
              <w:marTop w:val="0"/>
              <w:marBottom w:val="0"/>
              <w:divBdr>
                <w:top w:val="none" w:sz="0" w:space="0" w:color="auto"/>
                <w:left w:val="none" w:sz="0" w:space="0" w:color="auto"/>
                <w:bottom w:val="none" w:sz="0" w:space="0" w:color="auto"/>
                <w:right w:val="none" w:sz="0" w:space="0" w:color="auto"/>
              </w:divBdr>
            </w:div>
            <w:div w:id="350421226">
              <w:marLeft w:val="0"/>
              <w:marRight w:val="0"/>
              <w:marTop w:val="0"/>
              <w:marBottom w:val="0"/>
              <w:divBdr>
                <w:top w:val="none" w:sz="0" w:space="0" w:color="auto"/>
                <w:left w:val="none" w:sz="0" w:space="0" w:color="auto"/>
                <w:bottom w:val="none" w:sz="0" w:space="0" w:color="auto"/>
                <w:right w:val="none" w:sz="0" w:space="0" w:color="auto"/>
              </w:divBdr>
            </w:div>
            <w:div w:id="151457057">
              <w:marLeft w:val="0"/>
              <w:marRight w:val="0"/>
              <w:marTop w:val="0"/>
              <w:marBottom w:val="0"/>
              <w:divBdr>
                <w:top w:val="none" w:sz="0" w:space="0" w:color="auto"/>
                <w:left w:val="none" w:sz="0" w:space="0" w:color="auto"/>
                <w:bottom w:val="none" w:sz="0" w:space="0" w:color="auto"/>
                <w:right w:val="none" w:sz="0" w:space="0" w:color="auto"/>
              </w:divBdr>
            </w:div>
            <w:div w:id="1175073434">
              <w:marLeft w:val="0"/>
              <w:marRight w:val="0"/>
              <w:marTop w:val="0"/>
              <w:marBottom w:val="0"/>
              <w:divBdr>
                <w:top w:val="none" w:sz="0" w:space="0" w:color="auto"/>
                <w:left w:val="none" w:sz="0" w:space="0" w:color="auto"/>
                <w:bottom w:val="none" w:sz="0" w:space="0" w:color="auto"/>
                <w:right w:val="none" w:sz="0" w:space="0" w:color="auto"/>
              </w:divBdr>
            </w:div>
            <w:div w:id="1438019316">
              <w:marLeft w:val="0"/>
              <w:marRight w:val="0"/>
              <w:marTop w:val="0"/>
              <w:marBottom w:val="0"/>
              <w:divBdr>
                <w:top w:val="none" w:sz="0" w:space="0" w:color="auto"/>
                <w:left w:val="none" w:sz="0" w:space="0" w:color="auto"/>
                <w:bottom w:val="none" w:sz="0" w:space="0" w:color="auto"/>
                <w:right w:val="none" w:sz="0" w:space="0" w:color="auto"/>
              </w:divBdr>
            </w:div>
            <w:div w:id="587738097">
              <w:marLeft w:val="0"/>
              <w:marRight w:val="0"/>
              <w:marTop w:val="0"/>
              <w:marBottom w:val="0"/>
              <w:divBdr>
                <w:top w:val="none" w:sz="0" w:space="0" w:color="auto"/>
                <w:left w:val="none" w:sz="0" w:space="0" w:color="auto"/>
                <w:bottom w:val="none" w:sz="0" w:space="0" w:color="auto"/>
                <w:right w:val="none" w:sz="0" w:space="0" w:color="auto"/>
              </w:divBdr>
            </w:div>
            <w:div w:id="1127427456">
              <w:marLeft w:val="0"/>
              <w:marRight w:val="0"/>
              <w:marTop w:val="0"/>
              <w:marBottom w:val="0"/>
              <w:divBdr>
                <w:top w:val="none" w:sz="0" w:space="0" w:color="auto"/>
                <w:left w:val="none" w:sz="0" w:space="0" w:color="auto"/>
                <w:bottom w:val="none" w:sz="0" w:space="0" w:color="auto"/>
                <w:right w:val="none" w:sz="0" w:space="0" w:color="auto"/>
              </w:divBdr>
            </w:div>
            <w:div w:id="309480348">
              <w:marLeft w:val="0"/>
              <w:marRight w:val="0"/>
              <w:marTop w:val="0"/>
              <w:marBottom w:val="0"/>
              <w:divBdr>
                <w:top w:val="none" w:sz="0" w:space="0" w:color="auto"/>
                <w:left w:val="none" w:sz="0" w:space="0" w:color="auto"/>
                <w:bottom w:val="none" w:sz="0" w:space="0" w:color="auto"/>
                <w:right w:val="none" w:sz="0" w:space="0" w:color="auto"/>
              </w:divBdr>
            </w:div>
            <w:div w:id="982082539">
              <w:marLeft w:val="0"/>
              <w:marRight w:val="0"/>
              <w:marTop w:val="0"/>
              <w:marBottom w:val="0"/>
              <w:divBdr>
                <w:top w:val="none" w:sz="0" w:space="0" w:color="auto"/>
                <w:left w:val="none" w:sz="0" w:space="0" w:color="auto"/>
                <w:bottom w:val="none" w:sz="0" w:space="0" w:color="auto"/>
                <w:right w:val="none" w:sz="0" w:space="0" w:color="auto"/>
              </w:divBdr>
            </w:div>
            <w:div w:id="1210339873">
              <w:marLeft w:val="0"/>
              <w:marRight w:val="0"/>
              <w:marTop w:val="0"/>
              <w:marBottom w:val="0"/>
              <w:divBdr>
                <w:top w:val="none" w:sz="0" w:space="0" w:color="auto"/>
                <w:left w:val="none" w:sz="0" w:space="0" w:color="auto"/>
                <w:bottom w:val="none" w:sz="0" w:space="0" w:color="auto"/>
                <w:right w:val="none" w:sz="0" w:space="0" w:color="auto"/>
              </w:divBdr>
            </w:div>
            <w:div w:id="1604872875">
              <w:marLeft w:val="0"/>
              <w:marRight w:val="0"/>
              <w:marTop w:val="0"/>
              <w:marBottom w:val="0"/>
              <w:divBdr>
                <w:top w:val="none" w:sz="0" w:space="0" w:color="auto"/>
                <w:left w:val="none" w:sz="0" w:space="0" w:color="auto"/>
                <w:bottom w:val="none" w:sz="0" w:space="0" w:color="auto"/>
                <w:right w:val="none" w:sz="0" w:space="0" w:color="auto"/>
              </w:divBdr>
            </w:div>
            <w:div w:id="1522472945">
              <w:marLeft w:val="0"/>
              <w:marRight w:val="0"/>
              <w:marTop w:val="0"/>
              <w:marBottom w:val="0"/>
              <w:divBdr>
                <w:top w:val="none" w:sz="0" w:space="0" w:color="auto"/>
                <w:left w:val="none" w:sz="0" w:space="0" w:color="auto"/>
                <w:bottom w:val="none" w:sz="0" w:space="0" w:color="auto"/>
                <w:right w:val="none" w:sz="0" w:space="0" w:color="auto"/>
              </w:divBdr>
            </w:div>
            <w:div w:id="341778950">
              <w:marLeft w:val="0"/>
              <w:marRight w:val="0"/>
              <w:marTop w:val="0"/>
              <w:marBottom w:val="0"/>
              <w:divBdr>
                <w:top w:val="none" w:sz="0" w:space="0" w:color="auto"/>
                <w:left w:val="none" w:sz="0" w:space="0" w:color="auto"/>
                <w:bottom w:val="none" w:sz="0" w:space="0" w:color="auto"/>
                <w:right w:val="none" w:sz="0" w:space="0" w:color="auto"/>
              </w:divBdr>
            </w:div>
            <w:div w:id="1483034719">
              <w:marLeft w:val="0"/>
              <w:marRight w:val="0"/>
              <w:marTop w:val="0"/>
              <w:marBottom w:val="0"/>
              <w:divBdr>
                <w:top w:val="none" w:sz="0" w:space="0" w:color="auto"/>
                <w:left w:val="none" w:sz="0" w:space="0" w:color="auto"/>
                <w:bottom w:val="none" w:sz="0" w:space="0" w:color="auto"/>
                <w:right w:val="none" w:sz="0" w:space="0" w:color="auto"/>
              </w:divBdr>
            </w:div>
            <w:div w:id="1648897737">
              <w:marLeft w:val="0"/>
              <w:marRight w:val="0"/>
              <w:marTop w:val="0"/>
              <w:marBottom w:val="0"/>
              <w:divBdr>
                <w:top w:val="none" w:sz="0" w:space="0" w:color="auto"/>
                <w:left w:val="none" w:sz="0" w:space="0" w:color="auto"/>
                <w:bottom w:val="none" w:sz="0" w:space="0" w:color="auto"/>
                <w:right w:val="none" w:sz="0" w:space="0" w:color="auto"/>
              </w:divBdr>
            </w:div>
            <w:div w:id="1972200288">
              <w:marLeft w:val="0"/>
              <w:marRight w:val="0"/>
              <w:marTop w:val="0"/>
              <w:marBottom w:val="0"/>
              <w:divBdr>
                <w:top w:val="none" w:sz="0" w:space="0" w:color="auto"/>
                <w:left w:val="none" w:sz="0" w:space="0" w:color="auto"/>
                <w:bottom w:val="none" w:sz="0" w:space="0" w:color="auto"/>
                <w:right w:val="none" w:sz="0" w:space="0" w:color="auto"/>
              </w:divBdr>
            </w:div>
            <w:div w:id="2091736323">
              <w:marLeft w:val="0"/>
              <w:marRight w:val="0"/>
              <w:marTop w:val="0"/>
              <w:marBottom w:val="0"/>
              <w:divBdr>
                <w:top w:val="none" w:sz="0" w:space="0" w:color="auto"/>
                <w:left w:val="none" w:sz="0" w:space="0" w:color="auto"/>
                <w:bottom w:val="none" w:sz="0" w:space="0" w:color="auto"/>
                <w:right w:val="none" w:sz="0" w:space="0" w:color="auto"/>
              </w:divBdr>
            </w:div>
            <w:div w:id="1750692685">
              <w:marLeft w:val="0"/>
              <w:marRight w:val="0"/>
              <w:marTop w:val="0"/>
              <w:marBottom w:val="0"/>
              <w:divBdr>
                <w:top w:val="none" w:sz="0" w:space="0" w:color="auto"/>
                <w:left w:val="none" w:sz="0" w:space="0" w:color="auto"/>
                <w:bottom w:val="none" w:sz="0" w:space="0" w:color="auto"/>
                <w:right w:val="none" w:sz="0" w:space="0" w:color="auto"/>
              </w:divBdr>
            </w:div>
            <w:div w:id="1810853313">
              <w:marLeft w:val="0"/>
              <w:marRight w:val="0"/>
              <w:marTop w:val="0"/>
              <w:marBottom w:val="0"/>
              <w:divBdr>
                <w:top w:val="none" w:sz="0" w:space="0" w:color="auto"/>
                <w:left w:val="none" w:sz="0" w:space="0" w:color="auto"/>
                <w:bottom w:val="none" w:sz="0" w:space="0" w:color="auto"/>
                <w:right w:val="none" w:sz="0" w:space="0" w:color="auto"/>
              </w:divBdr>
            </w:div>
            <w:div w:id="856114610">
              <w:marLeft w:val="0"/>
              <w:marRight w:val="0"/>
              <w:marTop w:val="0"/>
              <w:marBottom w:val="0"/>
              <w:divBdr>
                <w:top w:val="none" w:sz="0" w:space="0" w:color="auto"/>
                <w:left w:val="none" w:sz="0" w:space="0" w:color="auto"/>
                <w:bottom w:val="none" w:sz="0" w:space="0" w:color="auto"/>
                <w:right w:val="none" w:sz="0" w:space="0" w:color="auto"/>
              </w:divBdr>
            </w:div>
            <w:div w:id="1805197386">
              <w:marLeft w:val="0"/>
              <w:marRight w:val="0"/>
              <w:marTop w:val="0"/>
              <w:marBottom w:val="0"/>
              <w:divBdr>
                <w:top w:val="none" w:sz="0" w:space="0" w:color="auto"/>
                <w:left w:val="none" w:sz="0" w:space="0" w:color="auto"/>
                <w:bottom w:val="none" w:sz="0" w:space="0" w:color="auto"/>
                <w:right w:val="none" w:sz="0" w:space="0" w:color="auto"/>
              </w:divBdr>
            </w:div>
            <w:div w:id="1038354667">
              <w:marLeft w:val="0"/>
              <w:marRight w:val="0"/>
              <w:marTop w:val="0"/>
              <w:marBottom w:val="0"/>
              <w:divBdr>
                <w:top w:val="none" w:sz="0" w:space="0" w:color="auto"/>
                <w:left w:val="none" w:sz="0" w:space="0" w:color="auto"/>
                <w:bottom w:val="none" w:sz="0" w:space="0" w:color="auto"/>
                <w:right w:val="none" w:sz="0" w:space="0" w:color="auto"/>
              </w:divBdr>
            </w:div>
            <w:div w:id="995112356">
              <w:marLeft w:val="0"/>
              <w:marRight w:val="0"/>
              <w:marTop w:val="0"/>
              <w:marBottom w:val="0"/>
              <w:divBdr>
                <w:top w:val="none" w:sz="0" w:space="0" w:color="auto"/>
                <w:left w:val="none" w:sz="0" w:space="0" w:color="auto"/>
                <w:bottom w:val="none" w:sz="0" w:space="0" w:color="auto"/>
                <w:right w:val="none" w:sz="0" w:space="0" w:color="auto"/>
              </w:divBdr>
            </w:div>
            <w:div w:id="2028871737">
              <w:marLeft w:val="0"/>
              <w:marRight w:val="0"/>
              <w:marTop w:val="0"/>
              <w:marBottom w:val="0"/>
              <w:divBdr>
                <w:top w:val="none" w:sz="0" w:space="0" w:color="auto"/>
                <w:left w:val="none" w:sz="0" w:space="0" w:color="auto"/>
                <w:bottom w:val="none" w:sz="0" w:space="0" w:color="auto"/>
                <w:right w:val="none" w:sz="0" w:space="0" w:color="auto"/>
              </w:divBdr>
            </w:div>
            <w:div w:id="1181041953">
              <w:marLeft w:val="0"/>
              <w:marRight w:val="0"/>
              <w:marTop w:val="0"/>
              <w:marBottom w:val="0"/>
              <w:divBdr>
                <w:top w:val="none" w:sz="0" w:space="0" w:color="auto"/>
                <w:left w:val="none" w:sz="0" w:space="0" w:color="auto"/>
                <w:bottom w:val="none" w:sz="0" w:space="0" w:color="auto"/>
                <w:right w:val="none" w:sz="0" w:space="0" w:color="auto"/>
              </w:divBdr>
            </w:div>
            <w:div w:id="268120090">
              <w:marLeft w:val="0"/>
              <w:marRight w:val="0"/>
              <w:marTop w:val="0"/>
              <w:marBottom w:val="0"/>
              <w:divBdr>
                <w:top w:val="none" w:sz="0" w:space="0" w:color="auto"/>
                <w:left w:val="none" w:sz="0" w:space="0" w:color="auto"/>
                <w:bottom w:val="none" w:sz="0" w:space="0" w:color="auto"/>
                <w:right w:val="none" w:sz="0" w:space="0" w:color="auto"/>
              </w:divBdr>
            </w:div>
            <w:div w:id="1566254136">
              <w:marLeft w:val="0"/>
              <w:marRight w:val="0"/>
              <w:marTop w:val="0"/>
              <w:marBottom w:val="0"/>
              <w:divBdr>
                <w:top w:val="none" w:sz="0" w:space="0" w:color="auto"/>
                <w:left w:val="none" w:sz="0" w:space="0" w:color="auto"/>
                <w:bottom w:val="none" w:sz="0" w:space="0" w:color="auto"/>
                <w:right w:val="none" w:sz="0" w:space="0" w:color="auto"/>
              </w:divBdr>
            </w:div>
            <w:div w:id="119615959">
              <w:marLeft w:val="0"/>
              <w:marRight w:val="0"/>
              <w:marTop w:val="0"/>
              <w:marBottom w:val="0"/>
              <w:divBdr>
                <w:top w:val="none" w:sz="0" w:space="0" w:color="auto"/>
                <w:left w:val="none" w:sz="0" w:space="0" w:color="auto"/>
                <w:bottom w:val="none" w:sz="0" w:space="0" w:color="auto"/>
                <w:right w:val="none" w:sz="0" w:space="0" w:color="auto"/>
              </w:divBdr>
            </w:div>
            <w:div w:id="428358438">
              <w:marLeft w:val="0"/>
              <w:marRight w:val="0"/>
              <w:marTop w:val="0"/>
              <w:marBottom w:val="0"/>
              <w:divBdr>
                <w:top w:val="none" w:sz="0" w:space="0" w:color="auto"/>
                <w:left w:val="none" w:sz="0" w:space="0" w:color="auto"/>
                <w:bottom w:val="none" w:sz="0" w:space="0" w:color="auto"/>
                <w:right w:val="none" w:sz="0" w:space="0" w:color="auto"/>
              </w:divBdr>
            </w:div>
            <w:div w:id="698628696">
              <w:marLeft w:val="0"/>
              <w:marRight w:val="0"/>
              <w:marTop w:val="0"/>
              <w:marBottom w:val="0"/>
              <w:divBdr>
                <w:top w:val="none" w:sz="0" w:space="0" w:color="auto"/>
                <w:left w:val="none" w:sz="0" w:space="0" w:color="auto"/>
                <w:bottom w:val="none" w:sz="0" w:space="0" w:color="auto"/>
                <w:right w:val="none" w:sz="0" w:space="0" w:color="auto"/>
              </w:divBdr>
            </w:div>
            <w:div w:id="1841891467">
              <w:marLeft w:val="0"/>
              <w:marRight w:val="0"/>
              <w:marTop w:val="0"/>
              <w:marBottom w:val="0"/>
              <w:divBdr>
                <w:top w:val="none" w:sz="0" w:space="0" w:color="auto"/>
                <w:left w:val="none" w:sz="0" w:space="0" w:color="auto"/>
                <w:bottom w:val="none" w:sz="0" w:space="0" w:color="auto"/>
                <w:right w:val="none" w:sz="0" w:space="0" w:color="auto"/>
              </w:divBdr>
            </w:div>
            <w:div w:id="976573525">
              <w:marLeft w:val="0"/>
              <w:marRight w:val="0"/>
              <w:marTop w:val="0"/>
              <w:marBottom w:val="0"/>
              <w:divBdr>
                <w:top w:val="none" w:sz="0" w:space="0" w:color="auto"/>
                <w:left w:val="none" w:sz="0" w:space="0" w:color="auto"/>
                <w:bottom w:val="none" w:sz="0" w:space="0" w:color="auto"/>
                <w:right w:val="none" w:sz="0" w:space="0" w:color="auto"/>
              </w:divBdr>
            </w:div>
            <w:div w:id="1949581265">
              <w:marLeft w:val="0"/>
              <w:marRight w:val="0"/>
              <w:marTop w:val="0"/>
              <w:marBottom w:val="0"/>
              <w:divBdr>
                <w:top w:val="none" w:sz="0" w:space="0" w:color="auto"/>
                <w:left w:val="none" w:sz="0" w:space="0" w:color="auto"/>
                <w:bottom w:val="none" w:sz="0" w:space="0" w:color="auto"/>
                <w:right w:val="none" w:sz="0" w:space="0" w:color="auto"/>
              </w:divBdr>
            </w:div>
            <w:div w:id="1408727745">
              <w:marLeft w:val="0"/>
              <w:marRight w:val="0"/>
              <w:marTop w:val="0"/>
              <w:marBottom w:val="0"/>
              <w:divBdr>
                <w:top w:val="none" w:sz="0" w:space="0" w:color="auto"/>
                <w:left w:val="none" w:sz="0" w:space="0" w:color="auto"/>
                <w:bottom w:val="none" w:sz="0" w:space="0" w:color="auto"/>
                <w:right w:val="none" w:sz="0" w:space="0" w:color="auto"/>
              </w:divBdr>
            </w:div>
            <w:div w:id="1488398145">
              <w:marLeft w:val="0"/>
              <w:marRight w:val="0"/>
              <w:marTop w:val="0"/>
              <w:marBottom w:val="0"/>
              <w:divBdr>
                <w:top w:val="none" w:sz="0" w:space="0" w:color="auto"/>
                <w:left w:val="none" w:sz="0" w:space="0" w:color="auto"/>
                <w:bottom w:val="none" w:sz="0" w:space="0" w:color="auto"/>
                <w:right w:val="none" w:sz="0" w:space="0" w:color="auto"/>
              </w:divBdr>
            </w:div>
            <w:div w:id="103615327">
              <w:marLeft w:val="0"/>
              <w:marRight w:val="0"/>
              <w:marTop w:val="0"/>
              <w:marBottom w:val="0"/>
              <w:divBdr>
                <w:top w:val="none" w:sz="0" w:space="0" w:color="auto"/>
                <w:left w:val="none" w:sz="0" w:space="0" w:color="auto"/>
                <w:bottom w:val="none" w:sz="0" w:space="0" w:color="auto"/>
                <w:right w:val="none" w:sz="0" w:space="0" w:color="auto"/>
              </w:divBdr>
            </w:div>
            <w:div w:id="1126702245">
              <w:marLeft w:val="0"/>
              <w:marRight w:val="0"/>
              <w:marTop w:val="0"/>
              <w:marBottom w:val="0"/>
              <w:divBdr>
                <w:top w:val="none" w:sz="0" w:space="0" w:color="auto"/>
                <w:left w:val="none" w:sz="0" w:space="0" w:color="auto"/>
                <w:bottom w:val="none" w:sz="0" w:space="0" w:color="auto"/>
                <w:right w:val="none" w:sz="0" w:space="0" w:color="auto"/>
              </w:divBdr>
            </w:div>
            <w:div w:id="16809278">
              <w:marLeft w:val="0"/>
              <w:marRight w:val="0"/>
              <w:marTop w:val="0"/>
              <w:marBottom w:val="0"/>
              <w:divBdr>
                <w:top w:val="none" w:sz="0" w:space="0" w:color="auto"/>
                <w:left w:val="none" w:sz="0" w:space="0" w:color="auto"/>
                <w:bottom w:val="none" w:sz="0" w:space="0" w:color="auto"/>
                <w:right w:val="none" w:sz="0" w:space="0" w:color="auto"/>
              </w:divBdr>
            </w:div>
            <w:div w:id="1512790833">
              <w:marLeft w:val="0"/>
              <w:marRight w:val="0"/>
              <w:marTop w:val="0"/>
              <w:marBottom w:val="0"/>
              <w:divBdr>
                <w:top w:val="none" w:sz="0" w:space="0" w:color="auto"/>
                <w:left w:val="none" w:sz="0" w:space="0" w:color="auto"/>
                <w:bottom w:val="none" w:sz="0" w:space="0" w:color="auto"/>
                <w:right w:val="none" w:sz="0" w:space="0" w:color="auto"/>
              </w:divBdr>
            </w:div>
            <w:div w:id="2014840733">
              <w:marLeft w:val="0"/>
              <w:marRight w:val="0"/>
              <w:marTop w:val="0"/>
              <w:marBottom w:val="0"/>
              <w:divBdr>
                <w:top w:val="none" w:sz="0" w:space="0" w:color="auto"/>
                <w:left w:val="none" w:sz="0" w:space="0" w:color="auto"/>
                <w:bottom w:val="none" w:sz="0" w:space="0" w:color="auto"/>
                <w:right w:val="none" w:sz="0" w:space="0" w:color="auto"/>
              </w:divBdr>
            </w:div>
            <w:div w:id="165484844">
              <w:marLeft w:val="0"/>
              <w:marRight w:val="0"/>
              <w:marTop w:val="0"/>
              <w:marBottom w:val="0"/>
              <w:divBdr>
                <w:top w:val="none" w:sz="0" w:space="0" w:color="auto"/>
                <w:left w:val="none" w:sz="0" w:space="0" w:color="auto"/>
                <w:bottom w:val="none" w:sz="0" w:space="0" w:color="auto"/>
                <w:right w:val="none" w:sz="0" w:space="0" w:color="auto"/>
              </w:divBdr>
            </w:div>
            <w:div w:id="1179734519">
              <w:marLeft w:val="0"/>
              <w:marRight w:val="0"/>
              <w:marTop w:val="0"/>
              <w:marBottom w:val="0"/>
              <w:divBdr>
                <w:top w:val="none" w:sz="0" w:space="0" w:color="auto"/>
                <w:left w:val="none" w:sz="0" w:space="0" w:color="auto"/>
                <w:bottom w:val="none" w:sz="0" w:space="0" w:color="auto"/>
                <w:right w:val="none" w:sz="0" w:space="0" w:color="auto"/>
              </w:divBdr>
            </w:div>
            <w:div w:id="432045750">
              <w:marLeft w:val="0"/>
              <w:marRight w:val="0"/>
              <w:marTop w:val="0"/>
              <w:marBottom w:val="0"/>
              <w:divBdr>
                <w:top w:val="none" w:sz="0" w:space="0" w:color="auto"/>
                <w:left w:val="none" w:sz="0" w:space="0" w:color="auto"/>
                <w:bottom w:val="none" w:sz="0" w:space="0" w:color="auto"/>
                <w:right w:val="none" w:sz="0" w:space="0" w:color="auto"/>
              </w:divBdr>
            </w:div>
            <w:div w:id="1173715545">
              <w:marLeft w:val="0"/>
              <w:marRight w:val="0"/>
              <w:marTop w:val="0"/>
              <w:marBottom w:val="0"/>
              <w:divBdr>
                <w:top w:val="none" w:sz="0" w:space="0" w:color="auto"/>
                <w:left w:val="none" w:sz="0" w:space="0" w:color="auto"/>
                <w:bottom w:val="none" w:sz="0" w:space="0" w:color="auto"/>
                <w:right w:val="none" w:sz="0" w:space="0" w:color="auto"/>
              </w:divBdr>
            </w:div>
            <w:div w:id="1626038132">
              <w:marLeft w:val="0"/>
              <w:marRight w:val="0"/>
              <w:marTop w:val="0"/>
              <w:marBottom w:val="0"/>
              <w:divBdr>
                <w:top w:val="none" w:sz="0" w:space="0" w:color="auto"/>
                <w:left w:val="none" w:sz="0" w:space="0" w:color="auto"/>
                <w:bottom w:val="none" w:sz="0" w:space="0" w:color="auto"/>
                <w:right w:val="none" w:sz="0" w:space="0" w:color="auto"/>
              </w:divBdr>
            </w:div>
            <w:div w:id="2126078803">
              <w:marLeft w:val="0"/>
              <w:marRight w:val="0"/>
              <w:marTop w:val="0"/>
              <w:marBottom w:val="0"/>
              <w:divBdr>
                <w:top w:val="none" w:sz="0" w:space="0" w:color="auto"/>
                <w:left w:val="none" w:sz="0" w:space="0" w:color="auto"/>
                <w:bottom w:val="none" w:sz="0" w:space="0" w:color="auto"/>
                <w:right w:val="none" w:sz="0" w:space="0" w:color="auto"/>
              </w:divBdr>
            </w:div>
            <w:div w:id="310328336">
              <w:marLeft w:val="0"/>
              <w:marRight w:val="0"/>
              <w:marTop w:val="0"/>
              <w:marBottom w:val="0"/>
              <w:divBdr>
                <w:top w:val="none" w:sz="0" w:space="0" w:color="auto"/>
                <w:left w:val="none" w:sz="0" w:space="0" w:color="auto"/>
                <w:bottom w:val="none" w:sz="0" w:space="0" w:color="auto"/>
                <w:right w:val="none" w:sz="0" w:space="0" w:color="auto"/>
              </w:divBdr>
            </w:div>
            <w:div w:id="1010988784">
              <w:marLeft w:val="0"/>
              <w:marRight w:val="0"/>
              <w:marTop w:val="0"/>
              <w:marBottom w:val="0"/>
              <w:divBdr>
                <w:top w:val="none" w:sz="0" w:space="0" w:color="auto"/>
                <w:left w:val="none" w:sz="0" w:space="0" w:color="auto"/>
                <w:bottom w:val="none" w:sz="0" w:space="0" w:color="auto"/>
                <w:right w:val="none" w:sz="0" w:space="0" w:color="auto"/>
              </w:divBdr>
            </w:div>
            <w:div w:id="2103986455">
              <w:marLeft w:val="0"/>
              <w:marRight w:val="0"/>
              <w:marTop w:val="0"/>
              <w:marBottom w:val="0"/>
              <w:divBdr>
                <w:top w:val="none" w:sz="0" w:space="0" w:color="auto"/>
                <w:left w:val="none" w:sz="0" w:space="0" w:color="auto"/>
                <w:bottom w:val="none" w:sz="0" w:space="0" w:color="auto"/>
                <w:right w:val="none" w:sz="0" w:space="0" w:color="auto"/>
              </w:divBdr>
            </w:div>
            <w:div w:id="570578851">
              <w:marLeft w:val="0"/>
              <w:marRight w:val="0"/>
              <w:marTop w:val="0"/>
              <w:marBottom w:val="0"/>
              <w:divBdr>
                <w:top w:val="none" w:sz="0" w:space="0" w:color="auto"/>
                <w:left w:val="none" w:sz="0" w:space="0" w:color="auto"/>
                <w:bottom w:val="none" w:sz="0" w:space="0" w:color="auto"/>
                <w:right w:val="none" w:sz="0" w:space="0" w:color="auto"/>
              </w:divBdr>
            </w:div>
            <w:div w:id="755201459">
              <w:marLeft w:val="0"/>
              <w:marRight w:val="0"/>
              <w:marTop w:val="0"/>
              <w:marBottom w:val="0"/>
              <w:divBdr>
                <w:top w:val="none" w:sz="0" w:space="0" w:color="auto"/>
                <w:left w:val="none" w:sz="0" w:space="0" w:color="auto"/>
                <w:bottom w:val="none" w:sz="0" w:space="0" w:color="auto"/>
                <w:right w:val="none" w:sz="0" w:space="0" w:color="auto"/>
              </w:divBdr>
            </w:div>
            <w:div w:id="101921284">
              <w:marLeft w:val="0"/>
              <w:marRight w:val="0"/>
              <w:marTop w:val="0"/>
              <w:marBottom w:val="0"/>
              <w:divBdr>
                <w:top w:val="none" w:sz="0" w:space="0" w:color="auto"/>
                <w:left w:val="none" w:sz="0" w:space="0" w:color="auto"/>
                <w:bottom w:val="none" w:sz="0" w:space="0" w:color="auto"/>
                <w:right w:val="none" w:sz="0" w:space="0" w:color="auto"/>
              </w:divBdr>
            </w:div>
            <w:div w:id="1396317300">
              <w:marLeft w:val="0"/>
              <w:marRight w:val="0"/>
              <w:marTop w:val="0"/>
              <w:marBottom w:val="0"/>
              <w:divBdr>
                <w:top w:val="none" w:sz="0" w:space="0" w:color="auto"/>
                <w:left w:val="none" w:sz="0" w:space="0" w:color="auto"/>
                <w:bottom w:val="none" w:sz="0" w:space="0" w:color="auto"/>
                <w:right w:val="none" w:sz="0" w:space="0" w:color="auto"/>
              </w:divBdr>
            </w:div>
            <w:div w:id="418717841">
              <w:marLeft w:val="0"/>
              <w:marRight w:val="0"/>
              <w:marTop w:val="0"/>
              <w:marBottom w:val="0"/>
              <w:divBdr>
                <w:top w:val="none" w:sz="0" w:space="0" w:color="auto"/>
                <w:left w:val="none" w:sz="0" w:space="0" w:color="auto"/>
                <w:bottom w:val="none" w:sz="0" w:space="0" w:color="auto"/>
                <w:right w:val="none" w:sz="0" w:space="0" w:color="auto"/>
              </w:divBdr>
            </w:div>
            <w:div w:id="1628585874">
              <w:marLeft w:val="0"/>
              <w:marRight w:val="0"/>
              <w:marTop w:val="0"/>
              <w:marBottom w:val="0"/>
              <w:divBdr>
                <w:top w:val="none" w:sz="0" w:space="0" w:color="auto"/>
                <w:left w:val="none" w:sz="0" w:space="0" w:color="auto"/>
                <w:bottom w:val="none" w:sz="0" w:space="0" w:color="auto"/>
                <w:right w:val="none" w:sz="0" w:space="0" w:color="auto"/>
              </w:divBdr>
            </w:div>
            <w:div w:id="1381320899">
              <w:marLeft w:val="0"/>
              <w:marRight w:val="0"/>
              <w:marTop w:val="0"/>
              <w:marBottom w:val="0"/>
              <w:divBdr>
                <w:top w:val="none" w:sz="0" w:space="0" w:color="auto"/>
                <w:left w:val="none" w:sz="0" w:space="0" w:color="auto"/>
                <w:bottom w:val="none" w:sz="0" w:space="0" w:color="auto"/>
                <w:right w:val="none" w:sz="0" w:space="0" w:color="auto"/>
              </w:divBdr>
            </w:div>
            <w:div w:id="2137333138">
              <w:marLeft w:val="0"/>
              <w:marRight w:val="0"/>
              <w:marTop w:val="0"/>
              <w:marBottom w:val="0"/>
              <w:divBdr>
                <w:top w:val="none" w:sz="0" w:space="0" w:color="auto"/>
                <w:left w:val="none" w:sz="0" w:space="0" w:color="auto"/>
                <w:bottom w:val="none" w:sz="0" w:space="0" w:color="auto"/>
                <w:right w:val="none" w:sz="0" w:space="0" w:color="auto"/>
              </w:divBdr>
            </w:div>
            <w:div w:id="1932542532">
              <w:marLeft w:val="0"/>
              <w:marRight w:val="0"/>
              <w:marTop w:val="0"/>
              <w:marBottom w:val="0"/>
              <w:divBdr>
                <w:top w:val="none" w:sz="0" w:space="0" w:color="auto"/>
                <w:left w:val="none" w:sz="0" w:space="0" w:color="auto"/>
                <w:bottom w:val="none" w:sz="0" w:space="0" w:color="auto"/>
                <w:right w:val="none" w:sz="0" w:space="0" w:color="auto"/>
              </w:divBdr>
            </w:div>
            <w:div w:id="1327787396">
              <w:marLeft w:val="0"/>
              <w:marRight w:val="0"/>
              <w:marTop w:val="0"/>
              <w:marBottom w:val="0"/>
              <w:divBdr>
                <w:top w:val="none" w:sz="0" w:space="0" w:color="auto"/>
                <w:left w:val="none" w:sz="0" w:space="0" w:color="auto"/>
                <w:bottom w:val="none" w:sz="0" w:space="0" w:color="auto"/>
                <w:right w:val="none" w:sz="0" w:space="0" w:color="auto"/>
              </w:divBdr>
            </w:div>
            <w:div w:id="202720623">
              <w:marLeft w:val="0"/>
              <w:marRight w:val="0"/>
              <w:marTop w:val="0"/>
              <w:marBottom w:val="0"/>
              <w:divBdr>
                <w:top w:val="none" w:sz="0" w:space="0" w:color="auto"/>
                <w:left w:val="none" w:sz="0" w:space="0" w:color="auto"/>
                <w:bottom w:val="none" w:sz="0" w:space="0" w:color="auto"/>
                <w:right w:val="none" w:sz="0" w:space="0" w:color="auto"/>
              </w:divBdr>
            </w:div>
            <w:div w:id="1529099442">
              <w:marLeft w:val="0"/>
              <w:marRight w:val="0"/>
              <w:marTop w:val="0"/>
              <w:marBottom w:val="0"/>
              <w:divBdr>
                <w:top w:val="none" w:sz="0" w:space="0" w:color="auto"/>
                <w:left w:val="none" w:sz="0" w:space="0" w:color="auto"/>
                <w:bottom w:val="none" w:sz="0" w:space="0" w:color="auto"/>
                <w:right w:val="none" w:sz="0" w:space="0" w:color="auto"/>
              </w:divBdr>
            </w:div>
            <w:div w:id="891043796">
              <w:marLeft w:val="0"/>
              <w:marRight w:val="0"/>
              <w:marTop w:val="0"/>
              <w:marBottom w:val="0"/>
              <w:divBdr>
                <w:top w:val="none" w:sz="0" w:space="0" w:color="auto"/>
                <w:left w:val="none" w:sz="0" w:space="0" w:color="auto"/>
                <w:bottom w:val="none" w:sz="0" w:space="0" w:color="auto"/>
                <w:right w:val="none" w:sz="0" w:space="0" w:color="auto"/>
              </w:divBdr>
            </w:div>
            <w:div w:id="1117022217">
              <w:marLeft w:val="0"/>
              <w:marRight w:val="0"/>
              <w:marTop w:val="0"/>
              <w:marBottom w:val="0"/>
              <w:divBdr>
                <w:top w:val="none" w:sz="0" w:space="0" w:color="auto"/>
                <w:left w:val="none" w:sz="0" w:space="0" w:color="auto"/>
                <w:bottom w:val="none" w:sz="0" w:space="0" w:color="auto"/>
                <w:right w:val="none" w:sz="0" w:space="0" w:color="auto"/>
              </w:divBdr>
            </w:div>
            <w:div w:id="1052384330">
              <w:marLeft w:val="0"/>
              <w:marRight w:val="0"/>
              <w:marTop w:val="0"/>
              <w:marBottom w:val="0"/>
              <w:divBdr>
                <w:top w:val="none" w:sz="0" w:space="0" w:color="auto"/>
                <w:left w:val="none" w:sz="0" w:space="0" w:color="auto"/>
                <w:bottom w:val="none" w:sz="0" w:space="0" w:color="auto"/>
                <w:right w:val="none" w:sz="0" w:space="0" w:color="auto"/>
              </w:divBdr>
            </w:div>
            <w:div w:id="1112552422">
              <w:marLeft w:val="0"/>
              <w:marRight w:val="0"/>
              <w:marTop w:val="0"/>
              <w:marBottom w:val="0"/>
              <w:divBdr>
                <w:top w:val="none" w:sz="0" w:space="0" w:color="auto"/>
                <w:left w:val="none" w:sz="0" w:space="0" w:color="auto"/>
                <w:bottom w:val="none" w:sz="0" w:space="0" w:color="auto"/>
                <w:right w:val="none" w:sz="0" w:space="0" w:color="auto"/>
              </w:divBdr>
            </w:div>
            <w:div w:id="95443556">
              <w:marLeft w:val="0"/>
              <w:marRight w:val="0"/>
              <w:marTop w:val="0"/>
              <w:marBottom w:val="0"/>
              <w:divBdr>
                <w:top w:val="none" w:sz="0" w:space="0" w:color="auto"/>
                <w:left w:val="none" w:sz="0" w:space="0" w:color="auto"/>
                <w:bottom w:val="none" w:sz="0" w:space="0" w:color="auto"/>
                <w:right w:val="none" w:sz="0" w:space="0" w:color="auto"/>
              </w:divBdr>
            </w:div>
            <w:div w:id="1514220444">
              <w:marLeft w:val="0"/>
              <w:marRight w:val="0"/>
              <w:marTop w:val="0"/>
              <w:marBottom w:val="0"/>
              <w:divBdr>
                <w:top w:val="none" w:sz="0" w:space="0" w:color="auto"/>
                <w:left w:val="none" w:sz="0" w:space="0" w:color="auto"/>
                <w:bottom w:val="none" w:sz="0" w:space="0" w:color="auto"/>
                <w:right w:val="none" w:sz="0" w:space="0" w:color="auto"/>
              </w:divBdr>
            </w:div>
            <w:div w:id="580795854">
              <w:marLeft w:val="0"/>
              <w:marRight w:val="0"/>
              <w:marTop w:val="0"/>
              <w:marBottom w:val="0"/>
              <w:divBdr>
                <w:top w:val="none" w:sz="0" w:space="0" w:color="auto"/>
                <w:left w:val="none" w:sz="0" w:space="0" w:color="auto"/>
                <w:bottom w:val="none" w:sz="0" w:space="0" w:color="auto"/>
                <w:right w:val="none" w:sz="0" w:space="0" w:color="auto"/>
              </w:divBdr>
            </w:div>
            <w:div w:id="759377503">
              <w:marLeft w:val="0"/>
              <w:marRight w:val="0"/>
              <w:marTop w:val="0"/>
              <w:marBottom w:val="0"/>
              <w:divBdr>
                <w:top w:val="none" w:sz="0" w:space="0" w:color="auto"/>
                <w:left w:val="none" w:sz="0" w:space="0" w:color="auto"/>
                <w:bottom w:val="none" w:sz="0" w:space="0" w:color="auto"/>
                <w:right w:val="none" w:sz="0" w:space="0" w:color="auto"/>
              </w:divBdr>
            </w:div>
            <w:div w:id="282620508">
              <w:marLeft w:val="0"/>
              <w:marRight w:val="0"/>
              <w:marTop w:val="0"/>
              <w:marBottom w:val="0"/>
              <w:divBdr>
                <w:top w:val="none" w:sz="0" w:space="0" w:color="auto"/>
                <w:left w:val="none" w:sz="0" w:space="0" w:color="auto"/>
                <w:bottom w:val="none" w:sz="0" w:space="0" w:color="auto"/>
                <w:right w:val="none" w:sz="0" w:space="0" w:color="auto"/>
              </w:divBdr>
            </w:div>
            <w:div w:id="1679693940">
              <w:marLeft w:val="0"/>
              <w:marRight w:val="0"/>
              <w:marTop w:val="0"/>
              <w:marBottom w:val="0"/>
              <w:divBdr>
                <w:top w:val="none" w:sz="0" w:space="0" w:color="auto"/>
                <w:left w:val="none" w:sz="0" w:space="0" w:color="auto"/>
                <w:bottom w:val="none" w:sz="0" w:space="0" w:color="auto"/>
                <w:right w:val="none" w:sz="0" w:space="0" w:color="auto"/>
              </w:divBdr>
            </w:div>
            <w:div w:id="464813687">
              <w:marLeft w:val="0"/>
              <w:marRight w:val="0"/>
              <w:marTop w:val="0"/>
              <w:marBottom w:val="0"/>
              <w:divBdr>
                <w:top w:val="none" w:sz="0" w:space="0" w:color="auto"/>
                <w:left w:val="none" w:sz="0" w:space="0" w:color="auto"/>
                <w:bottom w:val="none" w:sz="0" w:space="0" w:color="auto"/>
                <w:right w:val="none" w:sz="0" w:space="0" w:color="auto"/>
              </w:divBdr>
            </w:div>
            <w:div w:id="1323434445">
              <w:marLeft w:val="0"/>
              <w:marRight w:val="0"/>
              <w:marTop w:val="0"/>
              <w:marBottom w:val="0"/>
              <w:divBdr>
                <w:top w:val="none" w:sz="0" w:space="0" w:color="auto"/>
                <w:left w:val="none" w:sz="0" w:space="0" w:color="auto"/>
                <w:bottom w:val="none" w:sz="0" w:space="0" w:color="auto"/>
                <w:right w:val="none" w:sz="0" w:space="0" w:color="auto"/>
              </w:divBdr>
            </w:div>
            <w:div w:id="743719558">
              <w:marLeft w:val="0"/>
              <w:marRight w:val="0"/>
              <w:marTop w:val="0"/>
              <w:marBottom w:val="0"/>
              <w:divBdr>
                <w:top w:val="none" w:sz="0" w:space="0" w:color="auto"/>
                <w:left w:val="none" w:sz="0" w:space="0" w:color="auto"/>
                <w:bottom w:val="none" w:sz="0" w:space="0" w:color="auto"/>
                <w:right w:val="none" w:sz="0" w:space="0" w:color="auto"/>
              </w:divBdr>
            </w:div>
            <w:div w:id="709107596">
              <w:marLeft w:val="0"/>
              <w:marRight w:val="0"/>
              <w:marTop w:val="0"/>
              <w:marBottom w:val="0"/>
              <w:divBdr>
                <w:top w:val="none" w:sz="0" w:space="0" w:color="auto"/>
                <w:left w:val="none" w:sz="0" w:space="0" w:color="auto"/>
                <w:bottom w:val="none" w:sz="0" w:space="0" w:color="auto"/>
                <w:right w:val="none" w:sz="0" w:space="0" w:color="auto"/>
              </w:divBdr>
            </w:div>
            <w:div w:id="1073939901">
              <w:marLeft w:val="0"/>
              <w:marRight w:val="0"/>
              <w:marTop w:val="0"/>
              <w:marBottom w:val="0"/>
              <w:divBdr>
                <w:top w:val="none" w:sz="0" w:space="0" w:color="auto"/>
                <w:left w:val="none" w:sz="0" w:space="0" w:color="auto"/>
                <w:bottom w:val="none" w:sz="0" w:space="0" w:color="auto"/>
                <w:right w:val="none" w:sz="0" w:space="0" w:color="auto"/>
              </w:divBdr>
            </w:div>
            <w:div w:id="637420291">
              <w:marLeft w:val="0"/>
              <w:marRight w:val="0"/>
              <w:marTop w:val="0"/>
              <w:marBottom w:val="0"/>
              <w:divBdr>
                <w:top w:val="none" w:sz="0" w:space="0" w:color="auto"/>
                <w:left w:val="none" w:sz="0" w:space="0" w:color="auto"/>
                <w:bottom w:val="none" w:sz="0" w:space="0" w:color="auto"/>
                <w:right w:val="none" w:sz="0" w:space="0" w:color="auto"/>
              </w:divBdr>
            </w:div>
            <w:div w:id="1999652731">
              <w:marLeft w:val="0"/>
              <w:marRight w:val="0"/>
              <w:marTop w:val="0"/>
              <w:marBottom w:val="0"/>
              <w:divBdr>
                <w:top w:val="none" w:sz="0" w:space="0" w:color="auto"/>
                <w:left w:val="none" w:sz="0" w:space="0" w:color="auto"/>
                <w:bottom w:val="none" w:sz="0" w:space="0" w:color="auto"/>
                <w:right w:val="none" w:sz="0" w:space="0" w:color="auto"/>
              </w:divBdr>
            </w:div>
            <w:div w:id="1347831082">
              <w:marLeft w:val="0"/>
              <w:marRight w:val="0"/>
              <w:marTop w:val="0"/>
              <w:marBottom w:val="0"/>
              <w:divBdr>
                <w:top w:val="none" w:sz="0" w:space="0" w:color="auto"/>
                <w:left w:val="none" w:sz="0" w:space="0" w:color="auto"/>
                <w:bottom w:val="none" w:sz="0" w:space="0" w:color="auto"/>
                <w:right w:val="none" w:sz="0" w:space="0" w:color="auto"/>
              </w:divBdr>
            </w:div>
            <w:div w:id="1753811785">
              <w:marLeft w:val="0"/>
              <w:marRight w:val="0"/>
              <w:marTop w:val="0"/>
              <w:marBottom w:val="0"/>
              <w:divBdr>
                <w:top w:val="none" w:sz="0" w:space="0" w:color="auto"/>
                <w:left w:val="none" w:sz="0" w:space="0" w:color="auto"/>
                <w:bottom w:val="none" w:sz="0" w:space="0" w:color="auto"/>
                <w:right w:val="none" w:sz="0" w:space="0" w:color="auto"/>
              </w:divBdr>
            </w:div>
            <w:div w:id="2077975704">
              <w:marLeft w:val="0"/>
              <w:marRight w:val="0"/>
              <w:marTop w:val="0"/>
              <w:marBottom w:val="0"/>
              <w:divBdr>
                <w:top w:val="none" w:sz="0" w:space="0" w:color="auto"/>
                <w:left w:val="none" w:sz="0" w:space="0" w:color="auto"/>
                <w:bottom w:val="none" w:sz="0" w:space="0" w:color="auto"/>
                <w:right w:val="none" w:sz="0" w:space="0" w:color="auto"/>
              </w:divBdr>
            </w:div>
            <w:div w:id="1331059720">
              <w:marLeft w:val="0"/>
              <w:marRight w:val="0"/>
              <w:marTop w:val="0"/>
              <w:marBottom w:val="0"/>
              <w:divBdr>
                <w:top w:val="none" w:sz="0" w:space="0" w:color="auto"/>
                <w:left w:val="none" w:sz="0" w:space="0" w:color="auto"/>
                <w:bottom w:val="none" w:sz="0" w:space="0" w:color="auto"/>
                <w:right w:val="none" w:sz="0" w:space="0" w:color="auto"/>
              </w:divBdr>
            </w:div>
            <w:div w:id="958223647">
              <w:marLeft w:val="0"/>
              <w:marRight w:val="0"/>
              <w:marTop w:val="0"/>
              <w:marBottom w:val="0"/>
              <w:divBdr>
                <w:top w:val="none" w:sz="0" w:space="0" w:color="auto"/>
                <w:left w:val="none" w:sz="0" w:space="0" w:color="auto"/>
                <w:bottom w:val="none" w:sz="0" w:space="0" w:color="auto"/>
                <w:right w:val="none" w:sz="0" w:space="0" w:color="auto"/>
              </w:divBdr>
            </w:div>
            <w:div w:id="670985703">
              <w:marLeft w:val="0"/>
              <w:marRight w:val="0"/>
              <w:marTop w:val="0"/>
              <w:marBottom w:val="0"/>
              <w:divBdr>
                <w:top w:val="none" w:sz="0" w:space="0" w:color="auto"/>
                <w:left w:val="none" w:sz="0" w:space="0" w:color="auto"/>
                <w:bottom w:val="none" w:sz="0" w:space="0" w:color="auto"/>
                <w:right w:val="none" w:sz="0" w:space="0" w:color="auto"/>
              </w:divBdr>
            </w:div>
            <w:div w:id="1761295720">
              <w:marLeft w:val="0"/>
              <w:marRight w:val="0"/>
              <w:marTop w:val="0"/>
              <w:marBottom w:val="0"/>
              <w:divBdr>
                <w:top w:val="none" w:sz="0" w:space="0" w:color="auto"/>
                <w:left w:val="none" w:sz="0" w:space="0" w:color="auto"/>
                <w:bottom w:val="none" w:sz="0" w:space="0" w:color="auto"/>
                <w:right w:val="none" w:sz="0" w:space="0" w:color="auto"/>
              </w:divBdr>
            </w:div>
            <w:div w:id="1682538107">
              <w:marLeft w:val="0"/>
              <w:marRight w:val="0"/>
              <w:marTop w:val="0"/>
              <w:marBottom w:val="0"/>
              <w:divBdr>
                <w:top w:val="none" w:sz="0" w:space="0" w:color="auto"/>
                <w:left w:val="none" w:sz="0" w:space="0" w:color="auto"/>
                <w:bottom w:val="none" w:sz="0" w:space="0" w:color="auto"/>
                <w:right w:val="none" w:sz="0" w:space="0" w:color="auto"/>
              </w:divBdr>
            </w:div>
            <w:div w:id="1874220458">
              <w:marLeft w:val="0"/>
              <w:marRight w:val="0"/>
              <w:marTop w:val="0"/>
              <w:marBottom w:val="0"/>
              <w:divBdr>
                <w:top w:val="none" w:sz="0" w:space="0" w:color="auto"/>
                <w:left w:val="none" w:sz="0" w:space="0" w:color="auto"/>
                <w:bottom w:val="none" w:sz="0" w:space="0" w:color="auto"/>
                <w:right w:val="none" w:sz="0" w:space="0" w:color="auto"/>
              </w:divBdr>
            </w:div>
            <w:div w:id="2126850987">
              <w:marLeft w:val="0"/>
              <w:marRight w:val="0"/>
              <w:marTop w:val="0"/>
              <w:marBottom w:val="0"/>
              <w:divBdr>
                <w:top w:val="none" w:sz="0" w:space="0" w:color="auto"/>
                <w:left w:val="none" w:sz="0" w:space="0" w:color="auto"/>
                <w:bottom w:val="none" w:sz="0" w:space="0" w:color="auto"/>
                <w:right w:val="none" w:sz="0" w:space="0" w:color="auto"/>
              </w:divBdr>
            </w:div>
            <w:div w:id="1237978612">
              <w:marLeft w:val="0"/>
              <w:marRight w:val="0"/>
              <w:marTop w:val="0"/>
              <w:marBottom w:val="0"/>
              <w:divBdr>
                <w:top w:val="none" w:sz="0" w:space="0" w:color="auto"/>
                <w:left w:val="none" w:sz="0" w:space="0" w:color="auto"/>
                <w:bottom w:val="none" w:sz="0" w:space="0" w:color="auto"/>
                <w:right w:val="none" w:sz="0" w:space="0" w:color="auto"/>
              </w:divBdr>
            </w:div>
            <w:div w:id="1441026856">
              <w:marLeft w:val="0"/>
              <w:marRight w:val="0"/>
              <w:marTop w:val="0"/>
              <w:marBottom w:val="0"/>
              <w:divBdr>
                <w:top w:val="none" w:sz="0" w:space="0" w:color="auto"/>
                <w:left w:val="none" w:sz="0" w:space="0" w:color="auto"/>
                <w:bottom w:val="none" w:sz="0" w:space="0" w:color="auto"/>
                <w:right w:val="none" w:sz="0" w:space="0" w:color="auto"/>
              </w:divBdr>
            </w:div>
            <w:div w:id="1190922184">
              <w:marLeft w:val="0"/>
              <w:marRight w:val="0"/>
              <w:marTop w:val="0"/>
              <w:marBottom w:val="0"/>
              <w:divBdr>
                <w:top w:val="none" w:sz="0" w:space="0" w:color="auto"/>
                <w:left w:val="none" w:sz="0" w:space="0" w:color="auto"/>
                <w:bottom w:val="none" w:sz="0" w:space="0" w:color="auto"/>
                <w:right w:val="none" w:sz="0" w:space="0" w:color="auto"/>
              </w:divBdr>
            </w:div>
            <w:div w:id="221604484">
              <w:marLeft w:val="0"/>
              <w:marRight w:val="0"/>
              <w:marTop w:val="0"/>
              <w:marBottom w:val="0"/>
              <w:divBdr>
                <w:top w:val="none" w:sz="0" w:space="0" w:color="auto"/>
                <w:left w:val="none" w:sz="0" w:space="0" w:color="auto"/>
                <w:bottom w:val="none" w:sz="0" w:space="0" w:color="auto"/>
                <w:right w:val="none" w:sz="0" w:space="0" w:color="auto"/>
              </w:divBdr>
            </w:div>
            <w:div w:id="2111315341">
              <w:marLeft w:val="0"/>
              <w:marRight w:val="0"/>
              <w:marTop w:val="0"/>
              <w:marBottom w:val="0"/>
              <w:divBdr>
                <w:top w:val="none" w:sz="0" w:space="0" w:color="auto"/>
                <w:left w:val="none" w:sz="0" w:space="0" w:color="auto"/>
                <w:bottom w:val="none" w:sz="0" w:space="0" w:color="auto"/>
                <w:right w:val="none" w:sz="0" w:space="0" w:color="auto"/>
              </w:divBdr>
            </w:div>
            <w:div w:id="745690932">
              <w:marLeft w:val="0"/>
              <w:marRight w:val="0"/>
              <w:marTop w:val="0"/>
              <w:marBottom w:val="0"/>
              <w:divBdr>
                <w:top w:val="none" w:sz="0" w:space="0" w:color="auto"/>
                <w:left w:val="none" w:sz="0" w:space="0" w:color="auto"/>
                <w:bottom w:val="none" w:sz="0" w:space="0" w:color="auto"/>
                <w:right w:val="none" w:sz="0" w:space="0" w:color="auto"/>
              </w:divBdr>
            </w:div>
            <w:div w:id="412358217">
              <w:marLeft w:val="0"/>
              <w:marRight w:val="0"/>
              <w:marTop w:val="0"/>
              <w:marBottom w:val="0"/>
              <w:divBdr>
                <w:top w:val="none" w:sz="0" w:space="0" w:color="auto"/>
                <w:left w:val="none" w:sz="0" w:space="0" w:color="auto"/>
                <w:bottom w:val="none" w:sz="0" w:space="0" w:color="auto"/>
                <w:right w:val="none" w:sz="0" w:space="0" w:color="auto"/>
              </w:divBdr>
            </w:div>
            <w:div w:id="95756926">
              <w:marLeft w:val="0"/>
              <w:marRight w:val="0"/>
              <w:marTop w:val="0"/>
              <w:marBottom w:val="0"/>
              <w:divBdr>
                <w:top w:val="none" w:sz="0" w:space="0" w:color="auto"/>
                <w:left w:val="none" w:sz="0" w:space="0" w:color="auto"/>
                <w:bottom w:val="none" w:sz="0" w:space="0" w:color="auto"/>
                <w:right w:val="none" w:sz="0" w:space="0" w:color="auto"/>
              </w:divBdr>
            </w:div>
            <w:div w:id="1200169321">
              <w:marLeft w:val="0"/>
              <w:marRight w:val="0"/>
              <w:marTop w:val="0"/>
              <w:marBottom w:val="0"/>
              <w:divBdr>
                <w:top w:val="none" w:sz="0" w:space="0" w:color="auto"/>
                <w:left w:val="none" w:sz="0" w:space="0" w:color="auto"/>
                <w:bottom w:val="none" w:sz="0" w:space="0" w:color="auto"/>
                <w:right w:val="none" w:sz="0" w:space="0" w:color="auto"/>
              </w:divBdr>
            </w:div>
            <w:div w:id="1147018743">
              <w:marLeft w:val="0"/>
              <w:marRight w:val="0"/>
              <w:marTop w:val="0"/>
              <w:marBottom w:val="0"/>
              <w:divBdr>
                <w:top w:val="none" w:sz="0" w:space="0" w:color="auto"/>
                <w:left w:val="none" w:sz="0" w:space="0" w:color="auto"/>
                <w:bottom w:val="none" w:sz="0" w:space="0" w:color="auto"/>
                <w:right w:val="none" w:sz="0" w:space="0" w:color="auto"/>
              </w:divBdr>
            </w:div>
            <w:div w:id="211773783">
              <w:marLeft w:val="0"/>
              <w:marRight w:val="0"/>
              <w:marTop w:val="0"/>
              <w:marBottom w:val="0"/>
              <w:divBdr>
                <w:top w:val="none" w:sz="0" w:space="0" w:color="auto"/>
                <w:left w:val="none" w:sz="0" w:space="0" w:color="auto"/>
                <w:bottom w:val="none" w:sz="0" w:space="0" w:color="auto"/>
                <w:right w:val="none" w:sz="0" w:space="0" w:color="auto"/>
              </w:divBdr>
            </w:div>
            <w:div w:id="1451168101">
              <w:marLeft w:val="0"/>
              <w:marRight w:val="0"/>
              <w:marTop w:val="0"/>
              <w:marBottom w:val="0"/>
              <w:divBdr>
                <w:top w:val="none" w:sz="0" w:space="0" w:color="auto"/>
                <w:left w:val="none" w:sz="0" w:space="0" w:color="auto"/>
                <w:bottom w:val="none" w:sz="0" w:space="0" w:color="auto"/>
                <w:right w:val="none" w:sz="0" w:space="0" w:color="auto"/>
              </w:divBdr>
            </w:div>
            <w:div w:id="1853452010">
              <w:marLeft w:val="0"/>
              <w:marRight w:val="0"/>
              <w:marTop w:val="0"/>
              <w:marBottom w:val="0"/>
              <w:divBdr>
                <w:top w:val="none" w:sz="0" w:space="0" w:color="auto"/>
                <w:left w:val="none" w:sz="0" w:space="0" w:color="auto"/>
                <w:bottom w:val="none" w:sz="0" w:space="0" w:color="auto"/>
                <w:right w:val="none" w:sz="0" w:space="0" w:color="auto"/>
              </w:divBdr>
            </w:div>
            <w:div w:id="791553849">
              <w:marLeft w:val="0"/>
              <w:marRight w:val="0"/>
              <w:marTop w:val="0"/>
              <w:marBottom w:val="0"/>
              <w:divBdr>
                <w:top w:val="none" w:sz="0" w:space="0" w:color="auto"/>
                <w:left w:val="none" w:sz="0" w:space="0" w:color="auto"/>
                <w:bottom w:val="none" w:sz="0" w:space="0" w:color="auto"/>
                <w:right w:val="none" w:sz="0" w:space="0" w:color="auto"/>
              </w:divBdr>
            </w:div>
            <w:div w:id="1080978794">
              <w:marLeft w:val="0"/>
              <w:marRight w:val="0"/>
              <w:marTop w:val="0"/>
              <w:marBottom w:val="0"/>
              <w:divBdr>
                <w:top w:val="none" w:sz="0" w:space="0" w:color="auto"/>
                <w:left w:val="none" w:sz="0" w:space="0" w:color="auto"/>
                <w:bottom w:val="none" w:sz="0" w:space="0" w:color="auto"/>
                <w:right w:val="none" w:sz="0" w:space="0" w:color="auto"/>
              </w:divBdr>
            </w:div>
            <w:div w:id="307906282">
              <w:marLeft w:val="0"/>
              <w:marRight w:val="0"/>
              <w:marTop w:val="0"/>
              <w:marBottom w:val="0"/>
              <w:divBdr>
                <w:top w:val="none" w:sz="0" w:space="0" w:color="auto"/>
                <w:left w:val="none" w:sz="0" w:space="0" w:color="auto"/>
                <w:bottom w:val="none" w:sz="0" w:space="0" w:color="auto"/>
                <w:right w:val="none" w:sz="0" w:space="0" w:color="auto"/>
              </w:divBdr>
            </w:div>
            <w:div w:id="573976375">
              <w:marLeft w:val="0"/>
              <w:marRight w:val="0"/>
              <w:marTop w:val="0"/>
              <w:marBottom w:val="0"/>
              <w:divBdr>
                <w:top w:val="none" w:sz="0" w:space="0" w:color="auto"/>
                <w:left w:val="none" w:sz="0" w:space="0" w:color="auto"/>
                <w:bottom w:val="none" w:sz="0" w:space="0" w:color="auto"/>
                <w:right w:val="none" w:sz="0" w:space="0" w:color="auto"/>
              </w:divBdr>
            </w:div>
            <w:div w:id="1832596972">
              <w:marLeft w:val="0"/>
              <w:marRight w:val="0"/>
              <w:marTop w:val="0"/>
              <w:marBottom w:val="0"/>
              <w:divBdr>
                <w:top w:val="none" w:sz="0" w:space="0" w:color="auto"/>
                <w:left w:val="none" w:sz="0" w:space="0" w:color="auto"/>
                <w:bottom w:val="none" w:sz="0" w:space="0" w:color="auto"/>
                <w:right w:val="none" w:sz="0" w:space="0" w:color="auto"/>
              </w:divBdr>
            </w:div>
            <w:div w:id="775100651">
              <w:marLeft w:val="0"/>
              <w:marRight w:val="0"/>
              <w:marTop w:val="0"/>
              <w:marBottom w:val="0"/>
              <w:divBdr>
                <w:top w:val="none" w:sz="0" w:space="0" w:color="auto"/>
                <w:left w:val="none" w:sz="0" w:space="0" w:color="auto"/>
                <w:bottom w:val="none" w:sz="0" w:space="0" w:color="auto"/>
                <w:right w:val="none" w:sz="0" w:space="0" w:color="auto"/>
              </w:divBdr>
            </w:div>
            <w:div w:id="62224036">
              <w:marLeft w:val="0"/>
              <w:marRight w:val="0"/>
              <w:marTop w:val="0"/>
              <w:marBottom w:val="0"/>
              <w:divBdr>
                <w:top w:val="none" w:sz="0" w:space="0" w:color="auto"/>
                <w:left w:val="none" w:sz="0" w:space="0" w:color="auto"/>
                <w:bottom w:val="none" w:sz="0" w:space="0" w:color="auto"/>
                <w:right w:val="none" w:sz="0" w:space="0" w:color="auto"/>
              </w:divBdr>
            </w:div>
            <w:div w:id="335116722">
              <w:marLeft w:val="0"/>
              <w:marRight w:val="0"/>
              <w:marTop w:val="0"/>
              <w:marBottom w:val="0"/>
              <w:divBdr>
                <w:top w:val="none" w:sz="0" w:space="0" w:color="auto"/>
                <w:left w:val="none" w:sz="0" w:space="0" w:color="auto"/>
                <w:bottom w:val="none" w:sz="0" w:space="0" w:color="auto"/>
                <w:right w:val="none" w:sz="0" w:space="0" w:color="auto"/>
              </w:divBdr>
            </w:div>
            <w:div w:id="1005014262">
              <w:marLeft w:val="0"/>
              <w:marRight w:val="0"/>
              <w:marTop w:val="0"/>
              <w:marBottom w:val="0"/>
              <w:divBdr>
                <w:top w:val="none" w:sz="0" w:space="0" w:color="auto"/>
                <w:left w:val="none" w:sz="0" w:space="0" w:color="auto"/>
                <w:bottom w:val="none" w:sz="0" w:space="0" w:color="auto"/>
                <w:right w:val="none" w:sz="0" w:space="0" w:color="auto"/>
              </w:divBdr>
            </w:div>
            <w:div w:id="394814171">
              <w:marLeft w:val="0"/>
              <w:marRight w:val="0"/>
              <w:marTop w:val="0"/>
              <w:marBottom w:val="0"/>
              <w:divBdr>
                <w:top w:val="none" w:sz="0" w:space="0" w:color="auto"/>
                <w:left w:val="none" w:sz="0" w:space="0" w:color="auto"/>
                <w:bottom w:val="none" w:sz="0" w:space="0" w:color="auto"/>
                <w:right w:val="none" w:sz="0" w:space="0" w:color="auto"/>
              </w:divBdr>
            </w:div>
            <w:div w:id="179589690">
              <w:marLeft w:val="0"/>
              <w:marRight w:val="0"/>
              <w:marTop w:val="0"/>
              <w:marBottom w:val="0"/>
              <w:divBdr>
                <w:top w:val="none" w:sz="0" w:space="0" w:color="auto"/>
                <w:left w:val="none" w:sz="0" w:space="0" w:color="auto"/>
                <w:bottom w:val="none" w:sz="0" w:space="0" w:color="auto"/>
                <w:right w:val="none" w:sz="0" w:space="0" w:color="auto"/>
              </w:divBdr>
            </w:div>
            <w:div w:id="303388109">
              <w:marLeft w:val="0"/>
              <w:marRight w:val="0"/>
              <w:marTop w:val="0"/>
              <w:marBottom w:val="0"/>
              <w:divBdr>
                <w:top w:val="none" w:sz="0" w:space="0" w:color="auto"/>
                <w:left w:val="none" w:sz="0" w:space="0" w:color="auto"/>
                <w:bottom w:val="none" w:sz="0" w:space="0" w:color="auto"/>
                <w:right w:val="none" w:sz="0" w:space="0" w:color="auto"/>
              </w:divBdr>
            </w:div>
            <w:div w:id="827523668">
              <w:marLeft w:val="0"/>
              <w:marRight w:val="0"/>
              <w:marTop w:val="0"/>
              <w:marBottom w:val="0"/>
              <w:divBdr>
                <w:top w:val="none" w:sz="0" w:space="0" w:color="auto"/>
                <w:left w:val="none" w:sz="0" w:space="0" w:color="auto"/>
                <w:bottom w:val="none" w:sz="0" w:space="0" w:color="auto"/>
                <w:right w:val="none" w:sz="0" w:space="0" w:color="auto"/>
              </w:divBdr>
            </w:div>
            <w:div w:id="1278754182">
              <w:marLeft w:val="0"/>
              <w:marRight w:val="0"/>
              <w:marTop w:val="0"/>
              <w:marBottom w:val="0"/>
              <w:divBdr>
                <w:top w:val="none" w:sz="0" w:space="0" w:color="auto"/>
                <w:left w:val="none" w:sz="0" w:space="0" w:color="auto"/>
                <w:bottom w:val="none" w:sz="0" w:space="0" w:color="auto"/>
                <w:right w:val="none" w:sz="0" w:space="0" w:color="auto"/>
              </w:divBdr>
            </w:div>
            <w:div w:id="1369448191">
              <w:marLeft w:val="0"/>
              <w:marRight w:val="0"/>
              <w:marTop w:val="0"/>
              <w:marBottom w:val="0"/>
              <w:divBdr>
                <w:top w:val="none" w:sz="0" w:space="0" w:color="auto"/>
                <w:left w:val="none" w:sz="0" w:space="0" w:color="auto"/>
                <w:bottom w:val="none" w:sz="0" w:space="0" w:color="auto"/>
                <w:right w:val="none" w:sz="0" w:space="0" w:color="auto"/>
              </w:divBdr>
            </w:div>
            <w:div w:id="870996470">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705676">
              <w:marLeft w:val="0"/>
              <w:marRight w:val="0"/>
              <w:marTop w:val="0"/>
              <w:marBottom w:val="0"/>
              <w:divBdr>
                <w:top w:val="none" w:sz="0" w:space="0" w:color="auto"/>
                <w:left w:val="none" w:sz="0" w:space="0" w:color="auto"/>
                <w:bottom w:val="none" w:sz="0" w:space="0" w:color="auto"/>
                <w:right w:val="none" w:sz="0" w:space="0" w:color="auto"/>
              </w:divBdr>
            </w:div>
            <w:div w:id="1111172162">
              <w:marLeft w:val="0"/>
              <w:marRight w:val="0"/>
              <w:marTop w:val="0"/>
              <w:marBottom w:val="0"/>
              <w:divBdr>
                <w:top w:val="none" w:sz="0" w:space="0" w:color="auto"/>
                <w:left w:val="none" w:sz="0" w:space="0" w:color="auto"/>
                <w:bottom w:val="none" w:sz="0" w:space="0" w:color="auto"/>
                <w:right w:val="none" w:sz="0" w:space="0" w:color="auto"/>
              </w:divBdr>
            </w:div>
            <w:div w:id="214239007">
              <w:marLeft w:val="0"/>
              <w:marRight w:val="0"/>
              <w:marTop w:val="0"/>
              <w:marBottom w:val="0"/>
              <w:divBdr>
                <w:top w:val="none" w:sz="0" w:space="0" w:color="auto"/>
                <w:left w:val="none" w:sz="0" w:space="0" w:color="auto"/>
                <w:bottom w:val="none" w:sz="0" w:space="0" w:color="auto"/>
                <w:right w:val="none" w:sz="0" w:space="0" w:color="auto"/>
              </w:divBdr>
            </w:div>
            <w:div w:id="1141078858">
              <w:marLeft w:val="0"/>
              <w:marRight w:val="0"/>
              <w:marTop w:val="0"/>
              <w:marBottom w:val="0"/>
              <w:divBdr>
                <w:top w:val="none" w:sz="0" w:space="0" w:color="auto"/>
                <w:left w:val="none" w:sz="0" w:space="0" w:color="auto"/>
                <w:bottom w:val="none" w:sz="0" w:space="0" w:color="auto"/>
                <w:right w:val="none" w:sz="0" w:space="0" w:color="auto"/>
              </w:divBdr>
            </w:div>
            <w:div w:id="1820535234">
              <w:marLeft w:val="0"/>
              <w:marRight w:val="0"/>
              <w:marTop w:val="0"/>
              <w:marBottom w:val="0"/>
              <w:divBdr>
                <w:top w:val="none" w:sz="0" w:space="0" w:color="auto"/>
                <w:left w:val="none" w:sz="0" w:space="0" w:color="auto"/>
                <w:bottom w:val="none" w:sz="0" w:space="0" w:color="auto"/>
                <w:right w:val="none" w:sz="0" w:space="0" w:color="auto"/>
              </w:divBdr>
            </w:div>
            <w:div w:id="103963265">
              <w:marLeft w:val="0"/>
              <w:marRight w:val="0"/>
              <w:marTop w:val="0"/>
              <w:marBottom w:val="0"/>
              <w:divBdr>
                <w:top w:val="none" w:sz="0" w:space="0" w:color="auto"/>
                <w:left w:val="none" w:sz="0" w:space="0" w:color="auto"/>
                <w:bottom w:val="none" w:sz="0" w:space="0" w:color="auto"/>
                <w:right w:val="none" w:sz="0" w:space="0" w:color="auto"/>
              </w:divBdr>
            </w:div>
            <w:div w:id="705562046">
              <w:marLeft w:val="0"/>
              <w:marRight w:val="0"/>
              <w:marTop w:val="0"/>
              <w:marBottom w:val="0"/>
              <w:divBdr>
                <w:top w:val="none" w:sz="0" w:space="0" w:color="auto"/>
                <w:left w:val="none" w:sz="0" w:space="0" w:color="auto"/>
                <w:bottom w:val="none" w:sz="0" w:space="0" w:color="auto"/>
                <w:right w:val="none" w:sz="0" w:space="0" w:color="auto"/>
              </w:divBdr>
            </w:div>
            <w:div w:id="1172188107">
              <w:marLeft w:val="0"/>
              <w:marRight w:val="0"/>
              <w:marTop w:val="0"/>
              <w:marBottom w:val="0"/>
              <w:divBdr>
                <w:top w:val="none" w:sz="0" w:space="0" w:color="auto"/>
                <w:left w:val="none" w:sz="0" w:space="0" w:color="auto"/>
                <w:bottom w:val="none" w:sz="0" w:space="0" w:color="auto"/>
                <w:right w:val="none" w:sz="0" w:space="0" w:color="auto"/>
              </w:divBdr>
            </w:div>
            <w:div w:id="589580881">
              <w:marLeft w:val="0"/>
              <w:marRight w:val="0"/>
              <w:marTop w:val="0"/>
              <w:marBottom w:val="0"/>
              <w:divBdr>
                <w:top w:val="none" w:sz="0" w:space="0" w:color="auto"/>
                <w:left w:val="none" w:sz="0" w:space="0" w:color="auto"/>
                <w:bottom w:val="none" w:sz="0" w:space="0" w:color="auto"/>
                <w:right w:val="none" w:sz="0" w:space="0" w:color="auto"/>
              </w:divBdr>
            </w:div>
            <w:div w:id="658384737">
              <w:marLeft w:val="0"/>
              <w:marRight w:val="0"/>
              <w:marTop w:val="0"/>
              <w:marBottom w:val="0"/>
              <w:divBdr>
                <w:top w:val="none" w:sz="0" w:space="0" w:color="auto"/>
                <w:left w:val="none" w:sz="0" w:space="0" w:color="auto"/>
                <w:bottom w:val="none" w:sz="0" w:space="0" w:color="auto"/>
                <w:right w:val="none" w:sz="0" w:space="0" w:color="auto"/>
              </w:divBdr>
            </w:div>
            <w:div w:id="1113326402">
              <w:marLeft w:val="0"/>
              <w:marRight w:val="0"/>
              <w:marTop w:val="0"/>
              <w:marBottom w:val="0"/>
              <w:divBdr>
                <w:top w:val="none" w:sz="0" w:space="0" w:color="auto"/>
                <w:left w:val="none" w:sz="0" w:space="0" w:color="auto"/>
                <w:bottom w:val="none" w:sz="0" w:space="0" w:color="auto"/>
                <w:right w:val="none" w:sz="0" w:space="0" w:color="auto"/>
              </w:divBdr>
            </w:div>
            <w:div w:id="2035879890">
              <w:marLeft w:val="0"/>
              <w:marRight w:val="0"/>
              <w:marTop w:val="0"/>
              <w:marBottom w:val="0"/>
              <w:divBdr>
                <w:top w:val="none" w:sz="0" w:space="0" w:color="auto"/>
                <w:left w:val="none" w:sz="0" w:space="0" w:color="auto"/>
                <w:bottom w:val="none" w:sz="0" w:space="0" w:color="auto"/>
                <w:right w:val="none" w:sz="0" w:space="0" w:color="auto"/>
              </w:divBdr>
            </w:div>
            <w:div w:id="110327102">
              <w:marLeft w:val="0"/>
              <w:marRight w:val="0"/>
              <w:marTop w:val="0"/>
              <w:marBottom w:val="0"/>
              <w:divBdr>
                <w:top w:val="none" w:sz="0" w:space="0" w:color="auto"/>
                <w:left w:val="none" w:sz="0" w:space="0" w:color="auto"/>
                <w:bottom w:val="none" w:sz="0" w:space="0" w:color="auto"/>
                <w:right w:val="none" w:sz="0" w:space="0" w:color="auto"/>
              </w:divBdr>
            </w:div>
            <w:div w:id="2137798638">
              <w:marLeft w:val="0"/>
              <w:marRight w:val="0"/>
              <w:marTop w:val="0"/>
              <w:marBottom w:val="0"/>
              <w:divBdr>
                <w:top w:val="none" w:sz="0" w:space="0" w:color="auto"/>
                <w:left w:val="none" w:sz="0" w:space="0" w:color="auto"/>
                <w:bottom w:val="none" w:sz="0" w:space="0" w:color="auto"/>
                <w:right w:val="none" w:sz="0" w:space="0" w:color="auto"/>
              </w:divBdr>
            </w:div>
            <w:div w:id="1210142947">
              <w:marLeft w:val="0"/>
              <w:marRight w:val="0"/>
              <w:marTop w:val="0"/>
              <w:marBottom w:val="0"/>
              <w:divBdr>
                <w:top w:val="none" w:sz="0" w:space="0" w:color="auto"/>
                <w:left w:val="none" w:sz="0" w:space="0" w:color="auto"/>
                <w:bottom w:val="none" w:sz="0" w:space="0" w:color="auto"/>
                <w:right w:val="none" w:sz="0" w:space="0" w:color="auto"/>
              </w:divBdr>
            </w:div>
            <w:div w:id="584194797">
              <w:marLeft w:val="0"/>
              <w:marRight w:val="0"/>
              <w:marTop w:val="0"/>
              <w:marBottom w:val="0"/>
              <w:divBdr>
                <w:top w:val="none" w:sz="0" w:space="0" w:color="auto"/>
                <w:left w:val="none" w:sz="0" w:space="0" w:color="auto"/>
                <w:bottom w:val="none" w:sz="0" w:space="0" w:color="auto"/>
                <w:right w:val="none" w:sz="0" w:space="0" w:color="auto"/>
              </w:divBdr>
            </w:div>
            <w:div w:id="156851129">
              <w:marLeft w:val="0"/>
              <w:marRight w:val="0"/>
              <w:marTop w:val="0"/>
              <w:marBottom w:val="0"/>
              <w:divBdr>
                <w:top w:val="none" w:sz="0" w:space="0" w:color="auto"/>
                <w:left w:val="none" w:sz="0" w:space="0" w:color="auto"/>
                <w:bottom w:val="none" w:sz="0" w:space="0" w:color="auto"/>
                <w:right w:val="none" w:sz="0" w:space="0" w:color="auto"/>
              </w:divBdr>
            </w:div>
            <w:div w:id="1823234056">
              <w:marLeft w:val="0"/>
              <w:marRight w:val="0"/>
              <w:marTop w:val="0"/>
              <w:marBottom w:val="0"/>
              <w:divBdr>
                <w:top w:val="none" w:sz="0" w:space="0" w:color="auto"/>
                <w:left w:val="none" w:sz="0" w:space="0" w:color="auto"/>
                <w:bottom w:val="none" w:sz="0" w:space="0" w:color="auto"/>
                <w:right w:val="none" w:sz="0" w:space="0" w:color="auto"/>
              </w:divBdr>
            </w:div>
            <w:div w:id="1548377924">
              <w:marLeft w:val="0"/>
              <w:marRight w:val="0"/>
              <w:marTop w:val="0"/>
              <w:marBottom w:val="0"/>
              <w:divBdr>
                <w:top w:val="none" w:sz="0" w:space="0" w:color="auto"/>
                <w:left w:val="none" w:sz="0" w:space="0" w:color="auto"/>
                <w:bottom w:val="none" w:sz="0" w:space="0" w:color="auto"/>
                <w:right w:val="none" w:sz="0" w:space="0" w:color="auto"/>
              </w:divBdr>
            </w:div>
            <w:div w:id="1423136842">
              <w:marLeft w:val="0"/>
              <w:marRight w:val="0"/>
              <w:marTop w:val="0"/>
              <w:marBottom w:val="0"/>
              <w:divBdr>
                <w:top w:val="none" w:sz="0" w:space="0" w:color="auto"/>
                <w:left w:val="none" w:sz="0" w:space="0" w:color="auto"/>
                <w:bottom w:val="none" w:sz="0" w:space="0" w:color="auto"/>
                <w:right w:val="none" w:sz="0" w:space="0" w:color="auto"/>
              </w:divBdr>
            </w:div>
            <w:div w:id="684211924">
              <w:marLeft w:val="0"/>
              <w:marRight w:val="0"/>
              <w:marTop w:val="0"/>
              <w:marBottom w:val="0"/>
              <w:divBdr>
                <w:top w:val="none" w:sz="0" w:space="0" w:color="auto"/>
                <w:left w:val="none" w:sz="0" w:space="0" w:color="auto"/>
                <w:bottom w:val="none" w:sz="0" w:space="0" w:color="auto"/>
                <w:right w:val="none" w:sz="0" w:space="0" w:color="auto"/>
              </w:divBdr>
            </w:div>
            <w:div w:id="1520192906">
              <w:marLeft w:val="0"/>
              <w:marRight w:val="0"/>
              <w:marTop w:val="0"/>
              <w:marBottom w:val="0"/>
              <w:divBdr>
                <w:top w:val="none" w:sz="0" w:space="0" w:color="auto"/>
                <w:left w:val="none" w:sz="0" w:space="0" w:color="auto"/>
                <w:bottom w:val="none" w:sz="0" w:space="0" w:color="auto"/>
                <w:right w:val="none" w:sz="0" w:space="0" w:color="auto"/>
              </w:divBdr>
            </w:div>
            <w:div w:id="966006397">
              <w:marLeft w:val="0"/>
              <w:marRight w:val="0"/>
              <w:marTop w:val="0"/>
              <w:marBottom w:val="0"/>
              <w:divBdr>
                <w:top w:val="none" w:sz="0" w:space="0" w:color="auto"/>
                <w:left w:val="none" w:sz="0" w:space="0" w:color="auto"/>
                <w:bottom w:val="none" w:sz="0" w:space="0" w:color="auto"/>
                <w:right w:val="none" w:sz="0" w:space="0" w:color="auto"/>
              </w:divBdr>
            </w:div>
            <w:div w:id="1333680399">
              <w:marLeft w:val="0"/>
              <w:marRight w:val="0"/>
              <w:marTop w:val="0"/>
              <w:marBottom w:val="0"/>
              <w:divBdr>
                <w:top w:val="none" w:sz="0" w:space="0" w:color="auto"/>
                <w:left w:val="none" w:sz="0" w:space="0" w:color="auto"/>
                <w:bottom w:val="none" w:sz="0" w:space="0" w:color="auto"/>
                <w:right w:val="none" w:sz="0" w:space="0" w:color="auto"/>
              </w:divBdr>
            </w:div>
            <w:div w:id="780026673">
              <w:marLeft w:val="0"/>
              <w:marRight w:val="0"/>
              <w:marTop w:val="0"/>
              <w:marBottom w:val="0"/>
              <w:divBdr>
                <w:top w:val="none" w:sz="0" w:space="0" w:color="auto"/>
                <w:left w:val="none" w:sz="0" w:space="0" w:color="auto"/>
                <w:bottom w:val="none" w:sz="0" w:space="0" w:color="auto"/>
                <w:right w:val="none" w:sz="0" w:space="0" w:color="auto"/>
              </w:divBdr>
            </w:div>
            <w:div w:id="1035160424">
              <w:marLeft w:val="0"/>
              <w:marRight w:val="0"/>
              <w:marTop w:val="0"/>
              <w:marBottom w:val="0"/>
              <w:divBdr>
                <w:top w:val="none" w:sz="0" w:space="0" w:color="auto"/>
                <w:left w:val="none" w:sz="0" w:space="0" w:color="auto"/>
                <w:bottom w:val="none" w:sz="0" w:space="0" w:color="auto"/>
                <w:right w:val="none" w:sz="0" w:space="0" w:color="auto"/>
              </w:divBdr>
            </w:div>
            <w:div w:id="1927684036">
              <w:marLeft w:val="0"/>
              <w:marRight w:val="0"/>
              <w:marTop w:val="0"/>
              <w:marBottom w:val="0"/>
              <w:divBdr>
                <w:top w:val="none" w:sz="0" w:space="0" w:color="auto"/>
                <w:left w:val="none" w:sz="0" w:space="0" w:color="auto"/>
                <w:bottom w:val="none" w:sz="0" w:space="0" w:color="auto"/>
                <w:right w:val="none" w:sz="0" w:space="0" w:color="auto"/>
              </w:divBdr>
            </w:div>
            <w:div w:id="1107852119">
              <w:marLeft w:val="0"/>
              <w:marRight w:val="0"/>
              <w:marTop w:val="0"/>
              <w:marBottom w:val="0"/>
              <w:divBdr>
                <w:top w:val="none" w:sz="0" w:space="0" w:color="auto"/>
                <w:left w:val="none" w:sz="0" w:space="0" w:color="auto"/>
                <w:bottom w:val="none" w:sz="0" w:space="0" w:color="auto"/>
                <w:right w:val="none" w:sz="0" w:space="0" w:color="auto"/>
              </w:divBdr>
            </w:div>
            <w:div w:id="1988317539">
              <w:marLeft w:val="0"/>
              <w:marRight w:val="0"/>
              <w:marTop w:val="0"/>
              <w:marBottom w:val="0"/>
              <w:divBdr>
                <w:top w:val="none" w:sz="0" w:space="0" w:color="auto"/>
                <w:left w:val="none" w:sz="0" w:space="0" w:color="auto"/>
                <w:bottom w:val="none" w:sz="0" w:space="0" w:color="auto"/>
                <w:right w:val="none" w:sz="0" w:space="0" w:color="auto"/>
              </w:divBdr>
            </w:div>
            <w:div w:id="1798596917">
              <w:marLeft w:val="0"/>
              <w:marRight w:val="0"/>
              <w:marTop w:val="0"/>
              <w:marBottom w:val="0"/>
              <w:divBdr>
                <w:top w:val="none" w:sz="0" w:space="0" w:color="auto"/>
                <w:left w:val="none" w:sz="0" w:space="0" w:color="auto"/>
                <w:bottom w:val="none" w:sz="0" w:space="0" w:color="auto"/>
                <w:right w:val="none" w:sz="0" w:space="0" w:color="auto"/>
              </w:divBdr>
            </w:div>
            <w:div w:id="1001619154">
              <w:marLeft w:val="0"/>
              <w:marRight w:val="0"/>
              <w:marTop w:val="0"/>
              <w:marBottom w:val="0"/>
              <w:divBdr>
                <w:top w:val="none" w:sz="0" w:space="0" w:color="auto"/>
                <w:left w:val="none" w:sz="0" w:space="0" w:color="auto"/>
                <w:bottom w:val="none" w:sz="0" w:space="0" w:color="auto"/>
                <w:right w:val="none" w:sz="0" w:space="0" w:color="auto"/>
              </w:divBdr>
            </w:div>
            <w:div w:id="1641157091">
              <w:marLeft w:val="0"/>
              <w:marRight w:val="0"/>
              <w:marTop w:val="0"/>
              <w:marBottom w:val="0"/>
              <w:divBdr>
                <w:top w:val="none" w:sz="0" w:space="0" w:color="auto"/>
                <w:left w:val="none" w:sz="0" w:space="0" w:color="auto"/>
                <w:bottom w:val="none" w:sz="0" w:space="0" w:color="auto"/>
                <w:right w:val="none" w:sz="0" w:space="0" w:color="auto"/>
              </w:divBdr>
            </w:div>
            <w:div w:id="819271992">
              <w:marLeft w:val="0"/>
              <w:marRight w:val="0"/>
              <w:marTop w:val="0"/>
              <w:marBottom w:val="0"/>
              <w:divBdr>
                <w:top w:val="none" w:sz="0" w:space="0" w:color="auto"/>
                <w:left w:val="none" w:sz="0" w:space="0" w:color="auto"/>
                <w:bottom w:val="none" w:sz="0" w:space="0" w:color="auto"/>
                <w:right w:val="none" w:sz="0" w:space="0" w:color="auto"/>
              </w:divBdr>
            </w:div>
            <w:div w:id="375279171">
              <w:marLeft w:val="0"/>
              <w:marRight w:val="0"/>
              <w:marTop w:val="0"/>
              <w:marBottom w:val="0"/>
              <w:divBdr>
                <w:top w:val="none" w:sz="0" w:space="0" w:color="auto"/>
                <w:left w:val="none" w:sz="0" w:space="0" w:color="auto"/>
                <w:bottom w:val="none" w:sz="0" w:space="0" w:color="auto"/>
                <w:right w:val="none" w:sz="0" w:space="0" w:color="auto"/>
              </w:divBdr>
            </w:div>
            <w:div w:id="59526837">
              <w:marLeft w:val="0"/>
              <w:marRight w:val="0"/>
              <w:marTop w:val="0"/>
              <w:marBottom w:val="0"/>
              <w:divBdr>
                <w:top w:val="none" w:sz="0" w:space="0" w:color="auto"/>
                <w:left w:val="none" w:sz="0" w:space="0" w:color="auto"/>
                <w:bottom w:val="none" w:sz="0" w:space="0" w:color="auto"/>
                <w:right w:val="none" w:sz="0" w:space="0" w:color="auto"/>
              </w:divBdr>
            </w:div>
            <w:div w:id="661007670">
              <w:marLeft w:val="0"/>
              <w:marRight w:val="0"/>
              <w:marTop w:val="0"/>
              <w:marBottom w:val="0"/>
              <w:divBdr>
                <w:top w:val="none" w:sz="0" w:space="0" w:color="auto"/>
                <w:left w:val="none" w:sz="0" w:space="0" w:color="auto"/>
                <w:bottom w:val="none" w:sz="0" w:space="0" w:color="auto"/>
                <w:right w:val="none" w:sz="0" w:space="0" w:color="auto"/>
              </w:divBdr>
            </w:div>
            <w:div w:id="341510857">
              <w:marLeft w:val="0"/>
              <w:marRight w:val="0"/>
              <w:marTop w:val="0"/>
              <w:marBottom w:val="0"/>
              <w:divBdr>
                <w:top w:val="none" w:sz="0" w:space="0" w:color="auto"/>
                <w:left w:val="none" w:sz="0" w:space="0" w:color="auto"/>
                <w:bottom w:val="none" w:sz="0" w:space="0" w:color="auto"/>
                <w:right w:val="none" w:sz="0" w:space="0" w:color="auto"/>
              </w:divBdr>
            </w:div>
            <w:div w:id="1212574065">
              <w:marLeft w:val="0"/>
              <w:marRight w:val="0"/>
              <w:marTop w:val="0"/>
              <w:marBottom w:val="0"/>
              <w:divBdr>
                <w:top w:val="none" w:sz="0" w:space="0" w:color="auto"/>
                <w:left w:val="none" w:sz="0" w:space="0" w:color="auto"/>
                <w:bottom w:val="none" w:sz="0" w:space="0" w:color="auto"/>
                <w:right w:val="none" w:sz="0" w:space="0" w:color="auto"/>
              </w:divBdr>
            </w:div>
            <w:div w:id="1265921554">
              <w:marLeft w:val="0"/>
              <w:marRight w:val="0"/>
              <w:marTop w:val="0"/>
              <w:marBottom w:val="0"/>
              <w:divBdr>
                <w:top w:val="none" w:sz="0" w:space="0" w:color="auto"/>
                <w:left w:val="none" w:sz="0" w:space="0" w:color="auto"/>
                <w:bottom w:val="none" w:sz="0" w:space="0" w:color="auto"/>
                <w:right w:val="none" w:sz="0" w:space="0" w:color="auto"/>
              </w:divBdr>
            </w:div>
            <w:div w:id="1436245844">
              <w:marLeft w:val="0"/>
              <w:marRight w:val="0"/>
              <w:marTop w:val="0"/>
              <w:marBottom w:val="0"/>
              <w:divBdr>
                <w:top w:val="none" w:sz="0" w:space="0" w:color="auto"/>
                <w:left w:val="none" w:sz="0" w:space="0" w:color="auto"/>
                <w:bottom w:val="none" w:sz="0" w:space="0" w:color="auto"/>
                <w:right w:val="none" w:sz="0" w:space="0" w:color="auto"/>
              </w:divBdr>
            </w:div>
            <w:div w:id="1271088620">
              <w:marLeft w:val="0"/>
              <w:marRight w:val="0"/>
              <w:marTop w:val="0"/>
              <w:marBottom w:val="0"/>
              <w:divBdr>
                <w:top w:val="none" w:sz="0" w:space="0" w:color="auto"/>
                <w:left w:val="none" w:sz="0" w:space="0" w:color="auto"/>
                <w:bottom w:val="none" w:sz="0" w:space="0" w:color="auto"/>
                <w:right w:val="none" w:sz="0" w:space="0" w:color="auto"/>
              </w:divBdr>
            </w:div>
            <w:div w:id="152382392">
              <w:marLeft w:val="0"/>
              <w:marRight w:val="0"/>
              <w:marTop w:val="0"/>
              <w:marBottom w:val="0"/>
              <w:divBdr>
                <w:top w:val="none" w:sz="0" w:space="0" w:color="auto"/>
                <w:left w:val="none" w:sz="0" w:space="0" w:color="auto"/>
                <w:bottom w:val="none" w:sz="0" w:space="0" w:color="auto"/>
                <w:right w:val="none" w:sz="0" w:space="0" w:color="auto"/>
              </w:divBdr>
            </w:div>
            <w:div w:id="1261454080">
              <w:marLeft w:val="0"/>
              <w:marRight w:val="0"/>
              <w:marTop w:val="0"/>
              <w:marBottom w:val="0"/>
              <w:divBdr>
                <w:top w:val="none" w:sz="0" w:space="0" w:color="auto"/>
                <w:left w:val="none" w:sz="0" w:space="0" w:color="auto"/>
                <w:bottom w:val="none" w:sz="0" w:space="0" w:color="auto"/>
                <w:right w:val="none" w:sz="0" w:space="0" w:color="auto"/>
              </w:divBdr>
            </w:div>
            <w:div w:id="87896569">
              <w:marLeft w:val="0"/>
              <w:marRight w:val="0"/>
              <w:marTop w:val="0"/>
              <w:marBottom w:val="0"/>
              <w:divBdr>
                <w:top w:val="none" w:sz="0" w:space="0" w:color="auto"/>
                <w:left w:val="none" w:sz="0" w:space="0" w:color="auto"/>
                <w:bottom w:val="none" w:sz="0" w:space="0" w:color="auto"/>
                <w:right w:val="none" w:sz="0" w:space="0" w:color="auto"/>
              </w:divBdr>
            </w:div>
            <w:div w:id="870728090">
              <w:marLeft w:val="0"/>
              <w:marRight w:val="0"/>
              <w:marTop w:val="0"/>
              <w:marBottom w:val="0"/>
              <w:divBdr>
                <w:top w:val="none" w:sz="0" w:space="0" w:color="auto"/>
                <w:left w:val="none" w:sz="0" w:space="0" w:color="auto"/>
                <w:bottom w:val="none" w:sz="0" w:space="0" w:color="auto"/>
                <w:right w:val="none" w:sz="0" w:space="0" w:color="auto"/>
              </w:divBdr>
            </w:div>
            <w:div w:id="1347630626">
              <w:marLeft w:val="0"/>
              <w:marRight w:val="0"/>
              <w:marTop w:val="0"/>
              <w:marBottom w:val="0"/>
              <w:divBdr>
                <w:top w:val="none" w:sz="0" w:space="0" w:color="auto"/>
                <w:left w:val="none" w:sz="0" w:space="0" w:color="auto"/>
                <w:bottom w:val="none" w:sz="0" w:space="0" w:color="auto"/>
                <w:right w:val="none" w:sz="0" w:space="0" w:color="auto"/>
              </w:divBdr>
            </w:div>
            <w:div w:id="1605963556">
              <w:marLeft w:val="0"/>
              <w:marRight w:val="0"/>
              <w:marTop w:val="0"/>
              <w:marBottom w:val="0"/>
              <w:divBdr>
                <w:top w:val="none" w:sz="0" w:space="0" w:color="auto"/>
                <w:left w:val="none" w:sz="0" w:space="0" w:color="auto"/>
                <w:bottom w:val="none" w:sz="0" w:space="0" w:color="auto"/>
                <w:right w:val="none" w:sz="0" w:space="0" w:color="auto"/>
              </w:divBdr>
            </w:div>
            <w:div w:id="1754428414">
              <w:marLeft w:val="0"/>
              <w:marRight w:val="0"/>
              <w:marTop w:val="0"/>
              <w:marBottom w:val="0"/>
              <w:divBdr>
                <w:top w:val="none" w:sz="0" w:space="0" w:color="auto"/>
                <w:left w:val="none" w:sz="0" w:space="0" w:color="auto"/>
                <w:bottom w:val="none" w:sz="0" w:space="0" w:color="auto"/>
                <w:right w:val="none" w:sz="0" w:space="0" w:color="auto"/>
              </w:divBdr>
            </w:div>
            <w:div w:id="219752289">
              <w:marLeft w:val="0"/>
              <w:marRight w:val="0"/>
              <w:marTop w:val="0"/>
              <w:marBottom w:val="0"/>
              <w:divBdr>
                <w:top w:val="none" w:sz="0" w:space="0" w:color="auto"/>
                <w:left w:val="none" w:sz="0" w:space="0" w:color="auto"/>
                <w:bottom w:val="none" w:sz="0" w:space="0" w:color="auto"/>
                <w:right w:val="none" w:sz="0" w:space="0" w:color="auto"/>
              </w:divBdr>
            </w:div>
            <w:div w:id="915558260">
              <w:marLeft w:val="0"/>
              <w:marRight w:val="0"/>
              <w:marTop w:val="0"/>
              <w:marBottom w:val="0"/>
              <w:divBdr>
                <w:top w:val="none" w:sz="0" w:space="0" w:color="auto"/>
                <w:left w:val="none" w:sz="0" w:space="0" w:color="auto"/>
                <w:bottom w:val="none" w:sz="0" w:space="0" w:color="auto"/>
                <w:right w:val="none" w:sz="0" w:space="0" w:color="auto"/>
              </w:divBdr>
            </w:div>
            <w:div w:id="1088622845">
              <w:marLeft w:val="0"/>
              <w:marRight w:val="0"/>
              <w:marTop w:val="0"/>
              <w:marBottom w:val="0"/>
              <w:divBdr>
                <w:top w:val="none" w:sz="0" w:space="0" w:color="auto"/>
                <w:left w:val="none" w:sz="0" w:space="0" w:color="auto"/>
                <w:bottom w:val="none" w:sz="0" w:space="0" w:color="auto"/>
                <w:right w:val="none" w:sz="0" w:space="0" w:color="auto"/>
              </w:divBdr>
            </w:div>
            <w:div w:id="1012297797">
              <w:marLeft w:val="0"/>
              <w:marRight w:val="0"/>
              <w:marTop w:val="0"/>
              <w:marBottom w:val="0"/>
              <w:divBdr>
                <w:top w:val="none" w:sz="0" w:space="0" w:color="auto"/>
                <w:left w:val="none" w:sz="0" w:space="0" w:color="auto"/>
                <w:bottom w:val="none" w:sz="0" w:space="0" w:color="auto"/>
                <w:right w:val="none" w:sz="0" w:space="0" w:color="auto"/>
              </w:divBdr>
            </w:div>
            <w:div w:id="703482996">
              <w:marLeft w:val="0"/>
              <w:marRight w:val="0"/>
              <w:marTop w:val="0"/>
              <w:marBottom w:val="0"/>
              <w:divBdr>
                <w:top w:val="none" w:sz="0" w:space="0" w:color="auto"/>
                <w:left w:val="none" w:sz="0" w:space="0" w:color="auto"/>
                <w:bottom w:val="none" w:sz="0" w:space="0" w:color="auto"/>
                <w:right w:val="none" w:sz="0" w:space="0" w:color="auto"/>
              </w:divBdr>
            </w:div>
            <w:div w:id="725184521">
              <w:marLeft w:val="0"/>
              <w:marRight w:val="0"/>
              <w:marTop w:val="0"/>
              <w:marBottom w:val="0"/>
              <w:divBdr>
                <w:top w:val="none" w:sz="0" w:space="0" w:color="auto"/>
                <w:left w:val="none" w:sz="0" w:space="0" w:color="auto"/>
                <w:bottom w:val="none" w:sz="0" w:space="0" w:color="auto"/>
                <w:right w:val="none" w:sz="0" w:space="0" w:color="auto"/>
              </w:divBdr>
            </w:div>
            <w:div w:id="993139867">
              <w:marLeft w:val="0"/>
              <w:marRight w:val="0"/>
              <w:marTop w:val="0"/>
              <w:marBottom w:val="0"/>
              <w:divBdr>
                <w:top w:val="none" w:sz="0" w:space="0" w:color="auto"/>
                <w:left w:val="none" w:sz="0" w:space="0" w:color="auto"/>
                <w:bottom w:val="none" w:sz="0" w:space="0" w:color="auto"/>
                <w:right w:val="none" w:sz="0" w:space="0" w:color="auto"/>
              </w:divBdr>
            </w:div>
            <w:div w:id="114105170">
              <w:marLeft w:val="0"/>
              <w:marRight w:val="0"/>
              <w:marTop w:val="0"/>
              <w:marBottom w:val="0"/>
              <w:divBdr>
                <w:top w:val="none" w:sz="0" w:space="0" w:color="auto"/>
                <w:left w:val="none" w:sz="0" w:space="0" w:color="auto"/>
                <w:bottom w:val="none" w:sz="0" w:space="0" w:color="auto"/>
                <w:right w:val="none" w:sz="0" w:space="0" w:color="auto"/>
              </w:divBdr>
            </w:div>
            <w:div w:id="718944739">
              <w:marLeft w:val="0"/>
              <w:marRight w:val="0"/>
              <w:marTop w:val="0"/>
              <w:marBottom w:val="0"/>
              <w:divBdr>
                <w:top w:val="none" w:sz="0" w:space="0" w:color="auto"/>
                <w:left w:val="none" w:sz="0" w:space="0" w:color="auto"/>
                <w:bottom w:val="none" w:sz="0" w:space="0" w:color="auto"/>
                <w:right w:val="none" w:sz="0" w:space="0" w:color="auto"/>
              </w:divBdr>
            </w:div>
            <w:div w:id="1591432137">
              <w:marLeft w:val="0"/>
              <w:marRight w:val="0"/>
              <w:marTop w:val="0"/>
              <w:marBottom w:val="0"/>
              <w:divBdr>
                <w:top w:val="none" w:sz="0" w:space="0" w:color="auto"/>
                <w:left w:val="none" w:sz="0" w:space="0" w:color="auto"/>
                <w:bottom w:val="none" w:sz="0" w:space="0" w:color="auto"/>
                <w:right w:val="none" w:sz="0" w:space="0" w:color="auto"/>
              </w:divBdr>
            </w:div>
            <w:div w:id="1690257064">
              <w:marLeft w:val="0"/>
              <w:marRight w:val="0"/>
              <w:marTop w:val="0"/>
              <w:marBottom w:val="0"/>
              <w:divBdr>
                <w:top w:val="none" w:sz="0" w:space="0" w:color="auto"/>
                <w:left w:val="none" w:sz="0" w:space="0" w:color="auto"/>
                <w:bottom w:val="none" w:sz="0" w:space="0" w:color="auto"/>
                <w:right w:val="none" w:sz="0" w:space="0" w:color="auto"/>
              </w:divBdr>
            </w:div>
            <w:div w:id="776675104">
              <w:marLeft w:val="0"/>
              <w:marRight w:val="0"/>
              <w:marTop w:val="0"/>
              <w:marBottom w:val="0"/>
              <w:divBdr>
                <w:top w:val="none" w:sz="0" w:space="0" w:color="auto"/>
                <w:left w:val="none" w:sz="0" w:space="0" w:color="auto"/>
                <w:bottom w:val="none" w:sz="0" w:space="0" w:color="auto"/>
                <w:right w:val="none" w:sz="0" w:space="0" w:color="auto"/>
              </w:divBdr>
            </w:div>
            <w:div w:id="773475478">
              <w:marLeft w:val="0"/>
              <w:marRight w:val="0"/>
              <w:marTop w:val="0"/>
              <w:marBottom w:val="0"/>
              <w:divBdr>
                <w:top w:val="none" w:sz="0" w:space="0" w:color="auto"/>
                <w:left w:val="none" w:sz="0" w:space="0" w:color="auto"/>
                <w:bottom w:val="none" w:sz="0" w:space="0" w:color="auto"/>
                <w:right w:val="none" w:sz="0" w:space="0" w:color="auto"/>
              </w:divBdr>
            </w:div>
            <w:div w:id="1115173163">
              <w:marLeft w:val="0"/>
              <w:marRight w:val="0"/>
              <w:marTop w:val="0"/>
              <w:marBottom w:val="0"/>
              <w:divBdr>
                <w:top w:val="none" w:sz="0" w:space="0" w:color="auto"/>
                <w:left w:val="none" w:sz="0" w:space="0" w:color="auto"/>
                <w:bottom w:val="none" w:sz="0" w:space="0" w:color="auto"/>
                <w:right w:val="none" w:sz="0" w:space="0" w:color="auto"/>
              </w:divBdr>
            </w:div>
            <w:div w:id="1206407591">
              <w:marLeft w:val="0"/>
              <w:marRight w:val="0"/>
              <w:marTop w:val="0"/>
              <w:marBottom w:val="0"/>
              <w:divBdr>
                <w:top w:val="none" w:sz="0" w:space="0" w:color="auto"/>
                <w:left w:val="none" w:sz="0" w:space="0" w:color="auto"/>
                <w:bottom w:val="none" w:sz="0" w:space="0" w:color="auto"/>
                <w:right w:val="none" w:sz="0" w:space="0" w:color="auto"/>
              </w:divBdr>
            </w:div>
            <w:div w:id="597951596">
              <w:marLeft w:val="0"/>
              <w:marRight w:val="0"/>
              <w:marTop w:val="0"/>
              <w:marBottom w:val="0"/>
              <w:divBdr>
                <w:top w:val="none" w:sz="0" w:space="0" w:color="auto"/>
                <w:left w:val="none" w:sz="0" w:space="0" w:color="auto"/>
                <w:bottom w:val="none" w:sz="0" w:space="0" w:color="auto"/>
                <w:right w:val="none" w:sz="0" w:space="0" w:color="auto"/>
              </w:divBdr>
            </w:div>
            <w:div w:id="672755501">
              <w:marLeft w:val="0"/>
              <w:marRight w:val="0"/>
              <w:marTop w:val="0"/>
              <w:marBottom w:val="0"/>
              <w:divBdr>
                <w:top w:val="none" w:sz="0" w:space="0" w:color="auto"/>
                <w:left w:val="none" w:sz="0" w:space="0" w:color="auto"/>
                <w:bottom w:val="none" w:sz="0" w:space="0" w:color="auto"/>
                <w:right w:val="none" w:sz="0" w:space="0" w:color="auto"/>
              </w:divBdr>
            </w:div>
            <w:div w:id="779880810">
              <w:marLeft w:val="0"/>
              <w:marRight w:val="0"/>
              <w:marTop w:val="0"/>
              <w:marBottom w:val="0"/>
              <w:divBdr>
                <w:top w:val="none" w:sz="0" w:space="0" w:color="auto"/>
                <w:left w:val="none" w:sz="0" w:space="0" w:color="auto"/>
                <w:bottom w:val="none" w:sz="0" w:space="0" w:color="auto"/>
                <w:right w:val="none" w:sz="0" w:space="0" w:color="auto"/>
              </w:divBdr>
            </w:div>
            <w:div w:id="774326319">
              <w:marLeft w:val="0"/>
              <w:marRight w:val="0"/>
              <w:marTop w:val="0"/>
              <w:marBottom w:val="0"/>
              <w:divBdr>
                <w:top w:val="none" w:sz="0" w:space="0" w:color="auto"/>
                <w:left w:val="none" w:sz="0" w:space="0" w:color="auto"/>
                <w:bottom w:val="none" w:sz="0" w:space="0" w:color="auto"/>
                <w:right w:val="none" w:sz="0" w:space="0" w:color="auto"/>
              </w:divBdr>
            </w:div>
            <w:div w:id="1596522888">
              <w:marLeft w:val="0"/>
              <w:marRight w:val="0"/>
              <w:marTop w:val="0"/>
              <w:marBottom w:val="0"/>
              <w:divBdr>
                <w:top w:val="none" w:sz="0" w:space="0" w:color="auto"/>
                <w:left w:val="none" w:sz="0" w:space="0" w:color="auto"/>
                <w:bottom w:val="none" w:sz="0" w:space="0" w:color="auto"/>
                <w:right w:val="none" w:sz="0" w:space="0" w:color="auto"/>
              </w:divBdr>
            </w:div>
            <w:div w:id="925842994">
              <w:marLeft w:val="0"/>
              <w:marRight w:val="0"/>
              <w:marTop w:val="0"/>
              <w:marBottom w:val="0"/>
              <w:divBdr>
                <w:top w:val="none" w:sz="0" w:space="0" w:color="auto"/>
                <w:left w:val="none" w:sz="0" w:space="0" w:color="auto"/>
                <w:bottom w:val="none" w:sz="0" w:space="0" w:color="auto"/>
                <w:right w:val="none" w:sz="0" w:space="0" w:color="auto"/>
              </w:divBdr>
            </w:div>
            <w:div w:id="725027743">
              <w:marLeft w:val="0"/>
              <w:marRight w:val="0"/>
              <w:marTop w:val="0"/>
              <w:marBottom w:val="0"/>
              <w:divBdr>
                <w:top w:val="none" w:sz="0" w:space="0" w:color="auto"/>
                <w:left w:val="none" w:sz="0" w:space="0" w:color="auto"/>
                <w:bottom w:val="none" w:sz="0" w:space="0" w:color="auto"/>
                <w:right w:val="none" w:sz="0" w:space="0" w:color="auto"/>
              </w:divBdr>
            </w:div>
            <w:div w:id="1342857912">
              <w:marLeft w:val="0"/>
              <w:marRight w:val="0"/>
              <w:marTop w:val="0"/>
              <w:marBottom w:val="0"/>
              <w:divBdr>
                <w:top w:val="none" w:sz="0" w:space="0" w:color="auto"/>
                <w:left w:val="none" w:sz="0" w:space="0" w:color="auto"/>
                <w:bottom w:val="none" w:sz="0" w:space="0" w:color="auto"/>
                <w:right w:val="none" w:sz="0" w:space="0" w:color="auto"/>
              </w:divBdr>
            </w:div>
            <w:div w:id="1288585375">
              <w:marLeft w:val="0"/>
              <w:marRight w:val="0"/>
              <w:marTop w:val="0"/>
              <w:marBottom w:val="0"/>
              <w:divBdr>
                <w:top w:val="none" w:sz="0" w:space="0" w:color="auto"/>
                <w:left w:val="none" w:sz="0" w:space="0" w:color="auto"/>
                <w:bottom w:val="none" w:sz="0" w:space="0" w:color="auto"/>
                <w:right w:val="none" w:sz="0" w:space="0" w:color="auto"/>
              </w:divBdr>
            </w:div>
            <w:div w:id="1019628391">
              <w:marLeft w:val="0"/>
              <w:marRight w:val="0"/>
              <w:marTop w:val="0"/>
              <w:marBottom w:val="0"/>
              <w:divBdr>
                <w:top w:val="none" w:sz="0" w:space="0" w:color="auto"/>
                <w:left w:val="none" w:sz="0" w:space="0" w:color="auto"/>
                <w:bottom w:val="none" w:sz="0" w:space="0" w:color="auto"/>
                <w:right w:val="none" w:sz="0" w:space="0" w:color="auto"/>
              </w:divBdr>
            </w:div>
            <w:div w:id="1468818394">
              <w:marLeft w:val="0"/>
              <w:marRight w:val="0"/>
              <w:marTop w:val="0"/>
              <w:marBottom w:val="0"/>
              <w:divBdr>
                <w:top w:val="none" w:sz="0" w:space="0" w:color="auto"/>
                <w:left w:val="none" w:sz="0" w:space="0" w:color="auto"/>
                <w:bottom w:val="none" w:sz="0" w:space="0" w:color="auto"/>
                <w:right w:val="none" w:sz="0" w:space="0" w:color="auto"/>
              </w:divBdr>
            </w:div>
            <w:div w:id="1403215921">
              <w:marLeft w:val="0"/>
              <w:marRight w:val="0"/>
              <w:marTop w:val="0"/>
              <w:marBottom w:val="0"/>
              <w:divBdr>
                <w:top w:val="none" w:sz="0" w:space="0" w:color="auto"/>
                <w:left w:val="none" w:sz="0" w:space="0" w:color="auto"/>
                <w:bottom w:val="none" w:sz="0" w:space="0" w:color="auto"/>
                <w:right w:val="none" w:sz="0" w:space="0" w:color="auto"/>
              </w:divBdr>
            </w:div>
            <w:div w:id="1715890810">
              <w:marLeft w:val="0"/>
              <w:marRight w:val="0"/>
              <w:marTop w:val="0"/>
              <w:marBottom w:val="0"/>
              <w:divBdr>
                <w:top w:val="none" w:sz="0" w:space="0" w:color="auto"/>
                <w:left w:val="none" w:sz="0" w:space="0" w:color="auto"/>
                <w:bottom w:val="none" w:sz="0" w:space="0" w:color="auto"/>
                <w:right w:val="none" w:sz="0" w:space="0" w:color="auto"/>
              </w:divBdr>
            </w:div>
            <w:div w:id="1800345234">
              <w:marLeft w:val="0"/>
              <w:marRight w:val="0"/>
              <w:marTop w:val="0"/>
              <w:marBottom w:val="0"/>
              <w:divBdr>
                <w:top w:val="none" w:sz="0" w:space="0" w:color="auto"/>
                <w:left w:val="none" w:sz="0" w:space="0" w:color="auto"/>
                <w:bottom w:val="none" w:sz="0" w:space="0" w:color="auto"/>
                <w:right w:val="none" w:sz="0" w:space="0" w:color="auto"/>
              </w:divBdr>
            </w:div>
            <w:div w:id="2021665093">
              <w:marLeft w:val="0"/>
              <w:marRight w:val="0"/>
              <w:marTop w:val="0"/>
              <w:marBottom w:val="0"/>
              <w:divBdr>
                <w:top w:val="none" w:sz="0" w:space="0" w:color="auto"/>
                <w:left w:val="none" w:sz="0" w:space="0" w:color="auto"/>
                <w:bottom w:val="none" w:sz="0" w:space="0" w:color="auto"/>
                <w:right w:val="none" w:sz="0" w:space="0" w:color="auto"/>
              </w:divBdr>
            </w:div>
            <w:div w:id="1053768617">
              <w:marLeft w:val="0"/>
              <w:marRight w:val="0"/>
              <w:marTop w:val="0"/>
              <w:marBottom w:val="0"/>
              <w:divBdr>
                <w:top w:val="none" w:sz="0" w:space="0" w:color="auto"/>
                <w:left w:val="none" w:sz="0" w:space="0" w:color="auto"/>
                <w:bottom w:val="none" w:sz="0" w:space="0" w:color="auto"/>
                <w:right w:val="none" w:sz="0" w:space="0" w:color="auto"/>
              </w:divBdr>
            </w:div>
            <w:div w:id="1257861016">
              <w:marLeft w:val="0"/>
              <w:marRight w:val="0"/>
              <w:marTop w:val="0"/>
              <w:marBottom w:val="0"/>
              <w:divBdr>
                <w:top w:val="none" w:sz="0" w:space="0" w:color="auto"/>
                <w:left w:val="none" w:sz="0" w:space="0" w:color="auto"/>
                <w:bottom w:val="none" w:sz="0" w:space="0" w:color="auto"/>
                <w:right w:val="none" w:sz="0" w:space="0" w:color="auto"/>
              </w:divBdr>
            </w:div>
            <w:div w:id="933051798">
              <w:marLeft w:val="0"/>
              <w:marRight w:val="0"/>
              <w:marTop w:val="0"/>
              <w:marBottom w:val="0"/>
              <w:divBdr>
                <w:top w:val="none" w:sz="0" w:space="0" w:color="auto"/>
                <w:left w:val="none" w:sz="0" w:space="0" w:color="auto"/>
                <w:bottom w:val="none" w:sz="0" w:space="0" w:color="auto"/>
                <w:right w:val="none" w:sz="0" w:space="0" w:color="auto"/>
              </w:divBdr>
            </w:div>
            <w:div w:id="1083842184">
              <w:marLeft w:val="0"/>
              <w:marRight w:val="0"/>
              <w:marTop w:val="0"/>
              <w:marBottom w:val="0"/>
              <w:divBdr>
                <w:top w:val="none" w:sz="0" w:space="0" w:color="auto"/>
                <w:left w:val="none" w:sz="0" w:space="0" w:color="auto"/>
                <w:bottom w:val="none" w:sz="0" w:space="0" w:color="auto"/>
                <w:right w:val="none" w:sz="0" w:space="0" w:color="auto"/>
              </w:divBdr>
            </w:div>
            <w:div w:id="1329796444">
              <w:marLeft w:val="0"/>
              <w:marRight w:val="0"/>
              <w:marTop w:val="0"/>
              <w:marBottom w:val="0"/>
              <w:divBdr>
                <w:top w:val="none" w:sz="0" w:space="0" w:color="auto"/>
                <w:left w:val="none" w:sz="0" w:space="0" w:color="auto"/>
                <w:bottom w:val="none" w:sz="0" w:space="0" w:color="auto"/>
                <w:right w:val="none" w:sz="0" w:space="0" w:color="auto"/>
              </w:divBdr>
            </w:div>
            <w:div w:id="2101439920">
              <w:marLeft w:val="0"/>
              <w:marRight w:val="0"/>
              <w:marTop w:val="0"/>
              <w:marBottom w:val="0"/>
              <w:divBdr>
                <w:top w:val="none" w:sz="0" w:space="0" w:color="auto"/>
                <w:left w:val="none" w:sz="0" w:space="0" w:color="auto"/>
                <w:bottom w:val="none" w:sz="0" w:space="0" w:color="auto"/>
                <w:right w:val="none" w:sz="0" w:space="0" w:color="auto"/>
              </w:divBdr>
            </w:div>
            <w:div w:id="497112645">
              <w:marLeft w:val="0"/>
              <w:marRight w:val="0"/>
              <w:marTop w:val="0"/>
              <w:marBottom w:val="0"/>
              <w:divBdr>
                <w:top w:val="none" w:sz="0" w:space="0" w:color="auto"/>
                <w:left w:val="none" w:sz="0" w:space="0" w:color="auto"/>
                <w:bottom w:val="none" w:sz="0" w:space="0" w:color="auto"/>
                <w:right w:val="none" w:sz="0" w:space="0" w:color="auto"/>
              </w:divBdr>
            </w:div>
            <w:div w:id="684329715">
              <w:marLeft w:val="0"/>
              <w:marRight w:val="0"/>
              <w:marTop w:val="0"/>
              <w:marBottom w:val="0"/>
              <w:divBdr>
                <w:top w:val="none" w:sz="0" w:space="0" w:color="auto"/>
                <w:left w:val="none" w:sz="0" w:space="0" w:color="auto"/>
                <w:bottom w:val="none" w:sz="0" w:space="0" w:color="auto"/>
                <w:right w:val="none" w:sz="0" w:space="0" w:color="auto"/>
              </w:divBdr>
            </w:div>
            <w:div w:id="596867963">
              <w:marLeft w:val="0"/>
              <w:marRight w:val="0"/>
              <w:marTop w:val="0"/>
              <w:marBottom w:val="0"/>
              <w:divBdr>
                <w:top w:val="none" w:sz="0" w:space="0" w:color="auto"/>
                <w:left w:val="none" w:sz="0" w:space="0" w:color="auto"/>
                <w:bottom w:val="none" w:sz="0" w:space="0" w:color="auto"/>
                <w:right w:val="none" w:sz="0" w:space="0" w:color="auto"/>
              </w:divBdr>
            </w:div>
            <w:div w:id="1201750502">
              <w:marLeft w:val="0"/>
              <w:marRight w:val="0"/>
              <w:marTop w:val="0"/>
              <w:marBottom w:val="0"/>
              <w:divBdr>
                <w:top w:val="none" w:sz="0" w:space="0" w:color="auto"/>
                <w:left w:val="none" w:sz="0" w:space="0" w:color="auto"/>
                <w:bottom w:val="none" w:sz="0" w:space="0" w:color="auto"/>
                <w:right w:val="none" w:sz="0" w:space="0" w:color="auto"/>
              </w:divBdr>
            </w:div>
            <w:div w:id="861164596">
              <w:marLeft w:val="0"/>
              <w:marRight w:val="0"/>
              <w:marTop w:val="0"/>
              <w:marBottom w:val="0"/>
              <w:divBdr>
                <w:top w:val="none" w:sz="0" w:space="0" w:color="auto"/>
                <w:left w:val="none" w:sz="0" w:space="0" w:color="auto"/>
                <w:bottom w:val="none" w:sz="0" w:space="0" w:color="auto"/>
                <w:right w:val="none" w:sz="0" w:space="0" w:color="auto"/>
              </w:divBdr>
            </w:div>
            <w:div w:id="29497573">
              <w:marLeft w:val="0"/>
              <w:marRight w:val="0"/>
              <w:marTop w:val="0"/>
              <w:marBottom w:val="0"/>
              <w:divBdr>
                <w:top w:val="none" w:sz="0" w:space="0" w:color="auto"/>
                <w:left w:val="none" w:sz="0" w:space="0" w:color="auto"/>
                <w:bottom w:val="none" w:sz="0" w:space="0" w:color="auto"/>
                <w:right w:val="none" w:sz="0" w:space="0" w:color="auto"/>
              </w:divBdr>
            </w:div>
            <w:div w:id="252857905">
              <w:marLeft w:val="0"/>
              <w:marRight w:val="0"/>
              <w:marTop w:val="0"/>
              <w:marBottom w:val="0"/>
              <w:divBdr>
                <w:top w:val="none" w:sz="0" w:space="0" w:color="auto"/>
                <w:left w:val="none" w:sz="0" w:space="0" w:color="auto"/>
                <w:bottom w:val="none" w:sz="0" w:space="0" w:color="auto"/>
                <w:right w:val="none" w:sz="0" w:space="0" w:color="auto"/>
              </w:divBdr>
            </w:div>
            <w:div w:id="1615015034">
              <w:marLeft w:val="0"/>
              <w:marRight w:val="0"/>
              <w:marTop w:val="0"/>
              <w:marBottom w:val="0"/>
              <w:divBdr>
                <w:top w:val="none" w:sz="0" w:space="0" w:color="auto"/>
                <w:left w:val="none" w:sz="0" w:space="0" w:color="auto"/>
                <w:bottom w:val="none" w:sz="0" w:space="0" w:color="auto"/>
                <w:right w:val="none" w:sz="0" w:space="0" w:color="auto"/>
              </w:divBdr>
            </w:div>
            <w:div w:id="1255362459">
              <w:marLeft w:val="0"/>
              <w:marRight w:val="0"/>
              <w:marTop w:val="0"/>
              <w:marBottom w:val="0"/>
              <w:divBdr>
                <w:top w:val="none" w:sz="0" w:space="0" w:color="auto"/>
                <w:left w:val="none" w:sz="0" w:space="0" w:color="auto"/>
                <w:bottom w:val="none" w:sz="0" w:space="0" w:color="auto"/>
                <w:right w:val="none" w:sz="0" w:space="0" w:color="auto"/>
              </w:divBdr>
            </w:div>
            <w:div w:id="309558525">
              <w:marLeft w:val="0"/>
              <w:marRight w:val="0"/>
              <w:marTop w:val="0"/>
              <w:marBottom w:val="0"/>
              <w:divBdr>
                <w:top w:val="none" w:sz="0" w:space="0" w:color="auto"/>
                <w:left w:val="none" w:sz="0" w:space="0" w:color="auto"/>
                <w:bottom w:val="none" w:sz="0" w:space="0" w:color="auto"/>
                <w:right w:val="none" w:sz="0" w:space="0" w:color="auto"/>
              </w:divBdr>
            </w:div>
            <w:div w:id="348946217">
              <w:marLeft w:val="0"/>
              <w:marRight w:val="0"/>
              <w:marTop w:val="0"/>
              <w:marBottom w:val="0"/>
              <w:divBdr>
                <w:top w:val="none" w:sz="0" w:space="0" w:color="auto"/>
                <w:left w:val="none" w:sz="0" w:space="0" w:color="auto"/>
                <w:bottom w:val="none" w:sz="0" w:space="0" w:color="auto"/>
                <w:right w:val="none" w:sz="0" w:space="0" w:color="auto"/>
              </w:divBdr>
            </w:div>
            <w:div w:id="31153403">
              <w:marLeft w:val="0"/>
              <w:marRight w:val="0"/>
              <w:marTop w:val="0"/>
              <w:marBottom w:val="0"/>
              <w:divBdr>
                <w:top w:val="none" w:sz="0" w:space="0" w:color="auto"/>
                <w:left w:val="none" w:sz="0" w:space="0" w:color="auto"/>
                <w:bottom w:val="none" w:sz="0" w:space="0" w:color="auto"/>
                <w:right w:val="none" w:sz="0" w:space="0" w:color="auto"/>
              </w:divBdr>
            </w:div>
            <w:div w:id="489101278">
              <w:marLeft w:val="0"/>
              <w:marRight w:val="0"/>
              <w:marTop w:val="0"/>
              <w:marBottom w:val="0"/>
              <w:divBdr>
                <w:top w:val="none" w:sz="0" w:space="0" w:color="auto"/>
                <w:left w:val="none" w:sz="0" w:space="0" w:color="auto"/>
                <w:bottom w:val="none" w:sz="0" w:space="0" w:color="auto"/>
                <w:right w:val="none" w:sz="0" w:space="0" w:color="auto"/>
              </w:divBdr>
            </w:div>
            <w:div w:id="542907046">
              <w:marLeft w:val="0"/>
              <w:marRight w:val="0"/>
              <w:marTop w:val="0"/>
              <w:marBottom w:val="0"/>
              <w:divBdr>
                <w:top w:val="none" w:sz="0" w:space="0" w:color="auto"/>
                <w:left w:val="none" w:sz="0" w:space="0" w:color="auto"/>
                <w:bottom w:val="none" w:sz="0" w:space="0" w:color="auto"/>
                <w:right w:val="none" w:sz="0" w:space="0" w:color="auto"/>
              </w:divBdr>
            </w:div>
            <w:div w:id="1513911785">
              <w:marLeft w:val="0"/>
              <w:marRight w:val="0"/>
              <w:marTop w:val="0"/>
              <w:marBottom w:val="0"/>
              <w:divBdr>
                <w:top w:val="none" w:sz="0" w:space="0" w:color="auto"/>
                <w:left w:val="none" w:sz="0" w:space="0" w:color="auto"/>
                <w:bottom w:val="none" w:sz="0" w:space="0" w:color="auto"/>
                <w:right w:val="none" w:sz="0" w:space="0" w:color="auto"/>
              </w:divBdr>
            </w:div>
            <w:div w:id="545069849">
              <w:marLeft w:val="0"/>
              <w:marRight w:val="0"/>
              <w:marTop w:val="0"/>
              <w:marBottom w:val="0"/>
              <w:divBdr>
                <w:top w:val="none" w:sz="0" w:space="0" w:color="auto"/>
                <w:left w:val="none" w:sz="0" w:space="0" w:color="auto"/>
                <w:bottom w:val="none" w:sz="0" w:space="0" w:color="auto"/>
                <w:right w:val="none" w:sz="0" w:space="0" w:color="auto"/>
              </w:divBdr>
            </w:div>
            <w:div w:id="186718610">
              <w:marLeft w:val="0"/>
              <w:marRight w:val="0"/>
              <w:marTop w:val="0"/>
              <w:marBottom w:val="0"/>
              <w:divBdr>
                <w:top w:val="none" w:sz="0" w:space="0" w:color="auto"/>
                <w:left w:val="none" w:sz="0" w:space="0" w:color="auto"/>
                <w:bottom w:val="none" w:sz="0" w:space="0" w:color="auto"/>
                <w:right w:val="none" w:sz="0" w:space="0" w:color="auto"/>
              </w:divBdr>
            </w:div>
            <w:div w:id="2111780650">
              <w:marLeft w:val="0"/>
              <w:marRight w:val="0"/>
              <w:marTop w:val="0"/>
              <w:marBottom w:val="0"/>
              <w:divBdr>
                <w:top w:val="none" w:sz="0" w:space="0" w:color="auto"/>
                <w:left w:val="none" w:sz="0" w:space="0" w:color="auto"/>
                <w:bottom w:val="none" w:sz="0" w:space="0" w:color="auto"/>
                <w:right w:val="none" w:sz="0" w:space="0" w:color="auto"/>
              </w:divBdr>
            </w:div>
            <w:div w:id="1723208590">
              <w:marLeft w:val="0"/>
              <w:marRight w:val="0"/>
              <w:marTop w:val="0"/>
              <w:marBottom w:val="0"/>
              <w:divBdr>
                <w:top w:val="none" w:sz="0" w:space="0" w:color="auto"/>
                <w:left w:val="none" w:sz="0" w:space="0" w:color="auto"/>
                <w:bottom w:val="none" w:sz="0" w:space="0" w:color="auto"/>
                <w:right w:val="none" w:sz="0" w:space="0" w:color="auto"/>
              </w:divBdr>
            </w:div>
            <w:div w:id="864906469">
              <w:marLeft w:val="0"/>
              <w:marRight w:val="0"/>
              <w:marTop w:val="0"/>
              <w:marBottom w:val="0"/>
              <w:divBdr>
                <w:top w:val="none" w:sz="0" w:space="0" w:color="auto"/>
                <w:left w:val="none" w:sz="0" w:space="0" w:color="auto"/>
                <w:bottom w:val="none" w:sz="0" w:space="0" w:color="auto"/>
                <w:right w:val="none" w:sz="0" w:space="0" w:color="auto"/>
              </w:divBdr>
            </w:div>
            <w:div w:id="1169247371">
              <w:marLeft w:val="0"/>
              <w:marRight w:val="0"/>
              <w:marTop w:val="0"/>
              <w:marBottom w:val="0"/>
              <w:divBdr>
                <w:top w:val="none" w:sz="0" w:space="0" w:color="auto"/>
                <w:left w:val="none" w:sz="0" w:space="0" w:color="auto"/>
                <w:bottom w:val="none" w:sz="0" w:space="0" w:color="auto"/>
                <w:right w:val="none" w:sz="0" w:space="0" w:color="auto"/>
              </w:divBdr>
            </w:div>
            <w:div w:id="294146443">
              <w:marLeft w:val="0"/>
              <w:marRight w:val="0"/>
              <w:marTop w:val="0"/>
              <w:marBottom w:val="0"/>
              <w:divBdr>
                <w:top w:val="none" w:sz="0" w:space="0" w:color="auto"/>
                <w:left w:val="none" w:sz="0" w:space="0" w:color="auto"/>
                <w:bottom w:val="none" w:sz="0" w:space="0" w:color="auto"/>
                <w:right w:val="none" w:sz="0" w:space="0" w:color="auto"/>
              </w:divBdr>
            </w:div>
            <w:div w:id="1365714307">
              <w:marLeft w:val="0"/>
              <w:marRight w:val="0"/>
              <w:marTop w:val="0"/>
              <w:marBottom w:val="0"/>
              <w:divBdr>
                <w:top w:val="none" w:sz="0" w:space="0" w:color="auto"/>
                <w:left w:val="none" w:sz="0" w:space="0" w:color="auto"/>
                <w:bottom w:val="none" w:sz="0" w:space="0" w:color="auto"/>
                <w:right w:val="none" w:sz="0" w:space="0" w:color="auto"/>
              </w:divBdr>
            </w:div>
            <w:div w:id="560408660">
              <w:marLeft w:val="0"/>
              <w:marRight w:val="0"/>
              <w:marTop w:val="0"/>
              <w:marBottom w:val="0"/>
              <w:divBdr>
                <w:top w:val="none" w:sz="0" w:space="0" w:color="auto"/>
                <w:left w:val="none" w:sz="0" w:space="0" w:color="auto"/>
                <w:bottom w:val="none" w:sz="0" w:space="0" w:color="auto"/>
                <w:right w:val="none" w:sz="0" w:space="0" w:color="auto"/>
              </w:divBdr>
            </w:div>
            <w:div w:id="1160654390">
              <w:marLeft w:val="0"/>
              <w:marRight w:val="0"/>
              <w:marTop w:val="0"/>
              <w:marBottom w:val="0"/>
              <w:divBdr>
                <w:top w:val="none" w:sz="0" w:space="0" w:color="auto"/>
                <w:left w:val="none" w:sz="0" w:space="0" w:color="auto"/>
                <w:bottom w:val="none" w:sz="0" w:space="0" w:color="auto"/>
                <w:right w:val="none" w:sz="0" w:space="0" w:color="auto"/>
              </w:divBdr>
            </w:div>
            <w:div w:id="1935433568">
              <w:marLeft w:val="0"/>
              <w:marRight w:val="0"/>
              <w:marTop w:val="0"/>
              <w:marBottom w:val="0"/>
              <w:divBdr>
                <w:top w:val="none" w:sz="0" w:space="0" w:color="auto"/>
                <w:left w:val="none" w:sz="0" w:space="0" w:color="auto"/>
                <w:bottom w:val="none" w:sz="0" w:space="0" w:color="auto"/>
                <w:right w:val="none" w:sz="0" w:space="0" w:color="auto"/>
              </w:divBdr>
            </w:div>
            <w:div w:id="243034794">
              <w:marLeft w:val="0"/>
              <w:marRight w:val="0"/>
              <w:marTop w:val="0"/>
              <w:marBottom w:val="0"/>
              <w:divBdr>
                <w:top w:val="none" w:sz="0" w:space="0" w:color="auto"/>
                <w:left w:val="none" w:sz="0" w:space="0" w:color="auto"/>
                <w:bottom w:val="none" w:sz="0" w:space="0" w:color="auto"/>
                <w:right w:val="none" w:sz="0" w:space="0" w:color="auto"/>
              </w:divBdr>
            </w:div>
            <w:div w:id="889726319">
              <w:marLeft w:val="0"/>
              <w:marRight w:val="0"/>
              <w:marTop w:val="0"/>
              <w:marBottom w:val="0"/>
              <w:divBdr>
                <w:top w:val="none" w:sz="0" w:space="0" w:color="auto"/>
                <w:left w:val="none" w:sz="0" w:space="0" w:color="auto"/>
                <w:bottom w:val="none" w:sz="0" w:space="0" w:color="auto"/>
                <w:right w:val="none" w:sz="0" w:space="0" w:color="auto"/>
              </w:divBdr>
            </w:div>
            <w:div w:id="826827107">
              <w:marLeft w:val="0"/>
              <w:marRight w:val="0"/>
              <w:marTop w:val="0"/>
              <w:marBottom w:val="0"/>
              <w:divBdr>
                <w:top w:val="none" w:sz="0" w:space="0" w:color="auto"/>
                <w:left w:val="none" w:sz="0" w:space="0" w:color="auto"/>
                <w:bottom w:val="none" w:sz="0" w:space="0" w:color="auto"/>
                <w:right w:val="none" w:sz="0" w:space="0" w:color="auto"/>
              </w:divBdr>
            </w:div>
            <w:div w:id="1157916498">
              <w:marLeft w:val="0"/>
              <w:marRight w:val="0"/>
              <w:marTop w:val="0"/>
              <w:marBottom w:val="0"/>
              <w:divBdr>
                <w:top w:val="none" w:sz="0" w:space="0" w:color="auto"/>
                <w:left w:val="none" w:sz="0" w:space="0" w:color="auto"/>
                <w:bottom w:val="none" w:sz="0" w:space="0" w:color="auto"/>
                <w:right w:val="none" w:sz="0" w:space="0" w:color="auto"/>
              </w:divBdr>
            </w:div>
            <w:div w:id="1616792771">
              <w:marLeft w:val="0"/>
              <w:marRight w:val="0"/>
              <w:marTop w:val="0"/>
              <w:marBottom w:val="0"/>
              <w:divBdr>
                <w:top w:val="none" w:sz="0" w:space="0" w:color="auto"/>
                <w:left w:val="none" w:sz="0" w:space="0" w:color="auto"/>
                <w:bottom w:val="none" w:sz="0" w:space="0" w:color="auto"/>
                <w:right w:val="none" w:sz="0" w:space="0" w:color="auto"/>
              </w:divBdr>
            </w:div>
            <w:div w:id="1875188382">
              <w:marLeft w:val="0"/>
              <w:marRight w:val="0"/>
              <w:marTop w:val="0"/>
              <w:marBottom w:val="0"/>
              <w:divBdr>
                <w:top w:val="none" w:sz="0" w:space="0" w:color="auto"/>
                <w:left w:val="none" w:sz="0" w:space="0" w:color="auto"/>
                <w:bottom w:val="none" w:sz="0" w:space="0" w:color="auto"/>
                <w:right w:val="none" w:sz="0" w:space="0" w:color="auto"/>
              </w:divBdr>
            </w:div>
            <w:div w:id="893153852">
              <w:marLeft w:val="0"/>
              <w:marRight w:val="0"/>
              <w:marTop w:val="0"/>
              <w:marBottom w:val="0"/>
              <w:divBdr>
                <w:top w:val="none" w:sz="0" w:space="0" w:color="auto"/>
                <w:left w:val="none" w:sz="0" w:space="0" w:color="auto"/>
                <w:bottom w:val="none" w:sz="0" w:space="0" w:color="auto"/>
                <w:right w:val="none" w:sz="0" w:space="0" w:color="auto"/>
              </w:divBdr>
            </w:div>
            <w:div w:id="510723945">
              <w:marLeft w:val="0"/>
              <w:marRight w:val="0"/>
              <w:marTop w:val="0"/>
              <w:marBottom w:val="0"/>
              <w:divBdr>
                <w:top w:val="none" w:sz="0" w:space="0" w:color="auto"/>
                <w:left w:val="none" w:sz="0" w:space="0" w:color="auto"/>
                <w:bottom w:val="none" w:sz="0" w:space="0" w:color="auto"/>
                <w:right w:val="none" w:sz="0" w:space="0" w:color="auto"/>
              </w:divBdr>
            </w:div>
            <w:div w:id="1572498404">
              <w:marLeft w:val="0"/>
              <w:marRight w:val="0"/>
              <w:marTop w:val="0"/>
              <w:marBottom w:val="0"/>
              <w:divBdr>
                <w:top w:val="none" w:sz="0" w:space="0" w:color="auto"/>
                <w:left w:val="none" w:sz="0" w:space="0" w:color="auto"/>
                <w:bottom w:val="none" w:sz="0" w:space="0" w:color="auto"/>
                <w:right w:val="none" w:sz="0" w:space="0" w:color="auto"/>
              </w:divBdr>
            </w:div>
            <w:div w:id="756904264">
              <w:marLeft w:val="0"/>
              <w:marRight w:val="0"/>
              <w:marTop w:val="0"/>
              <w:marBottom w:val="0"/>
              <w:divBdr>
                <w:top w:val="none" w:sz="0" w:space="0" w:color="auto"/>
                <w:left w:val="none" w:sz="0" w:space="0" w:color="auto"/>
                <w:bottom w:val="none" w:sz="0" w:space="0" w:color="auto"/>
                <w:right w:val="none" w:sz="0" w:space="0" w:color="auto"/>
              </w:divBdr>
            </w:div>
            <w:div w:id="2037852621">
              <w:marLeft w:val="0"/>
              <w:marRight w:val="0"/>
              <w:marTop w:val="0"/>
              <w:marBottom w:val="0"/>
              <w:divBdr>
                <w:top w:val="none" w:sz="0" w:space="0" w:color="auto"/>
                <w:left w:val="none" w:sz="0" w:space="0" w:color="auto"/>
                <w:bottom w:val="none" w:sz="0" w:space="0" w:color="auto"/>
                <w:right w:val="none" w:sz="0" w:space="0" w:color="auto"/>
              </w:divBdr>
            </w:div>
            <w:div w:id="791486509">
              <w:marLeft w:val="0"/>
              <w:marRight w:val="0"/>
              <w:marTop w:val="0"/>
              <w:marBottom w:val="0"/>
              <w:divBdr>
                <w:top w:val="none" w:sz="0" w:space="0" w:color="auto"/>
                <w:left w:val="none" w:sz="0" w:space="0" w:color="auto"/>
                <w:bottom w:val="none" w:sz="0" w:space="0" w:color="auto"/>
                <w:right w:val="none" w:sz="0" w:space="0" w:color="auto"/>
              </w:divBdr>
            </w:div>
            <w:div w:id="2094664792">
              <w:marLeft w:val="0"/>
              <w:marRight w:val="0"/>
              <w:marTop w:val="0"/>
              <w:marBottom w:val="0"/>
              <w:divBdr>
                <w:top w:val="none" w:sz="0" w:space="0" w:color="auto"/>
                <w:left w:val="none" w:sz="0" w:space="0" w:color="auto"/>
                <w:bottom w:val="none" w:sz="0" w:space="0" w:color="auto"/>
                <w:right w:val="none" w:sz="0" w:space="0" w:color="auto"/>
              </w:divBdr>
            </w:div>
            <w:div w:id="313027584">
              <w:marLeft w:val="0"/>
              <w:marRight w:val="0"/>
              <w:marTop w:val="0"/>
              <w:marBottom w:val="0"/>
              <w:divBdr>
                <w:top w:val="none" w:sz="0" w:space="0" w:color="auto"/>
                <w:left w:val="none" w:sz="0" w:space="0" w:color="auto"/>
                <w:bottom w:val="none" w:sz="0" w:space="0" w:color="auto"/>
                <w:right w:val="none" w:sz="0" w:space="0" w:color="auto"/>
              </w:divBdr>
            </w:div>
            <w:div w:id="1499270179">
              <w:marLeft w:val="0"/>
              <w:marRight w:val="0"/>
              <w:marTop w:val="0"/>
              <w:marBottom w:val="0"/>
              <w:divBdr>
                <w:top w:val="none" w:sz="0" w:space="0" w:color="auto"/>
                <w:left w:val="none" w:sz="0" w:space="0" w:color="auto"/>
                <w:bottom w:val="none" w:sz="0" w:space="0" w:color="auto"/>
                <w:right w:val="none" w:sz="0" w:space="0" w:color="auto"/>
              </w:divBdr>
            </w:div>
            <w:div w:id="632254157">
              <w:marLeft w:val="0"/>
              <w:marRight w:val="0"/>
              <w:marTop w:val="0"/>
              <w:marBottom w:val="0"/>
              <w:divBdr>
                <w:top w:val="none" w:sz="0" w:space="0" w:color="auto"/>
                <w:left w:val="none" w:sz="0" w:space="0" w:color="auto"/>
                <w:bottom w:val="none" w:sz="0" w:space="0" w:color="auto"/>
                <w:right w:val="none" w:sz="0" w:space="0" w:color="auto"/>
              </w:divBdr>
            </w:div>
            <w:div w:id="1592617203">
              <w:marLeft w:val="0"/>
              <w:marRight w:val="0"/>
              <w:marTop w:val="0"/>
              <w:marBottom w:val="0"/>
              <w:divBdr>
                <w:top w:val="none" w:sz="0" w:space="0" w:color="auto"/>
                <w:left w:val="none" w:sz="0" w:space="0" w:color="auto"/>
                <w:bottom w:val="none" w:sz="0" w:space="0" w:color="auto"/>
                <w:right w:val="none" w:sz="0" w:space="0" w:color="auto"/>
              </w:divBdr>
            </w:div>
            <w:div w:id="1232547926">
              <w:marLeft w:val="0"/>
              <w:marRight w:val="0"/>
              <w:marTop w:val="0"/>
              <w:marBottom w:val="0"/>
              <w:divBdr>
                <w:top w:val="none" w:sz="0" w:space="0" w:color="auto"/>
                <w:left w:val="none" w:sz="0" w:space="0" w:color="auto"/>
                <w:bottom w:val="none" w:sz="0" w:space="0" w:color="auto"/>
                <w:right w:val="none" w:sz="0" w:space="0" w:color="auto"/>
              </w:divBdr>
            </w:div>
            <w:div w:id="1908489917">
              <w:marLeft w:val="0"/>
              <w:marRight w:val="0"/>
              <w:marTop w:val="0"/>
              <w:marBottom w:val="0"/>
              <w:divBdr>
                <w:top w:val="none" w:sz="0" w:space="0" w:color="auto"/>
                <w:left w:val="none" w:sz="0" w:space="0" w:color="auto"/>
                <w:bottom w:val="none" w:sz="0" w:space="0" w:color="auto"/>
                <w:right w:val="none" w:sz="0" w:space="0" w:color="auto"/>
              </w:divBdr>
            </w:div>
            <w:div w:id="12998252">
              <w:marLeft w:val="0"/>
              <w:marRight w:val="0"/>
              <w:marTop w:val="0"/>
              <w:marBottom w:val="0"/>
              <w:divBdr>
                <w:top w:val="none" w:sz="0" w:space="0" w:color="auto"/>
                <w:left w:val="none" w:sz="0" w:space="0" w:color="auto"/>
                <w:bottom w:val="none" w:sz="0" w:space="0" w:color="auto"/>
                <w:right w:val="none" w:sz="0" w:space="0" w:color="auto"/>
              </w:divBdr>
            </w:div>
            <w:div w:id="2086800611">
              <w:marLeft w:val="0"/>
              <w:marRight w:val="0"/>
              <w:marTop w:val="0"/>
              <w:marBottom w:val="0"/>
              <w:divBdr>
                <w:top w:val="none" w:sz="0" w:space="0" w:color="auto"/>
                <w:left w:val="none" w:sz="0" w:space="0" w:color="auto"/>
                <w:bottom w:val="none" w:sz="0" w:space="0" w:color="auto"/>
                <w:right w:val="none" w:sz="0" w:space="0" w:color="auto"/>
              </w:divBdr>
            </w:div>
            <w:div w:id="1798912406">
              <w:marLeft w:val="0"/>
              <w:marRight w:val="0"/>
              <w:marTop w:val="0"/>
              <w:marBottom w:val="0"/>
              <w:divBdr>
                <w:top w:val="none" w:sz="0" w:space="0" w:color="auto"/>
                <w:left w:val="none" w:sz="0" w:space="0" w:color="auto"/>
                <w:bottom w:val="none" w:sz="0" w:space="0" w:color="auto"/>
                <w:right w:val="none" w:sz="0" w:space="0" w:color="auto"/>
              </w:divBdr>
            </w:div>
            <w:div w:id="1001274315">
              <w:marLeft w:val="0"/>
              <w:marRight w:val="0"/>
              <w:marTop w:val="0"/>
              <w:marBottom w:val="0"/>
              <w:divBdr>
                <w:top w:val="none" w:sz="0" w:space="0" w:color="auto"/>
                <w:left w:val="none" w:sz="0" w:space="0" w:color="auto"/>
                <w:bottom w:val="none" w:sz="0" w:space="0" w:color="auto"/>
                <w:right w:val="none" w:sz="0" w:space="0" w:color="auto"/>
              </w:divBdr>
            </w:div>
            <w:div w:id="1751927372">
              <w:marLeft w:val="0"/>
              <w:marRight w:val="0"/>
              <w:marTop w:val="0"/>
              <w:marBottom w:val="0"/>
              <w:divBdr>
                <w:top w:val="none" w:sz="0" w:space="0" w:color="auto"/>
                <w:left w:val="none" w:sz="0" w:space="0" w:color="auto"/>
                <w:bottom w:val="none" w:sz="0" w:space="0" w:color="auto"/>
                <w:right w:val="none" w:sz="0" w:space="0" w:color="auto"/>
              </w:divBdr>
            </w:div>
            <w:div w:id="1396901788">
              <w:marLeft w:val="0"/>
              <w:marRight w:val="0"/>
              <w:marTop w:val="0"/>
              <w:marBottom w:val="0"/>
              <w:divBdr>
                <w:top w:val="none" w:sz="0" w:space="0" w:color="auto"/>
                <w:left w:val="none" w:sz="0" w:space="0" w:color="auto"/>
                <w:bottom w:val="none" w:sz="0" w:space="0" w:color="auto"/>
                <w:right w:val="none" w:sz="0" w:space="0" w:color="auto"/>
              </w:divBdr>
            </w:div>
            <w:div w:id="2010864168">
              <w:marLeft w:val="0"/>
              <w:marRight w:val="0"/>
              <w:marTop w:val="0"/>
              <w:marBottom w:val="0"/>
              <w:divBdr>
                <w:top w:val="none" w:sz="0" w:space="0" w:color="auto"/>
                <w:left w:val="none" w:sz="0" w:space="0" w:color="auto"/>
                <w:bottom w:val="none" w:sz="0" w:space="0" w:color="auto"/>
                <w:right w:val="none" w:sz="0" w:space="0" w:color="auto"/>
              </w:divBdr>
            </w:div>
            <w:div w:id="1092311578">
              <w:marLeft w:val="0"/>
              <w:marRight w:val="0"/>
              <w:marTop w:val="0"/>
              <w:marBottom w:val="0"/>
              <w:divBdr>
                <w:top w:val="none" w:sz="0" w:space="0" w:color="auto"/>
                <w:left w:val="none" w:sz="0" w:space="0" w:color="auto"/>
                <w:bottom w:val="none" w:sz="0" w:space="0" w:color="auto"/>
                <w:right w:val="none" w:sz="0" w:space="0" w:color="auto"/>
              </w:divBdr>
            </w:div>
            <w:div w:id="674457978">
              <w:marLeft w:val="0"/>
              <w:marRight w:val="0"/>
              <w:marTop w:val="0"/>
              <w:marBottom w:val="0"/>
              <w:divBdr>
                <w:top w:val="none" w:sz="0" w:space="0" w:color="auto"/>
                <w:left w:val="none" w:sz="0" w:space="0" w:color="auto"/>
                <w:bottom w:val="none" w:sz="0" w:space="0" w:color="auto"/>
                <w:right w:val="none" w:sz="0" w:space="0" w:color="auto"/>
              </w:divBdr>
            </w:div>
            <w:div w:id="501703136">
              <w:marLeft w:val="0"/>
              <w:marRight w:val="0"/>
              <w:marTop w:val="0"/>
              <w:marBottom w:val="0"/>
              <w:divBdr>
                <w:top w:val="none" w:sz="0" w:space="0" w:color="auto"/>
                <w:left w:val="none" w:sz="0" w:space="0" w:color="auto"/>
                <w:bottom w:val="none" w:sz="0" w:space="0" w:color="auto"/>
                <w:right w:val="none" w:sz="0" w:space="0" w:color="auto"/>
              </w:divBdr>
            </w:div>
            <w:div w:id="1763060641">
              <w:marLeft w:val="0"/>
              <w:marRight w:val="0"/>
              <w:marTop w:val="0"/>
              <w:marBottom w:val="0"/>
              <w:divBdr>
                <w:top w:val="none" w:sz="0" w:space="0" w:color="auto"/>
                <w:left w:val="none" w:sz="0" w:space="0" w:color="auto"/>
                <w:bottom w:val="none" w:sz="0" w:space="0" w:color="auto"/>
                <w:right w:val="none" w:sz="0" w:space="0" w:color="auto"/>
              </w:divBdr>
            </w:div>
            <w:div w:id="1263757287">
              <w:marLeft w:val="0"/>
              <w:marRight w:val="0"/>
              <w:marTop w:val="0"/>
              <w:marBottom w:val="0"/>
              <w:divBdr>
                <w:top w:val="none" w:sz="0" w:space="0" w:color="auto"/>
                <w:left w:val="none" w:sz="0" w:space="0" w:color="auto"/>
                <w:bottom w:val="none" w:sz="0" w:space="0" w:color="auto"/>
                <w:right w:val="none" w:sz="0" w:space="0" w:color="auto"/>
              </w:divBdr>
            </w:div>
            <w:div w:id="621763744">
              <w:marLeft w:val="0"/>
              <w:marRight w:val="0"/>
              <w:marTop w:val="0"/>
              <w:marBottom w:val="0"/>
              <w:divBdr>
                <w:top w:val="none" w:sz="0" w:space="0" w:color="auto"/>
                <w:left w:val="none" w:sz="0" w:space="0" w:color="auto"/>
                <w:bottom w:val="none" w:sz="0" w:space="0" w:color="auto"/>
                <w:right w:val="none" w:sz="0" w:space="0" w:color="auto"/>
              </w:divBdr>
            </w:div>
            <w:div w:id="45297167">
              <w:marLeft w:val="0"/>
              <w:marRight w:val="0"/>
              <w:marTop w:val="0"/>
              <w:marBottom w:val="0"/>
              <w:divBdr>
                <w:top w:val="none" w:sz="0" w:space="0" w:color="auto"/>
                <w:left w:val="none" w:sz="0" w:space="0" w:color="auto"/>
                <w:bottom w:val="none" w:sz="0" w:space="0" w:color="auto"/>
                <w:right w:val="none" w:sz="0" w:space="0" w:color="auto"/>
              </w:divBdr>
            </w:div>
            <w:div w:id="87390710">
              <w:marLeft w:val="0"/>
              <w:marRight w:val="0"/>
              <w:marTop w:val="0"/>
              <w:marBottom w:val="0"/>
              <w:divBdr>
                <w:top w:val="none" w:sz="0" w:space="0" w:color="auto"/>
                <w:left w:val="none" w:sz="0" w:space="0" w:color="auto"/>
                <w:bottom w:val="none" w:sz="0" w:space="0" w:color="auto"/>
                <w:right w:val="none" w:sz="0" w:space="0" w:color="auto"/>
              </w:divBdr>
            </w:div>
            <w:div w:id="20280733">
              <w:marLeft w:val="0"/>
              <w:marRight w:val="0"/>
              <w:marTop w:val="0"/>
              <w:marBottom w:val="0"/>
              <w:divBdr>
                <w:top w:val="none" w:sz="0" w:space="0" w:color="auto"/>
                <w:left w:val="none" w:sz="0" w:space="0" w:color="auto"/>
                <w:bottom w:val="none" w:sz="0" w:space="0" w:color="auto"/>
                <w:right w:val="none" w:sz="0" w:space="0" w:color="auto"/>
              </w:divBdr>
            </w:div>
            <w:div w:id="776826391">
              <w:marLeft w:val="0"/>
              <w:marRight w:val="0"/>
              <w:marTop w:val="0"/>
              <w:marBottom w:val="0"/>
              <w:divBdr>
                <w:top w:val="none" w:sz="0" w:space="0" w:color="auto"/>
                <w:left w:val="none" w:sz="0" w:space="0" w:color="auto"/>
                <w:bottom w:val="none" w:sz="0" w:space="0" w:color="auto"/>
                <w:right w:val="none" w:sz="0" w:space="0" w:color="auto"/>
              </w:divBdr>
            </w:div>
            <w:div w:id="116723264">
              <w:marLeft w:val="0"/>
              <w:marRight w:val="0"/>
              <w:marTop w:val="0"/>
              <w:marBottom w:val="0"/>
              <w:divBdr>
                <w:top w:val="none" w:sz="0" w:space="0" w:color="auto"/>
                <w:left w:val="none" w:sz="0" w:space="0" w:color="auto"/>
                <w:bottom w:val="none" w:sz="0" w:space="0" w:color="auto"/>
                <w:right w:val="none" w:sz="0" w:space="0" w:color="auto"/>
              </w:divBdr>
            </w:div>
            <w:div w:id="678893090">
              <w:marLeft w:val="0"/>
              <w:marRight w:val="0"/>
              <w:marTop w:val="0"/>
              <w:marBottom w:val="0"/>
              <w:divBdr>
                <w:top w:val="none" w:sz="0" w:space="0" w:color="auto"/>
                <w:left w:val="none" w:sz="0" w:space="0" w:color="auto"/>
                <w:bottom w:val="none" w:sz="0" w:space="0" w:color="auto"/>
                <w:right w:val="none" w:sz="0" w:space="0" w:color="auto"/>
              </w:divBdr>
            </w:div>
            <w:div w:id="672221978">
              <w:marLeft w:val="0"/>
              <w:marRight w:val="0"/>
              <w:marTop w:val="0"/>
              <w:marBottom w:val="0"/>
              <w:divBdr>
                <w:top w:val="none" w:sz="0" w:space="0" w:color="auto"/>
                <w:left w:val="none" w:sz="0" w:space="0" w:color="auto"/>
                <w:bottom w:val="none" w:sz="0" w:space="0" w:color="auto"/>
                <w:right w:val="none" w:sz="0" w:space="0" w:color="auto"/>
              </w:divBdr>
            </w:div>
            <w:div w:id="976834713">
              <w:marLeft w:val="0"/>
              <w:marRight w:val="0"/>
              <w:marTop w:val="0"/>
              <w:marBottom w:val="0"/>
              <w:divBdr>
                <w:top w:val="none" w:sz="0" w:space="0" w:color="auto"/>
                <w:left w:val="none" w:sz="0" w:space="0" w:color="auto"/>
                <w:bottom w:val="none" w:sz="0" w:space="0" w:color="auto"/>
                <w:right w:val="none" w:sz="0" w:space="0" w:color="auto"/>
              </w:divBdr>
            </w:div>
            <w:div w:id="229196877">
              <w:marLeft w:val="0"/>
              <w:marRight w:val="0"/>
              <w:marTop w:val="0"/>
              <w:marBottom w:val="0"/>
              <w:divBdr>
                <w:top w:val="none" w:sz="0" w:space="0" w:color="auto"/>
                <w:left w:val="none" w:sz="0" w:space="0" w:color="auto"/>
                <w:bottom w:val="none" w:sz="0" w:space="0" w:color="auto"/>
                <w:right w:val="none" w:sz="0" w:space="0" w:color="auto"/>
              </w:divBdr>
            </w:div>
            <w:div w:id="1821968861">
              <w:marLeft w:val="0"/>
              <w:marRight w:val="0"/>
              <w:marTop w:val="0"/>
              <w:marBottom w:val="0"/>
              <w:divBdr>
                <w:top w:val="none" w:sz="0" w:space="0" w:color="auto"/>
                <w:left w:val="none" w:sz="0" w:space="0" w:color="auto"/>
                <w:bottom w:val="none" w:sz="0" w:space="0" w:color="auto"/>
                <w:right w:val="none" w:sz="0" w:space="0" w:color="auto"/>
              </w:divBdr>
            </w:div>
            <w:div w:id="1579361793">
              <w:marLeft w:val="0"/>
              <w:marRight w:val="0"/>
              <w:marTop w:val="0"/>
              <w:marBottom w:val="0"/>
              <w:divBdr>
                <w:top w:val="none" w:sz="0" w:space="0" w:color="auto"/>
                <w:left w:val="none" w:sz="0" w:space="0" w:color="auto"/>
                <w:bottom w:val="none" w:sz="0" w:space="0" w:color="auto"/>
                <w:right w:val="none" w:sz="0" w:space="0" w:color="auto"/>
              </w:divBdr>
            </w:div>
            <w:div w:id="2098360794">
              <w:marLeft w:val="0"/>
              <w:marRight w:val="0"/>
              <w:marTop w:val="0"/>
              <w:marBottom w:val="0"/>
              <w:divBdr>
                <w:top w:val="none" w:sz="0" w:space="0" w:color="auto"/>
                <w:left w:val="none" w:sz="0" w:space="0" w:color="auto"/>
                <w:bottom w:val="none" w:sz="0" w:space="0" w:color="auto"/>
                <w:right w:val="none" w:sz="0" w:space="0" w:color="auto"/>
              </w:divBdr>
            </w:div>
            <w:div w:id="1538615253">
              <w:marLeft w:val="0"/>
              <w:marRight w:val="0"/>
              <w:marTop w:val="0"/>
              <w:marBottom w:val="0"/>
              <w:divBdr>
                <w:top w:val="none" w:sz="0" w:space="0" w:color="auto"/>
                <w:left w:val="none" w:sz="0" w:space="0" w:color="auto"/>
                <w:bottom w:val="none" w:sz="0" w:space="0" w:color="auto"/>
                <w:right w:val="none" w:sz="0" w:space="0" w:color="auto"/>
              </w:divBdr>
            </w:div>
            <w:div w:id="2067948913">
              <w:marLeft w:val="0"/>
              <w:marRight w:val="0"/>
              <w:marTop w:val="0"/>
              <w:marBottom w:val="0"/>
              <w:divBdr>
                <w:top w:val="none" w:sz="0" w:space="0" w:color="auto"/>
                <w:left w:val="none" w:sz="0" w:space="0" w:color="auto"/>
                <w:bottom w:val="none" w:sz="0" w:space="0" w:color="auto"/>
                <w:right w:val="none" w:sz="0" w:space="0" w:color="auto"/>
              </w:divBdr>
            </w:div>
            <w:div w:id="1081950879">
              <w:marLeft w:val="0"/>
              <w:marRight w:val="0"/>
              <w:marTop w:val="0"/>
              <w:marBottom w:val="0"/>
              <w:divBdr>
                <w:top w:val="none" w:sz="0" w:space="0" w:color="auto"/>
                <w:left w:val="none" w:sz="0" w:space="0" w:color="auto"/>
                <w:bottom w:val="none" w:sz="0" w:space="0" w:color="auto"/>
                <w:right w:val="none" w:sz="0" w:space="0" w:color="auto"/>
              </w:divBdr>
            </w:div>
            <w:div w:id="1583685716">
              <w:marLeft w:val="0"/>
              <w:marRight w:val="0"/>
              <w:marTop w:val="0"/>
              <w:marBottom w:val="0"/>
              <w:divBdr>
                <w:top w:val="none" w:sz="0" w:space="0" w:color="auto"/>
                <w:left w:val="none" w:sz="0" w:space="0" w:color="auto"/>
                <w:bottom w:val="none" w:sz="0" w:space="0" w:color="auto"/>
                <w:right w:val="none" w:sz="0" w:space="0" w:color="auto"/>
              </w:divBdr>
            </w:div>
            <w:div w:id="1443451623">
              <w:marLeft w:val="0"/>
              <w:marRight w:val="0"/>
              <w:marTop w:val="0"/>
              <w:marBottom w:val="0"/>
              <w:divBdr>
                <w:top w:val="none" w:sz="0" w:space="0" w:color="auto"/>
                <w:left w:val="none" w:sz="0" w:space="0" w:color="auto"/>
                <w:bottom w:val="none" w:sz="0" w:space="0" w:color="auto"/>
                <w:right w:val="none" w:sz="0" w:space="0" w:color="auto"/>
              </w:divBdr>
            </w:div>
            <w:div w:id="280383869">
              <w:marLeft w:val="0"/>
              <w:marRight w:val="0"/>
              <w:marTop w:val="0"/>
              <w:marBottom w:val="0"/>
              <w:divBdr>
                <w:top w:val="none" w:sz="0" w:space="0" w:color="auto"/>
                <w:left w:val="none" w:sz="0" w:space="0" w:color="auto"/>
                <w:bottom w:val="none" w:sz="0" w:space="0" w:color="auto"/>
                <w:right w:val="none" w:sz="0" w:space="0" w:color="auto"/>
              </w:divBdr>
            </w:div>
            <w:div w:id="1522545068">
              <w:marLeft w:val="0"/>
              <w:marRight w:val="0"/>
              <w:marTop w:val="0"/>
              <w:marBottom w:val="0"/>
              <w:divBdr>
                <w:top w:val="none" w:sz="0" w:space="0" w:color="auto"/>
                <w:left w:val="none" w:sz="0" w:space="0" w:color="auto"/>
                <w:bottom w:val="none" w:sz="0" w:space="0" w:color="auto"/>
                <w:right w:val="none" w:sz="0" w:space="0" w:color="auto"/>
              </w:divBdr>
            </w:div>
            <w:div w:id="838542236">
              <w:marLeft w:val="0"/>
              <w:marRight w:val="0"/>
              <w:marTop w:val="0"/>
              <w:marBottom w:val="0"/>
              <w:divBdr>
                <w:top w:val="none" w:sz="0" w:space="0" w:color="auto"/>
                <w:left w:val="none" w:sz="0" w:space="0" w:color="auto"/>
                <w:bottom w:val="none" w:sz="0" w:space="0" w:color="auto"/>
                <w:right w:val="none" w:sz="0" w:space="0" w:color="auto"/>
              </w:divBdr>
            </w:div>
            <w:div w:id="798455492">
              <w:marLeft w:val="0"/>
              <w:marRight w:val="0"/>
              <w:marTop w:val="0"/>
              <w:marBottom w:val="0"/>
              <w:divBdr>
                <w:top w:val="none" w:sz="0" w:space="0" w:color="auto"/>
                <w:left w:val="none" w:sz="0" w:space="0" w:color="auto"/>
                <w:bottom w:val="none" w:sz="0" w:space="0" w:color="auto"/>
                <w:right w:val="none" w:sz="0" w:space="0" w:color="auto"/>
              </w:divBdr>
            </w:div>
            <w:div w:id="2006859206">
              <w:marLeft w:val="0"/>
              <w:marRight w:val="0"/>
              <w:marTop w:val="0"/>
              <w:marBottom w:val="0"/>
              <w:divBdr>
                <w:top w:val="none" w:sz="0" w:space="0" w:color="auto"/>
                <w:left w:val="none" w:sz="0" w:space="0" w:color="auto"/>
                <w:bottom w:val="none" w:sz="0" w:space="0" w:color="auto"/>
                <w:right w:val="none" w:sz="0" w:space="0" w:color="auto"/>
              </w:divBdr>
            </w:div>
            <w:div w:id="35400730">
              <w:marLeft w:val="0"/>
              <w:marRight w:val="0"/>
              <w:marTop w:val="0"/>
              <w:marBottom w:val="0"/>
              <w:divBdr>
                <w:top w:val="none" w:sz="0" w:space="0" w:color="auto"/>
                <w:left w:val="none" w:sz="0" w:space="0" w:color="auto"/>
                <w:bottom w:val="none" w:sz="0" w:space="0" w:color="auto"/>
                <w:right w:val="none" w:sz="0" w:space="0" w:color="auto"/>
              </w:divBdr>
            </w:div>
            <w:div w:id="11612607">
              <w:marLeft w:val="0"/>
              <w:marRight w:val="0"/>
              <w:marTop w:val="0"/>
              <w:marBottom w:val="0"/>
              <w:divBdr>
                <w:top w:val="none" w:sz="0" w:space="0" w:color="auto"/>
                <w:left w:val="none" w:sz="0" w:space="0" w:color="auto"/>
                <w:bottom w:val="none" w:sz="0" w:space="0" w:color="auto"/>
                <w:right w:val="none" w:sz="0" w:space="0" w:color="auto"/>
              </w:divBdr>
            </w:div>
            <w:div w:id="1947997906">
              <w:marLeft w:val="0"/>
              <w:marRight w:val="0"/>
              <w:marTop w:val="0"/>
              <w:marBottom w:val="0"/>
              <w:divBdr>
                <w:top w:val="none" w:sz="0" w:space="0" w:color="auto"/>
                <w:left w:val="none" w:sz="0" w:space="0" w:color="auto"/>
                <w:bottom w:val="none" w:sz="0" w:space="0" w:color="auto"/>
                <w:right w:val="none" w:sz="0" w:space="0" w:color="auto"/>
              </w:divBdr>
            </w:div>
            <w:div w:id="1998224086">
              <w:marLeft w:val="0"/>
              <w:marRight w:val="0"/>
              <w:marTop w:val="0"/>
              <w:marBottom w:val="0"/>
              <w:divBdr>
                <w:top w:val="none" w:sz="0" w:space="0" w:color="auto"/>
                <w:left w:val="none" w:sz="0" w:space="0" w:color="auto"/>
                <w:bottom w:val="none" w:sz="0" w:space="0" w:color="auto"/>
                <w:right w:val="none" w:sz="0" w:space="0" w:color="auto"/>
              </w:divBdr>
            </w:div>
            <w:div w:id="316764840">
              <w:marLeft w:val="0"/>
              <w:marRight w:val="0"/>
              <w:marTop w:val="0"/>
              <w:marBottom w:val="0"/>
              <w:divBdr>
                <w:top w:val="none" w:sz="0" w:space="0" w:color="auto"/>
                <w:left w:val="none" w:sz="0" w:space="0" w:color="auto"/>
                <w:bottom w:val="none" w:sz="0" w:space="0" w:color="auto"/>
                <w:right w:val="none" w:sz="0" w:space="0" w:color="auto"/>
              </w:divBdr>
            </w:div>
            <w:div w:id="1201476686">
              <w:marLeft w:val="0"/>
              <w:marRight w:val="0"/>
              <w:marTop w:val="0"/>
              <w:marBottom w:val="0"/>
              <w:divBdr>
                <w:top w:val="none" w:sz="0" w:space="0" w:color="auto"/>
                <w:left w:val="none" w:sz="0" w:space="0" w:color="auto"/>
                <w:bottom w:val="none" w:sz="0" w:space="0" w:color="auto"/>
                <w:right w:val="none" w:sz="0" w:space="0" w:color="auto"/>
              </w:divBdr>
            </w:div>
            <w:div w:id="1947233227">
              <w:marLeft w:val="0"/>
              <w:marRight w:val="0"/>
              <w:marTop w:val="0"/>
              <w:marBottom w:val="0"/>
              <w:divBdr>
                <w:top w:val="none" w:sz="0" w:space="0" w:color="auto"/>
                <w:left w:val="none" w:sz="0" w:space="0" w:color="auto"/>
                <w:bottom w:val="none" w:sz="0" w:space="0" w:color="auto"/>
                <w:right w:val="none" w:sz="0" w:space="0" w:color="auto"/>
              </w:divBdr>
            </w:div>
            <w:div w:id="1954895542">
              <w:marLeft w:val="0"/>
              <w:marRight w:val="0"/>
              <w:marTop w:val="0"/>
              <w:marBottom w:val="0"/>
              <w:divBdr>
                <w:top w:val="none" w:sz="0" w:space="0" w:color="auto"/>
                <w:left w:val="none" w:sz="0" w:space="0" w:color="auto"/>
                <w:bottom w:val="none" w:sz="0" w:space="0" w:color="auto"/>
                <w:right w:val="none" w:sz="0" w:space="0" w:color="auto"/>
              </w:divBdr>
            </w:div>
            <w:div w:id="347028266">
              <w:marLeft w:val="0"/>
              <w:marRight w:val="0"/>
              <w:marTop w:val="0"/>
              <w:marBottom w:val="0"/>
              <w:divBdr>
                <w:top w:val="none" w:sz="0" w:space="0" w:color="auto"/>
                <w:left w:val="none" w:sz="0" w:space="0" w:color="auto"/>
                <w:bottom w:val="none" w:sz="0" w:space="0" w:color="auto"/>
                <w:right w:val="none" w:sz="0" w:space="0" w:color="auto"/>
              </w:divBdr>
            </w:div>
            <w:div w:id="1354190571">
              <w:marLeft w:val="0"/>
              <w:marRight w:val="0"/>
              <w:marTop w:val="0"/>
              <w:marBottom w:val="0"/>
              <w:divBdr>
                <w:top w:val="none" w:sz="0" w:space="0" w:color="auto"/>
                <w:left w:val="none" w:sz="0" w:space="0" w:color="auto"/>
                <w:bottom w:val="none" w:sz="0" w:space="0" w:color="auto"/>
                <w:right w:val="none" w:sz="0" w:space="0" w:color="auto"/>
              </w:divBdr>
            </w:div>
            <w:div w:id="608315303">
              <w:marLeft w:val="0"/>
              <w:marRight w:val="0"/>
              <w:marTop w:val="0"/>
              <w:marBottom w:val="0"/>
              <w:divBdr>
                <w:top w:val="none" w:sz="0" w:space="0" w:color="auto"/>
                <w:left w:val="none" w:sz="0" w:space="0" w:color="auto"/>
                <w:bottom w:val="none" w:sz="0" w:space="0" w:color="auto"/>
                <w:right w:val="none" w:sz="0" w:space="0" w:color="auto"/>
              </w:divBdr>
            </w:div>
            <w:div w:id="866214804">
              <w:marLeft w:val="0"/>
              <w:marRight w:val="0"/>
              <w:marTop w:val="0"/>
              <w:marBottom w:val="0"/>
              <w:divBdr>
                <w:top w:val="none" w:sz="0" w:space="0" w:color="auto"/>
                <w:left w:val="none" w:sz="0" w:space="0" w:color="auto"/>
                <w:bottom w:val="none" w:sz="0" w:space="0" w:color="auto"/>
                <w:right w:val="none" w:sz="0" w:space="0" w:color="auto"/>
              </w:divBdr>
            </w:div>
            <w:div w:id="1517423504">
              <w:marLeft w:val="0"/>
              <w:marRight w:val="0"/>
              <w:marTop w:val="0"/>
              <w:marBottom w:val="0"/>
              <w:divBdr>
                <w:top w:val="none" w:sz="0" w:space="0" w:color="auto"/>
                <w:left w:val="none" w:sz="0" w:space="0" w:color="auto"/>
                <w:bottom w:val="none" w:sz="0" w:space="0" w:color="auto"/>
                <w:right w:val="none" w:sz="0" w:space="0" w:color="auto"/>
              </w:divBdr>
            </w:div>
            <w:div w:id="715928851">
              <w:marLeft w:val="0"/>
              <w:marRight w:val="0"/>
              <w:marTop w:val="0"/>
              <w:marBottom w:val="0"/>
              <w:divBdr>
                <w:top w:val="none" w:sz="0" w:space="0" w:color="auto"/>
                <w:left w:val="none" w:sz="0" w:space="0" w:color="auto"/>
                <w:bottom w:val="none" w:sz="0" w:space="0" w:color="auto"/>
                <w:right w:val="none" w:sz="0" w:space="0" w:color="auto"/>
              </w:divBdr>
            </w:div>
            <w:div w:id="817186313">
              <w:marLeft w:val="0"/>
              <w:marRight w:val="0"/>
              <w:marTop w:val="0"/>
              <w:marBottom w:val="0"/>
              <w:divBdr>
                <w:top w:val="none" w:sz="0" w:space="0" w:color="auto"/>
                <w:left w:val="none" w:sz="0" w:space="0" w:color="auto"/>
                <w:bottom w:val="none" w:sz="0" w:space="0" w:color="auto"/>
                <w:right w:val="none" w:sz="0" w:space="0" w:color="auto"/>
              </w:divBdr>
            </w:div>
            <w:div w:id="1839078791">
              <w:marLeft w:val="0"/>
              <w:marRight w:val="0"/>
              <w:marTop w:val="0"/>
              <w:marBottom w:val="0"/>
              <w:divBdr>
                <w:top w:val="none" w:sz="0" w:space="0" w:color="auto"/>
                <w:left w:val="none" w:sz="0" w:space="0" w:color="auto"/>
                <w:bottom w:val="none" w:sz="0" w:space="0" w:color="auto"/>
                <w:right w:val="none" w:sz="0" w:space="0" w:color="auto"/>
              </w:divBdr>
            </w:div>
            <w:div w:id="1486896136">
              <w:marLeft w:val="0"/>
              <w:marRight w:val="0"/>
              <w:marTop w:val="0"/>
              <w:marBottom w:val="0"/>
              <w:divBdr>
                <w:top w:val="none" w:sz="0" w:space="0" w:color="auto"/>
                <w:left w:val="none" w:sz="0" w:space="0" w:color="auto"/>
                <w:bottom w:val="none" w:sz="0" w:space="0" w:color="auto"/>
                <w:right w:val="none" w:sz="0" w:space="0" w:color="auto"/>
              </w:divBdr>
            </w:div>
            <w:div w:id="276565385">
              <w:marLeft w:val="0"/>
              <w:marRight w:val="0"/>
              <w:marTop w:val="0"/>
              <w:marBottom w:val="0"/>
              <w:divBdr>
                <w:top w:val="none" w:sz="0" w:space="0" w:color="auto"/>
                <w:left w:val="none" w:sz="0" w:space="0" w:color="auto"/>
                <w:bottom w:val="none" w:sz="0" w:space="0" w:color="auto"/>
                <w:right w:val="none" w:sz="0" w:space="0" w:color="auto"/>
              </w:divBdr>
            </w:div>
            <w:div w:id="1088037904">
              <w:marLeft w:val="0"/>
              <w:marRight w:val="0"/>
              <w:marTop w:val="0"/>
              <w:marBottom w:val="0"/>
              <w:divBdr>
                <w:top w:val="none" w:sz="0" w:space="0" w:color="auto"/>
                <w:left w:val="none" w:sz="0" w:space="0" w:color="auto"/>
                <w:bottom w:val="none" w:sz="0" w:space="0" w:color="auto"/>
                <w:right w:val="none" w:sz="0" w:space="0" w:color="auto"/>
              </w:divBdr>
            </w:div>
            <w:div w:id="377710188">
              <w:marLeft w:val="0"/>
              <w:marRight w:val="0"/>
              <w:marTop w:val="0"/>
              <w:marBottom w:val="0"/>
              <w:divBdr>
                <w:top w:val="none" w:sz="0" w:space="0" w:color="auto"/>
                <w:left w:val="none" w:sz="0" w:space="0" w:color="auto"/>
                <w:bottom w:val="none" w:sz="0" w:space="0" w:color="auto"/>
                <w:right w:val="none" w:sz="0" w:space="0" w:color="auto"/>
              </w:divBdr>
            </w:div>
            <w:div w:id="1817724298">
              <w:marLeft w:val="0"/>
              <w:marRight w:val="0"/>
              <w:marTop w:val="0"/>
              <w:marBottom w:val="0"/>
              <w:divBdr>
                <w:top w:val="none" w:sz="0" w:space="0" w:color="auto"/>
                <w:left w:val="none" w:sz="0" w:space="0" w:color="auto"/>
                <w:bottom w:val="none" w:sz="0" w:space="0" w:color="auto"/>
                <w:right w:val="none" w:sz="0" w:space="0" w:color="auto"/>
              </w:divBdr>
            </w:div>
            <w:div w:id="1393384268">
              <w:marLeft w:val="0"/>
              <w:marRight w:val="0"/>
              <w:marTop w:val="0"/>
              <w:marBottom w:val="0"/>
              <w:divBdr>
                <w:top w:val="none" w:sz="0" w:space="0" w:color="auto"/>
                <w:left w:val="none" w:sz="0" w:space="0" w:color="auto"/>
                <w:bottom w:val="none" w:sz="0" w:space="0" w:color="auto"/>
                <w:right w:val="none" w:sz="0" w:space="0" w:color="auto"/>
              </w:divBdr>
            </w:div>
            <w:div w:id="259458420">
              <w:marLeft w:val="0"/>
              <w:marRight w:val="0"/>
              <w:marTop w:val="0"/>
              <w:marBottom w:val="0"/>
              <w:divBdr>
                <w:top w:val="none" w:sz="0" w:space="0" w:color="auto"/>
                <w:left w:val="none" w:sz="0" w:space="0" w:color="auto"/>
                <w:bottom w:val="none" w:sz="0" w:space="0" w:color="auto"/>
                <w:right w:val="none" w:sz="0" w:space="0" w:color="auto"/>
              </w:divBdr>
            </w:div>
            <w:div w:id="1257514426">
              <w:marLeft w:val="0"/>
              <w:marRight w:val="0"/>
              <w:marTop w:val="0"/>
              <w:marBottom w:val="0"/>
              <w:divBdr>
                <w:top w:val="none" w:sz="0" w:space="0" w:color="auto"/>
                <w:left w:val="none" w:sz="0" w:space="0" w:color="auto"/>
                <w:bottom w:val="none" w:sz="0" w:space="0" w:color="auto"/>
                <w:right w:val="none" w:sz="0" w:space="0" w:color="auto"/>
              </w:divBdr>
            </w:div>
            <w:div w:id="1407609288">
              <w:marLeft w:val="0"/>
              <w:marRight w:val="0"/>
              <w:marTop w:val="0"/>
              <w:marBottom w:val="0"/>
              <w:divBdr>
                <w:top w:val="none" w:sz="0" w:space="0" w:color="auto"/>
                <w:left w:val="none" w:sz="0" w:space="0" w:color="auto"/>
                <w:bottom w:val="none" w:sz="0" w:space="0" w:color="auto"/>
                <w:right w:val="none" w:sz="0" w:space="0" w:color="auto"/>
              </w:divBdr>
            </w:div>
            <w:div w:id="1057511279">
              <w:marLeft w:val="0"/>
              <w:marRight w:val="0"/>
              <w:marTop w:val="0"/>
              <w:marBottom w:val="0"/>
              <w:divBdr>
                <w:top w:val="none" w:sz="0" w:space="0" w:color="auto"/>
                <w:left w:val="none" w:sz="0" w:space="0" w:color="auto"/>
                <w:bottom w:val="none" w:sz="0" w:space="0" w:color="auto"/>
                <w:right w:val="none" w:sz="0" w:space="0" w:color="auto"/>
              </w:divBdr>
            </w:div>
            <w:div w:id="1479683011">
              <w:marLeft w:val="0"/>
              <w:marRight w:val="0"/>
              <w:marTop w:val="0"/>
              <w:marBottom w:val="0"/>
              <w:divBdr>
                <w:top w:val="none" w:sz="0" w:space="0" w:color="auto"/>
                <w:left w:val="none" w:sz="0" w:space="0" w:color="auto"/>
                <w:bottom w:val="none" w:sz="0" w:space="0" w:color="auto"/>
                <w:right w:val="none" w:sz="0" w:space="0" w:color="auto"/>
              </w:divBdr>
            </w:div>
            <w:div w:id="1968853703">
              <w:marLeft w:val="0"/>
              <w:marRight w:val="0"/>
              <w:marTop w:val="0"/>
              <w:marBottom w:val="0"/>
              <w:divBdr>
                <w:top w:val="none" w:sz="0" w:space="0" w:color="auto"/>
                <w:left w:val="none" w:sz="0" w:space="0" w:color="auto"/>
                <w:bottom w:val="none" w:sz="0" w:space="0" w:color="auto"/>
                <w:right w:val="none" w:sz="0" w:space="0" w:color="auto"/>
              </w:divBdr>
            </w:div>
            <w:div w:id="1330669770">
              <w:marLeft w:val="0"/>
              <w:marRight w:val="0"/>
              <w:marTop w:val="0"/>
              <w:marBottom w:val="0"/>
              <w:divBdr>
                <w:top w:val="none" w:sz="0" w:space="0" w:color="auto"/>
                <w:left w:val="none" w:sz="0" w:space="0" w:color="auto"/>
                <w:bottom w:val="none" w:sz="0" w:space="0" w:color="auto"/>
                <w:right w:val="none" w:sz="0" w:space="0" w:color="auto"/>
              </w:divBdr>
            </w:div>
            <w:div w:id="723648918">
              <w:marLeft w:val="0"/>
              <w:marRight w:val="0"/>
              <w:marTop w:val="0"/>
              <w:marBottom w:val="0"/>
              <w:divBdr>
                <w:top w:val="none" w:sz="0" w:space="0" w:color="auto"/>
                <w:left w:val="none" w:sz="0" w:space="0" w:color="auto"/>
                <w:bottom w:val="none" w:sz="0" w:space="0" w:color="auto"/>
                <w:right w:val="none" w:sz="0" w:space="0" w:color="auto"/>
              </w:divBdr>
            </w:div>
            <w:div w:id="1327898083">
              <w:marLeft w:val="0"/>
              <w:marRight w:val="0"/>
              <w:marTop w:val="0"/>
              <w:marBottom w:val="0"/>
              <w:divBdr>
                <w:top w:val="none" w:sz="0" w:space="0" w:color="auto"/>
                <w:left w:val="none" w:sz="0" w:space="0" w:color="auto"/>
                <w:bottom w:val="none" w:sz="0" w:space="0" w:color="auto"/>
                <w:right w:val="none" w:sz="0" w:space="0" w:color="auto"/>
              </w:divBdr>
            </w:div>
            <w:div w:id="361366640">
              <w:marLeft w:val="0"/>
              <w:marRight w:val="0"/>
              <w:marTop w:val="0"/>
              <w:marBottom w:val="0"/>
              <w:divBdr>
                <w:top w:val="none" w:sz="0" w:space="0" w:color="auto"/>
                <w:left w:val="none" w:sz="0" w:space="0" w:color="auto"/>
                <w:bottom w:val="none" w:sz="0" w:space="0" w:color="auto"/>
                <w:right w:val="none" w:sz="0" w:space="0" w:color="auto"/>
              </w:divBdr>
            </w:div>
            <w:div w:id="1434591105">
              <w:marLeft w:val="0"/>
              <w:marRight w:val="0"/>
              <w:marTop w:val="0"/>
              <w:marBottom w:val="0"/>
              <w:divBdr>
                <w:top w:val="none" w:sz="0" w:space="0" w:color="auto"/>
                <w:left w:val="none" w:sz="0" w:space="0" w:color="auto"/>
                <w:bottom w:val="none" w:sz="0" w:space="0" w:color="auto"/>
                <w:right w:val="none" w:sz="0" w:space="0" w:color="auto"/>
              </w:divBdr>
            </w:div>
            <w:div w:id="674848613">
              <w:marLeft w:val="0"/>
              <w:marRight w:val="0"/>
              <w:marTop w:val="0"/>
              <w:marBottom w:val="0"/>
              <w:divBdr>
                <w:top w:val="none" w:sz="0" w:space="0" w:color="auto"/>
                <w:left w:val="none" w:sz="0" w:space="0" w:color="auto"/>
                <w:bottom w:val="none" w:sz="0" w:space="0" w:color="auto"/>
                <w:right w:val="none" w:sz="0" w:space="0" w:color="auto"/>
              </w:divBdr>
            </w:div>
            <w:div w:id="1442601436">
              <w:marLeft w:val="0"/>
              <w:marRight w:val="0"/>
              <w:marTop w:val="0"/>
              <w:marBottom w:val="0"/>
              <w:divBdr>
                <w:top w:val="none" w:sz="0" w:space="0" w:color="auto"/>
                <w:left w:val="none" w:sz="0" w:space="0" w:color="auto"/>
                <w:bottom w:val="none" w:sz="0" w:space="0" w:color="auto"/>
                <w:right w:val="none" w:sz="0" w:space="0" w:color="auto"/>
              </w:divBdr>
            </w:div>
            <w:div w:id="1965573841">
              <w:marLeft w:val="0"/>
              <w:marRight w:val="0"/>
              <w:marTop w:val="0"/>
              <w:marBottom w:val="0"/>
              <w:divBdr>
                <w:top w:val="none" w:sz="0" w:space="0" w:color="auto"/>
                <w:left w:val="none" w:sz="0" w:space="0" w:color="auto"/>
                <w:bottom w:val="none" w:sz="0" w:space="0" w:color="auto"/>
                <w:right w:val="none" w:sz="0" w:space="0" w:color="auto"/>
              </w:divBdr>
            </w:div>
            <w:div w:id="1534998698">
              <w:marLeft w:val="0"/>
              <w:marRight w:val="0"/>
              <w:marTop w:val="0"/>
              <w:marBottom w:val="0"/>
              <w:divBdr>
                <w:top w:val="none" w:sz="0" w:space="0" w:color="auto"/>
                <w:left w:val="none" w:sz="0" w:space="0" w:color="auto"/>
                <w:bottom w:val="none" w:sz="0" w:space="0" w:color="auto"/>
                <w:right w:val="none" w:sz="0" w:space="0" w:color="auto"/>
              </w:divBdr>
            </w:div>
            <w:div w:id="1834493866">
              <w:marLeft w:val="0"/>
              <w:marRight w:val="0"/>
              <w:marTop w:val="0"/>
              <w:marBottom w:val="0"/>
              <w:divBdr>
                <w:top w:val="none" w:sz="0" w:space="0" w:color="auto"/>
                <w:left w:val="none" w:sz="0" w:space="0" w:color="auto"/>
                <w:bottom w:val="none" w:sz="0" w:space="0" w:color="auto"/>
                <w:right w:val="none" w:sz="0" w:space="0" w:color="auto"/>
              </w:divBdr>
            </w:div>
            <w:div w:id="1140074677">
              <w:marLeft w:val="0"/>
              <w:marRight w:val="0"/>
              <w:marTop w:val="0"/>
              <w:marBottom w:val="0"/>
              <w:divBdr>
                <w:top w:val="none" w:sz="0" w:space="0" w:color="auto"/>
                <w:left w:val="none" w:sz="0" w:space="0" w:color="auto"/>
                <w:bottom w:val="none" w:sz="0" w:space="0" w:color="auto"/>
                <w:right w:val="none" w:sz="0" w:space="0" w:color="auto"/>
              </w:divBdr>
            </w:div>
            <w:div w:id="1198932153">
              <w:marLeft w:val="0"/>
              <w:marRight w:val="0"/>
              <w:marTop w:val="0"/>
              <w:marBottom w:val="0"/>
              <w:divBdr>
                <w:top w:val="none" w:sz="0" w:space="0" w:color="auto"/>
                <w:left w:val="none" w:sz="0" w:space="0" w:color="auto"/>
                <w:bottom w:val="none" w:sz="0" w:space="0" w:color="auto"/>
                <w:right w:val="none" w:sz="0" w:space="0" w:color="auto"/>
              </w:divBdr>
            </w:div>
            <w:div w:id="21781706">
              <w:marLeft w:val="0"/>
              <w:marRight w:val="0"/>
              <w:marTop w:val="0"/>
              <w:marBottom w:val="0"/>
              <w:divBdr>
                <w:top w:val="none" w:sz="0" w:space="0" w:color="auto"/>
                <w:left w:val="none" w:sz="0" w:space="0" w:color="auto"/>
                <w:bottom w:val="none" w:sz="0" w:space="0" w:color="auto"/>
                <w:right w:val="none" w:sz="0" w:space="0" w:color="auto"/>
              </w:divBdr>
            </w:div>
            <w:div w:id="1631938607">
              <w:marLeft w:val="0"/>
              <w:marRight w:val="0"/>
              <w:marTop w:val="0"/>
              <w:marBottom w:val="0"/>
              <w:divBdr>
                <w:top w:val="none" w:sz="0" w:space="0" w:color="auto"/>
                <w:left w:val="none" w:sz="0" w:space="0" w:color="auto"/>
                <w:bottom w:val="none" w:sz="0" w:space="0" w:color="auto"/>
                <w:right w:val="none" w:sz="0" w:space="0" w:color="auto"/>
              </w:divBdr>
            </w:div>
            <w:div w:id="2092846026">
              <w:marLeft w:val="0"/>
              <w:marRight w:val="0"/>
              <w:marTop w:val="0"/>
              <w:marBottom w:val="0"/>
              <w:divBdr>
                <w:top w:val="none" w:sz="0" w:space="0" w:color="auto"/>
                <w:left w:val="none" w:sz="0" w:space="0" w:color="auto"/>
                <w:bottom w:val="none" w:sz="0" w:space="0" w:color="auto"/>
                <w:right w:val="none" w:sz="0" w:space="0" w:color="auto"/>
              </w:divBdr>
            </w:div>
            <w:div w:id="428694377">
              <w:marLeft w:val="0"/>
              <w:marRight w:val="0"/>
              <w:marTop w:val="0"/>
              <w:marBottom w:val="0"/>
              <w:divBdr>
                <w:top w:val="none" w:sz="0" w:space="0" w:color="auto"/>
                <w:left w:val="none" w:sz="0" w:space="0" w:color="auto"/>
                <w:bottom w:val="none" w:sz="0" w:space="0" w:color="auto"/>
                <w:right w:val="none" w:sz="0" w:space="0" w:color="auto"/>
              </w:divBdr>
            </w:div>
            <w:div w:id="1718167834">
              <w:marLeft w:val="0"/>
              <w:marRight w:val="0"/>
              <w:marTop w:val="0"/>
              <w:marBottom w:val="0"/>
              <w:divBdr>
                <w:top w:val="none" w:sz="0" w:space="0" w:color="auto"/>
                <w:left w:val="none" w:sz="0" w:space="0" w:color="auto"/>
                <w:bottom w:val="none" w:sz="0" w:space="0" w:color="auto"/>
                <w:right w:val="none" w:sz="0" w:space="0" w:color="auto"/>
              </w:divBdr>
            </w:div>
            <w:div w:id="1624263889">
              <w:marLeft w:val="0"/>
              <w:marRight w:val="0"/>
              <w:marTop w:val="0"/>
              <w:marBottom w:val="0"/>
              <w:divBdr>
                <w:top w:val="none" w:sz="0" w:space="0" w:color="auto"/>
                <w:left w:val="none" w:sz="0" w:space="0" w:color="auto"/>
                <w:bottom w:val="none" w:sz="0" w:space="0" w:color="auto"/>
                <w:right w:val="none" w:sz="0" w:space="0" w:color="auto"/>
              </w:divBdr>
            </w:div>
            <w:div w:id="383868748">
              <w:marLeft w:val="0"/>
              <w:marRight w:val="0"/>
              <w:marTop w:val="0"/>
              <w:marBottom w:val="0"/>
              <w:divBdr>
                <w:top w:val="none" w:sz="0" w:space="0" w:color="auto"/>
                <w:left w:val="none" w:sz="0" w:space="0" w:color="auto"/>
                <w:bottom w:val="none" w:sz="0" w:space="0" w:color="auto"/>
                <w:right w:val="none" w:sz="0" w:space="0" w:color="auto"/>
              </w:divBdr>
            </w:div>
            <w:div w:id="2106269339">
              <w:marLeft w:val="0"/>
              <w:marRight w:val="0"/>
              <w:marTop w:val="0"/>
              <w:marBottom w:val="0"/>
              <w:divBdr>
                <w:top w:val="none" w:sz="0" w:space="0" w:color="auto"/>
                <w:left w:val="none" w:sz="0" w:space="0" w:color="auto"/>
                <w:bottom w:val="none" w:sz="0" w:space="0" w:color="auto"/>
                <w:right w:val="none" w:sz="0" w:space="0" w:color="auto"/>
              </w:divBdr>
            </w:div>
            <w:div w:id="1098790420">
              <w:marLeft w:val="0"/>
              <w:marRight w:val="0"/>
              <w:marTop w:val="0"/>
              <w:marBottom w:val="0"/>
              <w:divBdr>
                <w:top w:val="none" w:sz="0" w:space="0" w:color="auto"/>
                <w:left w:val="none" w:sz="0" w:space="0" w:color="auto"/>
                <w:bottom w:val="none" w:sz="0" w:space="0" w:color="auto"/>
                <w:right w:val="none" w:sz="0" w:space="0" w:color="auto"/>
              </w:divBdr>
            </w:div>
            <w:div w:id="641737688">
              <w:marLeft w:val="0"/>
              <w:marRight w:val="0"/>
              <w:marTop w:val="0"/>
              <w:marBottom w:val="0"/>
              <w:divBdr>
                <w:top w:val="none" w:sz="0" w:space="0" w:color="auto"/>
                <w:left w:val="none" w:sz="0" w:space="0" w:color="auto"/>
                <w:bottom w:val="none" w:sz="0" w:space="0" w:color="auto"/>
                <w:right w:val="none" w:sz="0" w:space="0" w:color="auto"/>
              </w:divBdr>
            </w:div>
            <w:div w:id="487138547">
              <w:marLeft w:val="0"/>
              <w:marRight w:val="0"/>
              <w:marTop w:val="0"/>
              <w:marBottom w:val="0"/>
              <w:divBdr>
                <w:top w:val="none" w:sz="0" w:space="0" w:color="auto"/>
                <w:left w:val="none" w:sz="0" w:space="0" w:color="auto"/>
                <w:bottom w:val="none" w:sz="0" w:space="0" w:color="auto"/>
                <w:right w:val="none" w:sz="0" w:space="0" w:color="auto"/>
              </w:divBdr>
            </w:div>
            <w:div w:id="164051608">
              <w:marLeft w:val="0"/>
              <w:marRight w:val="0"/>
              <w:marTop w:val="0"/>
              <w:marBottom w:val="0"/>
              <w:divBdr>
                <w:top w:val="none" w:sz="0" w:space="0" w:color="auto"/>
                <w:left w:val="none" w:sz="0" w:space="0" w:color="auto"/>
                <w:bottom w:val="none" w:sz="0" w:space="0" w:color="auto"/>
                <w:right w:val="none" w:sz="0" w:space="0" w:color="auto"/>
              </w:divBdr>
            </w:div>
            <w:div w:id="1744066925">
              <w:marLeft w:val="0"/>
              <w:marRight w:val="0"/>
              <w:marTop w:val="0"/>
              <w:marBottom w:val="0"/>
              <w:divBdr>
                <w:top w:val="none" w:sz="0" w:space="0" w:color="auto"/>
                <w:left w:val="none" w:sz="0" w:space="0" w:color="auto"/>
                <w:bottom w:val="none" w:sz="0" w:space="0" w:color="auto"/>
                <w:right w:val="none" w:sz="0" w:space="0" w:color="auto"/>
              </w:divBdr>
            </w:div>
            <w:div w:id="1601986568">
              <w:marLeft w:val="0"/>
              <w:marRight w:val="0"/>
              <w:marTop w:val="0"/>
              <w:marBottom w:val="0"/>
              <w:divBdr>
                <w:top w:val="none" w:sz="0" w:space="0" w:color="auto"/>
                <w:left w:val="none" w:sz="0" w:space="0" w:color="auto"/>
                <w:bottom w:val="none" w:sz="0" w:space="0" w:color="auto"/>
                <w:right w:val="none" w:sz="0" w:space="0" w:color="auto"/>
              </w:divBdr>
            </w:div>
            <w:div w:id="1162427341">
              <w:marLeft w:val="0"/>
              <w:marRight w:val="0"/>
              <w:marTop w:val="0"/>
              <w:marBottom w:val="0"/>
              <w:divBdr>
                <w:top w:val="none" w:sz="0" w:space="0" w:color="auto"/>
                <w:left w:val="none" w:sz="0" w:space="0" w:color="auto"/>
                <w:bottom w:val="none" w:sz="0" w:space="0" w:color="auto"/>
                <w:right w:val="none" w:sz="0" w:space="0" w:color="auto"/>
              </w:divBdr>
            </w:div>
            <w:div w:id="1157039225">
              <w:marLeft w:val="0"/>
              <w:marRight w:val="0"/>
              <w:marTop w:val="0"/>
              <w:marBottom w:val="0"/>
              <w:divBdr>
                <w:top w:val="none" w:sz="0" w:space="0" w:color="auto"/>
                <w:left w:val="none" w:sz="0" w:space="0" w:color="auto"/>
                <w:bottom w:val="none" w:sz="0" w:space="0" w:color="auto"/>
                <w:right w:val="none" w:sz="0" w:space="0" w:color="auto"/>
              </w:divBdr>
            </w:div>
            <w:div w:id="745037573">
              <w:marLeft w:val="0"/>
              <w:marRight w:val="0"/>
              <w:marTop w:val="0"/>
              <w:marBottom w:val="0"/>
              <w:divBdr>
                <w:top w:val="none" w:sz="0" w:space="0" w:color="auto"/>
                <w:left w:val="none" w:sz="0" w:space="0" w:color="auto"/>
                <w:bottom w:val="none" w:sz="0" w:space="0" w:color="auto"/>
                <w:right w:val="none" w:sz="0" w:space="0" w:color="auto"/>
              </w:divBdr>
            </w:div>
            <w:div w:id="1946307383">
              <w:marLeft w:val="0"/>
              <w:marRight w:val="0"/>
              <w:marTop w:val="0"/>
              <w:marBottom w:val="0"/>
              <w:divBdr>
                <w:top w:val="none" w:sz="0" w:space="0" w:color="auto"/>
                <w:left w:val="none" w:sz="0" w:space="0" w:color="auto"/>
                <w:bottom w:val="none" w:sz="0" w:space="0" w:color="auto"/>
                <w:right w:val="none" w:sz="0" w:space="0" w:color="auto"/>
              </w:divBdr>
            </w:div>
            <w:div w:id="768235993">
              <w:marLeft w:val="0"/>
              <w:marRight w:val="0"/>
              <w:marTop w:val="0"/>
              <w:marBottom w:val="0"/>
              <w:divBdr>
                <w:top w:val="none" w:sz="0" w:space="0" w:color="auto"/>
                <w:left w:val="none" w:sz="0" w:space="0" w:color="auto"/>
                <w:bottom w:val="none" w:sz="0" w:space="0" w:color="auto"/>
                <w:right w:val="none" w:sz="0" w:space="0" w:color="auto"/>
              </w:divBdr>
            </w:div>
            <w:div w:id="1871187839">
              <w:marLeft w:val="0"/>
              <w:marRight w:val="0"/>
              <w:marTop w:val="0"/>
              <w:marBottom w:val="0"/>
              <w:divBdr>
                <w:top w:val="none" w:sz="0" w:space="0" w:color="auto"/>
                <w:left w:val="none" w:sz="0" w:space="0" w:color="auto"/>
                <w:bottom w:val="none" w:sz="0" w:space="0" w:color="auto"/>
                <w:right w:val="none" w:sz="0" w:space="0" w:color="auto"/>
              </w:divBdr>
            </w:div>
            <w:div w:id="111823670">
              <w:marLeft w:val="0"/>
              <w:marRight w:val="0"/>
              <w:marTop w:val="0"/>
              <w:marBottom w:val="0"/>
              <w:divBdr>
                <w:top w:val="none" w:sz="0" w:space="0" w:color="auto"/>
                <w:left w:val="none" w:sz="0" w:space="0" w:color="auto"/>
                <w:bottom w:val="none" w:sz="0" w:space="0" w:color="auto"/>
                <w:right w:val="none" w:sz="0" w:space="0" w:color="auto"/>
              </w:divBdr>
            </w:div>
            <w:div w:id="2125952314">
              <w:marLeft w:val="0"/>
              <w:marRight w:val="0"/>
              <w:marTop w:val="0"/>
              <w:marBottom w:val="0"/>
              <w:divBdr>
                <w:top w:val="none" w:sz="0" w:space="0" w:color="auto"/>
                <w:left w:val="none" w:sz="0" w:space="0" w:color="auto"/>
                <w:bottom w:val="none" w:sz="0" w:space="0" w:color="auto"/>
                <w:right w:val="none" w:sz="0" w:space="0" w:color="auto"/>
              </w:divBdr>
            </w:div>
            <w:div w:id="1778134719">
              <w:marLeft w:val="0"/>
              <w:marRight w:val="0"/>
              <w:marTop w:val="0"/>
              <w:marBottom w:val="0"/>
              <w:divBdr>
                <w:top w:val="none" w:sz="0" w:space="0" w:color="auto"/>
                <w:left w:val="none" w:sz="0" w:space="0" w:color="auto"/>
                <w:bottom w:val="none" w:sz="0" w:space="0" w:color="auto"/>
                <w:right w:val="none" w:sz="0" w:space="0" w:color="auto"/>
              </w:divBdr>
            </w:div>
            <w:div w:id="1752777578">
              <w:marLeft w:val="0"/>
              <w:marRight w:val="0"/>
              <w:marTop w:val="0"/>
              <w:marBottom w:val="0"/>
              <w:divBdr>
                <w:top w:val="none" w:sz="0" w:space="0" w:color="auto"/>
                <w:left w:val="none" w:sz="0" w:space="0" w:color="auto"/>
                <w:bottom w:val="none" w:sz="0" w:space="0" w:color="auto"/>
                <w:right w:val="none" w:sz="0" w:space="0" w:color="auto"/>
              </w:divBdr>
            </w:div>
            <w:div w:id="1247810190">
              <w:marLeft w:val="0"/>
              <w:marRight w:val="0"/>
              <w:marTop w:val="0"/>
              <w:marBottom w:val="0"/>
              <w:divBdr>
                <w:top w:val="none" w:sz="0" w:space="0" w:color="auto"/>
                <w:left w:val="none" w:sz="0" w:space="0" w:color="auto"/>
                <w:bottom w:val="none" w:sz="0" w:space="0" w:color="auto"/>
                <w:right w:val="none" w:sz="0" w:space="0" w:color="auto"/>
              </w:divBdr>
            </w:div>
            <w:div w:id="1423456584">
              <w:marLeft w:val="0"/>
              <w:marRight w:val="0"/>
              <w:marTop w:val="0"/>
              <w:marBottom w:val="0"/>
              <w:divBdr>
                <w:top w:val="none" w:sz="0" w:space="0" w:color="auto"/>
                <w:left w:val="none" w:sz="0" w:space="0" w:color="auto"/>
                <w:bottom w:val="none" w:sz="0" w:space="0" w:color="auto"/>
                <w:right w:val="none" w:sz="0" w:space="0" w:color="auto"/>
              </w:divBdr>
            </w:div>
            <w:div w:id="495417951">
              <w:marLeft w:val="0"/>
              <w:marRight w:val="0"/>
              <w:marTop w:val="0"/>
              <w:marBottom w:val="0"/>
              <w:divBdr>
                <w:top w:val="none" w:sz="0" w:space="0" w:color="auto"/>
                <w:left w:val="none" w:sz="0" w:space="0" w:color="auto"/>
                <w:bottom w:val="none" w:sz="0" w:space="0" w:color="auto"/>
                <w:right w:val="none" w:sz="0" w:space="0" w:color="auto"/>
              </w:divBdr>
            </w:div>
            <w:div w:id="803232362">
              <w:marLeft w:val="0"/>
              <w:marRight w:val="0"/>
              <w:marTop w:val="0"/>
              <w:marBottom w:val="0"/>
              <w:divBdr>
                <w:top w:val="none" w:sz="0" w:space="0" w:color="auto"/>
                <w:left w:val="none" w:sz="0" w:space="0" w:color="auto"/>
                <w:bottom w:val="none" w:sz="0" w:space="0" w:color="auto"/>
                <w:right w:val="none" w:sz="0" w:space="0" w:color="auto"/>
              </w:divBdr>
            </w:div>
            <w:div w:id="679352607">
              <w:marLeft w:val="0"/>
              <w:marRight w:val="0"/>
              <w:marTop w:val="0"/>
              <w:marBottom w:val="0"/>
              <w:divBdr>
                <w:top w:val="none" w:sz="0" w:space="0" w:color="auto"/>
                <w:left w:val="none" w:sz="0" w:space="0" w:color="auto"/>
                <w:bottom w:val="none" w:sz="0" w:space="0" w:color="auto"/>
                <w:right w:val="none" w:sz="0" w:space="0" w:color="auto"/>
              </w:divBdr>
            </w:div>
            <w:div w:id="1527910320">
              <w:marLeft w:val="0"/>
              <w:marRight w:val="0"/>
              <w:marTop w:val="0"/>
              <w:marBottom w:val="0"/>
              <w:divBdr>
                <w:top w:val="none" w:sz="0" w:space="0" w:color="auto"/>
                <w:left w:val="none" w:sz="0" w:space="0" w:color="auto"/>
                <w:bottom w:val="none" w:sz="0" w:space="0" w:color="auto"/>
                <w:right w:val="none" w:sz="0" w:space="0" w:color="auto"/>
              </w:divBdr>
            </w:div>
            <w:div w:id="1891459231">
              <w:marLeft w:val="0"/>
              <w:marRight w:val="0"/>
              <w:marTop w:val="0"/>
              <w:marBottom w:val="0"/>
              <w:divBdr>
                <w:top w:val="none" w:sz="0" w:space="0" w:color="auto"/>
                <w:left w:val="none" w:sz="0" w:space="0" w:color="auto"/>
                <w:bottom w:val="none" w:sz="0" w:space="0" w:color="auto"/>
                <w:right w:val="none" w:sz="0" w:space="0" w:color="auto"/>
              </w:divBdr>
            </w:div>
            <w:div w:id="1403798729">
              <w:marLeft w:val="0"/>
              <w:marRight w:val="0"/>
              <w:marTop w:val="0"/>
              <w:marBottom w:val="0"/>
              <w:divBdr>
                <w:top w:val="none" w:sz="0" w:space="0" w:color="auto"/>
                <w:left w:val="none" w:sz="0" w:space="0" w:color="auto"/>
                <w:bottom w:val="none" w:sz="0" w:space="0" w:color="auto"/>
                <w:right w:val="none" w:sz="0" w:space="0" w:color="auto"/>
              </w:divBdr>
            </w:div>
            <w:div w:id="1855612588">
              <w:marLeft w:val="0"/>
              <w:marRight w:val="0"/>
              <w:marTop w:val="0"/>
              <w:marBottom w:val="0"/>
              <w:divBdr>
                <w:top w:val="none" w:sz="0" w:space="0" w:color="auto"/>
                <w:left w:val="none" w:sz="0" w:space="0" w:color="auto"/>
                <w:bottom w:val="none" w:sz="0" w:space="0" w:color="auto"/>
                <w:right w:val="none" w:sz="0" w:space="0" w:color="auto"/>
              </w:divBdr>
            </w:div>
            <w:div w:id="1821458495">
              <w:marLeft w:val="0"/>
              <w:marRight w:val="0"/>
              <w:marTop w:val="0"/>
              <w:marBottom w:val="0"/>
              <w:divBdr>
                <w:top w:val="none" w:sz="0" w:space="0" w:color="auto"/>
                <w:left w:val="none" w:sz="0" w:space="0" w:color="auto"/>
                <w:bottom w:val="none" w:sz="0" w:space="0" w:color="auto"/>
                <w:right w:val="none" w:sz="0" w:space="0" w:color="auto"/>
              </w:divBdr>
            </w:div>
            <w:div w:id="1130054890">
              <w:marLeft w:val="0"/>
              <w:marRight w:val="0"/>
              <w:marTop w:val="0"/>
              <w:marBottom w:val="0"/>
              <w:divBdr>
                <w:top w:val="none" w:sz="0" w:space="0" w:color="auto"/>
                <w:left w:val="none" w:sz="0" w:space="0" w:color="auto"/>
                <w:bottom w:val="none" w:sz="0" w:space="0" w:color="auto"/>
                <w:right w:val="none" w:sz="0" w:space="0" w:color="auto"/>
              </w:divBdr>
            </w:div>
            <w:div w:id="1916434159">
              <w:marLeft w:val="0"/>
              <w:marRight w:val="0"/>
              <w:marTop w:val="0"/>
              <w:marBottom w:val="0"/>
              <w:divBdr>
                <w:top w:val="none" w:sz="0" w:space="0" w:color="auto"/>
                <w:left w:val="none" w:sz="0" w:space="0" w:color="auto"/>
                <w:bottom w:val="none" w:sz="0" w:space="0" w:color="auto"/>
                <w:right w:val="none" w:sz="0" w:space="0" w:color="auto"/>
              </w:divBdr>
            </w:div>
            <w:div w:id="1781611174">
              <w:marLeft w:val="0"/>
              <w:marRight w:val="0"/>
              <w:marTop w:val="0"/>
              <w:marBottom w:val="0"/>
              <w:divBdr>
                <w:top w:val="none" w:sz="0" w:space="0" w:color="auto"/>
                <w:left w:val="none" w:sz="0" w:space="0" w:color="auto"/>
                <w:bottom w:val="none" w:sz="0" w:space="0" w:color="auto"/>
                <w:right w:val="none" w:sz="0" w:space="0" w:color="auto"/>
              </w:divBdr>
            </w:div>
            <w:div w:id="104159978">
              <w:marLeft w:val="0"/>
              <w:marRight w:val="0"/>
              <w:marTop w:val="0"/>
              <w:marBottom w:val="0"/>
              <w:divBdr>
                <w:top w:val="none" w:sz="0" w:space="0" w:color="auto"/>
                <w:left w:val="none" w:sz="0" w:space="0" w:color="auto"/>
                <w:bottom w:val="none" w:sz="0" w:space="0" w:color="auto"/>
                <w:right w:val="none" w:sz="0" w:space="0" w:color="auto"/>
              </w:divBdr>
            </w:div>
            <w:div w:id="1798179686">
              <w:marLeft w:val="0"/>
              <w:marRight w:val="0"/>
              <w:marTop w:val="0"/>
              <w:marBottom w:val="0"/>
              <w:divBdr>
                <w:top w:val="none" w:sz="0" w:space="0" w:color="auto"/>
                <w:left w:val="none" w:sz="0" w:space="0" w:color="auto"/>
                <w:bottom w:val="none" w:sz="0" w:space="0" w:color="auto"/>
                <w:right w:val="none" w:sz="0" w:space="0" w:color="auto"/>
              </w:divBdr>
            </w:div>
            <w:div w:id="1251698677">
              <w:marLeft w:val="0"/>
              <w:marRight w:val="0"/>
              <w:marTop w:val="0"/>
              <w:marBottom w:val="0"/>
              <w:divBdr>
                <w:top w:val="none" w:sz="0" w:space="0" w:color="auto"/>
                <w:left w:val="none" w:sz="0" w:space="0" w:color="auto"/>
                <w:bottom w:val="none" w:sz="0" w:space="0" w:color="auto"/>
                <w:right w:val="none" w:sz="0" w:space="0" w:color="auto"/>
              </w:divBdr>
            </w:div>
            <w:div w:id="939996062">
              <w:marLeft w:val="0"/>
              <w:marRight w:val="0"/>
              <w:marTop w:val="0"/>
              <w:marBottom w:val="0"/>
              <w:divBdr>
                <w:top w:val="none" w:sz="0" w:space="0" w:color="auto"/>
                <w:left w:val="none" w:sz="0" w:space="0" w:color="auto"/>
                <w:bottom w:val="none" w:sz="0" w:space="0" w:color="auto"/>
                <w:right w:val="none" w:sz="0" w:space="0" w:color="auto"/>
              </w:divBdr>
            </w:div>
            <w:div w:id="1576283998">
              <w:marLeft w:val="0"/>
              <w:marRight w:val="0"/>
              <w:marTop w:val="0"/>
              <w:marBottom w:val="0"/>
              <w:divBdr>
                <w:top w:val="none" w:sz="0" w:space="0" w:color="auto"/>
                <w:left w:val="none" w:sz="0" w:space="0" w:color="auto"/>
                <w:bottom w:val="none" w:sz="0" w:space="0" w:color="auto"/>
                <w:right w:val="none" w:sz="0" w:space="0" w:color="auto"/>
              </w:divBdr>
            </w:div>
            <w:div w:id="1049184297">
              <w:marLeft w:val="0"/>
              <w:marRight w:val="0"/>
              <w:marTop w:val="0"/>
              <w:marBottom w:val="0"/>
              <w:divBdr>
                <w:top w:val="none" w:sz="0" w:space="0" w:color="auto"/>
                <w:left w:val="none" w:sz="0" w:space="0" w:color="auto"/>
                <w:bottom w:val="none" w:sz="0" w:space="0" w:color="auto"/>
                <w:right w:val="none" w:sz="0" w:space="0" w:color="auto"/>
              </w:divBdr>
            </w:div>
            <w:div w:id="1837843708">
              <w:marLeft w:val="0"/>
              <w:marRight w:val="0"/>
              <w:marTop w:val="0"/>
              <w:marBottom w:val="0"/>
              <w:divBdr>
                <w:top w:val="none" w:sz="0" w:space="0" w:color="auto"/>
                <w:left w:val="none" w:sz="0" w:space="0" w:color="auto"/>
                <w:bottom w:val="none" w:sz="0" w:space="0" w:color="auto"/>
                <w:right w:val="none" w:sz="0" w:space="0" w:color="auto"/>
              </w:divBdr>
            </w:div>
            <w:div w:id="17585369">
              <w:marLeft w:val="0"/>
              <w:marRight w:val="0"/>
              <w:marTop w:val="0"/>
              <w:marBottom w:val="0"/>
              <w:divBdr>
                <w:top w:val="none" w:sz="0" w:space="0" w:color="auto"/>
                <w:left w:val="none" w:sz="0" w:space="0" w:color="auto"/>
                <w:bottom w:val="none" w:sz="0" w:space="0" w:color="auto"/>
                <w:right w:val="none" w:sz="0" w:space="0" w:color="auto"/>
              </w:divBdr>
            </w:div>
            <w:div w:id="775910185">
              <w:marLeft w:val="0"/>
              <w:marRight w:val="0"/>
              <w:marTop w:val="0"/>
              <w:marBottom w:val="0"/>
              <w:divBdr>
                <w:top w:val="none" w:sz="0" w:space="0" w:color="auto"/>
                <w:left w:val="none" w:sz="0" w:space="0" w:color="auto"/>
                <w:bottom w:val="none" w:sz="0" w:space="0" w:color="auto"/>
                <w:right w:val="none" w:sz="0" w:space="0" w:color="auto"/>
              </w:divBdr>
            </w:div>
            <w:div w:id="520321024">
              <w:marLeft w:val="0"/>
              <w:marRight w:val="0"/>
              <w:marTop w:val="0"/>
              <w:marBottom w:val="0"/>
              <w:divBdr>
                <w:top w:val="none" w:sz="0" w:space="0" w:color="auto"/>
                <w:left w:val="none" w:sz="0" w:space="0" w:color="auto"/>
                <w:bottom w:val="none" w:sz="0" w:space="0" w:color="auto"/>
                <w:right w:val="none" w:sz="0" w:space="0" w:color="auto"/>
              </w:divBdr>
            </w:div>
            <w:div w:id="1102533771">
              <w:marLeft w:val="0"/>
              <w:marRight w:val="0"/>
              <w:marTop w:val="0"/>
              <w:marBottom w:val="0"/>
              <w:divBdr>
                <w:top w:val="none" w:sz="0" w:space="0" w:color="auto"/>
                <w:left w:val="none" w:sz="0" w:space="0" w:color="auto"/>
                <w:bottom w:val="none" w:sz="0" w:space="0" w:color="auto"/>
                <w:right w:val="none" w:sz="0" w:space="0" w:color="auto"/>
              </w:divBdr>
            </w:div>
            <w:div w:id="2062047872">
              <w:marLeft w:val="0"/>
              <w:marRight w:val="0"/>
              <w:marTop w:val="0"/>
              <w:marBottom w:val="0"/>
              <w:divBdr>
                <w:top w:val="none" w:sz="0" w:space="0" w:color="auto"/>
                <w:left w:val="none" w:sz="0" w:space="0" w:color="auto"/>
                <w:bottom w:val="none" w:sz="0" w:space="0" w:color="auto"/>
                <w:right w:val="none" w:sz="0" w:space="0" w:color="auto"/>
              </w:divBdr>
            </w:div>
            <w:div w:id="318197982">
              <w:marLeft w:val="0"/>
              <w:marRight w:val="0"/>
              <w:marTop w:val="0"/>
              <w:marBottom w:val="0"/>
              <w:divBdr>
                <w:top w:val="none" w:sz="0" w:space="0" w:color="auto"/>
                <w:left w:val="none" w:sz="0" w:space="0" w:color="auto"/>
                <w:bottom w:val="none" w:sz="0" w:space="0" w:color="auto"/>
                <w:right w:val="none" w:sz="0" w:space="0" w:color="auto"/>
              </w:divBdr>
            </w:div>
            <w:div w:id="11882557">
              <w:marLeft w:val="0"/>
              <w:marRight w:val="0"/>
              <w:marTop w:val="0"/>
              <w:marBottom w:val="0"/>
              <w:divBdr>
                <w:top w:val="none" w:sz="0" w:space="0" w:color="auto"/>
                <w:left w:val="none" w:sz="0" w:space="0" w:color="auto"/>
                <w:bottom w:val="none" w:sz="0" w:space="0" w:color="auto"/>
                <w:right w:val="none" w:sz="0" w:space="0" w:color="auto"/>
              </w:divBdr>
            </w:div>
            <w:div w:id="1113286964">
              <w:marLeft w:val="0"/>
              <w:marRight w:val="0"/>
              <w:marTop w:val="0"/>
              <w:marBottom w:val="0"/>
              <w:divBdr>
                <w:top w:val="none" w:sz="0" w:space="0" w:color="auto"/>
                <w:left w:val="none" w:sz="0" w:space="0" w:color="auto"/>
                <w:bottom w:val="none" w:sz="0" w:space="0" w:color="auto"/>
                <w:right w:val="none" w:sz="0" w:space="0" w:color="auto"/>
              </w:divBdr>
            </w:div>
            <w:div w:id="472795548">
              <w:marLeft w:val="0"/>
              <w:marRight w:val="0"/>
              <w:marTop w:val="0"/>
              <w:marBottom w:val="0"/>
              <w:divBdr>
                <w:top w:val="none" w:sz="0" w:space="0" w:color="auto"/>
                <w:left w:val="none" w:sz="0" w:space="0" w:color="auto"/>
                <w:bottom w:val="none" w:sz="0" w:space="0" w:color="auto"/>
                <w:right w:val="none" w:sz="0" w:space="0" w:color="auto"/>
              </w:divBdr>
            </w:div>
            <w:div w:id="222955123">
              <w:marLeft w:val="0"/>
              <w:marRight w:val="0"/>
              <w:marTop w:val="0"/>
              <w:marBottom w:val="0"/>
              <w:divBdr>
                <w:top w:val="none" w:sz="0" w:space="0" w:color="auto"/>
                <w:left w:val="none" w:sz="0" w:space="0" w:color="auto"/>
                <w:bottom w:val="none" w:sz="0" w:space="0" w:color="auto"/>
                <w:right w:val="none" w:sz="0" w:space="0" w:color="auto"/>
              </w:divBdr>
            </w:div>
            <w:div w:id="1889296370">
              <w:marLeft w:val="0"/>
              <w:marRight w:val="0"/>
              <w:marTop w:val="0"/>
              <w:marBottom w:val="0"/>
              <w:divBdr>
                <w:top w:val="none" w:sz="0" w:space="0" w:color="auto"/>
                <w:left w:val="none" w:sz="0" w:space="0" w:color="auto"/>
                <w:bottom w:val="none" w:sz="0" w:space="0" w:color="auto"/>
                <w:right w:val="none" w:sz="0" w:space="0" w:color="auto"/>
              </w:divBdr>
            </w:div>
            <w:div w:id="1894540927">
              <w:marLeft w:val="0"/>
              <w:marRight w:val="0"/>
              <w:marTop w:val="0"/>
              <w:marBottom w:val="0"/>
              <w:divBdr>
                <w:top w:val="none" w:sz="0" w:space="0" w:color="auto"/>
                <w:left w:val="none" w:sz="0" w:space="0" w:color="auto"/>
                <w:bottom w:val="none" w:sz="0" w:space="0" w:color="auto"/>
                <w:right w:val="none" w:sz="0" w:space="0" w:color="auto"/>
              </w:divBdr>
            </w:div>
            <w:div w:id="825438605">
              <w:marLeft w:val="0"/>
              <w:marRight w:val="0"/>
              <w:marTop w:val="0"/>
              <w:marBottom w:val="0"/>
              <w:divBdr>
                <w:top w:val="none" w:sz="0" w:space="0" w:color="auto"/>
                <w:left w:val="none" w:sz="0" w:space="0" w:color="auto"/>
                <w:bottom w:val="none" w:sz="0" w:space="0" w:color="auto"/>
                <w:right w:val="none" w:sz="0" w:space="0" w:color="auto"/>
              </w:divBdr>
            </w:div>
            <w:div w:id="330258276">
              <w:marLeft w:val="0"/>
              <w:marRight w:val="0"/>
              <w:marTop w:val="0"/>
              <w:marBottom w:val="0"/>
              <w:divBdr>
                <w:top w:val="none" w:sz="0" w:space="0" w:color="auto"/>
                <w:left w:val="none" w:sz="0" w:space="0" w:color="auto"/>
                <w:bottom w:val="none" w:sz="0" w:space="0" w:color="auto"/>
                <w:right w:val="none" w:sz="0" w:space="0" w:color="auto"/>
              </w:divBdr>
            </w:div>
            <w:div w:id="739786485">
              <w:marLeft w:val="0"/>
              <w:marRight w:val="0"/>
              <w:marTop w:val="0"/>
              <w:marBottom w:val="0"/>
              <w:divBdr>
                <w:top w:val="none" w:sz="0" w:space="0" w:color="auto"/>
                <w:left w:val="none" w:sz="0" w:space="0" w:color="auto"/>
                <w:bottom w:val="none" w:sz="0" w:space="0" w:color="auto"/>
                <w:right w:val="none" w:sz="0" w:space="0" w:color="auto"/>
              </w:divBdr>
            </w:div>
            <w:div w:id="1513302534">
              <w:marLeft w:val="0"/>
              <w:marRight w:val="0"/>
              <w:marTop w:val="0"/>
              <w:marBottom w:val="0"/>
              <w:divBdr>
                <w:top w:val="none" w:sz="0" w:space="0" w:color="auto"/>
                <w:left w:val="none" w:sz="0" w:space="0" w:color="auto"/>
                <w:bottom w:val="none" w:sz="0" w:space="0" w:color="auto"/>
                <w:right w:val="none" w:sz="0" w:space="0" w:color="auto"/>
              </w:divBdr>
            </w:div>
            <w:div w:id="1290011957">
              <w:marLeft w:val="0"/>
              <w:marRight w:val="0"/>
              <w:marTop w:val="0"/>
              <w:marBottom w:val="0"/>
              <w:divBdr>
                <w:top w:val="none" w:sz="0" w:space="0" w:color="auto"/>
                <w:left w:val="none" w:sz="0" w:space="0" w:color="auto"/>
                <w:bottom w:val="none" w:sz="0" w:space="0" w:color="auto"/>
                <w:right w:val="none" w:sz="0" w:space="0" w:color="auto"/>
              </w:divBdr>
            </w:div>
            <w:div w:id="1009991277">
              <w:marLeft w:val="0"/>
              <w:marRight w:val="0"/>
              <w:marTop w:val="0"/>
              <w:marBottom w:val="0"/>
              <w:divBdr>
                <w:top w:val="none" w:sz="0" w:space="0" w:color="auto"/>
                <w:left w:val="none" w:sz="0" w:space="0" w:color="auto"/>
                <w:bottom w:val="none" w:sz="0" w:space="0" w:color="auto"/>
                <w:right w:val="none" w:sz="0" w:space="0" w:color="auto"/>
              </w:divBdr>
            </w:div>
            <w:div w:id="91169575">
              <w:marLeft w:val="0"/>
              <w:marRight w:val="0"/>
              <w:marTop w:val="0"/>
              <w:marBottom w:val="0"/>
              <w:divBdr>
                <w:top w:val="none" w:sz="0" w:space="0" w:color="auto"/>
                <w:left w:val="none" w:sz="0" w:space="0" w:color="auto"/>
                <w:bottom w:val="none" w:sz="0" w:space="0" w:color="auto"/>
                <w:right w:val="none" w:sz="0" w:space="0" w:color="auto"/>
              </w:divBdr>
            </w:div>
            <w:div w:id="570432739">
              <w:marLeft w:val="0"/>
              <w:marRight w:val="0"/>
              <w:marTop w:val="0"/>
              <w:marBottom w:val="0"/>
              <w:divBdr>
                <w:top w:val="none" w:sz="0" w:space="0" w:color="auto"/>
                <w:left w:val="none" w:sz="0" w:space="0" w:color="auto"/>
                <w:bottom w:val="none" w:sz="0" w:space="0" w:color="auto"/>
                <w:right w:val="none" w:sz="0" w:space="0" w:color="auto"/>
              </w:divBdr>
            </w:div>
            <w:div w:id="1308587980">
              <w:marLeft w:val="0"/>
              <w:marRight w:val="0"/>
              <w:marTop w:val="0"/>
              <w:marBottom w:val="0"/>
              <w:divBdr>
                <w:top w:val="none" w:sz="0" w:space="0" w:color="auto"/>
                <w:left w:val="none" w:sz="0" w:space="0" w:color="auto"/>
                <w:bottom w:val="none" w:sz="0" w:space="0" w:color="auto"/>
                <w:right w:val="none" w:sz="0" w:space="0" w:color="auto"/>
              </w:divBdr>
            </w:div>
            <w:div w:id="1796564275">
              <w:marLeft w:val="0"/>
              <w:marRight w:val="0"/>
              <w:marTop w:val="0"/>
              <w:marBottom w:val="0"/>
              <w:divBdr>
                <w:top w:val="none" w:sz="0" w:space="0" w:color="auto"/>
                <w:left w:val="none" w:sz="0" w:space="0" w:color="auto"/>
                <w:bottom w:val="none" w:sz="0" w:space="0" w:color="auto"/>
                <w:right w:val="none" w:sz="0" w:space="0" w:color="auto"/>
              </w:divBdr>
            </w:div>
            <w:div w:id="185872786">
              <w:marLeft w:val="0"/>
              <w:marRight w:val="0"/>
              <w:marTop w:val="0"/>
              <w:marBottom w:val="0"/>
              <w:divBdr>
                <w:top w:val="none" w:sz="0" w:space="0" w:color="auto"/>
                <w:left w:val="none" w:sz="0" w:space="0" w:color="auto"/>
                <w:bottom w:val="none" w:sz="0" w:space="0" w:color="auto"/>
                <w:right w:val="none" w:sz="0" w:space="0" w:color="auto"/>
              </w:divBdr>
            </w:div>
            <w:div w:id="981278641">
              <w:marLeft w:val="0"/>
              <w:marRight w:val="0"/>
              <w:marTop w:val="0"/>
              <w:marBottom w:val="0"/>
              <w:divBdr>
                <w:top w:val="none" w:sz="0" w:space="0" w:color="auto"/>
                <w:left w:val="none" w:sz="0" w:space="0" w:color="auto"/>
                <w:bottom w:val="none" w:sz="0" w:space="0" w:color="auto"/>
                <w:right w:val="none" w:sz="0" w:space="0" w:color="auto"/>
              </w:divBdr>
            </w:div>
            <w:div w:id="1618221374">
              <w:marLeft w:val="0"/>
              <w:marRight w:val="0"/>
              <w:marTop w:val="0"/>
              <w:marBottom w:val="0"/>
              <w:divBdr>
                <w:top w:val="none" w:sz="0" w:space="0" w:color="auto"/>
                <w:left w:val="none" w:sz="0" w:space="0" w:color="auto"/>
                <w:bottom w:val="none" w:sz="0" w:space="0" w:color="auto"/>
                <w:right w:val="none" w:sz="0" w:space="0" w:color="auto"/>
              </w:divBdr>
            </w:div>
            <w:div w:id="1544445657">
              <w:marLeft w:val="0"/>
              <w:marRight w:val="0"/>
              <w:marTop w:val="0"/>
              <w:marBottom w:val="0"/>
              <w:divBdr>
                <w:top w:val="none" w:sz="0" w:space="0" w:color="auto"/>
                <w:left w:val="none" w:sz="0" w:space="0" w:color="auto"/>
                <w:bottom w:val="none" w:sz="0" w:space="0" w:color="auto"/>
                <w:right w:val="none" w:sz="0" w:space="0" w:color="auto"/>
              </w:divBdr>
            </w:div>
            <w:div w:id="1489588011">
              <w:marLeft w:val="0"/>
              <w:marRight w:val="0"/>
              <w:marTop w:val="0"/>
              <w:marBottom w:val="0"/>
              <w:divBdr>
                <w:top w:val="none" w:sz="0" w:space="0" w:color="auto"/>
                <w:left w:val="none" w:sz="0" w:space="0" w:color="auto"/>
                <w:bottom w:val="none" w:sz="0" w:space="0" w:color="auto"/>
                <w:right w:val="none" w:sz="0" w:space="0" w:color="auto"/>
              </w:divBdr>
            </w:div>
            <w:div w:id="1365785250">
              <w:marLeft w:val="0"/>
              <w:marRight w:val="0"/>
              <w:marTop w:val="0"/>
              <w:marBottom w:val="0"/>
              <w:divBdr>
                <w:top w:val="none" w:sz="0" w:space="0" w:color="auto"/>
                <w:left w:val="none" w:sz="0" w:space="0" w:color="auto"/>
                <w:bottom w:val="none" w:sz="0" w:space="0" w:color="auto"/>
                <w:right w:val="none" w:sz="0" w:space="0" w:color="auto"/>
              </w:divBdr>
            </w:div>
            <w:div w:id="2136412885">
              <w:marLeft w:val="0"/>
              <w:marRight w:val="0"/>
              <w:marTop w:val="0"/>
              <w:marBottom w:val="0"/>
              <w:divBdr>
                <w:top w:val="none" w:sz="0" w:space="0" w:color="auto"/>
                <w:left w:val="none" w:sz="0" w:space="0" w:color="auto"/>
                <w:bottom w:val="none" w:sz="0" w:space="0" w:color="auto"/>
                <w:right w:val="none" w:sz="0" w:space="0" w:color="auto"/>
              </w:divBdr>
            </w:div>
            <w:div w:id="1950967838">
              <w:marLeft w:val="0"/>
              <w:marRight w:val="0"/>
              <w:marTop w:val="0"/>
              <w:marBottom w:val="0"/>
              <w:divBdr>
                <w:top w:val="none" w:sz="0" w:space="0" w:color="auto"/>
                <w:left w:val="none" w:sz="0" w:space="0" w:color="auto"/>
                <w:bottom w:val="none" w:sz="0" w:space="0" w:color="auto"/>
                <w:right w:val="none" w:sz="0" w:space="0" w:color="auto"/>
              </w:divBdr>
            </w:div>
            <w:div w:id="1878159195">
              <w:marLeft w:val="0"/>
              <w:marRight w:val="0"/>
              <w:marTop w:val="0"/>
              <w:marBottom w:val="0"/>
              <w:divBdr>
                <w:top w:val="none" w:sz="0" w:space="0" w:color="auto"/>
                <w:left w:val="none" w:sz="0" w:space="0" w:color="auto"/>
                <w:bottom w:val="none" w:sz="0" w:space="0" w:color="auto"/>
                <w:right w:val="none" w:sz="0" w:space="0" w:color="auto"/>
              </w:divBdr>
            </w:div>
            <w:div w:id="679351772">
              <w:marLeft w:val="0"/>
              <w:marRight w:val="0"/>
              <w:marTop w:val="0"/>
              <w:marBottom w:val="0"/>
              <w:divBdr>
                <w:top w:val="none" w:sz="0" w:space="0" w:color="auto"/>
                <w:left w:val="none" w:sz="0" w:space="0" w:color="auto"/>
                <w:bottom w:val="none" w:sz="0" w:space="0" w:color="auto"/>
                <w:right w:val="none" w:sz="0" w:space="0" w:color="auto"/>
              </w:divBdr>
            </w:div>
            <w:div w:id="575163488">
              <w:marLeft w:val="0"/>
              <w:marRight w:val="0"/>
              <w:marTop w:val="0"/>
              <w:marBottom w:val="0"/>
              <w:divBdr>
                <w:top w:val="none" w:sz="0" w:space="0" w:color="auto"/>
                <w:left w:val="none" w:sz="0" w:space="0" w:color="auto"/>
                <w:bottom w:val="none" w:sz="0" w:space="0" w:color="auto"/>
                <w:right w:val="none" w:sz="0" w:space="0" w:color="auto"/>
              </w:divBdr>
            </w:div>
            <w:div w:id="227884732">
              <w:marLeft w:val="0"/>
              <w:marRight w:val="0"/>
              <w:marTop w:val="0"/>
              <w:marBottom w:val="0"/>
              <w:divBdr>
                <w:top w:val="none" w:sz="0" w:space="0" w:color="auto"/>
                <w:left w:val="none" w:sz="0" w:space="0" w:color="auto"/>
                <w:bottom w:val="none" w:sz="0" w:space="0" w:color="auto"/>
                <w:right w:val="none" w:sz="0" w:space="0" w:color="auto"/>
              </w:divBdr>
            </w:div>
            <w:div w:id="1373768952">
              <w:marLeft w:val="0"/>
              <w:marRight w:val="0"/>
              <w:marTop w:val="0"/>
              <w:marBottom w:val="0"/>
              <w:divBdr>
                <w:top w:val="none" w:sz="0" w:space="0" w:color="auto"/>
                <w:left w:val="none" w:sz="0" w:space="0" w:color="auto"/>
                <w:bottom w:val="none" w:sz="0" w:space="0" w:color="auto"/>
                <w:right w:val="none" w:sz="0" w:space="0" w:color="auto"/>
              </w:divBdr>
            </w:div>
            <w:div w:id="2131389188">
              <w:marLeft w:val="0"/>
              <w:marRight w:val="0"/>
              <w:marTop w:val="0"/>
              <w:marBottom w:val="0"/>
              <w:divBdr>
                <w:top w:val="none" w:sz="0" w:space="0" w:color="auto"/>
                <w:left w:val="none" w:sz="0" w:space="0" w:color="auto"/>
                <w:bottom w:val="none" w:sz="0" w:space="0" w:color="auto"/>
                <w:right w:val="none" w:sz="0" w:space="0" w:color="auto"/>
              </w:divBdr>
            </w:div>
            <w:div w:id="400249058">
              <w:marLeft w:val="0"/>
              <w:marRight w:val="0"/>
              <w:marTop w:val="0"/>
              <w:marBottom w:val="0"/>
              <w:divBdr>
                <w:top w:val="none" w:sz="0" w:space="0" w:color="auto"/>
                <w:left w:val="none" w:sz="0" w:space="0" w:color="auto"/>
                <w:bottom w:val="none" w:sz="0" w:space="0" w:color="auto"/>
                <w:right w:val="none" w:sz="0" w:space="0" w:color="auto"/>
              </w:divBdr>
            </w:div>
            <w:div w:id="113134098">
              <w:marLeft w:val="0"/>
              <w:marRight w:val="0"/>
              <w:marTop w:val="0"/>
              <w:marBottom w:val="0"/>
              <w:divBdr>
                <w:top w:val="none" w:sz="0" w:space="0" w:color="auto"/>
                <w:left w:val="none" w:sz="0" w:space="0" w:color="auto"/>
                <w:bottom w:val="none" w:sz="0" w:space="0" w:color="auto"/>
                <w:right w:val="none" w:sz="0" w:space="0" w:color="auto"/>
              </w:divBdr>
            </w:div>
            <w:div w:id="680814214">
              <w:marLeft w:val="0"/>
              <w:marRight w:val="0"/>
              <w:marTop w:val="0"/>
              <w:marBottom w:val="0"/>
              <w:divBdr>
                <w:top w:val="none" w:sz="0" w:space="0" w:color="auto"/>
                <w:left w:val="none" w:sz="0" w:space="0" w:color="auto"/>
                <w:bottom w:val="none" w:sz="0" w:space="0" w:color="auto"/>
                <w:right w:val="none" w:sz="0" w:space="0" w:color="auto"/>
              </w:divBdr>
            </w:div>
            <w:div w:id="1146825233">
              <w:marLeft w:val="0"/>
              <w:marRight w:val="0"/>
              <w:marTop w:val="0"/>
              <w:marBottom w:val="0"/>
              <w:divBdr>
                <w:top w:val="none" w:sz="0" w:space="0" w:color="auto"/>
                <w:left w:val="none" w:sz="0" w:space="0" w:color="auto"/>
                <w:bottom w:val="none" w:sz="0" w:space="0" w:color="auto"/>
                <w:right w:val="none" w:sz="0" w:space="0" w:color="auto"/>
              </w:divBdr>
            </w:div>
            <w:div w:id="1721781569">
              <w:marLeft w:val="0"/>
              <w:marRight w:val="0"/>
              <w:marTop w:val="0"/>
              <w:marBottom w:val="0"/>
              <w:divBdr>
                <w:top w:val="none" w:sz="0" w:space="0" w:color="auto"/>
                <w:left w:val="none" w:sz="0" w:space="0" w:color="auto"/>
                <w:bottom w:val="none" w:sz="0" w:space="0" w:color="auto"/>
                <w:right w:val="none" w:sz="0" w:space="0" w:color="auto"/>
              </w:divBdr>
            </w:div>
            <w:div w:id="1439328259">
              <w:marLeft w:val="0"/>
              <w:marRight w:val="0"/>
              <w:marTop w:val="0"/>
              <w:marBottom w:val="0"/>
              <w:divBdr>
                <w:top w:val="none" w:sz="0" w:space="0" w:color="auto"/>
                <w:left w:val="none" w:sz="0" w:space="0" w:color="auto"/>
                <w:bottom w:val="none" w:sz="0" w:space="0" w:color="auto"/>
                <w:right w:val="none" w:sz="0" w:space="0" w:color="auto"/>
              </w:divBdr>
            </w:div>
            <w:div w:id="1349403003">
              <w:marLeft w:val="0"/>
              <w:marRight w:val="0"/>
              <w:marTop w:val="0"/>
              <w:marBottom w:val="0"/>
              <w:divBdr>
                <w:top w:val="none" w:sz="0" w:space="0" w:color="auto"/>
                <w:left w:val="none" w:sz="0" w:space="0" w:color="auto"/>
                <w:bottom w:val="none" w:sz="0" w:space="0" w:color="auto"/>
                <w:right w:val="none" w:sz="0" w:space="0" w:color="auto"/>
              </w:divBdr>
            </w:div>
            <w:div w:id="779951248">
              <w:marLeft w:val="0"/>
              <w:marRight w:val="0"/>
              <w:marTop w:val="0"/>
              <w:marBottom w:val="0"/>
              <w:divBdr>
                <w:top w:val="none" w:sz="0" w:space="0" w:color="auto"/>
                <w:left w:val="none" w:sz="0" w:space="0" w:color="auto"/>
                <w:bottom w:val="none" w:sz="0" w:space="0" w:color="auto"/>
                <w:right w:val="none" w:sz="0" w:space="0" w:color="auto"/>
              </w:divBdr>
            </w:div>
            <w:div w:id="1476607534">
              <w:marLeft w:val="0"/>
              <w:marRight w:val="0"/>
              <w:marTop w:val="0"/>
              <w:marBottom w:val="0"/>
              <w:divBdr>
                <w:top w:val="none" w:sz="0" w:space="0" w:color="auto"/>
                <w:left w:val="none" w:sz="0" w:space="0" w:color="auto"/>
                <w:bottom w:val="none" w:sz="0" w:space="0" w:color="auto"/>
                <w:right w:val="none" w:sz="0" w:space="0" w:color="auto"/>
              </w:divBdr>
            </w:div>
            <w:div w:id="13387852">
              <w:marLeft w:val="0"/>
              <w:marRight w:val="0"/>
              <w:marTop w:val="0"/>
              <w:marBottom w:val="0"/>
              <w:divBdr>
                <w:top w:val="none" w:sz="0" w:space="0" w:color="auto"/>
                <w:left w:val="none" w:sz="0" w:space="0" w:color="auto"/>
                <w:bottom w:val="none" w:sz="0" w:space="0" w:color="auto"/>
                <w:right w:val="none" w:sz="0" w:space="0" w:color="auto"/>
              </w:divBdr>
            </w:div>
            <w:div w:id="492255459">
              <w:marLeft w:val="0"/>
              <w:marRight w:val="0"/>
              <w:marTop w:val="0"/>
              <w:marBottom w:val="0"/>
              <w:divBdr>
                <w:top w:val="none" w:sz="0" w:space="0" w:color="auto"/>
                <w:left w:val="none" w:sz="0" w:space="0" w:color="auto"/>
                <w:bottom w:val="none" w:sz="0" w:space="0" w:color="auto"/>
                <w:right w:val="none" w:sz="0" w:space="0" w:color="auto"/>
              </w:divBdr>
            </w:div>
            <w:div w:id="1845627650">
              <w:marLeft w:val="0"/>
              <w:marRight w:val="0"/>
              <w:marTop w:val="0"/>
              <w:marBottom w:val="0"/>
              <w:divBdr>
                <w:top w:val="none" w:sz="0" w:space="0" w:color="auto"/>
                <w:left w:val="none" w:sz="0" w:space="0" w:color="auto"/>
                <w:bottom w:val="none" w:sz="0" w:space="0" w:color="auto"/>
                <w:right w:val="none" w:sz="0" w:space="0" w:color="auto"/>
              </w:divBdr>
            </w:div>
            <w:div w:id="1177617295">
              <w:marLeft w:val="0"/>
              <w:marRight w:val="0"/>
              <w:marTop w:val="0"/>
              <w:marBottom w:val="0"/>
              <w:divBdr>
                <w:top w:val="none" w:sz="0" w:space="0" w:color="auto"/>
                <w:left w:val="none" w:sz="0" w:space="0" w:color="auto"/>
                <w:bottom w:val="none" w:sz="0" w:space="0" w:color="auto"/>
                <w:right w:val="none" w:sz="0" w:space="0" w:color="auto"/>
              </w:divBdr>
            </w:div>
            <w:div w:id="89132628">
              <w:marLeft w:val="0"/>
              <w:marRight w:val="0"/>
              <w:marTop w:val="0"/>
              <w:marBottom w:val="0"/>
              <w:divBdr>
                <w:top w:val="none" w:sz="0" w:space="0" w:color="auto"/>
                <w:left w:val="none" w:sz="0" w:space="0" w:color="auto"/>
                <w:bottom w:val="none" w:sz="0" w:space="0" w:color="auto"/>
                <w:right w:val="none" w:sz="0" w:space="0" w:color="auto"/>
              </w:divBdr>
            </w:div>
            <w:div w:id="1000234133">
              <w:marLeft w:val="0"/>
              <w:marRight w:val="0"/>
              <w:marTop w:val="0"/>
              <w:marBottom w:val="0"/>
              <w:divBdr>
                <w:top w:val="none" w:sz="0" w:space="0" w:color="auto"/>
                <w:left w:val="none" w:sz="0" w:space="0" w:color="auto"/>
                <w:bottom w:val="none" w:sz="0" w:space="0" w:color="auto"/>
                <w:right w:val="none" w:sz="0" w:space="0" w:color="auto"/>
              </w:divBdr>
            </w:div>
            <w:div w:id="1698266147">
              <w:marLeft w:val="0"/>
              <w:marRight w:val="0"/>
              <w:marTop w:val="0"/>
              <w:marBottom w:val="0"/>
              <w:divBdr>
                <w:top w:val="none" w:sz="0" w:space="0" w:color="auto"/>
                <w:left w:val="none" w:sz="0" w:space="0" w:color="auto"/>
                <w:bottom w:val="none" w:sz="0" w:space="0" w:color="auto"/>
                <w:right w:val="none" w:sz="0" w:space="0" w:color="auto"/>
              </w:divBdr>
            </w:div>
            <w:div w:id="2123763265">
              <w:marLeft w:val="0"/>
              <w:marRight w:val="0"/>
              <w:marTop w:val="0"/>
              <w:marBottom w:val="0"/>
              <w:divBdr>
                <w:top w:val="none" w:sz="0" w:space="0" w:color="auto"/>
                <w:left w:val="none" w:sz="0" w:space="0" w:color="auto"/>
                <w:bottom w:val="none" w:sz="0" w:space="0" w:color="auto"/>
                <w:right w:val="none" w:sz="0" w:space="0" w:color="auto"/>
              </w:divBdr>
            </w:div>
            <w:div w:id="1443069943">
              <w:marLeft w:val="0"/>
              <w:marRight w:val="0"/>
              <w:marTop w:val="0"/>
              <w:marBottom w:val="0"/>
              <w:divBdr>
                <w:top w:val="none" w:sz="0" w:space="0" w:color="auto"/>
                <w:left w:val="none" w:sz="0" w:space="0" w:color="auto"/>
                <w:bottom w:val="none" w:sz="0" w:space="0" w:color="auto"/>
                <w:right w:val="none" w:sz="0" w:space="0" w:color="auto"/>
              </w:divBdr>
            </w:div>
            <w:div w:id="1127821874">
              <w:marLeft w:val="0"/>
              <w:marRight w:val="0"/>
              <w:marTop w:val="0"/>
              <w:marBottom w:val="0"/>
              <w:divBdr>
                <w:top w:val="none" w:sz="0" w:space="0" w:color="auto"/>
                <w:left w:val="none" w:sz="0" w:space="0" w:color="auto"/>
                <w:bottom w:val="none" w:sz="0" w:space="0" w:color="auto"/>
                <w:right w:val="none" w:sz="0" w:space="0" w:color="auto"/>
              </w:divBdr>
            </w:div>
            <w:div w:id="1170562314">
              <w:marLeft w:val="0"/>
              <w:marRight w:val="0"/>
              <w:marTop w:val="0"/>
              <w:marBottom w:val="0"/>
              <w:divBdr>
                <w:top w:val="none" w:sz="0" w:space="0" w:color="auto"/>
                <w:left w:val="none" w:sz="0" w:space="0" w:color="auto"/>
                <w:bottom w:val="none" w:sz="0" w:space="0" w:color="auto"/>
                <w:right w:val="none" w:sz="0" w:space="0" w:color="auto"/>
              </w:divBdr>
            </w:div>
            <w:div w:id="1500804369">
              <w:marLeft w:val="0"/>
              <w:marRight w:val="0"/>
              <w:marTop w:val="0"/>
              <w:marBottom w:val="0"/>
              <w:divBdr>
                <w:top w:val="none" w:sz="0" w:space="0" w:color="auto"/>
                <w:left w:val="none" w:sz="0" w:space="0" w:color="auto"/>
                <w:bottom w:val="none" w:sz="0" w:space="0" w:color="auto"/>
                <w:right w:val="none" w:sz="0" w:space="0" w:color="auto"/>
              </w:divBdr>
            </w:div>
            <w:div w:id="707411692">
              <w:marLeft w:val="0"/>
              <w:marRight w:val="0"/>
              <w:marTop w:val="0"/>
              <w:marBottom w:val="0"/>
              <w:divBdr>
                <w:top w:val="none" w:sz="0" w:space="0" w:color="auto"/>
                <w:left w:val="none" w:sz="0" w:space="0" w:color="auto"/>
                <w:bottom w:val="none" w:sz="0" w:space="0" w:color="auto"/>
                <w:right w:val="none" w:sz="0" w:space="0" w:color="auto"/>
              </w:divBdr>
            </w:div>
            <w:div w:id="2047754537">
              <w:marLeft w:val="0"/>
              <w:marRight w:val="0"/>
              <w:marTop w:val="0"/>
              <w:marBottom w:val="0"/>
              <w:divBdr>
                <w:top w:val="none" w:sz="0" w:space="0" w:color="auto"/>
                <w:left w:val="none" w:sz="0" w:space="0" w:color="auto"/>
                <w:bottom w:val="none" w:sz="0" w:space="0" w:color="auto"/>
                <w:right w:val="none" w:sz="0" w:space="0" w:color="auto"/>
              </w:divBdr>
            </w:div>
            <w:div w:id="1728339373">
              <w:marLeft w:val="0"/>
              <w:marRight w:val="0"/>
              <w:marTop w:val="0"/>
              <w:marBottom w:val="0"/>
              <w:divBdr>
                <w:top w:val="none" w:sz="0" w:space="0" w:color="auto"/>
                <w:left w:val="none" w:sz="0" w:space="0" w:color="auto"/>
                <w:bottom w:val="none" w:sz="0" w:space="0" w:color="auto"/>
                <w:right w:val="none" w:sz="0" w:space="0" w:color="auto"/>
              </w:divBdr>
            </w:div>
            <w:div w:id="1324893853">
              <w:marLeft w:val="0"/>
              <w:marRight w:val="0"/>
              <w:marTop w:val="0"/>
              <w:marBottom w:val="0"/>
              <w:divBdr>
                <w:top w:val="none" w:sz="0" w:space="0" w:color="auto"/>
                <w:left w:val="none" w:sz="0" w:space="0" w:color="auto"/>
                <w:bottom w:val="none" w:sz="0" w:space="0" w:color="auto"/>
                <w:right w:val="none" w:sz="0" w:space="0" w:color="auto"/>
              </w:divBdr>
            </w:div>
            <w:div w:id="140461973">
              <w:marLeft w:val="0"/>
              <w:marRight w:val="0"/>
              <w:marTop w:val="0"/>
              <w:marBottom w:val="0"/>
              <w:divBdr>
                <w:top w:val="none" w:sz="0" w:space="0" w:color="auto"/>
                <w:left w:val="none" w:sz="0" w:space="0" w:color="auto"/>
                <w:bottom w:val="none" w:sz="0" w:space="0" w:color="auto"/>
                <w:right w:val="none" w:sz="0" w:space="0" w:color="auto"/>
              </w:divBdr>
            </w:div>
            <w:div w:id="1196625148">
              <w:marLeft w:val="0"/>
              <w:marRight w:val="0"/>
              <w:marTop w:val="0"/>
              <w:marBottom w:val="0"/>
              <w:divBdr>
                <w:top w:val="none" w:sz="0" w:space="0" w:color="auto"/>
                <w:left w:val="none" w:sz="0" w:space="0" w:color="auto"/>
                <w:bottom w:val="none" w:sz="0" w:space="0" w:color="auto"/>
                <w:right w:val="none" w:sz="0" w:space="0" w:color="auto"/>
              </w:divBdr>
            </w:div>
            <w:div w:id="451553731">
              <w:marLeft w:val="0"/>
              <w:marRight w:val="0"/>
              <w:marTop w:val="0"/>
              <w:marBottom w:val="0"/>
              <w:divBdr>
                <w:top w:val="none" w:sz="0" w:space="0" w:color="auto"/>
                <w:left w:val="none" w:sz="0" w:space="0" w:color="auto"/>
                <w:bottom w:val="none" w:sz="0" w:space="0" w:color="auto"/>
                <w:right w:val="none" w:sz="0" w:space="0" w:color="auto"/>
              </w:divBdr>
            </w:div>
            <w:div w:id="558250657">
              <w:marLeft w:val="0"/>
              <w:marRight w:val="0"/>
              <w:marTop w:val="0"/>
              <w:marBottom w:val="0"/>
              <w:divBdr>
                <w:top w:val="none" w:sz="0" w:space="0" w:color="auto"/>
                <w:left w:val="none" w:sz="0" w:space="0" w:color="auto"/>
                <w:bottom w:val="none" w:sz="0" w:space="0" w:color="auto"/>
                <w:right w:val="none" w:sz="0" w:space="0" w:color="auto"/>
              </w:divBdr>
            </w:div>
            <w:div w:id="1178078737">
              <w:marLeft w:val="0"/>
              <w:marRight w:val="0"/>
              <w:marTop w:val="0"/>
              <w:marBottom w:val="0"/>
              <w:divBdr>
                <w:top w:val="none" w:sz="0" w:space="0" w:color="auto"/>
                <w:left w:val="none" w:sz="0" w:space="0" w:color="auto"/>
                <w:bottom w:val="none" w:sz="0" w:space="0" w:color="auto"/>
                <w:right w:val="none" w:sz="0" w:space="0" w:color="auto"/>
              </w:divBdr>
            </w:div>
            <w:div w:id="968055197">
              <w:marLeft w:val="0"/>
              <w:marRight w:val="0"/>
              <w:marTop w:val="0"/>
              <w:marBottom w:val="0"/>
              <w:divBdr>
                <w:top w:val="none" w:sz="0" w:space="0" w:color="auto"/>
                <w:left w:val="none" w:sz="0" w:space="0" w:color="auto"/>
                <w:bottom w:val="none" w:sz="0" w:space="0" w:color="auto"/>
                <w:right w:val="none" w:sz="0" w:space="0" w:color="auto"/>
              </w:divBdr>
            </w:div>
            <w:div w:id="1826119391">
              <w:marLeft w:val="0"/>
              <w:marRight w:val="0"/>
              <w:marTop w:val="0"/>
              <w:marBottom w:val="0"/>
              <w:divBdr>
                <w:top w:val="none" w:sz="0" w:space="0" w:color="auto"/>
                <w:left w:val="none" w:sz="0" w:space="0" w:color="auto"/>
                <w:bottom w:val="none" w:sz="0" w:space="0" w:color="auto"/>
                <w:right w:val="none" w:sz="0" w:space="0" w:color="auto"/>
              </w:divBdr>
            </w:div>
            <w:div w:id="779254124">
              <w:marLeft w:val="0"/>
              <w:marRight w:val="0"/>
              <w:marTop w:val="0"/>
              <w:marBottom w:val="0"/>
              <w:divBdr>
                <w:top w:val="none" w:sz="0" w:space="0" w:color="auto"/>
                <w:left w:val="none" w:sz="0" w:space="0" w:color="auto"/>
                <w:bottom w:val="none" w:sz="0" w:space="0" w:color="auto"/>
                <w:right w:val="none" w:sz="0" w:space="0" w:color="auto"/>
              </w:divBdr>
            </w:div>
            <w:div w:id="1320958862">
              <w:marLeft w:val="0"/>
              <w:marRight w:val="0"/>
              <w:marTop w:val="0"/>
              <w:marBottom w:val="0"/>
              <w:divBdr>
                <w:top w:val="none" w:sz="0" w:space="0" w:color="auto"/>
                <w:left w:val="none" w:sz="0" w:space="0" w:color="auto"/>
                <w:bottom w:val="none" w:sz="0" w:space="0" w:color="auto"/>
                <w:right w:val="none" w:sz="0" w:space="0" w:color="auto"/>
              </w:divBdr>
            </w:div>
            <w:div w:id="1493596438">
              <w:marLeft w:val="0"/>
              <w:marRight w:val="0"/>
              <w:marTop w:val="0"/>
              <w:marBottom w:val="0"/>
              <w:divBdr>
                <w:top w:val="none" w:sz="0" w:space="0" w:color="auto"/>
                <w:left w:val="none" w:sz="0" w:space="0" w:color="auto"/>
                <w:bottom w:val="none" w:sz="0" w:space="0" w:color="auto"/>
                <w:right w:val="none" w:sz="0" w:space="0" w:color="auto"/>
              </w:divBdr>
            </w:div>
            <w:div w:id="1906212635">
              <w:marLeft w:val="0"/>
              <w:marRight w:val="0"/>
              <w:marTop w:val="0"/>
              <w:marBottom w:val="0"/>
              <w:divBdr>
                <w:top w:val="none" w:sz="0" w:space="0" w:color="auto"/>
                <w:left w:val="none" w:sz="0" w:space="0" w:color="auto"/>
                <w:bottom w:val="none" w:sz="0" w:space="0" w:color="auto"/>
                <w:right w:val="none" w:sz="0" w:space="0" w:color="auto"/>
              </w:divBdr>
            </w:div>
            <w:div w:id="1362782654">
              <w:marLeft w:val="0"/>
              <w:marRight w:val="0"/>
              <w:marTop w:val="0"/>
              <w:marBottom w:val="0"/>
              <w:divBdr>
                <w:top w:val="none" w:sz="0" w:space="0" w:color="auto"/>
                <w:left w:val="none" w:sz="0" w:space="0" w:color="auto"/>
                <w:bottom w:val="none" w:sz="0" w:space="0" w:color="auto"/>
                <w:right w:val="none" w:sz="0" w:space="0" w:color="auto"/>
              </w:divBdr>
            </w:div>
            <w:div w:id="1406993547">
              <w:marLeft w:val="0"/>
              <w:marRight w:val="0"/>
              <w:marTop w:val="0"/>
              <w:marBottom w:val="0"/>
              <w:divBdr>
                <w:top w:val="none" w:sz="0" w:space="0" w:color="auto"/>
                <w:left w:val="none" w:sz="0" w:space="0" w:color="auto"/>
                <w:bottom w:val="none" w:sz="0" w:space="0" w:color="auto"/>
                <w:right w:val="none" w:sz="0" w:space="0" w:color="auto"/>
              </w:divBdr>
            </w:div>
            <w:div w:id="1498232415">
              <w:marLeft w:val="0"/>
              <w:marRight w:val="0"/>
              <w:marTop w:val="0"/>
              <w:marBottom w:val="0"/>
              <w:divBdr>
                <w:top w:val="none" w:sz="0" w:space="0" w:color="auto"/>
                <w:left w:val="none" w:sz="0" w:space="0" w:color="auto"/>
                <w:bottom w:val="none" w:sz="0" w:space="0" w:color="auto"/>
                <w:right w:val="none" w:sz="0" w:space="0" w:color="auto"/>
              </w:divBdr>
            </w:div>
            <w:div w:id="1688211074">
              <w:marLeft w:val="0"/>
              <w:marRight w:val="0"/>
              <w:marTop w:val="0"/>
              <w:marBottom w:val="0"/>
              <w:divBdr>
                <w:top w:val="none" w:sz="0" w:space="0" w:color="auto"/>
                <w:left w:val="none" w:sz="0" w:space="0" w:color="auto"/>
                <w:bottom w:val="none" w:sz="0" w:space="0" w:color="auto"/>
                <w:right w:val="none" w:sz="0" w:space="0" w:color="auto"/>
              </w:divBdr>
            </w:div>
            <w:div w:id="726102971">
              <w:marLeft w:val="0"/>
              <w:marRight w:val="0"/>
              <w:marTop w:val="0"/>
              <w:marBottom w:val="0"/>
              <w:divBdr>
                <w:top w:val="none" w:sz="0" w:space="0" w:color="auto"/>
                <w:left w:val="none" w:sz="0" w:space="0" w:color="auto"/>
                <w:bottom w:val="none" w:sz="0" w:space="0" w:color="auto"/>
                <w:right w:val="none" w:sz="0" w:space="0" w:color="auto"/>
              </w:divBdr>
            </w:div>
            <w:div w:id="1974866398">
              <w:marLeft w:val="0"/>
              <w:marRight w:val="0"/>
              <w:marTop w:val="0"/>
              <w:marBottom w:val="0"/>
              <w:divBdr>
                <w:top w:val="none" w:sz="0" w:space="0" w:color="auto"/>
                <w:left w:val="none" w:sz="0" w:space="0" w:color="auto"/>
                <w:bottom w:val="none" w:sz="0" w:space="0" w:color="auto"/>
                <w:right w:val="none" w:sz="0" w:space="0" w:color="auto"/>
              </w:divBdr>
            </w:div>
            <w:div w:id="177552023">
              <w:marLeft w:val="0"/>
              <w:marRight w:val="0"/>
              <w:marTop w:val="0"/>
              <w:marBottom w:val="0"/>
              <w:divBdr>
                <w:top w:val="none" w:sz="0" w:space="0" w:color="auto"/>
                <w:left w:val="none" w:sz="0" w:space="0" w:color="auto"/>
                <w:bottom w:val="none" w:sz="0" w:space="0" w:color="auto"/>
                <w:right w:val="none" w:sz="0" w:space="0" w:color="auto"/>
              </w:divBdr>
            </w:div>
            <w:div w:id="1460957370">
              <w:marLeft w:val="0"/>
              <w:marRight w:val="0"/>
              <w:marTop w:val="0"/>
              <w:marBottom w:val="0"/>
              <w:divBdr>
                <w:top w:val="none" w:sz="0" w:space="0" w:color="auto"/>
                <w:left w:val="none" w:sz="0" w:space="0" w:color="auto"/>
                <w:bottom w:val="none" w:sz="0" w:space="0" w:color="auto"/>
                <w:right w:val="none" w:sz="0" w:space="0" w:color="auto"/>
              </w:divBdr>
            </w:div>
            <w:div w:id="749086383">
              <w:marLeft w:val="0"/>
              <w:marRight w:val="0"/>
              <w:marTop w:val="0"/>
              <w:marBottom w:val="0"/>
              <w:divBdr>
                <w:top w:val="none" w:sz="0" w:space="0" w:color="auto"/>
                <w:left w:val="none" w:sz="0" w:space="0" w:color="auto"/>
                <w:bottom w:val="none" w:sz="0" w:space="0" w:color="auto"/>
                <w:right w:val="none" w:sz="0" w:space="0" w:color="auto"/>
              </w:divBdr>
            </w:div>
            <w:div w:id="704602553">
              <w:marLeft w:val="0"/>
              <w:marRight w:val="0"/>
              <w:marTop w:val="0"/>
              <w:marBottom w:val="0"/>
              <w:divBdr>
                <w:top w:val="none" w:sz="0" w:space="0" w:color="auto"/>
                <w:left w:val="none" w:sz="0" w:space="0" w:color="auto"/>
                <w:bottom w:val="none" w:sz="0" w:space="0" w:color="auto"/>
                <w:right w:val="none" w:sz="0" w:space="0" w:color="auto"/>
              </w:divBdr>
            </w:div>
            <w:div w:id="513805631">
              <w:marLeft w:val="0"/>
              <w:marRight w:val="0"/>
              <w:marTop w:val="0"/>
              <w:marBottom w:val="0"/>
              <w:divBdr>
                <w:top w:val="none" w:sz="0" w:space="0" w:color="auto"/>
                <w:left w:val="none" w:sz="0" w:space="0" w:color="auto"/>
                <w:bottom w:val="none" w:sz="0" w:space="0" w:color="auto"/>
                <w:right w:val="none" w:sz="0" w:space="0" w:color="auto"/>
              </w:divBdr>
            </w:div>
            <w:div w:id="1040012086">
              <w:marLeft w:val="0"/>
              <w:marRight w:val="0"/>
              <w:marTop w:val="0"/>
              <w:marBottom w:val="0"/>
              <w:divBdr>
                <w:top w:val="none" w:sz="0" w:space="0" w:color="auto"/>
                <w:left w:val="none" w:sz="0" w:space="0" w:color="auto"/>
                <w:bottom w:val="none" w:sz="0" w:space="0" w:color="auto"/>
                <w:right w:val="none" w:sz="0" w:space="0" w:color="auto"/>
              </w:divBdr>
            </w:div>
            <w:div w:id="1895315262">
              <w:marLeft w:val="0"/>
              <w:marRight w:val="0"/>
              <w:marTop w:val="0"/>
              <w:marBottom w:val="0"/>
              <w:divBdr>
                <w:top w:val="none" w:sz="0" w:space="0" w:color="auto"/>
                <w:left w:val="none" w:sz="0" w:space="0" w:color="auto"/>
                <w:bottom w:val="none" w:sz="0" w:space="0" w:color="auto"/>
                <w:right w:val="none" w:sz="0" w:space="0" w:color="auto"/>
              </w:divBdr>
            </w:div>
            <w:div w:id="1589342797">
              <w:marLeft w:val="0"/>
              <w:marRight w:val="0"/>
              <w:marTop w:val="0"/>
              <w:marBottom w:val="0"/>
              <w:divBdr>
                <w:top w:val="none" w:sz="0" w:space="0" w:color="auto"/>
                <w:left w:val="none" w:sz="0" w:space="0" w:color="auto"/>
                <w:bottom w:val="none" w:sz="0" w:space="0" w:color="auto"/>
                <w:right w:val="none" w:sz="0" w:space="0" w:color="auto"/>
              </w:divBdr>
            </w:div>
            <w:div w:id="788623534">
              <w:marLeft w:val="0"/>
              <w:marRight w:val="0"/>
              <w:marTop w:val="0"/>
              <w:marBottom w:val="0"/>
              <w:divBdr>
                <w:top w:val="none" w:sz="0" w:space="0" w:color="auto"/>
                <w:left w:val="none" w:sz="0" w:space="0" w:color="auto"/>
                <w:bottom w:val="none" w:sz="0" w:space="0" w:color="auto"/>
                <w:right w:val="none" w:sz="0" w:space="0" w:color="auto"/>
              </w:divBdr>
            </w:div>
            <w:div w:id="2139836036">
              <w:marLeft w:val="0"/>
              <w:marRight w:val="0"/>
              <w:marTop w:val="0"/>
              <w:marBottom w:val="0"/>
              <w:divBdr>
                <w:top w:val="none" w:sz="0" w:space="0" w:color="auto"/>
                <w:left w:val="none" w:sz="0" w:space="0" w:color="auto"/>
                <w:bottom w:val="none" w:sz="0" w:space="0" w:color="auto"/>
                <w:right w:val="none" w:sz="0" w:space="0" w:color="auto"/>
              </w:divBdr>
            </w:div>
            <w:div w:id="833881683">
              <w:marLeft w:val="0"/>
              <w:marRight w:val="0"/>
              <w:marTop w:val="0"/>
              <w:marBottom w:val="0"/>
              <w:divBdr>
                <w:top w:val="none" w:sz="0" w:space="0" w:color="auto"/>
                <w:left w:val="none" w:sz="0" w:space="0" w:color="auto"/>
                <w:bottom w:val="none" w:sz="0" w:space="0" w:color="auto"/>
                <w:right w:val="none" w:sz="0" w:space="0" w:color="auto"/>
              </w:divBdr>
            </w:div>
            <w:div w:id="855921957">
              <w:marLeft w:val="0"/>
              <w:marRight w:val="0"/>
              <w:marTop w:val="0"/>
              <w:marBottom w:val="0"/>
              <w:divBdr>
                <w:top w:val="none" w:sz="0" w:space="0" w:color="auto"/>
                <w:left w:val="none" w:sz="0" w:space="0" w:color="auto"/>
                <w:bottom w:val="none" w:sz="0" w:space="0" w:color="auto"/>
                <w:right w:val="none" w:sz="0" w:space="0" w:color="auto"/>
              </w:divBdr>
            </w:div>
            <w:div w:id="245304777">
              <w:marLeft w:val="0"/>
              <w:marRight w:val="0"/>
              <w:marTop w:val="0"/>
              <w:marBottom w:val="0"/>
              <w:divBdr>
                <w:top w:val="none" w:sz="0" w:space="0" w:color="auto"/>
                <w:left w:val="none" w:sz="0" w:space="0" w:color="auto"/>
                <w:bottom w:val="none" w:sz="0" w:space="0" w:color="auto"/>
                <w:right w:val="none" w:sz="0" w:space="0" w:color="auto"/>
              </w:divBdr>
            </w:div>
            <w:div w:id="1781028398">
              <w:marLeft w:val="0"/>
              <w:marRight w:val="0"/>
              <w:marTop w:val="0"/>
              <w:marBottom w:val="0"/>
              <w:divBdr>
                <w:top w:val="none" w:sz="0" w:space="0" w:color="auto"/>
                <w:left w:val="none" w:sz="0" w:space="0" w:color="auto"/>
                <w:bottom w:val="none" w:sz="0" w:space="0" w:color="auto"/>
                <w:right w:val="none" w:sz="0" w:space="0" w:color="auto"/>
              </w:divBdr>
            </w:div>
            <w:div w:id="1002586087">
              <w:marLeft w:val="0"/>
              <w:marRight w:val="0"/>
              <w:marTop w:val="0"/>
              <w:marBottom w:val="0"/>
              <w:divBdr>
                <w:top w:val="none" w:sz="0" w:space="0" w:color="auto"/>
                <w:left w:val="none" w:sz="0" w:space="0" w:color="auto"/>
                <w:bottom w:val="none" w:sz="0" w:space="0" w:color="auto"/>
                <w:right w:val="none" w:sz="0" w:space="0" w:color="auto"/>
              </w:divBdr>
            </w:div>
            <w:div w:id="763262435">
              <w:marLeft w:val="0"/>
              <w:marRight w:val="0"/>
              <w:marTop w:val="0"/>
              <w:marBottom w:val="0"/>
              <w:divBdr>
                <w:top w:val="none" w:sz="0" w:space="0" w:color="auto"/>
                <w:left w:val="none" w:sz="0" w:space="0" w:color="auto"/>
                <w:bottom w:val="none" w:sz="0" w:space="0" w:color="auto"/>
                <w:right w:val="none" w:sz="0" w:space="0" w:color="auto"/>
              </w:divBdr>
            </w:div>
            <w:div w:id="613291706">
              <w:marLeft w:val="0"/>
              <w:marRight w:val="0"/>
              <w:marTop w:val="0"/>
              <w:marBottom w:val="0"/>
              <w:divBdr>
                <w:top w:val="none" w:sz="0" w:space="0" w:color="auto"/>
                <w:left w:val="none" w:sz="0" w:space="0" w:color="auto"/>
                <w:bottom w:val="none" w:sz="0" w:space="0" w:color="auto"/>
                <w:right w:val="none" w:sz="0" w:space="0" w:color="auto"/>
              </w:divBdr>
            </w:div>
            <w:div w:id="2017344030">
              <w:marLeft w:val="0"/>
              <w:marRight w:val="0"/>
              <w:marTop w:val="0"/>
              <w:marBottom w:val="0"/>
              <w:divBdr>
                <w:top w:val="none" w:sz="0" w:space="0" w:color="auto"/>
                <w:left w:val="none" w:sz="0" w:space="0" w:color="auto"/>
                <w:bottom w:val="none" w:sz="0" w:space="0" w:color="auto"/>
                <w:right w:val="none" w:sz="0" w:space="0" w:color="auto"/>
              </w:divBdr>
            </w:div>
            <w:div w:id="695816920">
              <w:marLeft w:val="0"/>
              <w:marRight w:val="0"/>
              <w:marTop w:val="0"/>
              <w:marBottom w:val="0"/>
              <w:divBdr>
                <w:top w:val="none" w:sz="0" w:space="0" w:color="auto"/>
                <w:left w:val="none" w:sz="0" w:space="0" w:color="auto"/>
                <w:bottom w:val="none" w:sz="0" w:space="0" w:color="auto"/>
                <w:right w:val="none" w:sz="0" w:space="0" w:color="auto"/>
              </w:divBdr>
            </w:div>
            <w:div w:id="1098450821">
              <w:marLeft w:val="0"/>
              <w:marRight w:val="0"/>
              <w:marTop w:val="0"/>
              <w:marBottom w:val="0"/>
              <w:divBdr>
                <w:top w:val="none" w:sz="0" w:space="0" w:color="auto"/>
                <w:left w:val="none" w:sz="0" w:space="0" w:color="auto"/>
                <w:bottom w:val="none" w:sz="0" w:space="0" w:color="auto"/>
                <w:right w:val="none" w:sz="0" w:space="0" w:color="auto"/>
              </w:divBdr>
            </w:div>
            <w:div w:id="333190250">
              <w:marLeft w:val="0"/>
              <w:marRight w:val="0"/>
              <w:marTop w:val="0"/>
              <w:marBottom w:val="0"/>
              <w:divBdr>
                <w:top w:val="none" w:sz="0" w:space="0" w:color="auto"/>
                <w:left w:val="none" w:sz="0" w:space="0" w:color="auto"/>
                <w:bottom w:val="none" w:sz="0" w:space="0" w:color="auto"/>
                <w:right w:val="none" w:sz="0" w:space="0" w:color="auto"/>
              </w:divBdr>
            </w:div>
            <w:div w:id="812017457">
              <w:marLeft w:val="0"/>
              <w:marRight w:val="0"/>
              <w:marTop w:val="0"/>
              <w:marBottom w:val="0"/>
              <w:divBdr>
                <w:top w:val="none" w:sz="0" w:space="0" w:color="auto"/>
                <w:left w:val="none" w:sz="0" w:space="0" w:color="auto"/>
                <w:bottom w:val="none" w:sz="0" w:space="0" w:color="auto"/>
                <w:right w:val="none" w:sz="0" w:space="0" w:color="auto"/>
              </w:divBdr>
            </w:div>
            <w:div w:id="1929462977">
              <w:marLeft w:val="0"/>
              <w:marRight w:val="0"/>
              <w:marTop w:val="0"/>
              <w:marBottom w:val="0"/>
              <w:divBdr>
                <w:top w:val="none" w:sz="0" w:space="0" w:color="auto"/>
                <w:left w:val="none" w:sz="0" w:space="0" w:color="auto"/>
                <w:bottom w:val="none" w:sz="0" w:space="0" w:color="auto"/>
                <w:right w:val="none" w:sz="0" w:space="0" w:color="auto"/>
              </w:divBdr>
            </w:div>
            <w:div w:id="917597924">
              <w:marLeft w:val="0"/>
              <w:marRight w:val="0"/>
              <w:marTop w:val="0"/>
              <w:marBottom w:val="0"/>
              <w:divBdr>
                <w:top w:val="none" w:sz="0" w:space="0" w:color="auto"/>
                <w:left w:val="none" w:sz="0" w:space="0" w:color="auto"/>
                <w:bottom w:val="none" w:sz="0" w:space="0" w:color="auto"/>
                <w:right w:val="none" w:sz="0" w:space="0" w:color="auto"/>
              </w:divBdr>
            </w:div>
            <w:div w:id="1479885233">
              <w:marLeft w:val="0"/>
              <w:marRight w:val="0"/>
              <w:marTop w:val="0"/>
              <w:marBottom w:val="0"/>
              <w:divBdr>
                <w:top w:val="none" w:sz="0" w:space="0" w:color="auto"/>
                <w:left w:val="none" w:sz="0" w:space="0" w:color="auto"/>
                <w:bottom w:val="none" w:sz="0" w:space="0" w:color="auto"/>
                <w:right w:val="none" w:sz="0" w:space="0" w:color="auto"/>
              </w:divBdr>
            </w:div>
            <w:div w:id="842276613">
              <w:marLeft w:val="0"/>
              <w:marRight w:val="0"/>
              <w:marTop w:val="0"/>
              <w:marBottom w:val="0"/>
              <w:divBdr>
                <w:top w:val="none" w:sz="0" w:space="0" w:color="auto"/>
                <w:left w:val="none" w:sz="0" w:space="0" w:color="auto"/>
                <w:bottom w:val="none" w:sz="0" w:space="0" w:color="auto"/>
                <w:right w:val="none" w:sz="0" w:space="0" w:color="auto"/>
              </w:divBdr>
            </w:div>
            <w:div w:id="278998215">
              <w:marLeft w:val="0"/>
              <w:marRight w:val="0"/>
              <w:marTop w:val="0"/>
              <w:marBottom w:val="0"/>
              <w:divBdr>
                <w:top w:val="none" w:sz="0" w:space="0" w:color="auto"/>
                <w:left w:val="none" w:sz="0" w:space="0" w:color="auto"/>
                <w:bottom w:val="none" w:sz="0" w:space="0" w:color="auto"/>
                <w:right w:val="none" w:sz="0" w:space="0" w:color="auto"/>
              </w:divBdr>
            </w:div>
            <w:div w:id="1857770846">
              <w:marLeft w:val="0"/>
              <w:marRight w:val="0"/>
              <w:marTop w:val="0"/>
              <w:marBottom w:val="0"/>
              <w:divBdr>
                <w:top w:val="none" w:sz="0" w:space="0" w:color="auto"/>
                <w:left w:val="none" w:sz="0" w:space="0" w:color="auto"/>
                <w:bottom w:val="none" w:sz="0" w:space="0" w:color="auto"/>
                <w:right w:val="none" w:sz="0" w:space="0" w:color="auto"/>
              </w:divBdr>
            </w:div>
            <w:div w:id="326983773">
              <w:marLeft w:val="0"/>
              <w:marRight w:val="0"/>
              <w:marTop w:val="0"/>
              <w:marBottom w:val="0"/>
              <w:divBdr>
                <w:top w:val="none" w:sz="0" w:space="0" w:color="auto"/>
                <w:left w:val="none" w:sz="0" w:space="0" w:color="auto"/>
                <w:bottom w:val="none" w:sz="0" w:space="0" w:color="auto"/>
                <w:right w:val="none" w:sz="0" w:space="0" w:color="auto"/>
              </w:divBdr>
            </w:div>
            <w:div w:id="2091003372">
              <w:marLeft w:val="0"/>
              <w:marRight w:val="0"/>
              <w:marTop w:val="0"/>
              <w:marBottom w:val="0"/>
              <w:divBdr>
                <w:top w:val="none" w:sz="0" w:space="0" w:color="auto"/>
                <w:left w:val="none" w:sz="0" w:space="0" w:color="auto"/>
                <w:bottom w:val="none" w:sz="0" w:space="0" w:color="auto"/>
                <w:right w:val="none" w:sz="0" w:space="0" w:color="auto"/>
              </w:divBdr>
            </w:div>
            <w:div w:id="1274242907">
              <w:marLeft w:val="0"/>
              <w:marRight w:val="0"/>
              <w:marTop w:val="0"/>
              <w:marBottom w:val="0"/>
              <w:divBdr>
                <w:top w:val="none" w:sz="0" w:space="0" w:color="auto"/>
                <w:left w:val="none" w:sz="0" w:space="0" w:color="auto"/>
                <w:bottom w:val="none" w:sz="0" w:space="0" w:color="auto"/>
                <w:right w:val="none" w:sz="0" w:space="0" w:color="auto"/>
              </w:divBdr>
            </w:div>
            <w:div w:id="801650559">
              <w:marLeft w:val="0"/>
              <w:marRight w:val="0"/>
              <w:marTop w:val="0"/>
              <w:marBottom w:val="0"/>
              <w:divBdr>
                <w:top w:val="none" w:sz="0" w:space="0" w:color="auto"/>
                <w:left w:val="none" w:sz="0" w:space="0" w:color="auto"/>
                <w:bottom w:val="none" w:sz="0" w:space="0" w:color="auto"/>
                <w:right w:val="none" w:sz="0" w:space="0" w:color="auto"/>
              </w:divBdr>
            </w:div>
            <w:div w:id="575631650">
              <w:marLeft w:val="0"/>
              <w:marRight w:val="0"/>
              <w:marTop w:val="0"/>
              <w:marBottom w:val="0"/>
              <w:divBdr>
                <w:top w:val="none" w:sz="0" w:space="0" w:color="auto"/>
                <w:left w:val="none" w:sz="0" w:space="0" w:color="auto"/>
                <w:bottom w:val="none" w:sz="0" w:space="0" w:color="auto"/>
                <w:right w:val="none" w:sz="0" w:space="0" w:color="auto"/>
              </w:divBdr>
            </w:div>
            <w:div w:id="1084230886">
              <w:marLeft w:val="0"/>
              <w:marRight w:val="0"/>
              <w:marTop w:val="0"/>
              <w:marBottom w:val="0"/>
              <w:divBdr>
                <w:top w:val="none" w:sz="0" w:space="0" w:color="auto"/>
                <w:left w:val="none" w:sz="0" w:space="0" w:color="auto"/>
                <w:bottom w:val="none" w:sz="0" w:space="0" w:color="auto"/>
                <w:right w:val="none" w:sz="0" w:space="0" w:color="auto"/>
              </w:divBdr>
            </w:div>
            <w:div w:id="1517384601">
              <w:marLeft w:val="0"/>
              <w:marRight w:val="0"/>
              <w:marTop w:val="0"/>
              <w:marBottom w:val="0"/>
              <w:divBdr>
                <w:top w:val="none" w:sz="0" w:space="0" w:color="auto"/>
                <w:left w:val="none" w:sz="0" w:space="0" w:color="auto"/>
                <w:bottom w:val="none" w:sz="0" w:space="0" w:color="auto"/>
                <w:right w:val="none" w:sz="0" w:space="0" w:color="auto"/>
              </w:divBdr>
            </w:div>
            <w:div w:id="1708485908">
              <w:marLeft w:val="0"/>
              <w:marRight w:val="0"/>
              <w:marTop w:val="0"/>
              <w:marBottom w:val="0"/>
              <w:divBdr>
                <w:top w:val="none" w:sz="0" w:space="0" w:color="auto"/>
                <w:left w:val="none" w:sz="0" w:space="0" w:color="auto"/>
                <w:bottom w:val="none" w:sz="0" w:space="0" w:color="auto"/>
                <w:right w:val="none" w:sz="0" w:space="0" w:color="auto"/>
              </w:divBdr>
            </w:div>
            <w:div w:id="856626061">
              <w:marLeft w:val="0"/>
              <w:marRight w:val="0"/>
              <w:marTop w:val="0"/>
              <w:marBottom w:val="0"/>
              <w:divBdr>
                <w:top w:val="none" w:sz="0" w:space="0" w:color="auto"/>
                <w:left w:val="none" w:sz="0" w:space="0" w:color="auto"/>
                <w:bottom w:val="none" w:sz="0" w:space="0" w:color="auto"/>
                <w:right w:val="none" w:sz="0" w:space="0" w:color="auto"/>
              </w:divBdr>
            </w:div>
            <w:div w:id="207183685">
              <w:marLeft w:val="0"/>
              <w:marRight w:val="0"/>
              <w:marTop w:val="0"/>
              <w:marBottom w:val="0"/>
              <w:divBdr>
                <w:top w:val="none" w:sz="0" w:space="0" w:color="auto"/>
                <w:left w:val="none" w:sz="0" w:space="0" w:color="auto"/>
                <w:bottom w:val="none" w:sz="0" w:space="0" w:color="auto"/>
                <w:right w:val="none" w:sz="0" w:space="0" w:color="auto"/>
              </w:divBdr>
            </w:div>
            <w:div w:id="10227562">
              <w:marLeft w:val="0"/>
              <w:marRight w:val="0"/>
              <w:marTop w:val="0"/>
              <w:marBottom w:val="0"/>
              <w:divBdr>
                <w:top w:val="none" w:sz="0" w:space="0" w:color="auto"/>
                <w:left w:val="none" w:sz="0" w:space="0" w:color="auto"/>
                <w:bottom w:val="none" w:sz="0" w:space="0" w:color="auto"/>
                <w:right w:val="none" w:sz="0" w:space="0" w:color="auto"/>
              </w:divBdr>
            </w:div>
            <w:div w:id="1388869874">
              <w:marLeft w:val="0"/>
              <w:marRight w:val="0"/>
              <w:marTop w:val="0"/>
              <w:marBottom w:val="0"/>
              <w:divBdr>
                <w:top w:val="none" w:sz="0" w:space="0" w:color="auto"/>
                <w:left w:val="none" w:sz="0" w:space="0" w:color="auto"/>
                <w:bottom w:val="none" w:sz="0" w:space="0" w:color="auto"/>
                <w:right w:val="none" w:sz="0" w:space="0" w:color="auto"/>
              </w:divBdr>
            </w:div>
            <w:div w:id="375855015">
              <w:marLeft w:val="0"/>
              <w:marRight w:val="0"/>
              <w:marTop w:val="0"/>
              <w:marBottom w:val="0"/>
              <w:divBdr>
                <w:top w:val="none" w:sz="0" w:space="0" w:color="auto"/>
                <w:left w:val="none" w:sz="0" w:space="0" w:color="auto"/>
                <w:bottom w:val="none" w:sz="0" w:space="0" w:color="auto"/>
                <w:right w:val="none" w:sz="0" w:space="0" w:color="auto"/>
              </w:divBdr>
            </w:div>
            <w:div w:id="1767069736">
              <w:marLeft w:val="0"/>
              <w:marRight w:val="0"/>
              <w:marTop w:val="0"/>
              <w:marBottom w:val="0"/>
              <w:divBdr>
                <w:top w:val="none" w:sz="0" w:space="0" w:color="auto"/>
                <w:left w:val="none" w:sz="0" w:space="0" w:color="auto"/>
                <w:bottom w:val="none" w:sz="0" w:space="0" w:color="auto"/>
                <w:right w:val="none" w:sz="0" w:space="0" w:color="auto"/>
              </w:divBdr>
            </w:div>
            <w:div w:id="621302383">
              <w:marLeft w:val="0"/>
              <w:marRight w:val="0"/>
              <w:marTop w:val="0"/>
              <w:marBottom w:val="0"/>
              <w:divBdr>
                <w:top w:val="none" w:sz="0" w:space="0" w:color="auto"/>
                <w:left w:val="none" w:sz="0" w:space="0" w:color="auto"/>
                <w:bottom w:val="none" w:sz="0" w:space="0" w:color="auto"/>
                <w:right w:val="none" w:sz="0" w:space="0" w:color="auto"/>
              </w:divBdr>
            </w:div>
            <w:div w:id="47078008">
              <w:marLeft w:val="0"/>
              <w:marRight w:val="0"/>
              <w:marTop w:val="0"/>
              <w:marBottom w:val="0"/>
              <w:divBdr>
                <w:top w:val="none" w:sz="0" w:space="0" w:color="auto"/>
                <w:left w:val="none" w:sz="0" w:space="0" w:color="auto"/>
                <w:bottom w:val="none" w:sz="0" w:space="0" w:color="auto"/>
                <w:right w:val="none" w:sz="0" w:space="0" w:color="auto"/>
              </w:divBdr>
            </w:div>
            <w:div w:id="1165048769">
              <w:marLeft w:val="0"/>
              <w:marRight w:val="0"/>
              <w:marTop w:val="0"/>
              <w:marBottom w:val="0"/>
              <w:divBdr>
                <w:top w:val="none" w:sz="0" w:space="0" w:color="auto"/>
                <w:left w:val="none" w:sz="0" w:space="0" w:color="auto"/>
                <w:bottom w:val="none" w:sz="0" w:space="0" w:color="auto"/>
                <w:right w:val="none" w:sz="0" w:space="0" w:color="auto"/>
              </w:divBdr>
            </w:div>
            <w:div w:id="1934046891">
              <w:marLeft w:val="0"/>
              <w:marRight w:val="0"/>
              <w:marTop w:val="0"/>
              <w:marBottom w:val="0"/>
              <w:divBdr>
                <w:top w:val="none" w:sz="0" w:space="0" w:color="auto"/>
                <w:left w:val="none" w:sz="0" w:space="0" w:color="auto"/>
                <w:bottom w:val="none" w:sz="0" w:space="0" w:color="auto"/>
                <w:right w:val="none" w:sz="0" w:space="0" w:color="auto"/>
              </w:divBdr>
            </w:div>
            <w:div w:id="1609772400">
              <w:marLeft w:val="0"/>
              <w:marRight w:val="0"/>
              <w:marTop w:val="0"/>
              <w:marBottom w:val="0"/>
              <w:divBdr>
                <w:top w:val="none" w:sz="0" w:space="0" w:color="auto"/>
                <w:left w:val="none" w:sz="0" w:space="0" w:color="auto"/>
                <w:bottom w:val="none" w:sz="0" w:space="0" w:color="auto"/>
                <w:right w:val="none" w:sz="0" w:space="0" w:color="auto"/>
              </w:divBdr>
            </w:div>
            <w:div w:id="1238705670">
              <w:marLeft w:val="0"/>
              <w:marRight w:val="0"/>
              <w:marTop w:val="0"/>
              <w:marBottom w:val="0"/>
              <w:divBdr>
                <w:top w:val="none" w:sz="0" w:space="0" w:color="auto"/>
                <w:left w:val="none" w:sz="0" w:space="0" w:color="auto"/>
                <w:bottom w:val="none" w:sz="0" w:space="0" w:color="auto"/>
                <w:right w:val="none" w:sz="0" w:space="0" w:color="auto"/>
              </w:divBdr>
            </w:div>
            <w:div w:id="1091198968">
              <w:marLeft w:val="0"/>
              <w:marRight w:val="0"/>
              <w:marTop w:val="0"/>
              <w:marBottom w:val="0"/>
              <w:divBdr>
                <w:top w:val="none" w:sz="0" w:space="0" w:color="auto"/>
                <w:left w:val="none" w:sz="0" w:space="0" w:color="auto"/>
                <w:bottom w:val="none" w:sz="0" w:space="0" w:color="auto"/>
                <w:right w:val="none" w:sz="0" w:space="0" w:color="auto"/>
              </w:divBdr>
            </w:div>
            <w:div w:id="1108308999">
              <w:marLeft w:val="0"/>
              <w:marRight w:val="0"/>
              <w:marTop w:val="0"/>
              <w:marBottom w:val="0"/>
              <w:divBdr>
                <w:top w:val="none" w:sz="0" w:space="0" w:color="auto"/>
                <w:left w:val="none" w:sz="0" w:space="0" w:color="auto"/>
                <w:bottom w:val="none" w:sz="0" w:space="0" w:color="auto"/>
                <w:right w:val="none" w:sz="0" w:space="0" w:color="auto"/>
              </w:divBdr>
            </w:div>
            <w:div w:id="1619022184">
              <w:marLeft w:val="0"/>
              <w:marRight w:val="0"/>
              <w:marTop w:val="0"/>
              <w:marBottom w:val="0"/>
              <w:divBdr>
                <w:top w:val="none" w:sz="0" w:space="0" w:color="auto"/>
                <w:left w:val="none" w:sz="0" w:space="0" w:color="auto"/>
                <w:bottom w:val="none" w:sz="0" w:space="0" w:color="auto"/>
                <w:right w:val="none" w:sz="0" w:space="0" w:color="auto"/>
              </w:divBdr>
            </w:div>
            <w:div w:id="689070995">
              <w:marLeft w:val="0"/>
              <w:marRight w:val="0"/>
              <w:marTop w:val="0"/>
              <w:marBottom w:val="0"/>
              <w:divBdr>
                <w:top w:val="none" w:sz="0" w:space="0" w:color="auto"/>
                <w:left w:val="none" w:sz="0" w:space="0" w:color="auto"/>
                <w:bottom w:val="none" w:sz="0" w:space="0" w:color="auto"/>
                <w:right w:val="none" w:sz="0" w:space="0" w:color="auto"/>
              </w:divBdr>
            </w:div>
            <w:div w:id="327566024">
              <w:marLeft w:val="0"/>
              <w:marRight w:val="0"/>
              <w:marTop w:val="0"/>
              <w:marBottom w:val="0"/>
              <w:divBdr>
                <w:top w:val="none" w:sz="0" w:space="0" w:color="auto"/>
                <w:left w:val="none" w:sz="0" w:space="0" w:color="auto"/>
                <w:bottom w:val="none" w:sz="0" w:space="0" w:color="auto"/>
                <w:right w:val="none" w:sz="0" w:space="0" w:color="auto"/>
              </w:divBdr>
            </w:div>
            <w:div w:id="2098669749">
              <w:marLeft w:val="0"/>
              <w:marRight w:val="0"/>
              <w:marTop w:val="0"/>
              <w:marBottom w:val="0"/>
              <w:divBdr>
                <w:top w:val="none" w:sz="0" w:space="0" w:color="auto"/>
                <w:left w:val="none" w:sz="0" w:space="0" w:color="auto"/>
                <w:bottom w:val="none" w:sz="0" w:space="0" w:color="auto"/>
                <w:right w:val="none" w:sz="0" w:space="0" w:color="auto"/>
              </w:divBdr>
            </w:div>
            <w:div w:id="708187246">
              <w:marLeft w:val="0"/>
              <w:marRight w:val="0"/>
              <w:marTop w:val="0"/>
              <w:marBottom w:val="0"/>
              <w:divBdr>
                <w:top w:val="none" w:sz="0" w:space="0" w:color="auto"/>
                <w:left w:val="none" w:sz="0" w:space="0" w:color="auto"/>
                <w:bottom w:val="none" w:sz="0" w:space="0" w:color="auto"/>
                <w:right w:val="none" w:sz="0" w:space="0" w:color="auto"/>
              </w:divBdr>
            </w:div>
            <w:div w:id="1076703606">
              <w:marLeft w:val="0"/>
              <w:marRight w:val="0"/>
              <w:marTop w:val="0"/>
              <w:marBottom w:val="0"/>
              <w:divBdr>
                <w:top w:val="none" w:sz="0" w:space="0" w:color="auto"/>
                <w:left w:val="none" w:sz="0" w:space="0" w:color="auto"/>
                <w:bottom w:val="none" w:sz="0" w:space="0" w:color="auto"/>
                <w:right w:val="none" w:sz="0" w:space="0" w:color="auto"/>
              </w:divBdr>
            </w:div>
            <w:div w:id="460464667">
              <w:marLeft w:val="0"/>
              <w:marRight w:val="0"/>
              <w:marTop w:val="0"/>
              <w:marBottom w:val="0"/>
              <w:divBdr>
                <w:top w:val="none" w:sz="0" w:space="0" w:color="auto"/>
                <w:left w:val="none" w:sz="0" w:space="0" w:color="auto"/>
                <w:bottom w:val="none" w:sz="0" w:space="0" w:color="auto"/>
                <w:right w:val="none" w:sz="0" w:space="0" w:color="auto"/>
              </w:divBdr>
            </w:div>
            <w:div w:id="1760172049">
              <w:marLeft w:val="0"/>
              <w:marRight w:val="0"/>
              <w:marTop w:val="0"/>
              <w:marBottom w:val="0"/>
              <w:divBdr>
                <w:top w:val="none" w:sz="0" w:space="0" w:color="auto"/>
                <w:left w:val="none" w:sz="0" w:space="0" w:color="auto"/>
                <w:bottom w:val="none" w:sz="0" w:space="0" w:color="auto"/>
                <w:right w:val="none" w:sz="0" w:space="0" w:color="auto"/>
              </w:divBdr>
            </w:div>
            <w:div w:id="1497333488">
              <w:marLeft w:val="0"/>
              <w:marRight w:val="0"/>
              <w:marTop w:val="0"/>
              <w:marBottom w:val="0"/>
              <w:divBdr>
                <w:top w:val="none" w:sz="0" w:space="0" w:color="auto"/>
                <w:left w:val="none" w:sz="0" w:space="0" w:color="auto"/>
                <w:bottom w:val="none" w:sz="0" w:space="0" w:color="auto"/>
                <w:right w:val="none" w:sz="0" w:space="0" w:color="auto"/>
              </w:divBdr>
            </w:div>
            <w:div w:id="1488084811">
              <w:marLeft w:val="0"/>
              <w:marRight w:val="0"/>
              <w:marTop w:val="0"/>
              <w:marBottom w:val="0"/>
              <w:divBdr>
                <w:top w:val="none" w:sz="0" w:space="0" w:color="auto"/>
                <w:left w:val="none" w:sz="0" w:space="0" w:color="auto"/>
                <w:bottom w:val="none" w:sz="0" w:space="0" w:color="auto"/>
                <w:right w:val="none" w:sz="0" w:space="0" w:color="auto"/>
              </w:divBdr>
            </w:div>
            <w:div w:id="1693149421">
              <w:marLeft w:val="0"/>
              <w:marRight w:val="0"/>
              <w:marTop w:val="0"/>
              <w:marBottom w:val="0"/>
              <w:divBdr>
                <w:top w:val="none" w:sz="0" w:space="0" w:color="auto"/>
                <w:left w:val="none" w:sz="0" w:space="0" w:color="auto"/>
                <w:bottom w:val="none" w:sz="0" w:space="0" w:color="auto"/>
                <w:right w:val="none" w:sz="0" w:space="0" w:color="auto"/>
              </w:divBdr>
            </w:div>
            <w:div w:id="2129009341">
              <w:marLeft w:val="0"/>
              <w:marRight w:val="0"/>
              <w:marTop w:val="0"/>
              <w:marBottom w:val="0"/>
              <w:divBdr>
                <w:top w:val="none" w:sz="0" w:space="0" w:color="auto"/>
                <w:left w:val="none" w:sz="0" w:space="0" w:color="auto"/>
                <w:bottom w:val="none" w:sz="0" w:space="0" w:color="auto"/>
                <w:right w:val="none" w:sz="0" w:space="0" w:color="auto"/>
              </w:divBdr>
            </w:div>
            <w:div w:id="1258832973">
              <w:marLeft w:val="0"/>
              <w:marRight w:val="0"/>
              <w:marTop w:val="0"/>
              <w:marBottom w:val="0"/>
              <w:divBdr>
                <w:top w:val="none" w:sz="0" w:space="0" w:color="auto"/>
                <w:left w:val="none" w:sz="0" w:space="0" w:color="auto"/>
                <w:bottom w:val="none" w:sz="0" w:space="0" w:color="auto"/>
                <w:right w:val="none" w:sz="0" w:space="0" w:color="auto"/>
              </w:divBdr>
            </w:div>
            <w:div w:id="1520654223">
              <w:marLeft w:val="0"/>
              <w:marRight w:val="0"/>
              <w:marTop w:val="0"/>
              <w:marBottom w:val="0"/>
              <w:divBdr>
                <w:top w:val="none" w:sz="0" w:space="0" w:color="auto"/>
                <w:left w:val="none" w:sz="0" w:space="0" w:color="auto"/>
                <w:bottom w:val="none" w:sz="0" w:space="0" w:color="auto"/>
                <w:right w:val="none" w:sz="0" w:space="0" w:color="auto"/>
              </w:divBdr>
            </w:div>
            <w:div w:id="416635713">
              <w:marLeft w:val="0"/>
              <w:marRight w:val="0"/>
              <w:marTop w:val="0"/>
              <w:marBottom w:val="0"/>
              <w:divBdr>
                <w:top w:val="none" w:sz="0" w:space="0" w:color="auto"/>
                <w:left w:val="none" w:sz="0" w:space="0" w:color="auto"/>
                <w:bottom w:val="none" w:sz="0" w:space="0" w:color="auto"/>
                <w:right w:val="none" w:sz="0" w:space="0" w:color="auto"/>
              </w:divBdr>
            </w:div>
            <w:div w:id="1698386581">
              <w:marLeft w:val="0"/>
              <w:marRight w:val="0"/>
              <w:marTop w:val="0"/>
              <w:marBottom w:val="0"/>
              <w:divBdr>
                <w:top w:val="none" w:sz="0" w:space="0" w:color="auto"/>
                <w:left w:val="none" w:sz="0" w:space="0" w:color="auto"/>
                <w:bottom w:val="none" w:sz="0" w:space="0" w:color="auto"/>
                <w:right w:val="none" w:sz="0" w:space="0" w:color="auto"/>
              </w:divBdr>
            </w:div>
            <w:div w:id="1306155862">
              <w:marLeft w:val="0"/>
              <w:marRight w:val="0"/>
              <w:marTop w:val="0"/>
              <w:marBottom w:val="0"/>
              <w:divBdr>
                <w:top w:val="none" w:sz="0" w:space="0" w:color="auto"/>
                <w:left w:val="none" w:sz="0" w:space="0" w:color="auto"/>
                <w:bottom w:val="none" w:sz="0" w:space="0" w:color="auto"/>
                <w:right w:val="none" w:sz="0" w:space="0" w:color="auto"/>
              </w:divBdr>
            </w:div>
            <w:div w:id="147015618">
              <w:marLeft w:val="0"/>
              <w:marRight w:val="0"/>
              <w:marTop w:val="0"/>
              <w:marBottom w:val="0"/>
              <w:divBdr>
                <w:top w:val="none" w:sz="0" w:space="0" w:color="auto"/>
                <w:left w:val="none" w:sz="0" w:space="0" w:color="auto"/>
                <w:bottom w:val="none" w:sz="0" w:space="0" w:color="auto"/>
                <w:right w:val="none" w:sz="0" w:space="0" w:color="auto"/>
              </w:divBdr>
            </w:div>
            <w:div w:id="185759234">
              <w:marLeft w:val="0"/>
              <w:marRight w:val="0"/>
              <w:marTop w:val="0"/>
              <w:marBottom w:val="0"/>
              <w:divBdr>
                <w:top w:val="none" w:sz="0" w:space="0" w:color="auto"/>
                <w:left w:val="none" w:sz="0" w:space="0" w:color="auto"/>
                <w:bottom w:val="none" w:sz="0" w:space="0" w:color="auto"/>
                <w:right w:val="none" w:sz="0" w:space="0" w:color="auto"/>
              </w:divBdr>
            </w:div>
            <w:div w:id="1460025439">
              <w:marLeft w:val="0"/>
              <w:marRight w:val="0"/>
              <w:marTop w:val="0"/>
              <w:marBottom w:val="0"/>
              <w:divBdr>
                <w:top w:val="none" w:sz="0" w:space="0" w:color="auto"/>
                <w:left w:val="none" w:sz="0" w:space="0" w:color="auto"/>
                <w:bottom w:val="none" w:sz="0" w:space="0" w:color="auto"/>
                <w:right w:val="none" w:sz="0" w:space="0" w:color="auto"/>
              </w:divBdr>
            </w:div>
            <w:div w:id="687103360">
              <w:marLeft w:val="0"/>
              <w:marRight w:val="0"/>
              <w:marTop w:val="0"/>
              <w:marBottom w:val="0"/>
              <w:divBdr>
                <w:top w:val="none" w:sz="0" w:space="0" w:color="auto"/>
                <w:left w:val="none" w:sz="0" w:space="0" w:color="auto"/>
                <w:bottom w:val="none" w:sz="0" w:space="0" w:color="auto"/>
                <w:right w:val="none" w:sz="0" w:space="0" w:color="auto"/>
              </w:divBdr>
            </w:div>
            <w:div w:id="305429369">
              <w:marLeft w:val="0"/>
              <w:marRight w:val="0"/>
              <w:marTop w:val="0"/>
              <w:marBottom w:val="0"/>
              <w:divBdr>
                <w:top w:val="none" w:sz="0" w:space="0" w:color="auto"/>
                <w:left w:val="none" w:sz="0" w:space="0" w:color="auto"/>
                <w:bottom w:val="none" w:sz="0" w:space="0" w:color="auto"/>
                <w:right w:val="none" w:sz="0" w:space="0" w:color="auto"/>
              </w:divBdr>
            </w:div>
            <w:div w:id="2026056503">
              <w:marLeft w:val="0"/>
              <w:marRight w:val="0"/>
              <w:marTop w:val="0"/>
              <w:marBottom w:val="0"/>
              <w:divBdr>
                <w:top w:val="none" w:sz="0" w:space="0" w:color="auto"/>
                <w:left w:val="none" w:sz="0" w:space="0" w:color="auto"/>
                <w:bottom w:val="none" w:sz="0" w:space="0" w:color="auto"/>
                <w:right w:val="none" w:sz="0" w:space="0" w:color="auto"/>
              </w:divBdr>
            </w:div>
            <w:div w:id="1861968980">
              <w:marLeft w:val="0"/>
              <w:marRight w:val="0"/>
              <w:marTop w:val="0"/>
              <w:marBottom w:val="0"/>
              <w:divBdr>
                <w:top w:val="none" w:sz="0" w:space="0" w:color="auto"/>
                <w:left w:val="none" w:sz="0" w:space="0" w:color="auto"/>
                <w:bottom w:val="none" w:sz="0" w:space="0" w:color="auto"/>
                <w:right w:val="none" w:sz="0" w:space="0" w:color="auto"/>
              </w:divBdr>
            </w:div>
            <w:div w:id="293029950">
              <w:marLeft w:val="0"/>
              <w:marRight w:val="0"/>
              <w:marTop w:val="0"/>
              <w:marBottom w:val="0"/>
              <w:divBdr>
                <w:top w:val="none" w:sz="0" w:space="0" w:color="auto"/>
                <w:left w:val="none" w:sz="0" w:space="0" w:color="auto"/>
                <w:bottom w:val="none" w:sz="0" w:space="0" w:color="auto"/>
                <w:right w:val="none" w:sz="0" w:space="0" w:color="auto"/>
              </w:divBdr>
            </w:div>
            <w:div w:id="97916008">
              <w:marLeft w:val="0"/>
              <w:marRight w:val="0"/>
              <w:marTop w:val="0"/>
              <w:marBottom w:val="0"/>
              <w:divBdr>
                <w:top w:val="none" w:sz="0" w:space="0" w:color="auto"/>
                <w:left w:val="none" w:sz="0" w:space="0" w:color="auto"/>
                <w:bottom w:val="none" w:sz="0" w:space="0" w:color="auto"/>
                <w:right w:val="none" w:sz="0" w:space="0" w:color="auto"/>
              </w:divBdr>
            </w:div>
            <w:div w:id="1987202285">
              <w:marLeft w:val="0"/>
              <w:marRight w:val="0"/>
              <w:marTop w:val="0"/>
              <w:marBottom w:val="0"/>
              <w:divBdr>
                <w:top w:val="none" w:sz="0" w:space="0" w:color="auto"/>
                <w:left w:val="none" w:sz="0" w:space="0" w:color="auto"/>
                <w:bottom w:val="none" w:sz="0" w:space="0" w:color="auto"/>
                <w:right w:val="none" w:sz="0" w:space="0" w:color="auto"/>
              </w:divBdr>
            </w:div>
            <w:div w:id="970861799">
              <w:marLeft w:val="0"/>
              <w:marRight w:val="0"/>
              <w:marTop w:val="0"/>
              <w:marBottom w:val="0"/>
              <w:divBdr>
                <w:top w:val="none" w:sz="0" w:space="0" w:color="auto"/>
                <w:left w:val="none" w:sz="0" w:space="0" w:color="auto"/>
                <w:bottom w:val="none" w:sz="0" w:space="0" w:color="auto"/>
                <w:right w:val="none" w:sz="0" w:space="0" w:color="auto"/>
              </w:divBdr>
            </w:div>
            <w:div w:id="985401298">
              <w:marLeft w:val="0"/>
              <w:marRight w:val="0"/>
              <w:marTop w:val="0"/>
              <w:marBottom w:val="0"/>
              <w:divBdr>
                <w:top w:val="none" w:sz="0" w:space="0" w:color="auto"/>
                <w:left w:val="none" w:sz="0" w:space="0" w:color="auto"/>
                <w:bottom w:val="none" w:sz="0" w:space="0" w:color="auto"/>
                <w:right w:val="none" w:sz="0" w:space="0" w:color="auto"/>
              </w:divBdr>
            </w:div>
            <w:div w:id="2143500287">
              <w:marLeft w:val="0"/>
              <w:marRight w:val="0"/>
              <w:marTop w:val="0"/>
              <w:marBottom w:val="0"/>
              <w:divBdr>
                <w:top w:val="none" w:sz="0" w:space="0" w:color="auto"/>
                <w:left w:val="none" w:sz="0" w:space="0" w:color="auto"/>
                <w:bottom w:val="none" w:sz="0" w:space="0" w:color="auto"/>
                <w:right w:val="none" w:sz="0" w:space="0" w:color="auto"/>
              </w:divBdr>
            </w:div>
            <w:div w:id="1141776448">
              <w:marLeft w:val="0"/>
              <w:marRight w:val="0"/>
              <w:marTop w:val="0"/>
              <w:marBottom w:val="0"/>
              <w:divBdr>
                <w:top w:val="none" w:sz="0" w:space="0" w:color="auto"/>
                <w:left w:val="none" w:sz="0" w:space="0" w:color="auto"/>
                <w:bottom w:val="none" w:sz="0" w:space="0" w:color="auto"/>
                <w:right w:val="none" w:sz="0" w:space="0" w:color="auto"/>
              </w:divBdr>
            </w:div>
            <w:div w:id="1405176556">
              <w:marLeft w:val="0"/>
              <w:marRight w:val="0"/>
              <w:marTop w:val="0"/>
              <w:marBottom w:val="0"/>
              <w:divBdr>
                <w:top w:val="none" w:sz="0" w:space="0" w:color="auto"/>
                <w:left w:val="none" w:sz="0" w:space="0" w:color="auto"/>
                <w:bottom w:val="none" w:sz="0" w:space="0" w:color="auto"/>
                <w:right w:val="none" w:sz="0" w:space="0" w:color="auto"/>
              </w:divBdr>
            </w:div>
            <w:div w:id="1844012455">
              <w:marLeft w:val="0"/>
              <w:marRight w:val="0"/>
              <w:marTop w:val="0"/>
              <w:marBottom w:val="0"/>
              <w:divBdr>
                <w:top w:val="none" w:sz="0" w:space="0" w:color="auto"/>
                <w:left w:val="none" w:sz="0" w:space="0" w:color="auto"/>
                <w:bottom w:val="none" w:sz="0" w:space="0" w:color="auto"/>
                <w:right w:val="none" w:sz="0" w:space="0" w:color="auto"/>
              </w:divBdr>
            </w:div>
            <w:div w:id="1353848328">
              <w:marLeft w:val="0"/>
              <w:marRight w:val="0"/>
              <w:marTop w:val="0"/>
              <w:marBottom w:val="0"/>
              <w:divBdr>
                <w:top w:val="none" w:sz="0" w:space="0" w:color="auto"/>
                <w:left w:val="none" w:sz="0" w:space="0" w:color="auto"/>
                <w:bottom w:val="none" w:sz="0" w:space="0" w:color="auto"/>
                <w:right w:val="none" w:sz="0" w:space="0" w:color="auto"/>
              </w:divBdr>
            </w:div>
            <w:div w:id="871962980">
              <w:marLeft w:val="0"/>
              <w:marRight w:val="0"/>
              <w:marTop w:val="0"/>
              <w:marBottom w:val="0"/>
              <w:divBdr>
                <w:top w:val="none" w:sz="0" w:space="0" w:color="auto"/>
                <w:left w:val="none" w:sz="0" w:space="0" w:color="auto"/>
                <w:bottom w:val="none" w:sz="0" w:space="0" w:color="auto"/>
                <w:right w:val="none" w:sz="0" w:space="0" w:color="auto"/>
              </w:divBdr>
            </w:div>
            <w:div w:id="567418854">
              <w:marLeft w:val="0"/>
              <w:marRight w:val="0"/>
              <w:marTop w:val="0"/>
              <w:marBottom w:val="0"/>
              <w:divBdr>
                <w:top w:val="none" w:sz="0" w:space="0" w:color="auto"/>
                <w:left w:val="none" w:sz="0" w:space="0" w:color="auto"/>
                <w:bottom w:val="none" w:sz="0" w:space="0" w:color="auto"/>
                <w:right w:val="none" w:sz="0" w:space="0" w:color="auto"/>
              </w:divBdr>
            </w:div>
            <w:div w:id="971712462">
              <w:marLeft w:val="0"/>
              <w:marRight w:val="0"/>
              <w:marTop w:val="0"/>
              <w:marBottom w:val="0"/>
              <w:divBdr>
                <w:top w:val="none" w:sz="0" w:space="0" w:color="auto"/>
                <w:left w:val="none" w:sz="0" w:space="0" w:color="auto"/>
                <w:bottom w:val="none" w:sz="0" w:space="0" w:color="auto"/>
                <w:right w:val="none" w:sz="0" w:space="0" w:color="auto"/>
              </w:divBdr>
            </w:div>
            <w:div w:id="464858193">
              <w:marLeft w:val="0"/>
              <w:marRight w:val="0"/>
              <w:marTop w:val="0"/>
              <w:marBottom w:val="0"/>
              <w:divBdr>
                <w:top w:val="none" w:sz="0" w:space="0" w:color="auto"/>
                <w:left w:val="none" w:sz="0" w:space="0" w:color="auto"/>
                <w:bottom w:val="none" w:sz="0" w:space="0" w:color="auto"/>
                <w:right w:val="none" w:sz="0" w:space="0" w:color="auto"/>
              </w:divBdr>
            </w:div>
            <w:div w:id="755251858">
              <w:marLeft w:val="0"/>
              <w:marRight w:val="0"/>
              <w:marTop w:val="0"/>
              <w:marBottom w:val="0"/>
              <w:divBdr>
                <w:top w:val="none" w:sz="0" w:space="0" w:color="auto"/>
                <w:left w:val="none" w:sz="0" w:space="0" w:color="auto"/>
                <w:bottom w:val="none" w:sz="0" w:space="0" w:color="auto"/>
                <w:right w:val="none" w:sz="0" w:space="0" w:color="auto"/>
              </w:divBdr>
            </w:div>
            <w:div w:id="2136170947">
              <w:marLeft w:val="0"/>
              <w:marRight w:val="0"/>
              <w:marTop w:val="0"/>
              <w:marBottom w:val="0"/>
              <w:divBdr>
                <w:top w:val="none" w:sz="0" w:space="0" w:color="auto"/>
                <w:left w:val="none" w:sz="0" w:space="0" w:color="auto"/>
                <w:bottom w:val="none" w:sz="0" w:space="0" w:color="auto"/>
                <w:right w:val="none" w:sz="0" w:space="0" w:color="auto"/>
              </w:divBdr>
            </w:div>
            <w:div w:id="640813184">
              <w:marLeft w:val="0"/>
              <w:marRight w:val="0"/>
              <w:marTop w:val="0"/>
              <w:marBottom w:val="0"/>
              <w:divBdr>
                <w:top w:val="none" w:sz="0" w:space="0" w:color="auto"/>
                <w:left w:val="none" w:sz="0" w:space="0" w:color="auto"/>
                <w:bottom w:val="none" w:sz="0" w:space="0" w:color="auto"/>
                <w:right w:val="none" w:sz="0" w:space="0" w:color="auto"/>
              </w:divBdr>
            </w:div>
            <w:div w:id="855071421">
              <w:marLeft w:val="0"/>
              <w:marRight w:val="0"/>
              <w:marTop w:val="0"/>
              <w:marBottom w:val="0"/>
              <w:divBdr>
                <w:top w:val="none" w:sz="0" w:space="0" w:color="auto"/>
                <w:left w:val="none" w:sz="0" w:space="0" w:color="auto"/>
                <w:bottom w:val="none" w:sz="0" w:space="0" w:color="auto"/>
                <w:right w:val="none" w:sz="0" w:space="0" w:color="auto"/>
              </w:divBdr>
            </w:div>
            <w:div w:id="689451594">
              <w:marLeft w:val="0"/>
              <w:marRight w:val="0"/>
              <w:marTop w:val="0"/>
              <w:marBottom w:val="0"/>
              <w:divBdr>
                <w:top w:val="none" w:sz="0" w:space="0" w:color="auto"/>
                <w:left w:val="none" w:sz="0" w:space="0" w:color="auto"/>
                <w:bottom w:val="none" w:sz="0" w:space="0" w:color="auto"/>
                <w:right w:val="none" w:sz="0" w:space="0" w:color="auto"/>
              </w:divBdr>
            </w:div>
            <w:div w:id="1300378645">
              <w:marLeft w:val="0"/>
              <w:marRight w:val="0"/>
              <w:marTop w:val="0"/>
              <w:marBottom w:val="0"/>
              <w:divBdr>
                <w:top w:val="none" w:sz="0" w:space="0" w:color="auto"/>
                <w:left w:val="none" w:sz="0" w:space="0" w:color="auto"/>
                <w:bottom w:val="none" w:sz="0" w:space="0" w:color="auto"/>
                <w:right w:val="none" w:sz="0" w:space="0" w:color="auto"/>
              </w:divBdr>
            </w:div>
            <w:div w:id="491607059">
              <w:marLeft w:val="0"/>
              <w:marRight w:val="0"/>
              <w:marTop w:val="0"/>
              <w:marBottom w:val="0"/>
              <w:divBdr>
                <w:top w:val="none" w:sz="0" w:space="0" w:color="auto"/>
                <w:left w:val="none" w:sz="0" w:space="0" w:color="auto"/>
                <w:bottom w:val="none" w:sz="0" w:space="0" w:color="auto"/>
                <w:right w:val="none" w:sz="0" w:space="0" w:color="auto"/>
              </w:divBdr>
            </w:div>
            <w:div w:id="1887639767">
              <w:marLeft w:val="0"/>
              <w:marRight w:val="0"/>
              <w:marTop w:val="0"/>
              <w:marBottom w:val="0"/>
              <w:divBdr>
                <w:top w:val="none" w:sz="0" w:space="0" w:color="auto"/>
                <w:left w:val="none" w:sz="0" w:space="0" w:color="auto"/>
                <w:bottom w:val="none" w:sz="0" w:space="0" w:color="auto"/>
                <w:right w:val="none" w:sz="0" w:space="0" w:color="auto"/>
              </w:divBdr>
            </w:div>
            <w:div w:id="119812786">
              <w:marLeft w:val="0"/>
              <w:marRight w:val="0"/>
              <w:marTop w:val="0"/>
              <w:marBottom w:val="0"/>
              <w:divBdr>
                <w:top w:val="none" w:sz="0" w:space="0" w:color="auto"/>
                <w:left w:val="none" w:sz="0" w:space="0" w:color="auto"/>
                <w:bottom w:val="none" w:sz="0" w:space="0" w:color="auto"/>
                <w:right w:val="none" w:sz="0" w:space="0" w:color="auto"/>
              </w:divBdr>
            </w:div>
            <w:div w:id="2008092829">
              <w:marLeft w:val="0"/>
              <w:marRight w:val="0"/>
              <w:marTop w:val="0"/>
              <w:marBottom w:val="0"/>
              <w:divBdr>
                <w:top w:val="none" w:sz="0" w:space="0" w:color="auto"/>
                <w:left w:val="none" w:sz="0" w:space="0" w:color="auto"/>
                <w:bottom w:val="none" w:sz="0" w:space="0" w:color="auto"/>
                <w:right w:val="none" w:sz="0" w:space="0" w:color="auto"/>
              </w:divBdr>
            </w:div>
            <w:div w:id="1424108437">
              <w:marLeft w:val="0"/>
              <w:marRight w:val="0"/>
              <w:marTop w:val="0"/>
              <w:marBottom w:val="0"/>
              <w:divBdr>
                <w:top w:val="none" w:sz="0" w:space="0" w:color="auto"/>
                <w:left w:val="none" w:sz="0" w:space="0" w:color="auto"/>
                <w:bottom w:val="none" w:sz="0" w:space="0" w:color="auto"/>
                <w:right w:val="none" w:sz="0" w:space="0" w:color="auto"/>
              </w:divBdr>
            </w:div>
            <w:div w:id="2105373094">
              <w:marLeft w:val="0"/>
              <w:marRight w:val="0"/>
              <w:marTop w:val="0"/>
              <w:marBottom w:val="0"/>
              <w:divBdr>
                <w:top w:val="none" w:sz="0" w:space="0" w:color="auto"/>
                <w:left w:val="none" w:sz="0" w:space="0" w:color="auto"/>
                <w:bottom w:val="none" w:sz="0" w:space="0" w:color="auto"/>
                <w:right w:val="none" w:sz="0" w:space="0" w:color="auto"/>
              </w:divBdr>
            </w:div>
            <w:div w:id="643968439">
              <w:marLeft w:val="0"/>
              <w:marRight w:val="0"/>
              <w:marTop w:val="0"/>
              <w:marBottom w:val="0"/>
              <w:divBdr>
                <w:top w:val="none" w:sz="0" w:space="0" w:color="auto"/>
                <w:left w:val="none" w:sz="0" w:space="0" w:color="auto"/>
                <w:bottom w:val="none" w:sz="0" w:space="0" w:color="auto"/>
                <w:right w:val="none" w:sz="0" w:space="0" w:color="auto"/>
              </w:divBdr>
            </w:div>
            <w:div w:id="1580560798">
              <w:marLeft w:val="0"/>
              <w:marRight w:val="0"/>
              <w:marTop w:val="0"/>
              <w:marBottom w:val="0"/>
              <w:divBdr>
                <w:top w:val="none" w:sz="0" w:space="0" w:color="auto"/>
                <w:left w:val="none" w:sz="0" w:space="0" w:color="auto"/>
                <w:bottom w:val="none" w:sz="0" w:space="0" w:color="auto"/>
                <w:right w:val="none" w:sz="0" w:space="0" w:color="auto"/>
              </w:divBdr>
            </w:div>
            <w:div w:id="1984772799">
              <w:marLeft w:val="0"/>
              <w:marRight w:val="0"/>
              <w:marTop w:val="0"/>
              <w:marBottom w:val="0"/>
              <w:divBdr>
                <w:top w:val="none" w:sz="0" w:space="0" w:color="auto"/>
                <w:left w:val="none" w:sz="0" w:space="0" w:color="auto"/>
                <w:bottom w:val="none" w:sz="0" w:space="0" w:color="auto"/>
                <w:right w:val="none" w:sz="0" w:space="0" w:color="auto"/>
              </w:divBdr>
            </w:div>
            <w:div w:id="1514153037">
              <w:marLeft w:val="0"/>
              <w:marRight w:val="0"/>
              <w:marTop w:val="0"/>
              <w:marBottom w:val="0"/>
              <w:divBdr>
                <w:top w:val="none" w:sz="0" w:space="0" w:color="auto"/>
                <w:left w:val="none" w:sz="0" w:space="0" w:color="auto"/>
                <w:bottom w:val="none" w:sz="0" w:space="0" w:color="auto"/>
                <w:right w:val="none" w:sz="0" w:space="0" w:color="auto"/>
              </w:divBdr>
            </w:div>
            <w:div w:id="1030031035">
              <w:marLeft w:val="0"/>
              <w:marRight w:val="0"/>
              <w:marTop w:val="0"/>
              <w:marBottom w:val="0"/>
              <w:divBdr>
                <w:top w:val="none" w:sz="0" w:space="0" w:color="auto"/>
                <w:left w:val="none" w:sz="0" w:space="0" w:color="auto"/>
                <w:bottom w:val="none" w:sz="0" w:space="0" w:color="auto"/>
                <w:right w:val="none" w:sz="0" w:space="0" w:color="auto"/>
              </w:divBdr>
            </w:div>
            <w:div w:id="1347560670">
              <w:marLeft w:val="0"/>
              <w:marRight w:val="0"/>
              <w:marTop w:val="0"/>
              <w:marBottom w:val="0"/>
              <w:divBdr>
                <w:top w:val="none" w:sz="0" w:space="0" w:color="auto"/>
                <w:left w:val="none" w:sz="0" w:space="0" w:color="auto"/>
                <w:bottom w:val="none" w:sz="0" w:space="0" w:color="auto"/>
                <w:right w:val="none" w:sz="0" w:space="0" w:color="auto"/>
              </w:divBdr>
            </w:div>
            <w:div w:id="2045061140">
              <w:marLeft w:val="0"/>
              <w:marRight w:val="0"/>
              <w:marTop w:val="0"/>
              <w:marBottom w:val="0"/>
              <w:divBdr>
                <w:top w:val="none" w:sz="0" w:space="0" w:color="auto"/>
                <w:left w:val="none" w:sz="0" w:space="0" w:color="auto"/>
                <w:bottom w:val="none" w:sz="0" w:space="0" w:color="auto"/>
                <w:right w:val="none" w:sz="0" w:space="0" w:color="auto"/>
              </w:divBdr>
            </w:div>
            <w:div w:id="413160909">
              <w:marLeft w:val="0"/>
              <w:marRight w:val="0"/>
              <w:marTop w:val="0"/>
              <w:marBottom w:val="0"/>
              <w:divBdr>
                <w:top w:val="none" w:sz="0" w:space="0" w:color="auto"/>
                <w:left w:val="none" w:sz="0" w:space="0" w:color="auto"/>
                <w:bottom w:val="none" w:sz="0" w:space="0" w:color="auto"/>
                <w:right w:val="none" w:sz="0" w:space="0" w:color="auto"/>
              </w:divBdr>
            </w:div>
            <w:div w:id="829176072">
              <w:marLeft w:val="0"/>
              <w:marRight w:val="0"/>
              <w:marTop w:val="0"/>
              <w:marBottom w:val="0"/>
              <w:divBdr>
                <w:top w:val="none" w:sz="0" w:space="0" w:color="auto"/>
                <w:left w:val="none" w:sz="0" w:space="0" w:color="auto"/>
                <w:bottom w:val="none" w:sz="0" w:space="0" w:color="auto"/>
                <w:right w:val="none" w:sz="0" w:space="0" w:color="auto"/>
              </w:divBdr>
            </w:div>
            <w:div w:id="2058619968">
              <w:marLeft w:val="0"/>
              <w:marRight w:val="0"/>
              <w:marTop w:val="0"/>
              <w:marBottom w:val="0"/>
              <w:divBdr>
                <w:top w:val="none" w:sz="0" w:space="0" w:color="auto"/>
                <w:left w:val="none" w:sz="0" w:space="0" w:color="auto"/>
                <w:bottom w:val="none" w:sz="0" w:space="0" w:color="auto"/>
                <w:right w:val="none" w:sz="0" w:space="0" w:color="auto"/>
              </w:divBdr>
            </w:div>
            <w:div w:id="201285968">
              <w:marLeft w:val="0"/>
              <w:marRight w:val="0"/>
              <w:marTop w:val="0"/>
              <w:marBottom w:val="0"/>
              <w:divBdr>
                <w:top w:val="none" w:sz="0" w:space="0" w:color="auto"/>
                <w:left w:val="none" w:sz="0" w:space="0" w:color="auto"/>
                <w:bottom w:val="none" w:sz="0" w:space="0" w:color="auto"/>
                <w:right w:val="none" w:sz="0" w:space="0" w:color="auto"/>
              </w:divBdr>
            </w:div>
            <w:div w:id="1879706502">
              <w:marLeft w:val="0"/>
              <w:marRight w:val="0"/>
              <w:marTop w:val="0"/>
              <w:marBottom w:val="0"/>
              <w:divBdr>
                <w:top w:val="none" w:sz="0" w:space="0" w:color="auto"/>
                <w:left w:val="none" w:sz="0" w:space="0" w:color="auto"/>
                <w:bottom w:val="none" w:sz="0" w:space="0" w:color="auto"/>
                <w:right w:val="none" w:sz="0" w:space="0" w:color="auto"/>
              </w:divBdr>
            </w:div>
            <w:div w:id="565183148">
              <w:marLeft w:val="0"/>
              <w:marRight w:val="0"/>
              <w:marTop w:val="0"/>
              <w:marBottom w:val="0"/>
              <w:divBdr>
                <w:top w:val="none" w:sz="0" w:space="0" w:color="auto"/>
                <w:left w:val="none" w:sz="0" w:space="0" w:color="auto"/>
                <w:bottom w:val="none" w:sz="0" w:space="0" w:color="auto"/>
                <w:right w:val="none" w:sz="0" w:space="0" w:color="auto"/>
              </w:divBdr>
            </w:div>
            <w:div w:id="2114209285">
              <w:marLeft w:val="0"/>
              <w:marRight w:val="0"/>
              <w:marTop w:val="0"/>
              <w:marBottom w:val="0"/>
              <w:divBdr>
                <w:top w:val="none" w:sz="0" w:space="0" w:color="auto"/>
                <w:left w:val="none" w:sz="0" w:space="0" w:color="auto"/>
                <w:bottom w:val="none" w:sz="0" w:space="0" w:color="auto"/>
                <w:right w:val="none" w:sz="0" w:space="0" w:color="auto"/>
              </w:divBdr>
            </w:div>
            <w:div w:id="1423188321">
              <w:marLeft w:val="0"/>
              <w:marRight w:val="0"/>
              <w:marTop w:val="0"/>
              <w:marBottom w:val="0"/>
              <w:divBdr>
                <w:top w:val="none" w:sz="0" w:space="0" w:color="auto"/>
                <w:left w:val="none" w:sz="0" w:space="0" w:color="auto"/>
                <w:bottom w:val="none" w:sz="0" w:space="0" w:color="auto"/>
                <w:right w:val="none" w:sz="0" w:space="0" w:color="auto"/>
              </w:divBdr>
            </w:div>
            <w:div w:id="466313183">
              <w:marLeft w:val="0"/>
              <w:marRight w:val="0"/>
              <w:marTop w:val="0"/>
              <w:marBottom w:val="0"/>
              <w:divBdr>
                <w:top w:val="none" w:sz="0" w:space="0" w:color="auto"/>
                <w:left w:val="none" w:sz="0" w:space="0" w:color="auto"/>
                <w:bottom w:val="none" w:sz="0" w:space="0" w:color="auto"/>
                <w:right w:val="none" w:sz="0" w:space="0" w:color="auto"/>
              </w:divBdr>
            </w:div>
            <w:div w:id="399794360">
              <w:marLeft w:val="0"/>
              <w:marRight w:val="0"/>
              <w:marTop w:val="0"/>
              <w:marBottom w:val="0"/>
              <w:divBdr>
                <w:top w:val="none" w:sz="0" w:space="0" w:color="auto"/>
                <w:left w:val="none" w:sz="0" w:space="0" w:color="auto"/>
                <w:bottom w:val="none" w:sz="0" w:space="0" w:color="auto"/>
                <w:right w:val="none" w:sz="0" w:space="0" w:color="auto"/>
              </w:divBdr>
            </w:div>
            <w:div w:id="333844628">
              <w:marLeft w:val="0"/>
              <w:marRight w:val="0"/>
              <w:marTop w:val="0"/>
              <w:marBottom w:val="0"/>
              <w:divBdr>
                <w:top w:val="none" w:sz="0" w:space="0" w:color="auto"/>
                <w:left w:val="none" w:sz="0" w:space="0" w:color="auto"/>
                <w:bottom w:val="none" w:sz="0" w:space="0" w:color="auto"/>
                <w:right w:val="none" w:sz="0" w:space="0" w:color="auto"/>
              </w:divBdr>
            </w:div>
            <w:div w:id="399912030">
              <w:marLeft w:val="0"/>
              <w:marRight w:val="0"/>
              <w:marTop w:val="0"/>
              <w:marBottom w:val="0"/>
              <w:divBdr>
                <w:top w:val="none" w:sz="0" w:space="0" w:color="auto"/>
                <w:left w:val="none" w:sz="0" w:space="0" w:color="auto"/>
                <w:bottom w:val="none" w:sz="0" w:space="0" w:color="auto"/>
                <w:right w:val="none" w:sz="0" w:space="0" w:color="auto"/>
              </w:divBdr>
            </w:div>
            <w:div w:id="882012133">
              <w:marLeft w:val="0"/>
              <w:marRight w:val="0"/>
              <w:marTop w:val="0"/>
              <w:marBottom w:val="0"/>
              <w:divBdr>
                <w:top w:val="none" w:sz="0" w:space="0" w:color="auto"/>
                <w:left w:val="none" w:sz="0" w:space="0" w:color="auto"/>
                <w:bottom w:val="none" w:sz="0" w:space="0" w:color="auto"/>
                <w:right w:val="none" w:sz="0" w:space="0" w:color="auto"/>
              </w:divBdr>
            </w:div>
            <w:div w:id="1510562874">
              <w:marLeft w:val="0"/>
              <w:marRight w:val="0"/>
              <w:marTop w:val="0"/>
              <w:marBottom w:val="0"/>
              <w:divBdr>
                <w:top w:val="none" w:sz="0" w:space="0" w:color="auto"/>
                <w:left w:val="none" w:sz="0" w:space="0" w:color="auto"/>
                <w:bottom w:val="none" w:sz="0" w:space="0" w:color="auto"/>
                <w:right w:val="none" w:sz="0" w:space="0" w:color="auto"/>
              </w:divBdr>
            </w:div>
            <w:div w:id="996880100">
              <w:marLeft w:val="0"/>
              <w:marRight w:val="0"/>
              <w:marTop w:val="0"/>
              <w:marBottom w:val="0"/>
              <w:divBdr>
                <w:top w:val="none" w:sz="0" w:space="0" w:color="auto"/>
                <w:left w:val="none" w:sz="0" w:space="0" w:color="auto"/>
                <w:bottom w:val="none" w:sz="0" w:space="0" w:color="auto"/>
                <w:right w:val="none" w:sz="0" w:space="0" w:color="auto"/>
              </w:divBdr>
            </w:div>
            <w:div w:id="84963696">
              <w:marLeft w:val="0"/>
              <w:marRight w:val="0"/>
              <w:marTop w:val="0"/>
              <w:marBottom w:val="0"/>
              <w:divBdr>
                <w:top w:val="none" w:sz="0" w:space="0" w:color="auto"/>
                <w:left w:val="none" w:sz="0" w:space="0" w:color="auto"/>
                <w:bottom w:val="none" w:sz="0" w:space="0" w:color="auto"/>
                <w:right w:val="none" w:sz="0" w:space="0" w:color="auto"/>
              </w:divBdr>
            </w:div>
            <w:div w:id="228078099">
              <w:marLeft w:val="0"/>
              <w:marRight w:val="0"/>
              <w:marTop w:val="0"/>
              <w:marBottom w:val="0"/>
              <w:divBdr>
                <w:top w:val="none" w:sz="0" w:space="0" w:color="auto"/>
                <w:left w:val="none" w:sz="0" w:space="0" w:color="auto"/>
                <w:bottom w:val="none" w:sz="0" w:space="0" w:color="auto"/>
                <w:right w:val="none" w:sz="0" w:space="0" w:color="auto"/>
              </w:divBdr>
            </w:div>
            <w:div w:id="364213173">
              <w:marLeft w:val="0"/>
              <w:marRight w:val="0"/>
              <w:marTop w:val="0"/>
              <w:marBottom w:val="0"/>
              <w:divBdr>
                <w:top w:val="none" w:sz="0" w:space="0" w:color="auto"/>
                <w:left w:val="none" w:sz="0" w:space="0" w:color="auto"/>
                <w:bottom w:val="none" w:sz="0" w:space="0" w:color="auto"/>
                <w:right w:val="none" w:sz="0" w:space="0" w:color="auto"/>
              </w:divBdr>
            </w:div>
            <w:div w:id="505558307">
              <w:marLeft w:val="0"/>
              <w:marRight w:val="0"/>
              <w:marTop w:val="0"/>
              <w:marBottom w:val="0"/>
              <w:divBdr>
                <w:top w:val="none" w:sz="0" w:space="0" w:color="auto"/>
                <w:left w:val="none" w:sz="0" w:space="0" w:color="auto"/>
                <w:bottom w:val="none" w:sz="0" w:space="0" w:color="auto"/>
                <w:right w:val="none" w:sz="0" w:space="0" w:color="auto"/>
              </w:divBdr>
            </w:div>
            <w:div w:id="334502393">
              <w:marLeft w:val="0"/>
              <w:marRight w:val="0"/>
              <w:marTop w:val="0"/>
              <w:marBottom w:val="0"/>
              <w:divBdr>
                <w:top w:val="none" w:sz="0" w:space="0" w:color="auto"/>
                <w:left w:val="none" w:sz="0" w:space="0" w:color="auto"/>
                <w:bottom w:val="none" w:sz="0" w:space="0" w:color="auto"/>
                <w:right w:val="none" w:sz="0" w:space="0" w:color="auto"/>
              </w:divBdr>
            </w:div>
            <w:div w:id="1708677474">
              <w:marLeft w:val="0"/>
              <w:marRight w:val="0"/>
              <w:marTop w:val="0"/>
              <w:marBottom w:val="0"/>
              <w:divBdr>
                <w:top w:val="none" w:sz="0" w:space="0" w:color="auto"/>
                <w:left w:val="none" w:sz="0" w:space="0" w:color="auto"/>
                <w:bottom w:val="none" w:sz="0" w:space="0" w:color="auto"/>
                <w:right w:val="none" w:sz="0" w:space="0" w:color="auto"/>
              </w:divBdr>
            </w:div>
            <w:div w:id="546143030">
              <w:marLeft w:val="0"/>
              <w:marRight w:val="0"/>
              <w:marTop w:val="0"/>
              <w:marBottom w:val="0"/>
              <w:divBdr>
                <w:top w:val="none" w:sz="0" w:space="0" w:color="auto"/>
                <w:left w:val="none" w:sz="0" w:space="0" w:color="auto"/>
                <w:bottom w:val="none" w:sz="0" w:space="0" w:color="auto"/>
                <w:right w:val="none" w:sz="0" w:space="0" w:color="auto"/>
              </w:divBdr>
            </w:div>
            <w:div w:id="49043590">
              <w:marLeft w:val="0"/>
              <w:marRight w:val="0"/>
              <w:marTop w:val="0"/>
              <w:marBottom w:val="0"/>
              <w:divBdr>
                <w:top w:val="none" w:sz="0" w:space="0" w:color="auto"/>
                <w:left w:val="none" w:sz="0" w:space="0" w:color="auto"/>
                <w:bottom w:val="none" w:sz="0" w:space="0" w:color="auto"/>
                <w:right w:val="none" w:sz="0" w:space="0" w:color="auto"/>
              </w:divBdr>
            </w:div>
            <w:div w:id="596981703">
              <w:marLeft w:val="0"/>
              <w:marRight w:val="0"/>
              <w:marTop w:val="0"/>
              <w:marBottom w:val="0"/>
              <w:divBdr>
                <w:top w:val="none" w:sz="0" w:space="0" w:color="auto"/>
                <w:left w:val="none" w:sz="0" w:space="0" w:color="auto"/>
                <w:bottom w:val="none" w:sz="0" w:space="0" w:color="auto"/>
                <w:right w:val="none" w:sz="0" w:space="0" w:color="auto"/>
              </w:divBdr>
            </w:div>
            <w:div w:id="1778216753">
              <w:marLeft w:val="0"/>
              <w:marRight w:val="0"/>
              <w:marTop w:val="0"/>
              <w:marBottom w:val="0"/>
              <w:divBdr>
                <w:top w:val="none" w:sz="0" w:space="0" w:color="auto"/>
                <w:left w:val="none" w:sz="0" w:space="0" w:color="auto"/>
                <w:bottom w:val="none" w:sz="0" w:space="0" w:color="auto"/>
                <w:right w:val="none" w:sz="0" w:space="0" w:color="auto"/>
              </w:divBdr>
            </w:div>
            <w:div w:id="1721511457">
              <w:marLeft w:val="0"/>
              <w:marRight w:val="0"/>
              <w:marTop w:val="0"/>
              <w:marBottom w:val="0"/>
              <w:divBdr>
                <w:top w:val="none" w:sz="0" w:space="0" w:color="auto"/>
                <w:left w:val="none" w:sz="0" w:space="0" w:color="auto"/>
                <w:bottom w:val="none" w:sz="0" w:space="0" w:color="auto"/>
                <w:right w:val="none" w:sz="0" w:space="0" w:color="auto"/>
              </w:divBdr>
            </w:div>
            <w:div w:id="821308171">
              <w:marLeft w:val="0"/>
              <w:marRight w:val="0"/>
              <w:marTop w:val="0"/>
              <w:marBottom w:val="0"/>
              <w:divBdr>
                <w:top w:val="none" w:sz="0" w:space="0" w:color="auto"/>
                <w:left w:val="none" w:sz="0" w:space="0" w:color="auto"/>
                <w:bottom w:val="none" w:sz="0" w:space="0" w:color="auto"/>
                <w:right w:val="none" w:sz="0" w:space="0" w:color="auto"/>
              </w:divBdr>
            </w:div>
            <w:div w:id="1711416105">
              <w:marLeft w:val="0"/>
              <w:marRight w:val="0"/>
              <w:marTop w:val="0"/>
              <w:marBottom w:val="0"/>
              <w:divBdr>
                <w:top w:val="none" w:sz="0" w:space="0" w:color="auto"/>
                <w:left w:val="none" w:sz="0" w:space="0" w:color="auto"/>
                <w:bottom w:val="none" w:sz="0" w:space="0" w:color="auto"/>
                <w:right w:val="none" w:sz="0" w:space="0" w:color="auto"/>
              </w:divBdr>
            </w:div>
            <w:div w:id="1562592688">
              <w:marLeft w:val="0"/>
              <w:marRight w:val="0"/>
              <w:marTop w:val="0"/>
              <w:marBottom w:val="0"/>
              <w:divBdr>
                <w:top w:val="none" w:sz="0" w:space="0" w:color="auto"/>
                <w:left w:val="none" w:sz="0" w:space="0" w:color="auto"/>
                <w:bottom w:val="none" w:sz="0" w:space="0" w:color="auto"/>
                <w:right w:val="none" w:sz="0" w:space="0" w:color="auto"/>
              </w:divBdr>
            </w:div>
            <w:div w:id="244728442">
              <w:marLeft w:val="0"/>
              <w:marRight w:val="0"/>
              <w:marTop w:val="0"/>
              <w:marBottom w:val="0"/>
              <w:divBdr>
                <w:top w:val="none" w:sz="0" w:space="0" w:color="auto"/>
                <w:left w:val="none" w:sz="0" w:space="0" w:color="auto"/>
                <w:bottom w:val="none" w:sz="0" w:space="0" w:color="auto"/>
                <w:right w:val="none" w:sz="0" w:space="0" w:color="auto"/>
              </w:divBdr>
            </w:div>
            <w:div w:id="1514421850">
              <w:marLeft w:val="0"/>
              <w:marRight w:val="0"/>
              <w:marTop w:val="0"/>
              <w:marBottom w:val="0"/>
              <w:divBdr>
                <w:top w:val="none" w:sz="0" w:space="0" w:color="auto"/>
                <w:left w:val="none" w:sz="0" w:space="0" w:color="auto"/>
                <w:bottom w:val="none" w:sz="0" w:space="0" w:color="auto"/>
                <w:right w:val="none" w:sz="0" w:space="0" w:color="auto"/>
              </w:divBdr>
            </w:div>
            <w:div w:id="336806415">
              <w:marLeft w:val="0"/>
              <w:marRight w:val="0"/>
              <w:marTop w:val="0"/>
              <w:marBottom w:val="0"/>
              <w:divBdr>
                <w:top w:val="none" w:sz="0" w:space="0" w:color="auto"/>
                <w:left w:val="none" w:sz="0" w:space="0" w:color="auto"/>
                <w:bottom w:val="none" w:sz="0" w:space="0" w:color="auto"/>
                <w:right w:val="none" w:sz="0" w:space="0" w:color="auto"/>
              </w:divBdr>
            </w:div>
          </w:divsChild>
        </w:div>
        <w:div w:id="53817964">
          <w:marLeft w:val="0"/>
          <w:marRight w:val="0"/>
          <w:marTop w:val="0"/>
          <w:marBottom w:val="0"/>
          <w:divBdr>
            <w:top w:val="single" w:sz="6" w:space="4" w:color="0C1F30"/>
            <w:left w:val="none" w:sz="0" w:space="4" w:color="0C1F30"/>
            <w:bottom w:val="none" w:sz="0" w:space="4" w:color="0C1F30"/>
            <w:right w:val="none" w:sz="0" w:space="4" w:color="0C1F30"/>
          </w:divBdr>
        </w:div>
      </w:divsChild>
    </w:div>
    <w:div w:id="1820875268">
      <w:bodyDiv w:val="1"/>
      <w:marLeft w:val="0"/>
      <w:marRight w:val="0"/>
      <w:marTop w:val="0"/>
      <w:marBottom w:val="0"/>
      <w:divBdr>
        <w:top w:val="none" w:sz="0" w:space="0" w:color="auto"/>
        <w:left w:val="none" w:sz="0" w:space="0" w:color="auto"/>
        <w:bottom w:val="none" w:sz="0" w:space="0" w:color="auto"/>
        <w:right w:val="none" w:sz="0" w:space="0" w:color="auto"/>
      </w:divBdr>
    </w:div>
    <w:div w:id="1887713403">
      <w:bodyDiv w:val="1"/>
      <w:marLeft w:val="0"/>
      <w:marRight w:val="0"/>
      <w:marTop w:val="0"/>
      <w:marBottom w:val="0"/>
      <w:divBdr>
        <w:top w:val="none" w:sz="0" w:space="0" w:color="auto"/>
        <w:left w:val="none" w:sz="0" w:space="0" w:color="auto"/>
        <w:bottom w:val="none" w:sz="0" w:space="0" w:color="auto"/>
        <w:right w:val="none" w:sz="0" w:space="0" w:color="auto"/>
      </w:divBdr>
      <w:divsChild>
        <w:div w:id="1309089695">
          <w:marLeft w:val="0"/>
          <w:marRight w:val="0"/>
          <w:marTop w:val="0"/>
          <w:marBottom w:val="0"/>
          <w:divBdr>
            <w:top w:val="none" w:sz="0" w:space="0" w:color="auto"/>
            <w:left w:val="none" w:sz="0" w:space="0" w:color="auto"/>
            <w:bottom w:val="none" w:sz="0" w:space="0" w:color="auto"/>
            <w:right w:val="none" w:sz="0" w:space="0" w:color="auto"/>
          </w:divBdr>
          <w:divsChild>
            <w:div w:id="2073767372">
              <w:marLeft w:val="0"/>
              <w:marRight w:val="0"/>
              <w:marTop w:val="0"/>
              <w:marBottom w:val="0"/>
              <w:divBdr>
                <w:top w:val="none" w:sz="0" w:space="0" w:color="auto"/>
                <w:left w:val="none" w:sz="0" w:space="0" w:color="auto"/>
                <w:bottom w:val="none" w:sz="0" w:space="0" w:color="auto"/>
                <w:right w:val="none" w:sz="0" w:space="0" w:color="auto"/>
              </w:divBdr>
              <w:divsChild>
                <w:div w:id="1773545551">
                  <w:marLeft w:val="0"/>
                  <w:marRight w:val="0"/>
                  <w:marTop w:val="0"/>
                  <w:marBottom w:val="0"/>
                  <w:divBdr>
                    <w:top w:val="none" w:sz="0" w:space="0" w:color="auto"/>
                    <w:left w:val="none" w:sz="0" w:space="0" w:color="auto"/>
                    <w:bottom w:val="none" w:sz="0" w:space="0" w:color="auto"/>
                    <w:right w:val="none" w:sz="0" w:space="0" w:color="auto"/>
                  </w:divBdr>
                  <w:divsChild>
                    <w:div w:id="155733128">
                      <w:marLeft w:val="0"/>
                      <w:marRight w:val="150"/>
                      <w:marTop w:val="0"/>
                      <w:marBottom w:val="0"/>
                      <w:divBdr>
                        <w:top w:val="none" w:sz="0" w:space="0" w:color="auto"/>
                        <w:left w:val="none" w:sz="0" w:space="0" w:color="auto"/>
                        <w:bottom w:val="none" w:sz="0" w:space="0" w:color="auto"/>
                        <w:right w:val="none" w:sz="0" w:space="0" w:color="auto"/>
                      </w:divBdr>
                    </w:div>
                    <w:div w:id="1655793342">
                      <w:marLeft w:val="0"/>
                      <w:marRight w:val="150"/>
                      <w:marTop w:val="0"/>
                      <w:marBottom w:val="0"/>
                      <w:divBdr>
                        <w:top w:val="none" w:sz="0" w:space="0" w:color="auto"/>
                        <w:left w:val="none" w:sz="0" w:space="0" w:color="auto"/>
                        <w:bottom w:val="none" w:sz="0" w:space="0" w:color="auto"/>
                        <w:right w:val="none" w:sz="0" w:space="0" w:color="auto"/>
                      </w:divBdr>
                      <w:divsChild>
                        <w:div w:id="346713945">
                          <w:marLeft w:val="0"/>
                          <w:marRight w:val="150"/>
                          <w:marTop w:val="0"/>
                          <w:marBottom w:val="0"/>
                          <w:divBdr>
                            <w:top w:val="none" w:sz="0" w:space="0" w:color="auto"/>
                            <w:left w:val="none" w:sz="0" w:space="0" w:color="auto"/>
                            <w:bottom w:val="none" w:sz="0" w:space="0" w:color="auto"/>
                            <w:right w:val="none" w:sz="0" w:space="0" w:color="auto"/>
                          </w:divBdr>
                        </w:div>
                      </w:divsChild>
                    </w:div>
                    <w:div w:id="100033670">
                      <w:marLeft w:val="0"/>
                      <w:marRight w:val="150"/>
                      <w:marTop w:val="0"/>
                      <w:marBottom w:val="0"/>
                      <w:divBdr>
                        <w:top w:val="none" w:sz="0" w:space="0" w:color="auto"/>
                        <w:left w:val="none" w:sz="0" w:space="0" w:color="auto"/>
                        <w:bottom w:val="none" w:sz="0" w:space="0" w:color="auto"/>
                        <w:right w:val="none" w:sz="0" w:space="0" w:color="auto"/>
                      </w:divBdr>
                      <w:divsChild>
                        <w:div w:id="998533501">
                          <w:marLeft w:val="0"/>
                          <w:marRight w:val="150"/>
                          <w:marTop w:val="0"/>
                          <w:marBottom w:val="0"/>
                          <w:divBdr>
                            <w:top w:val="none" w:sz="0" w:space="0" w:color="auto"/>
                            <w:left w:val="none" w:sz="0" w:space="0" w:color="auto"/>
                            <w:bottom w:val="none" w:sz="0" w:space="0" w:color="auto"/>
                            <w:right w:val="none" w:sz="0" w:space="0" w:color="auto"/>
                          </w:divBdr>
                        </w:div>
                      </w:divsChild>
                    </w:div>
                    <w:div w:id="2085568293">
                      <w:marLeft w:val="0"/>
                      <w:marRight w:val="150"/>
                      <w:marTop w:val="0"/>
                      <w:marBottom w:val="0"/>
                      <w:divBdr>
                        <w:top w:val="none" w:sz="0" w:space="0" w:color="auto"/>
                        <w:left w:val="none" w:sz="0" w:space="0" w:color="auto"/>
                        <w:bottom w:val="none" w:sz="0" w:space="0" w:color="auto"/>
                        <w:right w:val="none" w:sz="0" w:space="0" w:color="auto"/>
                      </w:divBdr>
                      <w:divsChild>
                        <w:div w:id="2076777090">
                          <w:marLeft w:val="0"/>
                          <w:marRight w:val="150"/>
                          <w:marTop w:val="0"/>
                          <w:marBottom w:val="0"/>
                          <w:divBdr>
                            <w:top w:val="none" w:sz="0" w:space="0" w:color="auto"/>
                            <w:left w:val="none" w:sz="0" w:space="0" w:color="auto"/>
                            <w:bottom w:val="none" w:sz="0" w:space="0" w:color="auto"/>
                            <w:right w:val="none" w:sz="0" w:space="0" w:color="auto"/>
                          </w:divBdr>
                        </w:div>
                      </w:divsChild>
                    </w:div>
                    <w:div w:id="1770927164">
                      <w:marLeft w:val="0"/>
                      <w:marRight w:val="150"/>
                      <w:marTop w:val="0"/>
                      <w:marBottom w:val="0"/>
                      <w:divBdr>
                        <w:top w:val="none" w:sz="0" w:space="0" w:color="auto"/>
                        <w:left w:val="none" w:sz="0" w:space="0" w:color="auto"/>
                        <w:bottom w:val="none" w:sz="0" w:space="0" w:color="auto"/>
                        <w:right w:val="none" w:sz="0" w:space="0" w:color="auto"/>
                      </w:divBdr>
                      <w:divsChild>
                        <w:div w:id="397559702">
                          <w:marLeft w:val="0"/>
                          <w:marRight w:val="150"/>
                          <w:marTop w:val="0"/>
                          <w:marBottom w:val="0"/>
                          <w:divBdr>
                            <w:top w:val="none" w:sz="0" w:space="0" w:color="auto"/>
                            <w:left w:val="none" w:sz="0" w:space="0" w:color="auto"/>
                            <w:bottom w:val="none" w:sz="0" w:space="0" w:color="auto"/>
                            <w:right w:val="none" w:sz="0" w:space="0" w:color="auto"/>
                          </w:divBdr>
                        </w:div>
                      </w:divsChild>
                    </w:div>
                    <w:div w:id="1583416559">
                      <w:marLeft w:val="0"/>
                      <w:marRight w:val="150"/>
                      <w:marTop w:val="0"/>
                      <w:marBottom w:val="0"/>
                      <w:divBdr>
                        <w:top w:val="none" w:sz="0" w:space="0" w:color="auto"/>
                        <w:left w:val="none" w:sz="0" w:space="0" w:color="auto"/>
                        <w:bottom w:val="none" w:sz="0" w:space="0" w:color="auto"/>
                        <w:right w:val="none" w:sz="0" w:space="0" w:color="auto"/>
                      </w:divBdr>
                      <w:divsChild>
                        <w:div w:id="1763257523">
                          <w:marLeft w:val="0"/>
                          <w:marRight w:val="150"/>
                          <w:marTop w:val="0"/>
                          <w:marBottom w:val="0"/>
                          <w:divBdr>
                            <w:top w:val="none" w:sz="0" w:space="0" w:color="auto"/>
                            <w:left w:val="none" w:sz="0" w:space="0" w:color="auto"/>
                            <w:bottom w:val="none" w:sz="0" w:space="0" w:color="auto"/>
                            <w:right w:val="none" w:sz="0" w:space="0" w:color="auto"/>
                          </w:divBdr>
                        </w:div>
                      </w:divsChild>
                    </w:div>
                    <w:div w:id="111899972">
                      <w:marLeft w:val="0"/>
                      <w:marRight w:val="150"/>
                      <w:marTop w:val="0"/>
                      <w:marBottom w:val="0"/>
                      <w:divBdr>
                        <w:top w:val="none" w:sz="0" w:space="0" w:color="auto"/>
                        <w:left w:val="none" w:sz="0" w:space="0" w:color="auto"/>
                        <w:bottom w:val="none" w:sz="0" w:space="0" w:color="auto"/>
                        <w:right w:val="none" w:sz="0" w:space="0" w:color="auto"/>
                      </w:divBdr>
                      <w:divsChild>
                        <w:div w:id="133845830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80840297">
              <w:marLeft w:val="0"/>
              <w:marRight w:val="0"/>
              <w:marTop w:val="0"/>
              <w:marBottom w:val="0"/>
              <w:divBdr>
                <w:top w:val="none" w:sz="0" w:space="0" w:color="auto"/>
                <w:left w:val="none" w:sz="0" w:space="0" w:color="auto"/>
                <w:bottom w:val="none" w:sz="0" w:space="0" w:color="auto"/>
                <w:right w:val="none" w:sz="0" w:space="0" w:color="auto"/>
              </w:divBdr>
            </w:div>
            <w:div w:id="74132267">
              <w:marLeft w:val="0"/>
              <w:marRight w:val="0"/>
              <w:marTop w:val="0"/>
              <w:marBottom w:val="0"/>
              <w:divBdr>
                <w:top w:val="none" w:sz="0" w:space="0" w:color="auto"/>
                <w:left w:val="none" w:sz="0" w:space="0" w:color="auto"/>
                <w:bottom w:val="none" w:sz="0" w:space="0" w:color="auto"/>
                <w:right w:val="none" w:sz="0" w:space="0" w:color="auto"/>
              </w:divBdr>
            </w:div>
            <w:div w:id="630483720">
              <w:marLeft w:val="0"/>
              <w:marRight w:val="0"/>
              <w:marTop w:val="0"/>
              <w:marBottom w:val="0"/>
              <w:divBdr>
                <w:top w:val="none" w:sz="0" w:space="0" w:color="auto"/>
                <w:left w:val="none" w:sz="0" w:space="0" w:color="auto"/>
                <w:bottom w:val="none" w:sz="0" w:space="0" w:color="auto"/>
                <w:right w:val="none" w:sz="0" w:space="0" w:color="auto"/>
              </w:divBdr>
            </w:div>
            <w:div w:id="1044676004">
              <w:marLeft w:val="0"/>
              <w:marRight w:val="0"/>
              <w:marTop w:val="0"/>
              <w:marBottom w:val="0"/>
              <w:divBdr>
                <w:top w:val="none" w:sz="0" w:space="0" w:color="auto"/>
                <w:left w:val="none" w:sz="0" w:space="0" w:color="auto"/>
                <w:bottom w:val="none" w:sz="0" w:space="0" w:color="auto"/>
                <w:right w:val="none" w:sz="0" w:space="0" w:color="auto"/>
              </w:divBdr>
            </w:div>
            <w:div w:id="398599988">
              <w:marLeft w:val="0"/>
              <w:marRight w:val="0"/>
              <w:marTop w:val="0"/>
              <w:marBottom w:val="0"/>
              <w:divBdr>
                <w:top w:val="none" w:sz="0" w:space="0" w:color="auto"/>
                <w:left w:val="none" w:sz="0" w:space="0" w:color="auto"/>
                <w:bottom w:val="none" w:sz="0" w:space="0" w:color="auto"/>
                <w:right w:val="none" w:sz="0" w:space="0" w:color="auto"/>
              </w:divBdr>
            </w:div>
            <w:div w:id="58942949">
              <w:marLeft w:val="0"/>
              <w:marRight w:val="0"/>
              <w:marTop w:val="0"/>
              <w:marBottom w:val="0"/>
              <w:divBdr>
                <w:top w:val="none" w:sz="0" w:space="0" w:color="auto"/>
                <w:left w:val="none" w:sz="0" w:space="0" w:color="auto"/>
                <w:bottom w:val="none" w:sz="0" w:space="0" w:color="auto"/>
                <w:right w:val="none" w:sz="0" w:space="0" w:color="auto"/>
              </w:divBdr>
            </w:div>
            <w:div w:id="418867497">
              <w:marLeft w:val="0"/>
              <w:marRight w:val="0"/>
              <w:marTop w:val="0"/>
              <w:marBottom w:val="0"/>
              <w:divBdr>
                <w:top w:val="none" w:sz="0" w:space="0" w:color="auto"/>
                <w:left w:val="none" w:sz="0" w:space="0" w:color="auto"/>
                <w:bottom w:val="none" w:sz="0" w:space="0" w:color="auto"/>
                <w:right w:val="none" w:sz="0" w:space="0" w:color="auto"/>
              </w:divBdr>
            </w:div>
            <w:div w:id="2096246051">
              <w:marLeft w:val="0"/>
              <w:marRight w:val="0"/>
              <w:marTop w:val="0"/>
              <w:marBottom w:val="0"/>
              <w:divBdr>
                <w:top w:val="none" w:sz="0" w:space="0" w:color="auto"/>
                <w:left w:val="none" w:sz="0" w:space="0" w:color="auto"/>
                <w:bottom w:val="none" w:sz="0" w:space="0" w:color="auto"/>
                <w:right w:val="none" w:sz="0" w:space="0" w:color="auto"/>
              </w:divBdr>
            </w:div>
            <w:div w:id="687945563">
              <w:marLeft w:val="0"/>
              <w:marRight w:val="0"/>
              <w:marTop w:val="0"/>
              <w:marBottom w:val="0"/>
              <w:divBdr>
                <w:top w:val="none" w:sz="0" w:space="0" w:color="auto"/>
                <w:left w:val="none" w:sz="0" w:space="0" w:color="auto"/>
                <w:bottom w:val="none" w:sz="0" w:space="0" w:color="auto"/>
                <w:right w:val="none" w:sz="0" w:space="0" w:color="auto"/>
              </w:divBdr>
            </w:div>
            <w:div w:id="1191649636">
              <w:marLeft w:val="0"/>
              <w:marRight w:val="0"/>
              <w:marTop w:val="0"/>
              <w:marBottom w:val="0"/>
              <w:divBdr>
                <w:top w:val="none" w:sz="0" w:space="0" w:color="auto"/>
                <w:left w:val="none" w:sz="0" w:space="0" w:color="auto"/>
                <w:bottom w:val="none" w:sz="0" w:space="0" w:color="auto"/>
                <w:right w:val="none" w:sz="0" w:space="0" w:color="auto"/>
              </w:divBdr>
            </w:div>
            <w:div w:id="204291180">
              <w:marLeft w:val="0"/>
              <w:marRight w:val="0"/>
              <w:marTop w:val="0"/>
              <w:marBottom w:val="0"/>
              <w:divBdr>
                <w:top w:val="none" w:sz="0" w:space="0" w:color="auto"/>
                <w:left w:val="none" w:sz="0" w:space="0" w:color="auto"/>
                <w:bottom w:val="none" w:sz="0" w:space="0" w:color="auto"/>
                <w:right w:val="none" w:sz="0" w:space="0" w:color="auto"/>
              </w:divBdr>
            </w:div>
            <w:div w:id="140344671">
              <w:marLeft w:val="0"/>
              <w:marRight w:val="0"/>
              <w:marTop w:val="0"/>
              <w:marBottom w:val="0"/>
              <w:divBdr>
                <w:top w:val="none" w:sz="0" w:space="0" w:color="auto"/>
                <w:left w:val="none" w:sz="0" w:space="0" w:color="auto"/>
                <w:bottom w:val="none" w:sz="0" w:space="0" w:color="auto"/>
                <w:right w:val="none" w:sz="0" w:space="0" w:color="auto"/>
              </w:divBdr>
            </w:div>
            <w:div w:id="1138642161">
              <w:marLeft w:val="0"/>
              <w:marRight w:val="0"/>
              <w:marTop w:val="0"/>
              <w:marBottom w:val="0"/>
              <w:divBdr>
                <w:top w:val="none" w:sz="0" w:space="0" w:color="auto"/>
                <w:left w:val="none" w:sz="0" w:space="0" w:color="auto"/>
                <w:bottom w:val="none" w:sz="0" w:space="0" w:color="auto"/>
                <w:right w:val="none" w:sz="0" w:space="0" w:color="auto"/>
              </w:divBdr>
            </w:div>
            <w:div w:id="1207257037">
              <w:marLeft w:val="0"/>
              <w:marRight w:val="0"/>
              <w:marTop w:val="0"/>
              <w:marBottom w:val="0"/>
              <w:divBdr>
                <w:top w:val="none" w:sz="0" w:space="0" w:color="auto"/>
                <w:left w:val="none" w:sz="0" w:space="0" w:color="auto"/>
                <w:bottom w:val="none" w:sz="0" w:space="0" w:color="auto"/>
                <w:right w:val="none" w:sz="0" w:space="0" w:color="auto"/>
              </w:divBdr>
            </w:div>
            <w:div w:id="583875351">
              <w:marLeft w:val="0"/>
              <w:marRight w:val="0"/>
              <w:marTop w:val="0"/>
              <w:marBottom w:val="0"/>
              <w:divBdr>
                <w:top w:val="none" w:sz="0" w:space="0" w:color="auto"/>
                <w:left w:val="none" w:sz="0" w:space="0" w:color="auto"/>
                <w:bottom w:val="none" w:sz="0" w:space="0" w:color="auto"/>
                <w:right w:val="none" w:sz="0" w:space="0" w:color="auto"/>
              </w:divBdr>
            </w:div>
            <w:div w:id="44373679">
              <w:marLeft w:val="0"/>
              <w:marRight w:val="0"/>
              <w:marTop w:val="0"/>
              <w:marBottom w:val="0"/>
              <w:divBdr>
                <w:top w:val="none" w:sz="0" w:space="0" w:color="auto"/>
                <w:left w:val="none" w:sz="0" w:space="0" w:color="auto"/>
                <w:bottom w:val="none" w:sz="0" w:space="0" w:color="auto"/>
                <w:right w:val="none" w:sz="0" w:space="0" w:color="auto"/>
              </w:divBdr>
            </w:div>
            <w:div w:id="1210721607">
              <w:marLeft w:val="0"/>
              <w:marRight w:val="0"/>
              <w:marTop w:val="0"/>
              <w:marBottom w:val="0"/>
              <w:divBdr>
                <w:top w:val="none" w:sz="0" w:space="0" w:color="auto"/>
                <w:left w:val="none" w:sz="0" w:space="0" w:color="auto"/>
                <w:bottom w:val="none" w:sz="0" w:space="0" w:color="auto"/>
                <w:right w:val="none" w:sz="0" w:space="0" w:color="auto"/>
              </w:divBdr>
            </w:div>
            <w:div w:id="487213396">
              <w:marLeft w:val="0"/>
              <w:marRight w:val="0"/>
              <w:marTop w:val="0"/>
              <w:marBottom w:val="0"/>
              <w:divBdr>
                <w:top w:val="none" w:sz="0" w:space="0" w:color="auto"/>
                <w:left w:val="none" w:sz="0" w:space="0" w:color="auto"/>
                <w:bottom w:val="none" w:sz="0" w:space="0" w:color="auto"/>
                <w:right w:val="none" w:sz="0" w:space="0" w:color="auto"/>
              </w:divBdr>
            </w:div>
            <w:div w:id="1147548392">
              <w:marLeft w:val="0"/>
              <w:marRight w:val="0"/>
              <w:marTop w:val="0"/>
              <w:marBottom w:val="0"/>
              <w:divBdr>
                <w:top w:val="none" w:sz="0" w:space="0" w:color="auto"/>
                <w:left w:val="none" w:sz="0" w:space="0" w:color="auto"/>
                <w:bottom w:val="none" w:sz="0" w:space="0" w:color="auto"/>
                <w:right w:val="none" w:sz="0" w:space="0" w:color="auto"/>
              </w:divBdr>
            </w:div>
            <w:div w:id="97142834">
              <w:marLeft w:val="0"/>
              <w:marRight w:val="0"/>
              <w:marTop w:val="0"/>
              <w:marBottom w:val="0"/>
              <w:divBdr>
                <w:top w:val="none" w:sz="0" w:space="0" w:color="auto"/>
                <w:left w:val="none" w:sz="0" w:space="0" w:color="auto"/>
                <w:bottom w:val="none" w:sz="0" w:space="0" w:color="auto"/>
                <w:right w:val="none" w:sz="0" w:space="0" w:color="auto"/>
              </w:divBdr>
            </w:div>
            <w:div w:id="1136946678">
              <w:marLeft w:val="0"/>
              <w:marRight w:val="0"/>
              <w:marTop w:val="0"/>
              <w:marBottom w:val="0"/>
              <w:divBdr>
                <w:top w:val="none" w:sz="0" w:space="0" w:color="auto"/>
                <w:left w:val="none" w:sz="0" w:space="0" w:color="auto"/>
                <w:bottom w:val="none" w:sz="0" w:space="0" w:color="auto"/>
                <w:right w:val="none" w:sz="0" w:space="0" w:color="auto"/>
              </w:divBdr>
            </w:div>
            <w:div w:id="289866997">
              <w:marLeft w:val="0"/>
              <w:marRight w:val="0"/>
              <w:marTop w:val="0"/>
              <w:marBottom w:val="0"/>
              <w:divBdr>
                <w:top w:val="none" w:sz="0" w:space="0" w:color="auto"/>
                <w:left w:val="none" w:sz="0" w:space="0" w:color="auto"/>
                <w:bottom w:val="none" w:sz="0" w:space="0" w:color="auto"/>
                <w:right w:val="none" w:sz="0" w:space="0" w:color="auto"/>
              </w:divBdr>
            </w:div>
            <w:div w:id="608467700">
              <w:marLeft w:val="0"/>
              <w:marRight w:val="0"/>
              <w:marTop w:val="0"/>
              <w:marBottom w:val="0"/>
              <w:divBdr>
                <w:top w:val="none" w:sz="0" w:space="0" w:color="auto"/>
                <w:left w:val="none" w:sz="0" w:space="0" w:color="auto"/>
                <w:bottom w:val="none" w:sz="0" w:space="0" w:color="auto"/>
                <w:right w:val="none" w:sz="0" w:space="0" w:color="auto"/>
              </w:divBdr>
            </w:div>
            <w:div w:id="523444056">
              <w:marLeft w:val="0"/>
              <w:marRight w:val="0"/>
              <w:marTop w:val="0"/>
              <w:marBottom w:val="0"/>
              <w:divBdr>
                <w:top w:val="none" w:sz="0" w:space="0" w:color="auto"/>
                <w:left w:val="none" w:sz="0" w:space="0" w:color="auto"/>
                <w:bottom w:val="none" w:sz="0" w:space="0" w:color="auto"/>
                <w:right w:val="none" w:sz="0" w:space="0" w:color="auto"/>
              </w:divBdr>
            </w:div>
            <w:div w:id="303316786">
              <w:marLeft w:val="0"/>
              <w:marRight w:val="0"/>
              <w:marTop w:val="0"/>
              <w:marBottom w:val="0"/>
              <w:divBdr>
                <w:top w:val="none" w:sz="0" w:space="0" w:color="auto"/>
                <w:left w:val="none" w:sz="0" w:space="0" w:color="auto"/>
                <w:bottom w:val="none" w:sz="0" w:space="0" w:color="auto"/>
                <w:right w:val="none" w:sz="0" w:space="0" w:color="auto"/>
              </w:divBdr>
            </w:div>
            <w:div w:id="77681271">
              <w:marLeft w:val="0"/>
              <w:marRight w:val="0"/>
              <w:marTop w:val="0"/>
              <w:marBottom w:val="0"/>
              <w:divBdr>
                <w:top w:val="none" w:sz="0" w:space="0" w:color="auto"/>
                <w:left w:val="none" w:sz="0" w:space="0" w:color="auto"/>
                <w:bottom w:val="none" w:sz="0" w:space="0" w:color="auto"/>
                <w:right w:val="none" w:sz="0" w:space="0" w:color="auto"/>
              </w:divBdr>
            </w:div>
            <w:div w:id="1056665402">
              <w:marLeft w:val="0"/>
              <w:marRight w:val="0"/>
              <w:marTop w:val="0"/>
              <w:marBottom w:val="0"/>
              <w:divBdr>
                <w:top w:val="none" w:sz="0" w:space="0" w:color="auto"/>
                <w:left w:val="none" w:sz="0" w:space="0" w:color="auto"/>
                <w:bottom w:val="none" w:sz="0" w:space="0" w:color="auto"/>
                <w:right w:val="none" w:sz="0" w:space="0" w:color="auto"/>
              </w:divBdr>
            </w:div>
            <w:div w:id="947660376">
              <w:marLeft w:val="0"/>
              <w:marRight w:val="0"/>
              <w:marTop w:val="0"/>
              <w:marBottom w:val="0"/>
              <w:divBdr>
                <w:top w:val="none" w:sz="0" w:space="0" w:color="auto"/>
                <w:left w:val="none" w:sz="0" w:space="0" w:color="auto"/>
                <w:bottom w:val="none" w:sz="0" w:space="0" w:color="auto"/>
                <w:right w:val="none" w:sz="0" w:space="0" w:color="auto"/>
              </w:divBdr>
            </w:div>
            <w:div w:id="252125575">
              <w:marLeft w:val="0"/>
              <w:marRight w:val="0"/>
              <w:marTop w:val="0"/>
              <w:marBottom w:val="0"/>
              <w:divBdr>
                <w:top w:val="none" w:sz="0" w:space="0" w:color="auto"/>
                <w:left w:val="none" w:sz="0" w:space="0" w:color="auto"/>
                <w:bottom w:val="none" w:sz="0" w:space="0" w:color="auto"/>
                <w:right w:val="none" w:sz="0" w:space="0" w:color="auto"/>
              </w:divBdr>
            </w:div>
            <w:div w:id="1086418764">
              <w:marLeft w:val="0"/>
              <w:marRight w:val="0"/>
              <w:marTop w:val="0"/>
              <w:marBottom w:val="0"/>
              <w:divBdr>
                <w:top w:val="none" w:sz="0" w:space="0" w:color="auto"/>
                <w:left w:val="none" w:sz="0" w:space="0" w:color="auto"/>
                <w:bottom w:val="none" w:sz="0" w:space="0" w:color="auto"/>
                <w:right w:val="none" w:sz="0" w:space="0" w:color="auto"/>
              </w:divBdr>
            </w:div>
            <w:div w:id="1518156762">
              <w:marLeft w:val="0"/>
              <w:marRight w:val="0"/>
              <w:marTop w:val="0"/>
              <w:marBottom w:val="0"/>
              <w:divBdr>
                <w:top w:val="none" w:sz="0" w:space="0" w:color="auto"/>
                <w:left w:val="none" w:sz="0" w:space="0" w:color="auto"/>
                <w:bottom w:val="none" w:sz="0" w:space="0" w:color="auto"/>
                <w:right w:val="none" w:sz="0" w:space="0" w:color="auto"/>
              </w:divBdr>
            </w:div>
            <w:div w:id="1007169915">
              <w:marLeft w:val="0"/>
              <w:marRight w:val="0"/>
              <w:marTop w:val="0"/>
              <w:marBottom w:val="0"/>
              <w:divBdr>
                <w:top w:val="none" w:sz="0" w:space="0" w:color="auto"/>
                <w:left w:val="none" w:sz="0" w:space="0" w:color="auto"/>
                <w:bottom w:val="none" w:sz="0" w:space="0" w:color="auto"/>
                <w:right w:val="none" w:sz="0" w:space="0" w:color="auto"/>
              </w:divBdr>
            </w:div>
            <w:div w:id="1214200730">
              <w:marLeft w:val="0"/>
              <w:marRight w:val="0"/>
              <w:marTop w:val="0"/>
              <w:marBottom w:val="0"/>
              <w:divBdr>
                <w:top w:val="none" w:sz="0" w:space="0" w:color="auto"/>
                <w:left w:val="none" w:sz="0" w:space="0" w:color="auto"/>
                <w:bottom w:val="none" w:sz="0" w:space="0" w:color="auto"/>
                <w:right w:val="none" w:sz="0" w:space="0" w:color="auto"/>
              </w:divBdr>
            </w:div>
            <w:div w:id="677924790">
              <w:marLeft w:val="0"/>
              <w:marRight w:val="0"/>
              <w:marTop w:val="0"/>
              <w:marBottom w:val="0"/>
              <w:divBdr>
                <w:top w:val="none" w:sz="0" w:space="0" w:color="auto"/>
                <w:left w:val="none" w:sz="0" w:space="0" w:color="auto"/>
                <w:bottom w:val="none" w:sz="0" w:space="0" w:color="auto"/>
                <w:right w:val="none" w:sz="0" w:space="0" w:color="auto"/>
              </w:divBdr>
            </w:div>
            <w:div w:id="615715814">
              <w:marLeft w:val="0"/>
              <w:marRight w:val="0"/>
              <w:marTop w:val="0"/>
              <w:marBottom w:val="0"/>
              <w:divBdr>
                <w:top w:val="none" w:sz="0" w:space="0" w:color="auto"/>
                <w:left w:val="none" w:sz="0" w:space="0" w:color="auto"/>
                <w:bottom w:val="none" w:sz="0" w:space="0" w:color="auto"/>
                <w:right w:val="none" w:sz="0" w:space="0" w:color="auto"/>
              </w:divBdr>
            </w:div>
            <w:div w:id="1894657928">
              <w:marLeft w:val="0"/>
              <w:marRight w:val="0"/>
              <w:marTop w:val="0"/>
              <w:marBottom w:val="0"/>
              <w:divBdr>
                <w:top w:val="none" w:sz="0" w:space="0" w:color="auto"/>
                <w:left w:val="none" w:sz="0" w:space="0" w:color="auto"/>
                <w:bottom w:val="none" w:sz="0" w:space="0" w:color="auto"/>
                <w:right w:val="none" w:sz="0" w:space="0" w:color="auto"/>
              </w:divBdr>
            </w:div>
            <w:div w:id="2125611969">
              <w:marLeft w:val="0"/>
              <w:marRight w:val="0"/>
              <w:marTop w:val="0"/>
              <w:marBottom w:val="0"/>
              <w:divBdr>
                <w:top w:val="none" w:sz="0" w:space="0" w:color="auto"/>
                <w:left w:val="none" w:sz="0" w:space="0" w:color="auto"/>
                <w:bottom w:val="none" w:sz="0" w:space="0" w:color="auto"/>
                <w:right w:val="none" w:sz="0" w:space="0" w:color="auto"/>
              </w:divBdr>
            </w:div>
            <w:div w:id="1693993362">
              <w:marLeft w:val="0"/>
              <w:marRight w:val="0"/>
              <w:marTop w:val="0"/>
              <w:marBottom w:val="0"/>
              <w:divBdr>
                <w:top w:val="none" w:sz="0" w:space="0" w:color="auto"/>
                <w:left w:val="none" w:sz="0" w:space="0" w:color="auto"/>
                <w:bottom w:val="none" w:sz="0" w:space="0" w:color="auto"/>
                <w:right w:val="none" w:sz="0" w:space="0" w:color="auto"/>
              </w:divBdr>
            </w:div>
            <w:div w:id="179390668">
              <w:marLeft w:val="0"/>
              <w:marRight w:val="0"/>
              <w:marTop w:val="0"/>
              <w:marBottom w:val="0"/>
              <w:divBdr>
                <w:top w:val="none" w:sz="0" w:space="0" w:color="auto"/>
                <w:left w:val="none" w:sz="0" w:space="0" w:color="auto"/>
                <w:bottom w:val="none" w:sz="0" w:space="0" w:color="auto"/>
                <w:right w:val="none" w:sz="0" w:space="0" w:color="auto"/>
              </w:divBdr>
            </w:div>
            <w:div w:id="1506822968">
              <w:marLeft w:val="0"/>
              <w:marRight w:val="0"/>
              <w:marTop w:val="0"/>
              <w:marBottom w:val="0"/>
              <w:divBdr>
                <w:top w:val="none" w:sz="0" w:space="0" w:color="auto"/>
                <w:left w:val="none" w:sz="0" w:space="0" w:color="auto"/>
                <w:bottom w:val="none" w:sz="0" w:space="0" w:color="auto"/>
                <w:right w:val="none" w:sz="0" w:space="0" w:color="auto"/>
              </w:divBdr>
            </w:div>
            <w:div w:id="924920069">
              <w:marLeft w:val="0"/>
              <w:marRight w:val="0"/>
              <w:marTop w:val="0"/>
              <w:marBottom w:val="0"/>
              <w:divBdr>
                <w:top w:val="none" w:sz="0" w:space="0" w:color="auto"/>
                <w:left w:val="none" w:sz="0" w:space="0" w:color="auto"/>
                <w:bottom w:val="none" w:sz="0" w:space="0" w:color="auto"/>
                <w:right w:val="none" w:sz="0" w:space="0" w:color="auto"/>
              </w:divBdr>
            </w:div>
            <w:div w:id="1219706086">
              <w:marLeft w:val="0"/>
              <w:marRight w:val="0"/>
              <w:marTop w:val="0"/>
              <w:marBottom w:val="0"/>
              <w:divBdr>
                <w:top w:val="none" w:sz="0" w:space="0" w:color="auto"/>
                <w:left w:val="none" w:sz="0" w:space="0" w:color="auto"/>
                <w:bottom w:val="none" w:sz="0" w:space="0" w:color="auto"/>
                <w:right w:val="none" w:sz="0" w:space="0" w:color="auto"/>
              </w:divBdr>
            </w:div>
            <w:div w:id="1516993458">
              <w:marLeft w:val="0"/>
              <w:marRight w:val="0"/>
              <w:marTop w:val="0"/>
              <w:marBottom w:val="0"/>
              <w:divBdr>
                <w:top w:val="none" w:sz="0" w:space="0" w:color="auto"/>
                <w:left w:val="none" w:sz="0" w:space="0" w:color="auto"/>
                <w:bottom w:val="none" w:sz="0" w:space="0" w:color="auto"/>
                <w:right w:val="none" w:sz="0" w:space="0" w:color="auto"/>
              </w:divBdr>
            </w:div>
            <w:div w:id="121192184">
              <w:marLeft w:val="0"/>
              <w:marRight w:val="0"/>
              <w:marTop w:val="0"/>
              <w:marBottom w:val="0"/>
              <w:divBdr>
                <w:top w:val="none" w:sz="0" w:space="0" w:color="auto"/>
                <w:left w:val="none" w:sz="0" w:space="0" w:color="auto"/>
                <w:bottom w:val="none" w:sz="0" w:space="0" w:color="auto"/>
                <w:right w:val="none" w:sz="0" w:space="0" w:color="auto"/>
              </w:divBdr>
            </w:div>
            <w:div w:id="1207643347">
              <w:marLeft w:val="0"/>
              <w:marRight w:val="0"/>
              <w:marTop w:val="0"/>
              <w:marBottom w:val="0"/>
              <w:divBdr>
                <w:top w:val="none" w:sz="0" w:space="0" w:color="auto"/>
                <w:left w:val="none" w:sz="0" w:space="0" w:color="auto"/>
                <w:bottom w:val="none" w:sz="0" w:space="0" w:color="auto"/>
                <w:right w:val="none" w:sz="0" w:space="0" w:color="auto"/>
              </w:divBdr>
            </w:div>
            <w:div w:id="851341531">
              <w:marLeft w:val="0"/>
              <w:marRight w:val="0"/>
              <w:marTop w:val="0"/>
              <w:marBottom w:val="0"/>
              <w:divBdr>
                <w:top w:val="none" w:sz="0" w:space="0" w:color="auto"/>
                <w:left w:val="none" w:sz="0" w:space="0" w:color="auto"/>
                <w:bottom w:val="none" w:sz="0" w:space="0" w:color="auto"/>
                <w:right w:val="none" w:sz="0" w:space="0" w:color="auto"/>
              </w:divBdr>
            </w:div>
            <w:div w:id="806627564">
              <w:marLeft w:val="0"/>
              <w:marRight w:val="0"/>
              <w:marTop w:val="0"/>
              <w:marBottom w:val="0"/>
              <w:divBdr>
                <w:top w:val="none" w:sz="0" w:space="0" w:color="auto"/>
                <w:left w:val="none" w:sz="0" w:space="0" w:color="auto"/>
                <w:bottom w:val="none" w:sz="0" w:space="0" w:color="auto"/>
                <w:right w:val="none" w:sz="0" w:space="0" w:color="auto"/>
              </w:divBdr>
            </w:div>
            <w:div w:id="1839349758">
              <w:marLeft w:val="0"/>
              <w:marRight w:val="0"/>
              <w:marTop w:val="0"/>
              <w:marBottom w:val="0"/>
              <w:divBdr>
                <w:top w:val="none" w:sz="0" w:space="0" w:color="auto"/>
                <w:left w:val="none" w:sz="0" w:space="0" w:color="auto"/>
                <w:bottom w:val="none" w:sz="0" w:space="0" w:color="auto"/>
                <w:right w:val="none" w:sz="0" w:space="0" w:color="auto"/>
              </w:divBdr>
            </w:div>
            <w:div w:id="359016016">
              <w:marLeft w:val="0"/>
              <w:marRight w:val="0"/>
              <w:marTop w:val="0"/>
              <w:marBottom w:val="0"/>
              <w:divBdr>
                <w:top w:val="none" w:sz="0" w:space="0" w:color="auto"/>
                <w:left w:val="none" w:sz="0" w:space="0" w:color="auto"/>
                <w:bottom w:val="none" w:sz="0" w:space="0" w:color="auto"/>
                <w:right w:val="none" w:sz="0" w:space="0" w:color="auto"/>
              </w:divBdr>
            </w:div>
            <w:div w:id="1771926265">
              <w:marLeft w:val="0"/>
              <w:marRight w:val="0"/>
              <w:marTop w:val="0"/>
              <w:marBottom w:val="0"/>
              <w:divBdr>
                <w:top w:val="none" w:sz="0" w:space="0" w:color="auto"/>
                <w:left w:val="none" w:sz="0" w:space="0" w:color="auto"/>
                <w:bottom w:val="none" w:sz="0" w:space="0" w:color="auto"/>
                <w:right w:val="none" w:sz="0" w:space="0" w:color="auto"/>
              </w:divBdr>
            </w:div>
            <w:div w:id="1850632763">
              <w:marLeft w:val="0"/>
              <w:marRight w:val="0"/>
              <w:marTop w:val="0"/>
              <w:marBottom w:val="0"/>
              <w:divBdr>
                <w:top w:val="none" w:sz="0" w:space="0" w:color="auto"/>
                <w:left w:val="none" w:sz="0" w:space="0" w:color="auto"/>
                <w:bottom w:val="none" w:sz="0" w:space="0" w:color="auto"/>
                <w:right w:val="none" w:sz="0" w:space="0" w:color="auto"/>
              </w:divBdr>
            </w:div>
            <w:div w:id="68891628">
              <w:marLeft w:val="0"/>
              <w:marRight w:val="0"/>
              <w:marTop w:val="0"/>
              <w:marBottom w:val="0"/>
              <w:divBdr>
                <w:top w:val="none" w:sz="0" w:space="0" w:color="auto"/>
                <w:left w:val="none" w:sz="0" w:space="0" w:color="auto"/>
                <w:bottom w:val="none" w:sz="0" w:space="0" w:color="auto"/>
                <w:right w:val="none" w:sz="0" w:space="0" w:color="auto"/>
              </w:divBdr>
            </w:div>
            <w:div w:id="1809203577">
              <w:marLeft w:val="0"/>
              <w:marRight w:val="0"/>
              <w:marTop w:val="0"/>
              <w:marBottom w:val="0"/>
              <w:divBdr>
                <w:top w:val="none" w:sz="0" w:space="0" w:color="auto"/>
                <w:left w:val="none" w:sz="0" w:space="0" w:color="auto"/>
                <w:bottom w:val="none" w:sz="0" w:space="0" w:color="auto"/>
                <w:right w:val="none" w:sz="0" w:space="0" w:color="auto"/>
              </w:divBdr>
            </w:div>
            <w:div w:id="1417283673">
              <w:marLeft w:val="0"/>
              <w:marRight w:val="0"/>
              <w:marTop w:val="0"/>
              <w:marBottom w:val="0"/>
              <w:divBdr>
                <w:top w:val="none" w:sz="0" w:space="0" w:color="auto"/>
                <w:left w:val="none" w:sz="0" w:space="0" w:color="auto"/>
                <w:bottom w:val="none" w:sz="0" w:space="0" w:color="auto"/>
                <w:right w:val="none" w:sz="0" w:space="0" w:color="auto"/>
              </w:divBdr>
            </w:div>
            <w:div w:id="1266965477">
              <w:marLeft w:val="0"/>
              <w:marRight w:val="0"/>
              <w:marTop w:val="0"/>
              <w:marBottom w:val="0"/>
              <w:divBdr>
                <w:top w:val="none" w:sz="0" w:space="0" w:color="auto"/>
                <w:left w:val="none" w:sz="0" w:space="0" w:color="auto"/>
                <w:bottom w:val="none" w:sz="0" w:space="0" w:color="auto"/>
                <w:right w:val="none" w:sz="0" w:space="0" w:color="auto"/>
              </w:divBdr>
            </w:div>
            <w:div w:id="268777081">
              <w:marLeft w:val="0"/>
              <w:marRight w:val="0"/>
              <w:marTop w:val="0"/>
              <w:marBottom w:val="0"/>
              <w:divBdr>
                <w:top w:val="none" w:sz="0" w:space="0" w:color="auto"/>
                <w:left w:val="none" w:sz="0" w:space="0" w:color="auto"/>
                <w:bottom w:val="none" w:sz="0" w:space="0" w:color="auto"/>
                <w:right w:val="none" w:sz="0" w:space="0" w:color="auto"/>
              </w:divBdr>
            </w:div>
            <w:div w:id="1218976635">
              <w:marLeft w:val="0"/>
              <w:marRight w:val="0"/>
              <w:marTop w:val="0"/>
              <w:marBottom w:val="0"/>
              <w:divBdr>
                <w:top w:val="none" w:sz="0" w:space="0" w:color="auto"/>
                <w:left w:val="none" w:sz="0" w:space="0" w:color="auto"/>
                <w:bottom w:val="none" w:sz="0" w:space="0" w:color="auto"/>
                <w:right w:val="none" w:sz="0" w:space="0" w:color="auto"/>
              </w:divBdr>
            </w:div>
            <w:div w:id="1576428968">
              <w:marLeft w:val="0"/>
              <w:marRight w:val="0"/>
              <w:marTop w:val="0"/>
              <w:marBottom w:val="0"/>
              <w:divBdr>
                <w:top w:val="none" w:sz="0" w:space="0" w:color="auto"/>
                <w:left w:val="none" w:sz="0" w:space="0" w:color="auto"/>
                <w:bottom w:val="none" w:sz="0" w:space="0" w:color="auto"/>
                <w:right w:val="none" w:sz="0" w:space="0" w:color="auto"/>
              </w:divBdr>
            </w:div>
            <w:div w:id="2096201306">
              <w:marLeft w:val="0"/>
              <w:marRight w:val="0"/>
              <w:marTop w:val="0"/>
              <w:marBottom w:val="0"/>
              <w:divBdr>
                <w:top w:val="none" w:sz="0" w:space="0" w:color="auto"/>
                <w:left w:val="none" w:sz="0" w:space="0" w:color="auto"/>
                <w:bottom w:val="none" w:sz="0" w:space="0" w:color="auto"/>
                <w:right w:val="none" w:sz="0" w:space="0" w:color="auto"/>
              </w:divBdr>
            </w:div>
            <w:div w:id="56785850">
              <w:marLeft w:val="0"/>
              <w:marRight w:val="0"/>
              <w:marTop w:val="0"/>
              <w:marBottom w:val="0"/>
              <w:divBdr>
                <w:top w:val="none" w:sz="0" w:space="0" w:color="auto"/>
                <w:left w:val="none" w:sz="0" w:space="0" w:color="auto"/>
                <w:bottom w:val="none" w:sz="0" w:space="0" w:color="auto"/>
                <w:right w:val="none" w:sz="0" w:space="0" w:color="auto"/>
              </w:divBdr>
            </w:div>
            <w:div w:id="1004018022">
              <w:marLeft w:val="0"/>
              <w:marRight w:val="0"/>
              <w:marTop w:val="0"/>
              <w:marBottom w:val="0"/>
              <w:divBdr>
                <w:top w:val="none" w:sz="0" w:space="0" w:color="auto"/>
                <w:left w:val="none" w:sz="0" w:space="0" w:color="auto"/>
                <w:bottom w:val="none" w:sz="0" w:space="0" w:color="auto"/>
                <w:right w:val="none" w:sz="0" w:space="0" w:color="auto"/>
              </w:divBdr>
            </w:div>
            <w:div w:id="1884518827">
              <w:marLeft w:val="0"/>
              <w:marRight w:val="0"/>
              <w:marTop w:val="0"/>
              <w:marBottom w:val="0"/>
              <w:divBdr>
                <w:top w:val="none" w:sz="0" w:space="0" w:color="auto"/>
                <w:left w:val="none" w:sz="0" w:space="0" w:color="auto"/>
                <w:bottom w:val="none" w:sz="0" w:space="0" w:color="auto"/>
                <w:right w:val="none" w:sz="0" w:space="0" w:color="auto"/>
              </w:divBdr>
            </w:div>
            <w:div w:id="1107388488">
              <w:marLeft w:val="0"/>
              <w:marRight w:val="0"/>
              <w:marTop w:val="0"/>
              <w:marBottom w:val="0"/>
              <w:divBdr>
                <w:top w:val="none" w:sz="0" w:space="0" w:color="auto"/>
                <w:left w:val="none" w:sz="0" w:space="0" w:color="auto"/>
                <w:bottom w:val="none" w:sz="0" w:space="0" w:color="auto"/>
                <w:right w:val="none" w:sz="0" w:space="0" w:color="auto"/>
              </w:divBdr>
            </w:div>
            <w:div w:id="1193348683">
              <w:marLeft w:val="0"/>
              <w:marRight w:val="0"/>
              <w:marTop w:val="0"/>
              <w:marBottom w:val="0"/>
              <w:divBdr>
                <w:top w:val="none" w:sz="0" w:space="0" w:color="auto"/>
                <w:left w:val="none" w:sz="0" w:space="0" w:color="auto"/>
                <w:bottom w:val="none" w:sz="0" w:space="0" w:color="auto"/>
                <w:right w:val="none" w:sz="0" w:space="0" w:color="auto"/>
              </w:divBdr>
            </w:div>
            <w:div w:id="1748764829">
              <w:marLeft w:val="0"/>
              <w:marRight w:val="0"/>
              <w:marTop w:val="0"/>
              <w:marBottom w:val="0"/>
              <w:divBdr>
                <w:top w:val="none" w:sz="0" w:space="0" w:color="auto"/>
                <w:left w:val="none" w:sz="0" w:space="0" w:color="auto"/>
                <w:bottom w:val="none" w:sz="0" w:space="0" w:color="auto"/>
                <w:right w:val="none" w:sz="0" w:space="0" w:color="auto"/>
              </w:divBdr>
            </w:div>
            <w:div w:id="2119374004">
              <w:marLeft w:val="0"/>
              <w:marRight w:val="0"/>
              <w:marTop w:val="0"/>
              <w:marBottom w:val="0"/>
              <w:divBdr>
                <w:top w:val="none" w:sz="0" w:space="0" w:color="auto"/>
                <w:left w:val="none" w:sz="0" w:space="0" w:color="auto"/>
                <w:bottom w:val="none" w:sz="0" w:space="0" w:color="auto"/>
                <w:right w:val="none" w:sz="0" w:space="0" w:color="auto"/>
              </w:divBdr>
            </w:div>
            <w:div w:id="1112364317">
              <w:marLeft w:val="0"/>
              <w:marRight w:val="0"/>
              <w:marTop w:val="0"/>
              <w:marBottom w:val="0"/>
              <w:divBdr>
                <w:top w:val="none" w:sz="0" w:space="0" w:color="auto"/>
                <w:left w:val="none" w:sz="0" w:space="0" w:color="auto"/>
                <w:bottom w:val="none" w:sz="0" w:space="0" w:color="auto"/>
                <w:right w:val="none" w:sz="0" w:space="0" w:color="auto"/>
              </w:divBdr>
            </w:div>
            <w:div w:id="1818499276">
              <w:marLeft w:val="0"/>
              <w:marRight w:val="0"/>
              <w:marTop w:val="0"/>
              <w:marBottom w:val="0"/>
              <w:divBdr>
                <w:top w:val="none" w:sz="0" w:space="0" w:color="auto"/>
                <w:left w:val="none" w:sz="0" w:space="0" w:color="auto"/>
                <w:bottom w:val="none" w:sz="0" w:space="0" w:color="auto"/>
                <w:right w:val="none" w:sz="0" w:space="0" w:color="auto"/>
              </w:divBdr>
            </w:div>
            <w:div w:id="1390962811">
              <w:marLeft w:val="0"/>
              <w:marRight w:val="0"/>
              <w:marTop w:val="0"/>
              <w:marBottom w:val="0"/>
              <w:divBdr>
                <w:top w:val="none" w:sz="0" w:space="0" w:color="auto"/>
                <w:left w:val="none" w:sz="0" w:space="0" w:color="auto"/>
                <w:bottom w:val="none" w:sz="0" w:space="0" w:color="auto"/>
                <w:right w:val="none" w:sz="0" w:space="0" w:color="auto"/>
              </w:divBdr>
            </w:div>
            <w:div w:id="1595090146">
              <w:marLeft w:val="0"/>
              <w:marRight w:val="0"/>
              <w:marTop w:val="0"/>
              <w:marBottom w:val="0"/>
              <w:divBdr>
                <w:top w:val="none" w:sz="0" w:space="0" w:color="auto"/>
                <w:left w:val="none" w:sz="0" w:space="0" w:color="auto"/>
                <w:bottom w:val="none" w:sz="0" w:space="0" w:color="auto"/>
                <w:right w:val="none" w:sz="0" w:space="0" w:color="auto"/>
              </w:divBdr>
            </w:div>
            <w:div w:id="235093721">
              <w:marLeft w:val="0"/>
              <w:marRight w:val="0"/>
              <w:marTop w:val="0"/>
              <w:marBottom w:val="0"/>
              <w:divBdr>
                <w:top w:val="none" w:sz="0" w:space="0" w:color="auto"/>
                <w:left w:val="none" w:sz="0" w:space="0" w:color="auto"/>
                <w:bottom w:val="none" w:sz="0" w:space="0" w:color="auto"/>
                <w:right w:val="none" w:sz="0" w:space="0" w:color="auto"/>
              </w:divBdr>
            </w:div>
            <w:div w:id="759330251">
              <w:marLeft w:val="0"/>
              <w:marRight w:val="0"/>
              <w:marTop w:val="0"/>
              <w:marBottom w:val="0"/>
              <w:divBdr>
                <w:top w:val="none" w:sz="0" w:space="0" w:color="auto"/>
                <w:left w:val="none" w:sz="0" w:space="0" w:color="auto"/>
                <w:bottom w:val="none" w:sz="0" w:space="0" w:color="auto"/>
                <w:right w:val="none" w:sz="0" w:space="0" w:color="auto"/>
              </w:divBdr>
            </w:div>
            <w:div w:id="674265289">
              <w:marLeft w:val="0"/>
              <w:marRight w:val="0"/>
              <w:marTop w:val="0"/>
              <w:marBottom w:val="0"/>
              <w:divBdr>
                <w:top w:val="none" w:sz="0" w:space="0" w:color="auto"/>
                <w:left w:val="none" w:sz="0" w:space="0" w:color="auto"/>
                <w:bottom w:val="none" w:sz="0" w:space="0" w:color="auto"/>
                <w:right w:val="none" w:sz="0" w:space="0" w:color="auto"/>
              </w:divBdr>
            </w:div>
            <w:div w:id="1394233953">
              <w:marLeft w:val="0"/>
              <w:marRight w:val="0"/>
              <w:marTop w:val="0"/>
              <w:marBottom w:val="0"/>
              <w:divBdr>
                <w:top w:val="none" w:sz="0" w:space="0" w:color="auto"/>
                <w:left w:val="none" w:sz="0" w:space="0" w:color="auto"/>
                <w:bottom w:val="none" w:sz="0" w:space="0" w:color="auto"/>
                <w:right w:val="none" w:sz="0" w:space="0" w:color="auto"/>
              </w:divBdr>
            </w:div>
            <w:div w:id="1944456881">
              <w:marLeft w:val="0"/>
              <w:marRight w:val="0"/>
              <w:marTop w:val="0"/>
              <w:marBottom w:val="0"/>
              <w:divBdr>
                <w:top w:val="none" w:sz="0" w:space="0" w:color="auto"/>
                <w:left w:val="none" w:sz="0" w:space="0" w:color="auto"/>
                <w:bottom w:val="none" w:sz="0" w:space="0" w:color="auto"/>
                <w:right w:val="none" w:sz="0" w:space="0" w:color="auto"/>
              </w:divBdr>
            </w:div>
            <w:div w:id="491213264">
              <w:marLeft w:val="0"/>
              <w:marRight w:val="0"/>
              <w:marTop w:val="0"/>
              <w:marBottom w:val="0"/>
              <w:divBdr>
                <w:top w:val="none" w:sz="0" w:space="0" w:color="auto"/>
                <w:left w:val="none" w:sz="0" w:space="0" w:color="auto"/>
                <w:bottom w:val="none" w:sz="0" w:space="0" w:color="auto"/>
                <w:right w:val="none" w:sz="0" w:space="0" w:color="auto"/>
              </w:divBdr>
            </w:div>
            <w:div w:id="1144586275">
              <w:marLeft w:val="0"/>
              <w:marRight w:val="0"/>
              <w:marTop w:val="0"/>
              <w:marBottom w:val="0"/>
              <w:divBdr>
                <w:top w:val="none" w:sz="0" w:space="0" w:color="auto"/>
                <w:left w:val="none" w:sz="0" w:space="0" w:color="auto"/>
                <w:bottom w:val="none" w:sz="0" w:space="0" w:color="auto"/>
                <w:right w:val="none" w:sz="0" w:space="0" w:color="auto"/>
              </w:divBdr>
            </w:div>
            <w:div w:id="1476413763">
              <w:marLeft w:val="0"/>
              <w:marRight w:val="0"/>
              <w:marTop w:val="0"/>
              <w:marBottom w:val="0"/>
              <w:divBdr>
                <w:top w:val="none" w:sz="0" w:space="0" w:color="auto"/>
                <w:left w:val="none" w:sz="0" w:space="0" w:color="auto"/>
                <w:bottom w:val="none" w:sz="0" w:space="0" w:color="auto"/>
                <w:right w:val="none" w:sz="0" w:space="0" w:color="auto"/>
              </w:divBdr>
            </w:div>
            <w:div w:id="758672803">
              <w:marLeft w:val="0"/>
              <w:marRight w:val="0"/>
              <w:marTop w:val="0"/>
              <w:marBottom w:val="0"/>
              <w:divBdr>
                <w:top w:val="none" w:sz="0" w:space="0" w:color="auto"/>
                <w:left w:val="none" w:sz="0" w:space="0" w:color="auto"/>
                <w:bottom w:val="none" w:sz="0" w:space="0" w:color="auto"/>
                <w:right w:val="none" w:sz="0" w:space="0" w:color="auto"/>
              </w:divBdr>
            </w:div>
            <w:div w:id="903371547">
              <w:marLeft w:val="0"/>
              <w:marRight w:val="0"/>
              <w:marTop w:val="0"/>
              <w:marBottom w:val="0"/>
              <w:divBdr>
                <w:top w:val="none" w:sz="0" w:space="0" w:color="auto"/>
                <w:left w:val="none" w:sz="0" w:space="0" w:color="auto"/>
                <w:bottom w:val="none" w:sz="0" w:space="0" w:color="auto"/>
                <w:right w:val="none" w:sz="0" w:space="0" w:color="auto"/>
              </w:divBdr>
            </w:div>
            <w:div w:id="809447475">
              <w:marLeft w:val="0"/>
              <w:marRight w:val="0"/>
              <w:marTop w:val="0"/>
              <w:marBottom w:val="0"/>
              <w:divBdr>
                <w:top w:val="none" w:sz="0" w:space="0" w:color="auto"/>
                <w:left w:val="none" w:sz="0" w:space="0" w:color="auto"/>
                <w:bottom w:val="none" w:sz="0" w:space="0" w:color="auto"/>
                <w:right w:val="none" w:sz="0" w:space="0" w:color="auto"/>
              </w:divBdr>
            </w:div>
            <w:div w:id="728579583">
              <w:marLeft w:val="0"/>
              <w:marRight w:val="0"/>
              <w:marTop w:val="0"/>
              <w:marBottom w:val="0"/>
              <w:divBdr>
                <w:top w:val="none" w:sz="0" w:space="0" w:color="auto"/>
                <w:left w:val="none" w:sz="0" w:space="0" w:color="auto"/>
                <w:bottom w:val="none" w:sz="0" w:space="0" w:color="auto"/>
                <w:right w:val="none" w:sz="0" w:space="0" w:color="auto"/>
              </w:divBdr>
            </w:div>
            <w:div w:id="159078609">
              <w:marLeft w:val="0"/>
              <w:marRight w:val="0"/>
              <w:marTop w:val="0"/>
              <w:marBottom w:val="0"/>
              <w:divBdr>
                <w:top w:val="none" w:sz="0" w:space="0" w:color="auto"/>
                <w:left w:val="none" w:sz="0" w:space="0" w:color="auto"/>
                <w:bottom w:val="none" w:sz="0" w:space="0" w:color="auto"/>
                <w:right w:val="none" w:sz="0" w:space="0" w:color="auto"/>
              </w:divBdr>
            </w:div>
            <w:div w:id="2138064179">
              <w:marLeft w:val="0"/>
              <w:marRight w:val="0"/>
              <w:marTop w:val="0"/>
              <w:marBottom w:val="0"/>
              <w:divBdr>
                <w:top w:val="none" w:sz="0" w:space="0" w:color="auto"/>
                <w:left w:val="none" w:sz="0" w:space="0" w:color="auto"/>
                <w:bottom w:val="none" w:sz="0" w:space="0" w:color="auto"/>
                <w:right w:val="none" w:sz="0" w:space="0" w:color="auto"/>
              </w:divBdr>
            </w:div>
            <w:div w:id="1696350792">
              <w:marLeft w:val="0"/>
              <w:marRight w:val="0"/>
              <w:marTop w:val="0"/>
              <w:marBottom w:val="0"/>
              <w:divBdr>
                <w:top w:val="none" w:sz="0" w:space="0" w:color="auto"/>
                <w:left w:val="none" w:sz="0" w:space="0" w:color="auto"/>
                <w:bottom w:val="none" w:sz="0" w:space="0" w:color="auto"/>
                <w:right w:val="none" w:sz="0" w:space="0" w:color="auto"/>
              </w:divBdr>
            </w:div>
            <w:div w:id="1577594478">
              <w:marLeft w:val="0"/>
              <w:marRight w:val="0"/>
              <w:marTop w:val="0"/>
              <w:marBottom w:val="0"/>
              <w:divBdr>
                <w:top w:val="none" w:sz="0" w:space="0" w:color="auto"/>
                <w:left w:val="none" w:sz="0" w:space="0" w:color="auto"/>
                <w:bottom w:val="none" w:sz="0" w:space="0" w:color="auto"/>
                <w:right w:val="none" w:sz="0" w:space="0" w:color="auto"/>
              </w:divBdr>
            </w:div>
            <w:div w:id="974600429">
              <w:marLeft w:val="0"/>
              <w:marRight w:val="0"/>
              <w:marTop w:val="0"/>
              <w:marBottom w:val="0"/>
              <w:divBdr>
                <w:top w:val="none" w:sz="0" w:space="0" w:color="auto"/>
                <w:left w:val="none" w:sz="0" w:space="0" w:color="auto"/>
                <w:bottom w:val="none" w:sz="0" w:space="0" w:color="auto"/>
                <w:right w:val="none" w:sz="0" w:space="0" w:color="auto"/>
              </w:divBdr>
            </w:div>
            <w:div w:id="1957786180">
              <w:marLeft w:val="0"/>
              <w:marRight w:val="0"/>
              <w:marTop w:val="0"/>
              <w:marBottom w:val="0"/>
              <w:divBdr>
                <w:top w:val="none" w:sz="0" w:space="0" w:color="auto"/>
                <w:left w:val="none" w:sz="0" w:space="0" w:color="auto"/>
                <w:bottom w:val="none" w:sz="0" w:space="0" w:color="auto"/>
                <w:right w:val="none" w:sz="0" w:space="0" w:color="auto"/>
              </w:divBdr>
            </w:div>
            <w:div w:id="1380085228">
              <w:marLeft w:val="0"/>
              <w:marRight w:val="0"/>
              <w:marTop w:val="0"/>
              <w:marBottom w:val="0"/>
              <w:divBdr>
                <w:top w:val="none" w:sz="0" w:space="0" w:color="auto"/>
                <w:left w:val="none" w:sz="0" w:space="0" w:color="auto"/>
                <w:bottom w:val="none" w:sz="0" w:space="0" w:color="auto"/>
                <w:right w:val="none" w:sz="0" w:space="0" w:color="auto"/>
              </w:divBdr>
            </w:div>
            <w:div w:id="533538825">
              <w:marLeft w:val="0"/>
              <w:marRight w:val="0"/>
              <w:marTop w:val="0"/>
              <w:marBottom w:val="0"/>
              <w:divBdr>
                <w:top w:val="none" w:sz="0" w:space="0" w:color="auto"/>
                <w:left w:val="none" w:sz="0" w:space="0" w:color="auto"/>
                <w:bottom w:val="none" w:sz="0" w:space="0" w:color="auto"/>
                <w:right w:val="none" w:sz="0" w:space="0" w:color="auto"/>
              </w:divBdr>
            </w:div>
            <w:div w:id="2136755716">
              <w:marLeft w:val="0"/>
              <w:marRight w:val="0"/>
              <w:marTop w:val="0"/>
              <w:marBottom w:val="0"/>
              <w:divBdr>
                <w:top w:val="none" w:sz="0" w:space="0" w:color="auto"/>
                <w:left w:val="none" w:sz="0" w:space="0" w:color="auto"/>
                <w:bottom w:val="none" w:sz="0" w:space="0" w:color="auto"/>
                <w:right w:val="none" w:sz="0" w:space="0" w:color="auto"/>
              </w:divBdr>
            </w:div>
            <w:div w:id="330521792">
              <w:marLeft w:val="0"/>
              <w:marRight w:val="0"/>
              <w:marTop w:val="0"/>
              <w:marBottom w:val="0"/>
              <w:divBdr>
                <w:top w:val="none" w:sz="0" w:space="0" w:color="auto"/>
                <w:left w:val="none" w:sz="0" w:space="0" w:color="auto"/>
                <w:bottom w:val="none" w:sz="0" w:space="0" w:color="auto"/>
                <w:right w:val="none" w:sz="0" w:space="0" w:color="auto"/>
              </w:divBdr>
            </w:div>
            <w:div w:id="1626086159">
              <w:marLeft w:val="0"/>
              <w:marRight w:val="0"/>
              <w:marTop w:val="0"/>
              <w:marBottom w:val="0"/>
              <w:divBdr>
                <w:top w:val="none" w:sz="0" w:space="0" w:color="auto"/>
                <w:left w:val="none" w:sz="0" w:space="0" w:color="auto"/>
                <w:bottom w:val="none" w:sz="0" w:space="0" w:color="auto"/>
                <w:right w:val="none" w:sz="0" w:space="0" w:color="auto"/>
              </w:divBdr>
            </w:div>
            <w:div w:id="715085129">
              <w:marLeft w:val="0"/>
              <w:marRight w:val="0"/>
              <w:marTop w:val="0"/>
              <w:marBottom w:val="0"/>
              <w:divBdr>
                <w:top w:val="none" w:sz="0" w:space="0" w:color="auto"/>
                <w:left w:val="none" w:sz="0" w:space="0" w:color="auto"/>
                <w:bottom w:val="none" w:sz="0" w:space="0" w:color="auto"/>
                <w:right w:val="none" w:sz="0" w:space="0" w:color="auto"/>
              </w:divBdr>
            </w:div>
            <w:div w:id="2053922629">
              <w:marLeft w:val="0"/>
              <w:marRight w:val="0"/>
              <w:marTop w:val="0"/>
              <w:marBottom w:val="0"/>
              <w:divBdr>
                <w:top w:val="none" w:sz="0" w:space="0" w:color="auto"/>
                <w:left w:val="none" w:sz="0" w:space="0" w:color="auto"/>
                <w:bottom w:val="none" w:sz="0" w:space="0" w:color="auto"/>
                <w:right w:val="none" w:sz="0" w:space="0" w:color="auto"/>
              </w:divBdr>
            </w:div>
            <w:div w:id="280579982">
              <w:marLeft w:val="0"/>
              <w:marRight w:val="0"/>
              <w:marTop w:val="0"/>
              <w:marBottom w:val="0"/>
              <w:divBdr>
                <w:top w:val="none" w:sz="0" w:space="0" w:color="auto"/>
                <w:left w:val="none" w:sz="0" w:space="0" w:color="auto"/>
                <w:bottom w:val="none" w:sz="0" w:space="0" w:color="auto"/>
                <w:right w:val="none" w:sz="0" w:space="0" w:color="auto"/>
              </w:divBdr>
            </w:div>
            <w:div w:id="399056152">
              <w:marLeft w:val="0"/>
              <w:marRight w:val="0"/>
              <w:marTop w:val="0"/>
              <w:marBottom w:val="0"/>
              <w:divBdr>
                <w:top w:val="none" w:sz="0" w:space="0" w:color="auto"/>
                <w:left w:val="none" w:sz="0" w:space="0" w:color="auto"/>
                <w:bottom w:val="none" w:sz="0" w:space="0" w:color="auto"/>
                <w:right w:val="none" w:sz="0" w:space="0" w:color="auto"/>
              </w:divBdr>
            </w:div>
            <w:div w:id="829298181">
              <w:marLeft w:val="0"/>
              <w:marRight w:val="0"/>
              <w:marTop w:val="0"/>
              <w:marBottom w:val="0"/>
              <w:divBdr>
                <w:top w:val="none" w:sz="0" w:space="0" w:color="auto"/>
                <w:left w:val="none" w:sz="0" w:space="0" w:color="auto"/>
                <w:bottom w:val="none" w:sz="0" w:space="0" w:color="auto"/>
                <w:right w:val="none" w:sz="0" w:space="0" w:color="auto"/>
              </w:divBdr>
            </w:div>
            <w:div w:id="1122453364">
              <w:marLeft w:val="0"/>
              <w:marRight w:val="0"/>
              <w:marTop w:val="0"/>
              <w:marBottom w:val="0"/>
              <w:divBdr>
                <w:top w:val="none" w:sz="0" w:space="0" w:color="auto"/>
                <w:left w:val="none" w:sz="0" w:space="0" w:color="auto"/>
                <w:bottom w:val="none" w:sz="0" w:space="0" w:color="auto"/>
                <w:right w:val="none" w:sz="0" w:space="0" w:color="auto"/>
              </w:divBdr>
            </w:div>
            <w:div w:id="1348170882">
              <w:marLeft w:val="0"/>
              <w:marRight w:val="0"/>
              <w:marTop w:val="0"/>
              <w:marBottom w:val="0"/>
              <w:divBdr>
                <w:top w:val="none" w:sz="0" w:space="0" w:color="auto"/>
                <w:left w:val="none" w:sz="0" w:space="0" w:color="auto"/>
                <w:bottom w:val="none" w:sz="0" w:space="0" w:color="auto"/>
                <w:right w:val="none" w:sz="0" w:space="0" w:color="auto"/>
              </w:divBdr>
            </w:div>
            <w:div w:id="1334912345">
              <w:marLeft w:val="0"/>
              <w:marRight w:val="0"/>
              <w:marTop w:val="0"/>
              <w:marBottom w:val="0"/>
              <w:divBdr>
                <w:top w:val="none" w:sz="0" w:space="0" w:color="auto"/>
                <w:left w:val="none" w:sz="0" w:space="0" w:color="auto"/>
                <w:bottom w:val="none" w:sz="0" w:space="0" w:color="auto"/>
                <w:right w:val="none" w:sz="0" w:space="0" w:color="auto"/>
              </w:divBdr>
            </w:div>
            <w:div w:id="1265042463">
              <w:marLeft w:val="0"/>
              <w:marRight w:val="0"/>
              <w:marTop w:val="0"/>
              <w:marBottom w:val="0"/>
              <w:divBdr>
                <w:top w:val="none" w:sz="0" w:space="0" w:color="auto"/>
                <w:left w:val="none" w:sz="0" w:space="0" w:color="auto"/>
                <w:bottom w:val="none" w:sz="0" w:space="0" w:color="auto"/>
                <w:right w:val="none" w:sz="0" w:space="0" w:color="auto"/>
              </w:divBdr>
            </w:div>
            <w:div w:id="800076901">
              <w:marLeft w:val="0"/>
              <w:marRight w:val="0"/>
              <w:marTop w:val="0"/>
              <w:marBottom w:val="0"/>
              <w:divBdr>
                <w:top w:val="none" w:sz="0" w:space="0" w:color="auto"/>
                <w:left w:val="none" w:sz="0" w:space="0" w:color="auto"/>
                <w:bottom w:val="none" w:sz="0" w:space="0" w:color="auto"/>
                <w:right w:val="none" w:sz="0" w:space="0" w:color="auto"/>
              </w:divBdr>
            </w:div>
            <w:div w:id="622931203">
              <w:marLeft w:val="0"/>
              <w:marRight w:val="0"/>
              <w:marTop w:val="0"/>
              <w:marBottom w:val="0"/>
              <w:divBdr>
                <w:top w:val="none" w:sz="0" w:space="0" w:color="auto"/>
                <w:left w:val="none" w:sz="0" w:space="0" w:color="auto"/>
                <w:bottom w:val="none" w:sz="0" w:space="0" w:color="auto"/>
                <w:right w:val="none" w:sz="0" w:space="0" w:color="auto"/>
              </w:divBdr>
            </w:div>
            <w:div w:id="1367828769">
              <w:marLeft w:val="0"/>
              <w:marRight w:val="0"/>
              <w:marTop w:val="0"/>
              <w:marBottom w:val="0"/>
              <w:divBdr>
                <w:top w:val="none" w:sz="0" w:space="0" w:color="auto"/>
                <w:left w:val="none" w:sz="0" w:space="0" w:color="auto"/>
                <w:bottom w:val="none" w:sz="0" w:space="0" w:color="auto"/>
                <w:right w:val="none" w:sz="0" w:space="0" w:color="auto"/>
              </w:divBdr>
            </w:div>
            <w:div w:id="812912742">
              <w:marLeft w:val="0"/>
              <w:marRight w:val="0"/>
              <w:marTop w:val="0"/>
              <w:marBottom w:val="0"/>
              <w:divBdr>
                <w:top w:val="none" w:sz="0" w:space="0" w:color="auto"/>
                <w:left w:val="none" w:sz="0" w:space="0" w:color="auto"/>
                <w:bottom w:val="none" w:sz="0" w:space="0" w:color="auto"/>
                <w:right w:val="none" w:sz="0" w:space="0" w:color="auto"/>
              </w:divBdr>
            </w:div>
            <w:div w:id="654068625">
              <w:marLeft w:val="0"/>
              <w:marRight w:val="0"/>
              <w:marTop w:val="0"/>
              <w:marBottom w:val="0"/>
              <w:divBdr>
                <w:top w:val="none" w:sz="0" w:space="0" w:color="auto"/>
                <w:left w:val="none" w:sz="0" w:space="0" w:color="auto"/>
                <w:bottom w:val="none" w:sz="0" w:space="0" w:color="auto"/>
                <w:right w:val="none" w:sz="0" w:space="0" w:color="auto"/>
              </w:divBdr>
            </w:div>
            <w:div w:id="645550815">
              <w:marLeft w:val="0"/>
              <w:marRight w:val="0"/>
              <w:marTop w:val="0"/>
              <w:marBottom w:val="0"/>
              <w:divBdr>
                <w:top w:val="none" w:sz="0" w:space="0" w:color="auto"/>
                <w:left w:val="none" w:sz="0" w:space="0" w:color="auto"/>
                <w:bottom w:val="none" w:sz="0" w:space="0" w:color="auto"/>
                <w:right w:val="none" w:sz="0" w:space="0" w:color="auto"/>
              </w:divBdr>
            </w:div>
            <w:div w:id="1702240723">
              <w:marLeft w:val="0"/>
              <w:marRight w:val="0"/>
              <w:marTop w:val="0"/>
              <w:marBottom w:val="0"/>
              <w:divBdr>
                <w:top w:val="none" w:sz="0" w:space="0" w:color="auto"/>
                <w:left w:val="none" w:sz="0" w:space="0" w:color="auto"/>
                <w:bottom w:val="none" w:sz="0" w:space="0" w:color="auto"/>
                <w:right w:val="none" w:sz="0" w:space="0" w:color="auto"/>
              </w:divBdr>
            </w:div>
            <w:div w:id="908152947">
              <w:marLeft w:val="0"/>
              <w:marRight w:val="0"/>
              <w:marTop w:val="0"/>
              <w:marBottom w:val="0"/>
              <w:divBdr>
                <w:top w:val="none" w:sz="0" w:space="0" w:color="auto"/>
                <w:left w:val="none" w:sz="0" w:space="0" w:color="auto"/>
                <w:bottom w:val="none" w:sz="0" w:space="0" w:color="auto"/>
                <w:right w:val="none" w:sz="0" w:space="0" w:color="auto"/>
              </w:divBdr>
            </w:div>
            <w:div w:id="2063601905">
              <w:marLeft w:val="0"/>
              <w:marRight w:val="0"/>
              <w:marTop w:val="0"/>
              <w:marBottom w:val="0"/>
              <w:divBdr>
                <w:top w:val="none" w:sz="0" w:space="0" w:color="auto"/>
                <w:left w:val="none" w:sz="0" w:space="0" w:color="auto"/>
                <w:bottom w:val="none" w:sz="0" w:space="0" w:color="auto"/>
                <w:right w:val="none" w:sz="0" w:space="0" w:color="auto"/>
              </w:divBdr>
            </w:div>
            <w:div w:id="149836623">
              <w:marLeft w:val="0"/>
              <w:marRight w:val="0"/>
              <w:marTop w:val="0"/>
              <w:marBottom w:val="0"/>
              <w:divBdr>
                <w:top w:val="none" w:sz="0" w:space="0" w:color="auto"/>
                <w:left w:val="none" w:sz="0" w:space="0" w:color="auto"/>
                <w:bottom w:val="none" w:sz="0" w:space="0" w:color="auto"/>
                <w:right w:val="none" w:sz="0" w:space="0" w:color="auto"/>
              </w:divBdr>
            </w:div>
            <w:div w:id="530262419">
              <w:marLeft w:val="0"/>
              <w:marRight w:val="0"/>
              <w:marTop w:val="0"/>
              <w:marBottom w:val="0"/>
              <w:divBdr>
                <w:top w:val="none" w:sz="0" w:space="0" w:color="auto"/>
                <w:left w:val="none" w:sz="0" w:space="0" w:color="auto"/>
                <w:bottom w:val="none" w:sz="0" w:space="0" w:color="auto"/>
                <w:right w:val="none" w:sz="0" w:space="0" w:color="auto"/>
              </w:divBdr>
            </w:div>
            <w:div w:id="2090075487">
              <w:marLeft w:val="0"/>
              <w:marRight w:val="0"/>
              <w:marTop w:val="0"/>
              <w:marBottom w:val="0"/>
              <w:divBdr>
                <w:top w:val="none" w:sz="0" w:space="0" w:color="auto"/>
                <w:left w:val="none" w:sz="0" w:space="0" w:color="auto"/>
                <w:bottom w:val="none" w:sz="0" w:space="0" w:color="auto"/>
                <w:right w:val="none" w:sz="0" w:space="0" w:color="auto"/>
              </w:divBdr>
            </w:div>
            <w:div w:id="261769199">
              <w:marLeft w:val="0"/>
              <w:marRight w:val="0"/>
              <w:marTop w:val="0"/>
              <w:marBottom w:val="0"/>
              <w:divBdr>
                <w:top w:val="none" w:sz="0" w:space="0" w:color="auto"/>
                <w:left w:val="none" w:sz="0" w:space="0" w:color="auto"/>
                <w:bottom w:val="none" w:sz="0" w:space="0" w:color="auto"/>
                <w:right w:val="none" w:sz="0" w:space="0" w:color="auto"/>
              </w:divBdr>
            </w:div>
            <w:div w:id="1252737740">
              <w:marLeft w:val="0"/>
              <w:marRight w:val="0"/>
              <w:marTop w:val="0"/>
              <w:marBottom w:val="0"/>
              <w:divBdr>
                <w:top w:val="none" w:sz="0" w:space="0" w:color="auto"/>
                <w:left w:val="none" w:sz="0" w:space="0" w:color="auto"/>
                <w:bottom w:val="none" w:sz="0" w:space="0" w:color="auto"/>
                <w:right w:val="none" w:sz="0" w:space="0" w:color="auto"/>
              </w:divBdr>
            </w:div>
            <w:div w:id="368605271">
              <w:marLeft w:val="0"/>
              <w:marRight w:val="0"/>
              <w:marTop w:val="0"/>
              <w:marBottom w:val="0"/>
              <w:divBdr>
                <w:top w:val="none" w:sz="0" w:space="0" w:color="auto"/>
                <w:left w:val="none" w:sz="0" w:space="0" w:color="auto"/>
                <w:bottom w:val="none" w:sz="0" w:space="0" w:color="auto"/>
                <w:right w:val="none" w:sz="0" w:space="0" w:color="auto"/>
              </w:divBdr>
            </w:div>
            <w:div w:id="1596549447">
              <w:marLeft w:val="0"/>
              <w:marRight w:val="0"/>
              <w:marTop w:val="0"/>
              <w:marBottom w:val="0"/>
              <w:divBdr>
                <w:top w:val="none" w:sz="0" w:space="0" w:color="auto"/>
                <w:left w:val="none" w:sz="0" w:space="0" w:color="auto"/>
                <w:bottom w:val="none" w:sz="0" w:space="0" w:color="auto"/>
                <w:right w:val="none" w:sz="0" w:space="0" w:color="auto"/>
              </w:divBdr>
            </w:div>
            <w:div w:id="1624841929">
              <w:marLeft w:val="0"/>
              <w:marRight w:val="0"/>
              <w:marTop w:val="0"/>
              <w:marBottom w:val="0"/>
              <w:divBdr>
                <w:top w:val="none" w:sz="0" w:space="0" w:color="auto"/>
                <w:left w:val="none" w:sz="0" w:space="0" w:color="auto"/>
                <w:bottom w:val="none" w:sz="0" w:space="0" w:color="auto"/>
                <w:right w:val="none" w:sz="0" w:space="0" w:color="auto"/>
              </w:divBdr>
            </w:div>
            <w:div w:id="496843123">
              <w:marLeft w:val="0"/>
              <w:marRight w:val="0"/>
              <w:marTop w:val="0"/>
              <w:marBottom w:val="0"/>
              <w:divBdr>
                <w:top w:val="none" w:sz="0" w:space="0" w:color="auto"/>
                <w:left w:val="none" w:sz="0" w:space="0" w:color="auto"/>
                <w:bottom w:val="none" w:sz="0" w:space="0" w:color="auto"/>
                <w:right w:val="none" w:sz="0" w:space="0" w:color="auto"/>
              </w:divBdr>
            </w:div>
            <w:div w:id="354618467">
              <w:marLeft w:val="0"/>
              <w:marRight w:val="0"/>
              <w:marTop w:val="0"/>
              <w:marBottom w:val="0"/>
              <w:divBdr>
                <w:top w:val="none" w:sz="0" w:space="0" w:color="auto"/>
                <w:left w:val="none" w:sz="0" w:space="0" w:color="auto"/>
                <w:bottom w:val="none" w:sz="0" w:space="0" w:color="auto"/>
                <w:right w:val="none" w:sz="0" w:space="0" w:color="auto"/>
              </w:divBdr>
            </w:div>
            <w:div w:id="743988921">
              <w:marLeft w:val="0"/>
              <w:marRight w:val="0"/>
              <w:marTop w:val="0"/>
              <w:marBottom w:val="0"/>
              <w:divBdr>
                <w:top w:val="none" w:sz="0" w:space="0" w:color="auto"/>
                <w:left w:val="none" w:sz="0" w:space="0" w:color="auto"/>
                <w:bottom w:val="none" w:sz="0" w:space="0" w:color="auto"/>
                <w:right w:val="none" w:sz="0" w:space="0" w:color="auto"/>
              </w:divBdr>
            </w:div>
            <w:div w:id="1984313289">
              <w:marLeft w:val="0"/>
              <w:marRight w:val="0"/>
              <w:marTop w:val="0"/>
              <w:marBottom w:val="0"/>
              <w:divBdr>
                <w:top w:val="none" w:sz="0" w:space="0" w:color="auto"/>
                <w:left w:val="none" w:sz="0" w:space="0" w:color="auto"/>
                <w:bottom w:val="none" w:sz="0" w:space="0" w:color="auto"/>
                <w:right w:val="none" w:sz="0" w:space="0" w:color="auto"/>
              </w:divBdr>
            </w:div>
            <w:div w:id="932132430">
              <w:marLeft w:val="0"/>
              <w:marRight w:val="0"/>
              <w:marTop w:val="0"/>
              <w:marBottom w:val="0"/>
              <w:divBdr>
                <w:top w:val="none" w:sz="0" w:space="0" w:color="auto"/>
                <w:left w:val="none" w:sz="0" w:space="0" w:color="auto"/>
                <w:bottom w:val="none" w:sz="0" w:space="0" w:color="auto"/>
                <w:right w:val="none" w:sz="0" w:space="0" w:color="auto"/>
              </w:divBdr>
            </w:div>
            <w:div w:id="2019386343">
              <w:marLeft w:val="0"/>
              <w:marRight w:val="0"/>
              <w:marTop w:val="0"/>
              <w:marBottom w:val="0"/>
              <w:divBdr>
                <w:top w:val="none" w:sz="0" w:space="0" w:color="auto"/>
                <w:left w:val="none" w:sz="0" w:space="0" w:color="auto"/>
                <w:bottom w:val="none" w:sz="0" w:space="0" w:color="auto"/>
                <w:right w:val="none" w:sz="0" w:space="0" w:color="auto"/>
              </w:divBdr>
            </w:div>
            <w:div w:id="1106847281">
              <w:marLeft w:val="0"/>
              <w:marRight w:val="0"/>
              <w:marTop w:val="0"/>
              <w:marBottom w:val="0"/>
              <w:divBdr>
                <w:top w:val="none" w:sz="0" w:space="0" w:color="auto"/>
                <w:left w:val="none" w:sz="0" w:space="0" w:color="auto"/>
                <w:bottom w:val="none" w:sz="0" w:space="0" w:color="auto"/>
                <w:right w:val="none" w:sz="0" w:space="0" w:color="auto"/>
              </w:divBdr>
            </w:div>
            <w:div w:id="1194151722">
              <w:marLeft w:val="0"/>
              <w:marRight w:val="0"/>
              <w:marTop w:val="0"/>
              <w:marBottom w:val="0"/>
              <w:divBdr>
                <w:top w:val="none" w:sz="0" w:space="0" w:color="auto"/>
                <w:left w:val="none" w:sz="0" w:space="0" w:color="auto"/>
                <w:bottom w:val="none" w:sz="0" w:space="0" w:color="auto"/>
                <w:right w:val="none" w:sz="0" w:space="0" w:color="auto"/>
              </w:divBdr>
            </w:div>
            <w:div w:id="458303580">
              <w:marLeft w:val="0"/>
              <w:marRight w:val="0"/>
              <w:marTop w:val="0"/>
              <w:marBottom w:val="0"/>
              <w:divBdr>
                <w:top w:val="none" w:sz="0" w:space="0" w:color="auto"/>
                <w:left w:val="none" w:sz="0" w:space="0" w:color="auto"/>
                <w:bottom w:val="none" w:sz="0" w:space="0" w:color="auto"/>
                <w:right w:val="none" w:sz="0" w:space="0" w:color="auto"/>
              </w:divBdr>
            </w:div>
            <w:div w:id="1653674401">
              <w:marLeft w:val="0"/>
              <w:marRight w:val="0"/>
              <w:marTop w:val="0"/>
              <w:marBottom w:val="0"/>
              <w:divBdr>
                <w:top w:val="none" w:sz="0" w:space="0" w:color="auto"/>
                <w:left w:val="none" w:sz="0" w:space="0" w:color="auto"/>
                <w:bottom w:val="none" w:sz="0" w:space="0" w:color="auto"/>
                <w:right w:val="none" w:sz="0" w:space="0" w:color="auto"/>
              </w:divBdr>
            </w:div>
            <w:div w:id="1407385650">
              <w:marLeft w:val="0"/>
              <w:marRight w:val="0"/>
              <w:marTop w:val="0"/>
              <w:marBottom w:val="0"/>
              <w:divBdr>
                <w:top w:val="none" w:sz="0" w:space="0" w:color="auto"/>
                <w:left w:val="none" w:sz="0" w:space="0" w:color="auto"/>
                <w:bottom w:val="none" w:sz="0" w:space="0" w:color="auto"/>
                <w:right w:val="none" w:sz="0" w:space="0" w:color="auto"/>
              </w:divBdr>
            </w:div>
            <w:div w:id="8023816">
              <w:marLeft w:val="0"/>
              <w:marRight w:val="0"/>
              <w:marTop w:val="0"/>
              <w:marBottom w:val="0"/>
              <w:divBdr>
                <w:top w:val="none" w:sz="0" w:space="0" w:color="auto"/>
                <w:left w:val="none" w:sz="0" w:space="0" w:color="auto"/>
                <w:bottom w:val="none" w:sz="0" w:space="0" w:color="auto"/>
                <w:right w:val="none" w:sz="0" w:space="0" w:color="auto"/>
              </w:divBdr>
            </w:div>
            <w:div w:id="917519925">
              <w:marLeft w:val="0"/>
              <w:marRight w:val="0"/>
              <w:marTop w:val="0"/>
              <w:marBottom w:val="0"/>
              <w:divBdr>
                <w:top w:val="none" w:sz="0" w:space="0" w:color="auto"/>
                <w:left w:val="none" w:sz="0" w:space="0" w:color="auto"/>
                <w:bottom w:val="none" w:sz="0" w:space="0" w:color="auto"/>
                <w:right w:val="none" w:sz="0" w:space="0" w:color="auto"/>
              </w:divBdr>
            </w:div>
            <w:div w:id="456726621">
              <w:marLeft w:val="0"/>
              <w:marRight w:val="0"/>
              <w:marTop w:val="0"/>
              <w:marBottom w:val="0"/>
              <w:divBdr>
                <w:top w:val="none" w:sz="0" w:space="0" w:color="auto"/>
                <w:left w:val="none" w:sz="0" w:space="0" w:color="auto"/>
                <w:bottom w:val="none" w:sz="0" w:space="0" w:color="auto"/>
                <w:right w:val="none" w:sz="0" w:space="0" w:color="auto"/>
              </w:divBdr>
            </w:div>
            <w:div w:id="1242711609">
              <w:marLeft w:val="0"/>
              <w:marRight w:val="0"/>
              <w:marTop w:val="0"/>
              <w:marBottom w:val="0"/>
              <w:divBdr>
                <w:top w:val="none" w:sz="0" w:space="0" w:color="auto"/>
                <w:left w:val="none" w:sz="0" w:space="0" w:color="auto"/>
                <w:bottom w:val="none" w:sz="0" w:space="0" w:color="auto"/>
                <w:right w:val="none" w:sz="0" w:space="0" w:color="auto"/>
              </w:divBdr>
            </w:div>
            <w:div w:id="605773748">
              <w:marLeft w:val="0"/>
              <w:marRight w:val="0"/>
              <w:marTop w:val="0"/>
              <w:marBottom w:val="0"/>
              <w:divBdr>
                <w:top w:val="none" w:sz="0" w:space="0" w:color="auto"/>
                <w:left w:val="none" w:sz="0" w:space="0" w:color="auto"/>
                <w:bottom w:val="none" w:sz="0" w:space="0" w:color="auto"/>
                <w:right w:val="none" w:sz="0" w:space="0" w:color="auto"/>
              </w:divBdr>
            </w:div>
            <w:div w:id="258027457">
              <w:marLeft w:val="0"/>
              <w:marRight w:val="0"/>
              <w:marTop w:val="0"/>
              <w:marBottom w:val="0"/>
              <w:divBdr>
                <w:top w:val="none" w:sz="0" w:space="0" w:color="auto"/>
                <w:left w:val="none" w:sz="0" w:space="0" w:color="auto"/>
                <w:bottom w:val="none" w:sz="0" w:space="0" w:color="auto"/>
                <w:right w:val="none" w:sz="0" w:space="0" w:color="auto"/>
              </w:divBdr>
            </w:div>
            <w:div w:id="336931376">
              <w:marLeft w:val="0"/>
              <w:marRight w:val="0"/>
              <w:marTop w:val="0"/>
              <w:marBottom w:val="0"/>
              <w:divBdr>
                <w:top w:val="none" w:sz="0" w:space="0" w:color="auto"/>
                <w:left w:val="none" w:sz="0" w:space="0" w:color="auto"/>
                <w:bottom w:val="none" w:sz="0" w:space="0" w:color="auto"/>
                <w:right w:val="none" w:sz="0" w:space="0" w:color="auto"/>
              </w:divBdr>
            </w:div>
            <w:div w:id="194851763">
              <w:marLeft w:val="0"/>
              <w:marRight w:val="0"/>
              <w:marTop w:val="0"/>
              <w:marBottom w:val="0"/>
              <w:divBdr>
                <w:top w:val="none" w:sz="0" w:space="0" w:color="auto"/>
                <w:left w:val="none" w:sz="0" w:space="0" w:color="auto"/>
                <w:bottom w:val="none" w:sz="0" w:space="0" w:color="auto"/>
                <w:right w:val="none" w:sz="0" w:space="0" w:color="auto"/>
              </w:divBdr>
            </w:div>
            <w:div w:id="1631478115">
              <w:marLeft w:val="0"/>
              <w:marRight w:val="0"/>
              <w:marTop w:val="0"/>
              <w:marBottom w:val="0"/>
              <w:divBdr>
                <w:top w:val="none" w:sz="0" w:space="0" w:color="auto"/>
                <w:left w:val="none" w:sz="0" w:space="0" w:color="auto"/>
                <w:bottom w:val="none" w:sz="0" w:space="0" w:color="auto"/>
                <w:right w:val="none" w:sz="0" w:space="0" w:color="auto"/>
              </w:divBdr>
            </w:div>
            <w:div w:id="1104110174">
              <w:marLeft w:val="0"/>
              <w:marRight w:val="0"/>
              <w:marTop w:val="0"/>
              <w:marBottom w:val="0"/>
              <w:divBdr>
                <w:top w:val="none" w:sz="0" w:space="0" w:color="auto"/>
                <w:left w:val="none" w:sz="0" w:space="0" w:color="auto"/>
                <w:bottom w:val="none" w:sz="0" w:space="0" w:color="auto"/>
                <w:right w:val="none" w:sz="0" w:space="0" w:color="auto"/>
              </w:divBdr>
            </w:div>
            <w:div w:id="1390106530">
              <w:marLeft w:val="0"/>
              <w:marRight w:val="0"/>
              <w:marTop w:val="0"/>
              <w:marBottom w:val="0"/>
              <w:divBdr>
                <w:top w:val="none" w:sz="0" w:space="0" w:color="auto"/>
                <w:left w:val="none" w:sz="0" w:space="0" w:color="auto"/>
                <w:bottom w:val="none" w:sz="0" w:space="0" w:color="auto"/>
                <w:right w:val="none" w:sz="0" w:space="0" w:color="auto"/>
              </w:divBdr>
            </w:div>
            <w:div w:id="1967614881">
              <w:marLeft w:val="0"/>
              <w:marRight w:val="0"/>
              <w:marTop w:val="0"/>
              <w:marBottom w:val="0"/>
              <w:divBdr>
                <w:top w:val="none" w:sz="0" w:space="0" w:color="auto"/>
                <w:left w:val="none" w:sz="0" w:space="0" w:color="auto"/>
                <w:bottom w:val="none" w:sz="0" w:space="0" w:color="auto"/>
                <w:right w:val="none" w:sz="0" w:space="0" w:color="auto"/>
              </w:divBdr>
            </w:div>
            <w:div w:id="548692152">
              <w:marLeft w:val="0"/>
              <w:marRight w:val="0"/>
              <w:marTop w:val="0"/>
              <w:marBottom w:val="0"/>
              <w:divBdr>
                <w:top w:val="none" w:sz="0" w:space="0" w:color="auto"/>
                <w:left w:val="none" w:sz="0" w:space="0" w:color="auto"/>
                <w:bottom w:val="none" w:sz="0" w:space="0" w:color="auto"/>
                <w:right w:val="none" w:sz="0" w:space="0" w:color="auto"/>
              </w:divBdr>
            </w:div>
            <w:div w:id="233399126">
              <w:marLeft w:val="0"/>
              <w:marRight w:val="0"/>
              <w:marTop w:val="0"/>
              <w:marBottom w:val="0"/>
              <w:divBdr>
                <w:top w:val="none" w:sz="0" w:space="0" w:color="auto"/>
                <w:left w:val="none" w:sz="0" w:space="0" w:color="auto"/>
                <w:bottom w:val="none" w:sz="0" w:space="0" w:color="auto"/>
                <w:right w:val="none" w:sz="0" w:space="0" w:color="auto"/>
              </w:divBdr>
            </w:div>
            <w:div w:id="2087072150">
              <w:marLeft w:val="0"/>
              <w:marRight w:val="0"/>
              <w:marTop w:val="0"/>
              <w:marBottom w:val="0"/>
              <w:divBdr>
                <w:top w:val="none" w:sz="0" w:space="0" w:color="auto"/>
                <w:left w:val="none" w:sz="0" w:space="0" w:color="auto"/>
                <w:bottom w:val="none" w:sz="0" w:space="0" w:color="auto"/>
                <w:right w:val="none" w:sz="0" w:space="0" w:color="auto"/>
              </w:divBdr>
            </w:div>
            <w:div w:id="1625186176">
              <w:marLeft w:val="0"/>
              <w:marRight w:val="0"/>
              <w:marTop w:val="0"/>
              <w:marBottom w:val="0"/>
              <w:divBdr>
                <w:top w:val="none" w:sz="0" w:space="0" w:color="auto"/>
                <w:left w:val="none" w:sz="0" w:space="0" w:color="auto"/>
                <w:bottom w:val="none" w:sz="0" w:space="0" w:color="auto"/>
                <w:right w:val="none" w:sz="0" w:space="0" w:color="auto"/>
              </w:divBdr>
            </w:div>
            <w:div w:id="1370569616">
              <w:marLeft w:val="0"/>
              <w:marRight w:val="0"/>
              <w:marTop w:val="0"/>
              <w:marBottom w:val="0"/>
              <w:divBdr>
                <w:top w:val="none" w:sz="0" w:space="0" w:color="auto"/>
                <w:left w:val="none" w:sz="0" w:space="0" w:color="auto"/>
                <w:bottom w:val="none" w:sz="0" w:space="0" w:color="auto"/>
                <w:right w:val="none" w:sz="0" w:space="0" w:color="auto"/>
              </w:divBdr>
            </w:div>
            <w:div w:id="778991365">
              <w:marLeft w:val="0"/>
              <w:marRight w:val="0"/>
              <w:marTop w:val="0"/>
              <w:marBottom w:val="0"/>
              <w:divBdr>
                <w:top w:val="none" w:sz="0" w:space="0" w:color="auto"/>
                <w:left w:val="none" w:sz="0" w:space="0" w:color="auto"/>
                <w:bottom w:val="none" w:sz="0" w:space="0" w:color="auto"/>
                <w:right w:val="none" w:sz="0" w:space="0" w:color="auto"/>
              </w:divBdr>
            </w:div>
            <w:div w:id="820000280">
              <w:marLeft w:val="0"/>
              <w:marRight w:val="0"/>
              <w:marTop w:val="0"/>
              <w:marBottom w:val="0"/>
              <w:divBdr>
                <w:top w:val="none" w:sz="0" w:space="0" w:color="auto"/>
                <w:left w:val="none" w:sz="0" w:space="0" w:color="auto"/>
                <w:bottom w:val="none" w:sz="0" w:space="0" w:color="auto"/>
                <w:right w:val="none" w:sz="0" w:space="0" w:color="auto"/>
              </w:divBdr>
            </w:div>
            <w:div w:id="1163814128">
              <w:marLeft w:val="0"/>
              <w:marRight w:val="0"/>
              <w:marTop w:val="0"/>
              <w:marBottom w:val="0"/>
              <w:divBdr>
                <w:top w:val="none" w:sz="0" w:space="0" w:color="auto"/>
                <w:left w:val="none" w:sz="0" w:space="0" w:color="auto"/>
                <w:bottom w:val="none" w:sz="0" w:space="0" w:color="auto"/>
                <w:right w:val="none" w:sz="0" w:space="0" w:color="auto"/>
              </w:divBdr>
            </w:div>
            <w:div w:id="1689525851">
              <w:marLeft w:val="0"/>
              <w:marRight w:val="0"/>
              <w:marTop w:val="0"/>
              <w:marBottom w:val="0"/>
              <w:divBdr>
                <w:top w:val="none" w:sz="0" w:space="0" w:color="auto"/>
                <w:left w:val="none" w:sz="0" w:space="0" w:color="auto"/>
                <w:bottom w:val="none" w:sz="0" w:space="0" w:color="auto"/>
                <w:right w:val="none" w:sz="0" w:space="0" w:color="auto"/>
              </w:divBdr>
            </w:div>
            <w:div w:id="688412557">
              <w:marLeft w:val="0"/>
              <w:marRight w:val="0"/>
              <w:marTop w:val="0"/>
              <w:marBottom w:val="0"/>
              <w:divBdr>
                <w:top w:val="none" w:sz="0" w:space="0" w:color="auto"/>
                <w:left w:val="none" w:sz="0" w:space="0" w:color="auto"/>
                <w:bottom w:val="none" w:sz="0" w:space="0" w:color="auto"/>
                <w:right w:val="none" w:sz="0" w:space="0" w:color="auto"/>
              </w:divBdr>
            </w:div>
            <w:div w:id="1842156015">
              <w:marLeft w:val="0"/>
              <w:marRight w:val="0"/>
              <w:marTop w:val="0"/>
              <w:marBottom w:val="0"/>
              <w:divBdr>
                <w:top w:val="none" w:sz="0" w:space="0" w:color="auto"/>
                <w:left w:val="none" w:sz="0" w:space="0" w:color="auto"/>
                <w:bottom w:val="none" w:sz="0" w:space="0" w:color="auto"/>
                <w:right w:val="none" w:sz="0" w:space="0" w:color="auto"/>
              </w:divBdr>
            </w:div>
            <w:div w:id="2075542202">
              <w:marLeft w:val="0"/>
              <w:marRight w:val="0"/>
              <w:marTop w:val="0"/>
              <w:marBottom w:val="0"/>
              <w:divBdr>
                <w:top w:val="none" w:sz="0" w:space="0" w:color="auto"/>
                <w:left w:val="none" w:sz="0" w:space="0" w:color="auto"/>
                <w:bottom w:val="none" w:sz="0" w:space="0" w:color="auto"/>
                <w:right w:val="none" w:sz="0" w:space="0" w:color="auto"/>
              </w:divBdr>
            </w:div>
            <w:div w:id="46689316">
              <w:marLeft w:val="0"/>
              <w:marRight w:val="0"/>
              <w:marTop w:val="0"/>
              <w:marBottom w:val="0"/>
              <w:divBdr>
                <w:top w:val="none" w:sz="0" w:space="0" w:color="auto"/>
                <w:left w:val="none" w:sz="0" w:space="0" w:color="auto"/>
                <w:bottom w:val="none" w:sz="0" w:space="0" w:color="auto"/>
                <w:right w:val="none" w:sz="0" w:space="0" w:color="auto"/>
              </w:divBdr>
            </w:div>
            <w:div w:id="1015611807">
              <w:marLeft w:val="0"/>
              <w:marRight w:val="0"/>
              <w:marTop w:val="0"/>
              <w:marBottom w:val="0"/>
              <w:divBdr>
                <w:top w:val="none" w:sz="0" w:space="0" w:color="auto"/>
                <w:left w:val="none" w:sz="0" w:space="0" w:color="auto"/>
                <w:bottom w:val="none" w:sz="0" w:space="0" w:color="auto"/>
                <w:right w:val="none" w:sz="0" w:space="0" w:color="auto"/>
              </w:divBdr>
            </w:div>
            <w:div w:id="1016687348">
              <w:marLeft w:val="0"/>
              <w:marRight w:val="0"/>
              <w:marTop w:val="0"/>
              <w:marBottom w:val="0"/>
              <w:divBdr>
                <w:top w:val="none" w:sz="0" w:space="0" w:color="auto"/>
                <w:left w:val="none" w:sz="0" w:space="0" w:color="auto"/>
                <w:bottom w:val="none" w:sz="0" w:space="0" w:color="auto"/>
                <w:right w:val="none" w:sz="0" w:space="0" w:color="auto"/>
              </w:divBdr>
            </w:div>
            <w:div w:id="1078939100">
              <w:marLeft w:val="0"/>
              <w:marRight w:val="0"/>
              <w:marTop w:val="0"/>
              <w:marBottom w:val="0"/>
              <w:divBdr>
                <w:top w:val="none" w:sz="0" w:space="0" w:color="auto"/>
                <w:left w:val="none" w:sz="0" w:space="0" w:color="auto"/>
                <w:bottom w:val="none" w:sz="0" w:space="0" w:color="auto"/>
                <w:right w:val="none" w:sz="0" w:space="0" w:color="auto"/>
              </w:divBdr>
            </w:div>
            <w:div w:id="203951182">
              <w:marLeft w:val="0"/>
              <w:marRight w:val="0"/>
              <w:marTop w:val="0"/>
              <w:marBottom w:val="0"/>
              <w:divBdr>
                <w:top w:val="none" w:sz="0" w:space="0" w:color="auto"/>
                <w:left w:val="none" w:sz="0" w:space="0" w:color="auto"/>
                <w:bottom w:val="none" w:sz="0" w:space="0" w:color="auto"/>
                <w:right w:val="none" w:sz="0" w:space="0" w:color="auto"/>
              </w:divBdr>
            </w:div>
            <w:div w:id="238487353">
              <w:marLeft w:val="0"/>
              <w:marRight w:val="0"/>
              <w:marTop w:val="0"/>
              <w:marBottom w:val="0"/>
              <w:divBdr>
                <w:top w:val="none" w:sz="0" w:space="0" w:color="auto"/>
                <w:left w:val="none" w:sz="0" w:space="0" w:color="auto"/>
                <w:bottom w:val="none" w:sz="0" w:space="0" w:color="auto"/>
                <w:right w:val="none" w:sz="0" w:space="0" w:color="auto"/>
              </w:divBdr>
            </w:div>
            <w:div w:id="472606389">
              <w:marLeft w:val="0"/>
              <w:marRight w:val="0"/>
              <w:marTop w:val="0"/>
              <w:marBottom w:val="0"/>
              <w:divBdr>
                <w:top w:val="none" w:sz="0" w:space="0" w:color="auto"/>
                <w:left w:val="none" w:sz="0" w:space="0" w:color="auto"/>
                <w:bottom w:val="none" w:sz="0" w:space="0" w:color="auto"/>
                <w:right w:val="none" w:sz="0" w:space="0" w:color="auto"/>
              </w:divBdr>
            </w:div>
            <w:div w:id="1631977951">
              <w:marLeft w:val="0"/>
              <w:marRight w:val="0"/>
              <w:marTop w:val="0"/>
              <w:marBottom w:val="0"/>
              <w:divBdr>
                <w:top w:val="none" w:sz="0" w:space="0" w:color="auto"/>
                <w:left w:val="none" w:sz="0" w:space="0" w:color="auto"/>
                <w:bottom w:val="none" w:sz="0" w:space="0" w:color="auto"/>
                <w:right w:val="none" w:sz="0" w:space="0" w:color="auto"/>
              </w:divBdr>
            </w:div>
            <w:div w:id="1086656116">
              <w:marLeft w:val="0"/>
              <w:marRight w:val="0"/>
              <w:marTop w:val="0"/>
              <w:marBottom w:val="0"/>
              <w:divBdr>
                <w:top w:val="none" w:sz="0" w:space="0" w:color="auto"/>
                <w:left w:val="none" w:sz="0" w:space="0" w:color="auto"/>
                <w:bottom w:val="none" w:sz="0" w:space="0" w:color="auto"/>
                <w:right w:val="none" w:sz="0" w:space="0" w:color="auto"/>
              </w:divBdr>
            </w:div>
            <w:div w:id="282426371">
              <w:marLeft w:val="0"/>
              <w:marRight w:val="0"/>
              <w:marTop w:val="0"/>
              <w:marBottom w:val="0"/>
              <w:divBdr>
                <w:top w:val="none" w:sz="0" w:space="0" w:color="auto"/>
                <w:left w:val="none" w:sz="0" w:space="0" w:color="auto"/>
                <w:bottom w:val="none" w:sz="0" w:space="0" w:color="auto"/>
                <w:right w:val="none" w:sz="0" w:space="0" w:color="auto"/>
              </w:divBdr>
            </w:div>
            <w:div w:id="871764881">
              <w:marLeft w:val="0"/>
              <w:marRight w:val="0"/>
              <w:marTop w:val="0"/>
              <w:marBottom w:val="0"/>
              <w:divBdr>
                <w:top w:val="none" w:sz="0" w:space="0" w:color="auto"/>
                <w:left w:val="none" w:sz="0" w:space="0" w:color="auto"/>
                <w:bottom w:val="none" w:sz="0" w:space="0" w:color="auto"/>
                <w:right w:val="none" w:sz="0" w:space="0" w:color="auto"/>
              </w:divBdr>
            </w:div>
            <w:div w:id="940064388">
              <w:marLeft w:val="0"/>
              <w:marRight w:val="0"/>
              <w:marTop w:val="0"/>
              <w:marBottom w:val="0"/>
              <w:divBdr>
                <w:top w:val="none" w:sz="0" w:space="0" w:color="auto"/>
                <w:left w:val="none" w:sz="0" w:space="0" w:color="auto"/>
                <w:bottom w:val="none" w:sz="0" w:space="0" w:color="auto"/>
                <w:right w:val="none" w:sz="0" w:space="0" w:color="auto"/>
              </w:divBdr>
            </w:div>
            <w:div w:id="1941403327">
              <w:marLeft w:val="0"/>
              <w:marRight w:val="0"/>
              <w:marTop w:val="0"/>
              <w:marBottom w:val="0"/>
              <w:divBdr>
                <w:top w:val="none" w:sz="0" w:space="0" w:color="auto"/>
                <w:left w:val="none" w:sz="0" w:space="0" w:color="auto"/>
                <w:bottom w:val="none" w:sz="0" w:space="0" w:color="auto"/>
                <w:right w:val="none" w:sz="0" w:space="0" w:color="auto"/>
              </w:divBdr>
            </w:div>
            <w:div w:id="409618547">
              <w:marLeft w:val="0"/>
              <w:marRight w:val="0"/>
              <w:marTop w:val="0"/>
              <w:marBottom w:val="0"/>
              <w:divBdr>
                <w:top w:val="none" w:sz="0" w:space="0" w:color="auto"/>
                <w:left w:val="none" w:sz="0" w:space="0" w:color="auto"/>
                <w:bottom w:val="none" w:sz="0" w:space="0" w:color="auto"/>
                <w:right w:val="none" w:sz="0" w:space="0" w:color="auto"/>
              </w:divBdr>
            </w:div>
            <w:div w:id="1882743664">
              <w:marLeft w:val="0"/>
              <w:marRight w:val="0"/>
              <w:marTop w:val="0"/>
              <w:marBottom w:val="0"/>
              <w:divBdr>
                <w:top w:val="none" w:sz="0" w:space="0" w:color="auto"/>
                <w:left w:val="none" w:sz="0" w:space="0" w:color="auto"/>
                <w:bottom w:val="none" w:sz="0" w:space="0" w:color="auto"/>
                <w:right w:val="none" w:sz="0" w:space="0" w:color="auto"/>
              </w:divBdr>
            </w:div>
            <w:div w:id="1598758240">
              <w:marLeft w:val="0"/>
              <w:marRight w:val="0"/>
              <w:marTop w:val="0"/>
              <w:marBottom w:val="0"/>
              <w:divBdr>
                <w:top w:val="none" w:sz="0" w:space="0" w:color="auto"/>
                <w:left w:val="none" w:sz="0" w:space="0" w:color="auto"/>
                <w:bottom w:val="none" w:sz="0" w:space="0" w:color="auto"/>
                <w:right w:val="none" w:sz="0" w:space="0" w:color="auto"/>
              </w:divBdr>
            </w:div>
            <w:div w:id="1864248109">
              <w:marLeft w:val="0"/>
              <w:marRight w:val="0"/>
              <w:marTop w:val="0"/>
              <w:marBottom w:val="0"/>
              <w:divBdr>
                <w:top w:val="none" w:sz="0" w:space="0" w:color="auto"/>
                <w:left w:val="none" w:sz="0" w:space="0" w:color="auto"/>
                <w:bottom w:val="none" w:sz="0" w:space="0" w:color="auto"/>
                <w:right w:val="none" w:sz="0" w:space="0" w:color="auto"/>
              </w:divBdr>
            </w:div>
            <w:div w:id="1862013006">
              <w:marLeft w:val="0"/>
              <w:marRight w:val="0"/>
              <w:marTop w:val="0"/>
              <w:marBottom w:val="0"/>
              <w:divBdr>
                <w:top w:val="none" w:sz="0" w:space="0" w:color="auto"/>
                <w:left w:val="none" w:sz="0" w:space="0" w:color="auto"/>
                <w:bottom w:val="none" w:sz="0" w:space="0" w:color="auto"/>
                <w:right w:val="none" w:sz="0" w:space="0" w:color="auto"/>
              </w:divBdr>
            </w:div>
            <w:div w:id="507911174">
              <w:marLeft w:val="0"/>
              <w:marRight w:val="0"/>
              <w:marTop w:val="0"/>
              <w:marBottom w:val="0"/>
              <w:divBdr>
                <w:top w:val="none" w:sz="0" w:space="0" w:color="auto"/>
                <w:left w:val="none" w:sz="0" w:space="0" w:color="auto"/>
                <w:bottom w:val="none" w:sz="0" w:space="0" w:color="auto"/>
                <w:right w:val="none" w:sz="0" w:space="0" w:color="auto"/>
              </w:divBdr>
            </w:div>
            <w:div w:id="612830630">
              <w:marLeft w:val="0"/>
              <w:marRight w:val="0"/>
              <w:marTop w:val="0"/>
              <w:marBottom w:val="0"/>
              <w:divBdr>
                <w:top w:val="none" w:sz="0" w:space="0" w:color="auto"/>
                <w:left w:val="none" w:sz="0" w:space="0" w:color="auto"/>
                <w:bottom w:val="none" w:sz="0" w:space="0" w:color="auto"/>
                <w:right w:val="none" w:sz="0" w:space="0" w:color="auto"/>
              </w:divBdr>
            </w:div>
            <w:div w:id="415588618">
              <w:marLeft w:val="0"/>
              <w:marRight w:val="0"/>
              <w:marTop w:val="0"/>
              <w:marBottom w:val="0"/>
              <w:divBdr>
                <w:top w:val="none" w:sz="0" w:space="0" w:color="auto"/>
                <w:left w:val="none" w:sz="0" w:space="0" w:color="auto"/>
                <w:bottom w:val="none" w:sz="0" w:space="0" w:color="auto"/>
                <w:right w:val="none" w:sz="0" w:space="0" w:color="auto"/>
              </w:divBdr>
            </w:div>
            <w:div w:id="1929803938">
              <w:marLeft w:val="0"/>
              <w:marRight w:val="0"/>
              <w:marTop w:val="0"/>
              <w:marBottom w:val="0"/>
              <w:divBdr>
                <w:top w:val="none" w:sz="0" w:space="0" w:color="auto"/>
                <w:left w:val="none" w:sz="0" w:space="0" w:color="auto"/>
                <w:bottom w:val="none" w:sz="0" w:space="0" w:color="auto"/>
                <w:right w:val="none" w:sz="0" w:space="0" w:color="auto"/>
              </w:divBdr>
            </w:div>
            <w:div w:id="183372433">
              <w:marLeft w:val="0"/>
              <w:marRight w:val="0"/>
              <w:marTop w:val="0"/>
              <w:marBottom w:val="0"/>
              <w:divBdr>
                <w:top w:val="none" w:sz="0" w:space="0" w:color="auto"/>
                <w:left w:val="none" w:sz="0" w:space="0" w:color="auto"/>
                <w:bottom w:val="none" w:sz="0" w:space="0" w:color="auto"/>
                <w:right w:val="none" w:sz="0" w:space="0" w:color="auto"/>
              </w:divBdr>
            </w:div>
            <w:div w:id="1636982915">
              <w:marLeft w:val="0"/>
              <w:marRight w:val="0"/>
              <w:marTop w:val="0"/>
              <w:marBottom w:val="0"/>
              <w:divBdr>
                <w:top w:val="none" w:sz="0" w:space="0" w:color="auto"/>
                <w:left w:val="none" w:sz="0" w:space="0" w:color="auto"/>
                <w:bottom w:val="none" w:sz="0" w:space="0" w:color="auto"/>
                <w:right w:val="none" w:sz="0" w:space="0" w:color="auto"/>
              </w:divBdr>
            </w:div>
            <w:div w:id="358045385">
              <w:marLeft w:val="0"/>
              <w:marRight w:val="0"/>
              <w:marTop w:val="0"/>
              <w:marBottom w:val="0"/>
              <w:divBdr>
                <w:top w:val="none" w:sz="0" w:space="0" w:color="auto"/>
                <w:left w:val="none" w:sz="0" w:space="0" w:color="auto"/>
                <w:bottom w:val="none" w:sz="0" w:space="0" w:color="auto"/>
                <w:right w:val="none" w:sz="0" w:space="0" w:color="auto"/>
              </w:divBdr>
            </w:div>
            <w:div w:id="254637561">
              <w:marLeft w:val="0"/>
              <w:marRight w:val="0"/>
              <w:marTop w:val="0"/>
              <w:marBottom w:val="0"/>
              <w:divBdr>
                <w:top w:val="none" w:sz="0" w:space="0" w:color="auto"/>
                <w:left w:val="none" w:sz="0" w:space="0" w:color="auto"/>
                <w:bottom w:val="none" w:sz="0" w:space="0" w:color="auto"/>
                <w:right w:val="none" w:sz="0" w:space="0" w:color="auto"/>
              </w:divBdr>
            </w:div>
            <w:div w:id="1888028938">
              <w:marLeft w:val="0"/>
              <w:marRight w:val="0"/>
              <w:marTop w:val="0"/>
              <w:marBottom w:val="0"/>
              <w:divBdr>
                <w:top w:val="none" w:sz="0" w:space="0" w:color="auto"/>
                <w:left w:val="none" w:sz="0" w:space="0" w:color="auto"/>
                <w:bottom w:val="none" w:sz="0" w:space="0" w:color="auto"/>
                <w:right w:val="none" w:sz="0" w:space="0" w:color="auto"/>
              </w:divBdr>
            </w:div>
            <w:div w:id="1635716827">
              <w:marLeft w:val="0"/>
              <w:marRight w:val="0"/>
              <w:marTop w:val="0"/>
              <w:marBottom w:val="0"/>
              <w:divBdr>
                <w:top w:val="none" w:sz="0" w:space="0" w:color="auto"/>
                <w:left w:val="none" w:sz="0" w:space="0" w:color="auto"/>
                <w:bottom w:val="none" w:sz="0" w:space="0" w:color="auto"/>
                <w:right w:val="none" w:sz="0" w:space="0" w:color="auto"/>
              </w:divBdr>
            </w:div>
            <w:div w:id="1966886537">
              <w:marLeft w:val="0"/>
              <w:marRight w:val="0"/>
              <w:marTop w:val="0"/>
              <w:marBottom w:val="0"/>
              <w:divBdr>
                <w:top w:val="none" w:sz="0" w:space="0" w:color="auto"/>
                <w:left w:val="none" w:sz="0" w:space="0" w:color="auto"/>
                <w:bottom w:val="none" w:sz="0" w:space="0" w:color="auto"/>
                <w:right w:val="none" w:sz="0" w:space="0" w:color="auto"/>
              </w:divBdr>
            </w:div>
            <w:div w:id="1898542958">
              <w:marLeft w:val="0"/>
              <w:marRight w:val="0"/>
              <w:marTop w:val="0"/>
              <w:marBottom w:val="0"/>
              <w:divBdr>
                <w:top w:val="none" w:sz="0" w:space="0" w:color="auto"/>
                <w:left w:val="none" w:sz="0" w:space="0" w:color="auto"/>
                <w:bottom w:val="none" w:sz="0" w:space="0" w:color="auto"/>
                <w:right w:val="none" w:sz="0" w:space="0" w:color="auto"/>
              </w:divBdr>
            </w:div>
            <w:div w:id="1941061760">
              <w:marLeft w:val="0"/>
              <w:marRight w:val="0"/>
              <w:marTop w:val="0"/>
              <w:marBottom w:val="0"/>
              <w:divBdr>
                <w:top w:val="none" w:sz="0" w:space="0" w:color="auto"/>
                <w:left w:val="none" w:sz="0" w:space="0" w:color="auto"/>
                <w:bottom w:val="none" w:sz="0" w:space="0" w:color="auto"/>
                <w:right w:val="none" w:sz="0" w:space="0" w:color="auto"/>
              </w:divBdr>
            </w:div>
            <w:div w:id="234635756">
              <w:marLeft w:val="0"/>
              <w:marRight w:val="0"/>
              <w:marTop w:val="0"/>
              <w:marBottom w:val="0"/>
              <w:divBdr>
                <w:top w:val="none" w:sz="0" w:space="0" w:color="auto"/>
                <w:left w:val="none" w:sz="0" w:space="0" w:color="auto"/>
                <w:bottom w:val="none" w:sz="0" w:space="0" w:color="auto"/>
                <w:right w:val="none" w:sz="0" w:space="0" w:color="auto"/>
              </w:divBdr>
            </w:div>
            <w:div w:id="175001504">
              <w:marLeft w:val="0"/>
              <w:marRight w:val="0"/>
              <w:marTop w:val="0"/>
              <w:marBottom w:val="0"/>
              <w:divBdr>
                <w:top w:val="none" w:sz="0" w:space="0" w:color="auto"/>
                <w:left w:val="none" w:sz="0" w:space="0" w:color="auto"/>
                <w:bottom w:val="none" w:sz="0" w:space="0" w:color="auto"/>
                <w:right w:val="none" w:sz="0" w:space="0" w:color="auto"/>
              </w:divBdr>
            </w:div>
            <w:div w:id="1091118427">
              <w:marLeft w:val="0"/>
              <w:marRight w:val="0"/>
              <w:marTop w:val="0"/>
              <w:marBottom w:val="0"/>
              <w:divBdr>
                <w:top w:val="none" w:sz="0" w:space="0" w:color="auto"/>
                <w:left w:val="none" w:sz="0" w:space="0" w:color="auto"/>
                <w:bottom w:val="none" w:sz="0" w:space="0" w:color="auto"/>
                <w:right w:val="none" w:sz="0" w:space="0" w:color="auto"/>
              </w:divBdr>
            </w:div>
            <w:div w:id="359816073">
              <w:marLeft w:val="0"/>
              <w:marRight w:val="0"/>
              <w:marTop w:val="0"/>
              <w:marBottom w:val="0"/>
              <w:divBdr>
                <w:top w:val="none" w:sz="0" w:space="0" w:color="auto"/>
                <w:left w:val="none" w:sz="0" w:space="0" w:color="auto"/>
                <w:bottom w:val="none" w:sz="0" w:space="0" w:color="auto"/>
                <w:right w:val="none" w:sz="0" w:space="0" w:color="auto"/>
              </w:divBdr>
            </w:div>
            <w:div w:id="963921527">
              <w:marLeft w:val="0"/>
              <w:marRight w:val="0"/>
              <w:marTop w:val="0"/>
              <w:marBottom w:val="0"/>
              <w:divBdr>
                <w:top w:val="none" w:sz="0" w:space="0" w:color="auto"/>
                <w:left w:val="none" w:sz="0" w:space="0" w:color="auto"/>
                <w:bottom w:val="none" w:sz="0" w:space="0" w:color="auto"/>
                <w:right w:val="none" w:sz="0" w:space="0" w:color="auto"/>
              </w:divBdr>
            </w:div>
            <w:div w:id="1649896030">
              <w:marLeft w:val="0"/>
              <w:marRight w:val="0"/>
              <w:marTop w:val="0"/>
              <w:marBottom w:val="0"/>
              <w:divBdr>
                <w:top w:val="none" w:sz="0" w:space="0" w:color="auto"/>
                <w:left w:val="none" w:sz="0" w:space="0" w:color="auto"/>
                <w:bottom w:val="none" w:sz="0" w:space="0" w:color="auto"/>
                <w:right w:val="none" w:sz="0" w:space="0" w:color="auto"/>
              </w:divBdr>
            </w:div>
            <w:div w:id="915016608">
              <w:marLeft w:val="0"/>
              <w:marRight w:val="0"/>
              <w:marTop w:val="0"/>
              <w:marBottom w:val="0"/>
              <w:divBdr>
                <w:top w:val="none" w:sz="0" w:space="0" w:color="auto"/>
                <w:left w:val="none" w:sz="0" w:space="0" w:color="auto"/>
                <w:bottom w:val="none" w:sz="0" w:space="0" w:color="auto"/>
                <w:right w:val="none" w:sz="0" w:space="0" w:color="auto"/>
              </w:divBdr>
            </w:div>
            <w:div w:id="175923211">
              <w:marLeft w:val="0"/>
              <w:marRight w:val="0"/>
              <w:marTop w:val="0"/>
              <w:marBottom w:val="0"/>
              <w:divBdr>
                <w:top w:val="none" w:sz="0" w:space="0" w:color="auto"/>
                <w:left w:val="none" w:sz="0" w:space="0" w:color="auto"/>
                <w:bottom w:val="none" w:sz="0" w:space="0" w:color="auto"/>
                <w:right w:val="none" w:sz="0" w:space="0" w:color="auto"/>
              </w:divBdr>
            </w:div>
            <w:div w:id="831024544">
              <w:marLeft w:val="0"/>
              <w:marRight w:val="0"/>
              <w:marTop w:val="0"/>
              <w:marBottom w:val="0"/>
              <w:divBdr>
                <w:top w:val="none" w:sz="0" w:space="0" w:color="auto"/>
                <w:left w:val="none" w:sz="0" w:space="0" w:color="auto"/>
                <w:bottom w:val="none" w:sz="0" w:space="0" w:color="auto"/>
                <w:right w:val="none" w:sz="0" w:space="0" w:color="auto"/>
              </w:divBdr>
            </w:div>
            <w:div w:id="958337604">
              <w:marLeft w:val="0"/>
              <w:marRight w:val="0"/>
              <w:marTop w:val="0"/>
              <w:marBottom w:val="0"/>
              <w:divBdr>
                <w:top w:val="none" w:sz="0" w:space="0" w:color="auto"/>
                <w:left w:val="none" w:sz="0" w:space="0" w:color="auto"/>
                <w:bottom w:val="none" w:sz="0" w:space="0" w:color="auto"/>
                <w:right w:val="none" w:sz="0" w:space="0" w:color="auto"/>
              </w:divBdr>
            </w:div>
            <w:div w:id="1323894180">
              <w:marLeft w:val="0"/>
              <w:marRight w:val="0"/>
              <w:marTop w:val="0"/>
              <w:marBottom w:val="0"/>
              <w:divBdr>
                <w:top w:val="none" w:sz="0" w:space="0" w:color="auto"/>
                <w:left w:val="none" w:sz="0" w:space="0" w:color="auto"/>
                <w:bottom w:val="none" w:sz="0" w:space="0" w:color="auto"/>
                <w:right w:val="none" w:sz="0" w:space="0" w:color="auto"/>
              </w:divBdr>
            </w:div>
            <w:div w:id="1848060147">
              <w:marLeft w:val="0"/>
              <w:marRight w:val="0"/>
              <w:marTop w:val="0"/>
              <w:marBottom w:val="0"/>
              <w:divBdr>
                <w:top w:val="none" w:sz="0" w:space="0" w:color="auto"/>
                <w:left w:val="none" w:sz="0" w:space="0" w:color="auto"/>
                <w:bottom w:val="none" w:sz="0" w:space="0" w:color="auto"/>
                <w:right w:val="none" w:sz="0" w:space="0" w:color="auto"/>
              </w:divBdr>
            </w:div>
            <w:div w:id="2032297985">
              <w:marLeft w:val="0"/>
              <w:marRight w:val="0"/>
              <w:marTop w:val="0"/>
              <w:marBottom w:val="0"/>
              <w:divBdr>
                <w:top w:val="none" w:sz="0" w:space="0" w:color="auto"/>
                <w:left w:val="none" w:sz="0" w:space="0" w:color="auto"/>
                <w:bottom w:val="none" w:sz="0" w:space="0" w:color="auto"/>
                <w:right w:val="none" w:sz="0" w:space="0" w:color="auto"/>
              </w:divBdr>
            </w:div>
            <w:div w:id="413481212">
              <w:marLeft w:val="0"/>
              <w:marRight w:val="0"/>
              <w:marTop w:val="0"/>
              <w:marBottom w:val="0"/>
              <w:divBdr>
                <w:top w:val="none" w:sz="0" w:space="0" w:color="auto"/>
                <w:left w:val="none" w:sz="0" w:space="0" w:color="auto"/>
                <w:bottom w:val="none" w:sz="0" w:space="0" w:color="auto"/>
                <w:right w:val="none" w:sz="0" w:space="0" w:color="auto"/>
              </w:divBdr>
            </w:div>
            <w:div w:id="901719624">
              <w:marLeft w:val="0"/>
              <w:marRight w:val="0"/>
              <w:marTop w:val="0"/>
              <w:marBottom w:val="0"/>
              <w:divBdr>
                <w:top w:val="none" w:sz="0" w:space="0" w:color="auto"/>
                <w:left w:val="none" w:sz="0" w:space="0" w:color="auto"/>
                <w:bottom w:val="none" w:sz="0" w:space="0" w:color="auto"/>
                <w:right w:val="none" w:sz="0" w:space="0" w:color="auto"/>
              </w:divBdr>
            </w:div>
            <w:div w:id="667484976">
              <w:marLeft w:val="0"/>
              <w:marRight w:val="0"/>
              <w:marTop w:val="0"/>
              <w:marBottom w:val="0"/>
              <w:divBdr>
                <w:top w:val="none" w:sz="0" w:space="0" w:color="auto"/>
                <w:left w:val="none" w:sz="0" w:space="0" w:color="auto"/>
                <w:bottom w:val="none" w:sz="0" w:space="0" w:color="auto"/>
                <w:right w:val="none" w:sz="0" w:space="0" w:color="auto"/>
              </w:divBdr>
            </w:div>
            <w:div w:id="1391225707">
              <w:marLeft w:val="0"/>
              <w:marRight w:val="0"/>
              <w:marTop w:val="0"/>
              <w:marBottom w:val="0"/>
              <w:divBdr>
                <w:top w:val="none" w:sz="0" w:space="0" w:color="auto"/>
                <w:left w:val="none" w:sz="0" w:space="0" w:color="auto"/>
                <w:bottom w:val="none" w:sz="0" w:space="0" w:color="auto"/>
                <w:right w:val="none" w:sz="0" w:space="0" w:color="auto"/>
              </w:divBdr>
            </w:div>
            <w:div w:id="36709751">
              <w:marLeft w:val="0"/>
              <w:marRight w:val="0"/>
              <w:marTop w:val="0"/>
              <w:marBottom w:val="0"/>
              <w:divBdr>
                <w:top w:val="none" w:sz="0" w:space="0" w:color="auto"/>
                <w:left w:val="none" w:sz="0" w:space="0" w:color="auto"/>
                <w:bottom w:val="none" w:sz="0" w:space="0" w:color="auto"/>
                <w:right w:val="none" w:sz="0" w:space="0" w:color="auto"/>
              </w:divBdr>
            </w:div>
            <w:div w:id="1202132940">
              <w:marLeft w:val="0"/>
              <w:marRight w:val="0"/>
              <w:marTop w:val="0"/>
              <w:marBottom w:val="0"/>
              <w:divBdr>
                <w:top w:val="none" w:sz="0" w:space="0" w:color="auto"/>
                <w:left w:val="none" w:sz="0" w:space="0" w:color="auto"/>
                <w:bottom w:val="none" w:sz="0" w:space="0" w:color="auto"/>
                <w:right w:val="none" w:sz="0" w:space="0" w:color="auto"/>
              </w:divBdr>
            </w:div>
            <w:div w:id="230122858">
              <w:marLeft w:val="0"/>
              <w:marRight w:val="0"/>
              <w:marTop w:val="0"/>
              <w:marBottom w:val="0"/>
              <w:divBdr>
                <w:top w:val="none" w:sz="0" w:space="0" w:color="auto"/>
                <w:left w:val="none" w:sz="0" w:space="0" w:color="auto"/>
                <w:bottom w:val="none" w:sz="0" w:space="0" w:color="auto"/>
                <w:right w:val="none" w:sz="0" w:space="0" w:color="auto"/>
              </w:divBdr>
            </w:div>
            <w:div w:id="1159543127">
              <w:marLeft w:val="0"/>
              <w:marRight w:val="0"/>
              <w:marTop w:val="0"/>
              <w:marBottom w:val="0"/>
              <w:divBdr>
                <w:top w:val="none" w:sz="0" w:space="0" w:color="auto"/>
                <w:left w:val="none" w:sz="0" w:space="0" w:color="auto"/>
                <w:bottom w:val="none" w:sz="0" w:space="0" w:color="auto"/>
                <w:right w:val="none" w:sz="0" w:space="0" w:color="auto"/>
              </w:divBdr>
            </w:div>
            <w:div w:id="1563638010">
              <w:marLeft w:val="0"/>
              <w:marRight w:val="0"/>
              <w:marTop w:val="0"/>
              <w:marBottom w:val="0"/>
              <w:divBdr>
                <w:top w:val="none" w:sz="0" w:space="0" w:color="auto"/>
                <w:left w:val="none" w:sz="0" w:space="0" w:color="auto"/>
                <w:bottom w:val="none" w:sz="0" w:space="0" w:color="auto"/>
                <w:right w:val="none" w:sz="0" w:space="0" w:color="auto"/>
              </w:divBdr>
            </w:div>
            <w:div w:id="1427119855">
              <w:marLeft w:val="0"/>
              <w:marRight w:val="0"/>
              <w:marTop w:val="0"/>
              <w:marBottom w:val="0"/>
              <w:divBdr>
                <w:top w:val="none" w:sz="0" w:space="0" w:color="auto"/>
                <w:left w:val="none" w:sz="0" w:space="0" w:color="auto"/>
                <w:bottom w:val="none" w:sz="0" w:space="0" w:color="auto"/>
                <w:right w:val="none" w:sz="0" w:space="0" w:color="auto"/>
              </w:divBdr>
            </w:div>
            <w:div w:id="1046877785">
              <w:marLeft w:val="0"/>
              <w:marRight w:val="0"/>
              <w:marTop w:val="0"/>
              <w:marBottom w:val="0"/>
              <w:divBdr>
                <w:top w:val="none" w:sz="0" w:space="0" w:color="auto"/>
                <w:left w:val="none" w:sz="0" w:space="0" w:color="auto"/>
                <w:bottom w:val="none" w:sz="0" w:space="0" w:color="auto"/>
                <w:right w:val="none" w:sz="0" w:space="0" w:color="auto"/>
              </w:divBdr>
            </w:div>
            <w:div w:id="1505053900">
              <w:marLeft w:val="0"/>
              <w:marRight w:val="0"/>
              <w:marTop w:val="0"/>
              <w:marBottom w:val="0"/>
              <w:divBdr>
                <w:top w:val="none" w:sz="0" w:space="0" w:color="auto"/>
                <w:left w:val="none" w:sz="0" w:space="0" w:color="auto"/>
                <w:bottom w:val="none" w:sz="0" w:space="0" w:color="auto"/>
                <w:right w:val="none" w:sz="0" w:space="0" w:color="auto"/>
              </w:divBdr>
            </w:div>
            <w:div w:id="1334721626">
              <w:marLeft w:val="0"/>
              <w:marRight w:val="0"/>
              <w:marTop w:val="0"/>
              <w:marBottom w:val="0"/>
              <w:divBdr>
                <w:top w:val="none" w:sz="0" w:space="0" w:color="auto"/>
                <w:left w:val="none" w:sz="0" w:space="0" w:color="auto"/>
                <w:bottom w:val="none" w:sz="0" w:space="0" w:color="auto"/>
                <w:right w:val="none" w:sz="0" w:space="0" w:color="auto"/>
              </w:divBdr>
            </w:div>
            <w:div w:id="1619800337">
              <w:marLeft w:val="0"/>
              <w:marRight w:val="0"/>
              <w:marTop w:val="0"/>
              <w:marBottom w:val="0"/>
              <w:divBdr>
                <w:top w:val="none" w:sz="0" w:space="0" w:color="auto"/>
                <w:left w:val="none" w:sz="0" w:space="0" w:color="auto"/>
                <w:bottom w:val="none" w:sz="0" w:space="0" w:color="auto"/>
                <w:right w:val="none" w:sz="0" w:space="0" w:color="auto"/>
              </w:divBdr>
            </w:div>
            <w:div w:id="1815755994">
              <w:marLeft w:val="0"/>
              <w:marRight w:val="0"/>
              <w:marTop w:val="0"/>
              <w:marBottom w:val="0"/>
              <w:divBdr>
                <w:top w:val="none" w:sz="0" w:space="0" w:color="auto"/>
                <w:left w:val="none" w:sz="0" w:space="0" w:color="auto"/>
                <w:bottom w:val="none" w:sz="0" w:space="0" w:color="auto"/>
                <w:right w:val="none" w:sz="0" w:space="0" w:color="auto"/>
              </w:divBdr>
            </w:div>
            <w:div w:id="356857170">
              <w:marLeft w:val="0"/>
              <w:marRight w:val="0"/>
              <w:marTop w:val="0"/>
              <w:marBottom w:val="0"/>
              <w:divBdr>
                <w:top w:val="none" w:sz="0" w:space="0" w:color="auto"/>
                <w:left w:val="none" w:sz="0" w:space="0" w:color="auto"/>
                <w:bottom w:val="none" w:sz="0" w:space="0" w:color="auto"/>
                <w:right w:val="none" w:sz="0" w:space="0" w:color="auto"/>
              </w:divBdr>
            </w:div>
            <w:div w:id="411971227">
              <w:marLeft w:val="0"/>
              <w:marRight w:val="0"/>
              <w:marTop w:val="0"/>
              <w:marBottom w:val="0"/>
              <w:divBdr>
                <w:top w:val="none" w:sz="0" w:space="0" w:color="auto"/>
                <w:left w:val="none" w:sz="0" w:space="0" w:color="auto"/>
                <w:bottom w:val="none" w:sz="0" w:space="0" w:color="auto"/>
                <w:right w:val="none" w:sz="0" w:space="0" w:color="auto"/>
              </w:divBdr>
            </w:div>
            <w:div w:id="238491680">
              <w:marLeft w:val="0"/>
              <w:marRight w:val="0"/>
              <w:marTop w:val="0"/>
              <w:marBottom w:val="0"/>
              <w:divBdr>
                <w:top w:val="none" w:sz="0" w:space="0" w:color="auto"/>
                <w:left w:val="none" w:sz="0" w:space="0" w:color="auto"/>
                <w:bottom w:val="none" w:sz="0" w:space="0" w:color="auto"/>
                <w:right w:val="none" w:sz="0" w:space="0" w:color="auto"/>
              </w:divBdr>
            </w:div>
            <w:div w:id="554198097">
              <w:marLeft w:val="0"/>
              <w:marRight w:val="0"/>
              <w:marTop w:val="0"/>
              <w:marBottom w:val="0"/>
              <w:divBdr>
                <w:top w:val="none" w:sz="0" w:space="0" w:color="auto"/>
                <w:left w:val="none" w:sz="0" w:space="0" w:color="auto"/>
                <w:bottom w:val="none" w:sz="0" w:space="0" w:color="auto"/>
                <w:right w:val="none" w:sz="0" w:space="0" w:color="auto"/>
              </w:divBdr>
            </w:div>
            <w:div w:id="597449525">
              <w:marLeft w:val="0"/>
              <w:marRight w:val="0"/>
              <w:marTop w:val="0"/>
              <w:marBottom w:val="0"/>
              <w:divBdr>
                <w:top w:val="none" w:sz="0" w:space="0" w:color="auto"/>
                <w:left w:val="none" w:sz="0" w:space="0" w:color="auto"/>
                <w:bottom w:val="none" w:sz="0" w:space="0" w:color="auto"/>
                <w:right w:val="none" w:sz="0" w:space="0" w:color="auto"/>
              </w:divBdr>
            </w:div>
            <w:div w:id="507016295">
              <w:marLeft w:val="0"/>
              <w:marRight w:val="0"/>
              <w:marTop w:val="0"/>
              <w:marBottom w:val="0"/>
              <w:divBdr>
                <w:top w:val="none" w:sz="0" w:space="0" w:color="auto"/>
                <w:left w:val="none" w:sz="0" w:space="0" w:color="auto"/>
                <w:bottom w:val="none" w:sz="0" w:space="0" w:color="auto"/>
                <w:right w:val="none" w:sz="0" w:space="0" w:color="auto"/>
              </w:divBdr>
            </w:div>
            <w:div w:id="1162548948">
              <w:marLeft w:val="0"/>
              <w:marRight w:val="0"/>
              <w:marTop w:val="0"/>
              <w:marBottom w:val="0"/>
              <w:divBdr>
                <w:top w:val="none" w:sz="0" w:space="0" w:color="auto"/>
                <w:left w:val="none" w:sz="0" w:space="0" w:color="auto"/>
                <w:bottom w:val="none" w:sz="0" w:space="0" w:color="auto"/>
                <w:right w:val="none" w:sz="0" w:space="0" w:color="auto"/>
              </w:divBdr>
            </w:div>
            <w:div w:id="1304038509">
              <w:marLeft w:val="0"/>
              <w:marRight w:val="0"/>
              <w:marTop w:val="0"/>
              <w:marBottom w:val="0"/>
              <w:divBdr>
                <w:top w:val="none" w:sz="0" w:space="0" w:color="auto"/>
                <w:left w:val="none" w:sz="0" w:space="0" w:color="auto"/>
                <w:bottom w:val="none" w:sz="0" w:space="0" w:color="auto"/>
                <w:right w:val="none" w:sz="0" w:space="0" w:color="auto"/>
              </w:divBdr>
            </w:div>
            <w:div w:id="938636733">
              <w:marLeft w:val="0"/>
              <w:marRight w:val="0"/>
              <w:marTop w:val="0"/>
              <w:marBottom w:val="0"/>
              <w:divBdr>
                <w:top w:val="none" w:sz="0" w:space="0" w:color="auto"/>
                <w:left w:val="none" w:sz="0" w:space="0" w:color="auto"/>
                <w:bottom w:val="none" w:sz="0" w:space="0" w:color="auto"/>
                <w:right w:val="none" w:sz="0" w:space="0" w:color="auto"/>
              </w:divBdr>
            </w:div>
            <w:div w:id="1866021987">
              <w:marLeft w:val="0"/>
              <w:marRight w:val="0"/>
              <w:marTop w:val="0"/>
              <w:marBottom w:val="0"/>
              <w:divBdr>
                <w:top w:val="none" w:sz="0" w:space="0" w:color="auto"/>
                <w:left w:val="none" w:sz="0" w:space="0" w:color="auto"/>
                <w:bottom w:val="none" w:sz="0" w:space="0" w:color="auto"/>
                <w:right w:val="none" w:sz="0" w:space="0" w:color="auto"/>
              </w:divBdr>
            </w:div>
            <w:div w:id="1081829487">
              <w:marLeft w:val="0"/>
              <w:marRight w:val="0"/>
              <w:marTop w:val="0"/>
              <w:marBottom w:val="0"/>
              <w:divBdr>
                <w:top w:val="none" w:sz="0" w:space="0" w:color="auto"/>
                <w:left w:val="none" w:sz="0" w:space="0" w:color="auto"/>
                <w:bottom w:val="none" w:sz="0" w:space="0" w:color="auto"/>
                <w:right w:val="none" w:sz="0" w:space="0" w:color="auto"/>
              </w:divBdr>
            </w:div>
            <w:div w:id="266423357">
              <w:marLeft w:val="0"/>
              <w:marRight w:val="0"/>
              <w:marTop w:val="0"/>
              <w:marBottom w:val="0"/>
              <w:divBdr>
                <w:top w:val="none" w:sz="0" w:space="0" w:color="auto"/>
                <w:left w:val="none" w:sz="0" w:space="0" w:color="auto"/>
                <w:bottom w:val="none" w:sz="0" w:space="0" w:color="auto"/>
                <w:right w:val="none" w:sz="0" w:space="0" w:color="auto"/>
              </w:divBdr>
            </w:div>
            <w:div w:id="1447390509">
              <w:marLeft w:val="0"/>
              <w:marRight w:val="0"/>
              <w:marTop w:val="0"/>
              <w:marBottom w:val="0"/>
              <w:divBdr>
                <w:top w:val="none" w:sz="0" w:space="0" w:color="auto"/>
                <w:left w:val="none" w:sz="0" w:space="0" w:color="auto"/>
                <w:bottom w:val="none" w:sz="0" w:space="0" w:color="auto"/>
                <w:right w:val="none" w:sz="0" w:space="0" w:color="auto"/>
              </w:divBdr>
            </w:div>
            <w:div w:id="254362295">
              <w:marLeft w:val="0"/>
              <w:marRight w:val="0"/>
              <w:marTop w:val="0"/>
              <w:marBottom w:val="0"/>
              <w:divBdr>
                <w:top w:val="none" w:sz="0" w:space="0" w:color="auto"/>
                <w:left w:val="none" w:sz="0" w:space="0" w:color="auto"/>
                <w:bottom w:val="none" w:sz="0" w:space="0" w:color="auto"/>
                <w:right w:val="none" w:sz="0" w:space="0" w:color="auto"/>
              </w:divBdr>
            </w:div>
            <w:div w:id="1947999315">
              <w:marLeft w:val="0"/>
              <w:marRight w:val="0"/>
              <w:marTop w:val="0"/>
              <w:marBottom w:val="0"/>
              <w:divBdr>
                <w:top w:val="none" w:sz="0" w:space="0" w:color="auto"/>
                <w:left w:val="none" w:sz="0" w:space="0" w:color="auto"/>
                <w:bottom w:val="none" w:sz="0" w:space="0" w:color="auto"/>
                <w:right w:val="none" w:sz="0" w:space="0" w:color="auto"/>
              </w:divBdr>
            </w:div>
            <w:div w:id="648486586">
              <w:marLeft w:val="0"/>
              <w:marRight w:val="0"/>
              <w:marTop w:val="0"/>
              <w:marBottom w:val="0"/>
              <w:divBdr>
                <w:top w:val="none" w:sz="0" w:space="0" w:color="auto"/>
                <w:left w:val="none" w:sz="0" w:space="0" w:color="auto"/>
                <w:bottom w:val="none" w:sz="0" w:space="0" w:color="auto"/>
                <w:right w:val="none" w:sz="0" w:space="0" w:color="auto"/>
              </w:divBdr>
            </w:div>
            <w:div w:id="1325014459">
              <w:marLeft w:val="0"/>
              <w:marRight w:val="0"/>
              <w:marTop w:val="0"/>
              <w:marBottom w:val="0"/>
              <w:divBdr>
                <w:top w:val="none" w:sz="0" w:space="0" w:color="auto"/>
                <w:left w:val="none" w:sz="0" w:space="0" w:color="auto"/>
                <w:bottom w:val="none" w:sz="0" w:space="0" w:color="auto"/>
                <w:right w:val="none" w:sz="0" w:space="0" w:color="auto"/>
              </w:divBdr>
            </w:div>
            <w:div w:id="228536586">
              <w:marLeft w:val="0"/>
              <w:marRight w:val="0"/>
              <w:marTop w:val="0"/>
              <w:marBottom w:val="0"/>
              <w:divBdr>
                <w:top w:val="none" w:sz="0" w:space="0" w:color="auto"/>
                <w:left w:val="none" w:sz="0" w:space="0" w:color="auto"/>
                <w:bottom w:val="none" w:sz="0" w:space="0" w:color="auto"/>
                <w:right w:val="none" w:sz="0" w:space="0" w:color="auto"/>
              </w:divBdr>
            </w:div>
            <w:div w:id="1835803566">
              <w:marLeft w:val="0"/>
              <w:marRight w:val="0"/>
              <w:marTop w:val="0"/>
              <w:marBottom w:val="0"/>
              <w:divBdr>
                <w:top w:val="none" w:sz="0" w:space="0" w:color="auto"/>
                <w:left w:val="none" w:sz="0" w:space="0" w:color="auto"/>
                <w:bottom w:val="none" w:sz="0" w:space="0" w:color="auto"/>
                <w:right w:val="none" w:sz="0" w:space="0" w:color="auto"/>
              </w:divBdr>
            </w:div>
            <w:div w:id="1363288065">
              <w:marLeft w:val="0"/>
              <w:marRight w:val="0"/>
              <w:marTop w:val="0"/>
              <w:marBottom w:val="0"/>
              <w:divBdr>
                <w:top w:val="none" w:sz="0" w:space="0" w:color="auto"/>
                <w:left w:val="none" w:sz="0" w:space="0" w:color="auto"/>
                <w:bottom w:val="none" w:sz="0" w:space="0" w:color="auto"/>
                <w:right w:val="none" w:sz="0" w:space="0" w:color="auto"/>
              </w:divBdr>
            </w:div>
            <w:div w:id="1696342972">
              <w:marLeft w:val="0"/>
              <w:marRight w:val="0"/>
              <w:marTop w:val="0"/>
              <w:marBottom w:val="0"/>
              <w:divBdr>
                <w:top w:val="none" w:sz="0" w:space="0" w:color="auto"/>
                <w:left w:val="none" w:sz="0" w:space="0" w:color="auto"/>
                <w:bottom w:val="none" w:sz="0" w:space="0" w:color="auto"/>
                <w:right w:val="none" w:sz="0" w:space="0" w:color="auto"/>
              </w:divBdr>
            </w:div>
            <w:div w:id="2044821410">
              <w:marLeft w:val="0"/>
              <w:marRight w:val="0"/>
              <w:marTop w:val="0"/>
              <w:marBottom w:val="0"/>
              <w:divBdr>
                <w:top w:val="none" w:sz="0" w:space="0" w:color="auto"/>
                <w:left w:val="none" w:sz="0" w:space="0" w:color="auto"/>
                <w:bottom w:val="none" w:sz="0" w:space="0" w:color="auto"/>
                <w:right w:val="none" w:sz="0" w:space="0" w:color="auto"/>
              </w:divBdr>
            </w:div>
            <w:div w:id="171725959">
              <w:marLeft w:val="0"/>
              <w:marRight w:val="0"/>
              <w:marTop w:val="0"/>
              <w:marBottom w:val="0"/>
              <w:divBdr>
                <w:top w:val="none" w:sz="0" w:space="0" w:color="auto"/>
                <w:left w:val="none" w:sz="0" w:space="0" w:color="auto"/>
                <w:bottom w:val="none" w:sz="0" w:space="0" w:color="auto"/>
                <w:right w:val="none" w:sz="0" w:space="0" w:color="auto"/>
              </w:divBdr>
            </w:div>
            <w:div w:id="1816606791">
              <w:marLeft w:val="0"/>
              <w:marRight w:val="0"/>
              <w:marTop w:val="0"/>
              <w:marBottom w:val="0"/>
              <w:divBdr>
                <w:top w:val="none" w:sz="0" w:space="0" w:color="auto"/>
                <w:left w:val="none" w:sz="0" w:space="0" w:color="auto"/>
                <w:bottom w:val="none" w:sz="0" w:space="0" w:color="auto"/>
                <w:right w:val="none" w:sz="0" w:space="0" w:color="auto"/>
              </w:divBdr>
            </w:div>
            <w:div w:id="39474157">
              <w:marLeft w:val="0"/>
              <w:marRight w:val="0"/>
              <w:marTop w:val="0"/>
              <w:marBottom w:val="0"/>
              <w:divBdr>
                <w:top w:val="none" w:sz="0" w:space="0" w:color="auto"/>
                <w:left w:val="none" w:sz="0" w:space="0" w:color="auto"/>
                <w:bottom w:val="none" w:sz="0" w:space="0" w:color="auto"/>
                <w:right w:val="none" w:sz="0" w:space="0" w:color="auto"/>
              </w:divBdr>
            </w:div>
            <w:div w:id="1071466760">
              <w:marLeft w:val="0"/>
              <w:marRight w:val="0"/>
              <w:marTop w:val="0"/>
              <w:marBottom w:val="0"/>
              <w:divBdr>
                <w:top w:val="none" w:sz="0" w:space="0" w:color="auto"/>
                <w:left w:val="none" w:sz="0" w:space="0" w:color="auto"/>
                <w:bottom w:val="none" w:sz="0" w:space="0" w:color="auto"/>
                <w:right w:val="none" w:sz="0" w:space="0" w:color="auto"/>
              </w:divBdr>
            </w:div>
            <w:div w:id="1596591800">
              <w:marLeft w:val="0"/>
              <w:marRight w:val="0"/>
              <w:marTop w:val="0"/>
              <w:marBottom w:val="0"/>
              <w:divBdr>
                <w:top w:val="none" w:sz="0" w:space="0" w:color="auto"/>
                <w:left w:val="none" w:sz="0" w:space="0" w:color="auto"/>
                <w:bottom w:val="none" w:sz="0" w:space="0" w:color="auto"/>
                <w:right w:val="none" w:sz="0" w:space="0" w:color="auto"/>
              </w:divBdr>
            </w:div>
            <w:div w:id="861940542">
              <w:marLeft w:val="0"/>
              <w:marRight w:val="0"/>
              <w:marTop w:val="0"/>
              <w:marBottom w:val="0"/>
              <w:divBdr>
                <w:top w:val="none" w:sz="0" w:space="0" w:color="auto"/>
                <w:left w:val="none" w:sz="0" w:space="0" w:color="auto"/>
                <w:bottom w:val="none" w:sz="0" w:space="0" w:color="auto"/>
                <w:right w:val="none" w:sz="0" w:space="0" w:color="auto"/>
              </w:divBdr>
            </w:div>
            <w:div w:id="236474212">
              <w:marLeft w:val="0"/>
              <w:marRight w:val="0"/>
              <w:marTop w:val="0"/>
              <w:marBottom w:val="0"/>
              <w:divBdr>
                <w:top w:val="none" w:sz="0" w:space="0" w:color="auto"/>
                <w:left w:val="none" w:sz="0" w:space="0" w:color="auto"/>
                <w:bottom w:val="none" w:sz="0" w:space="0" w:color="auto"/>
                <w:right w:val="none" w:sz="0" w:space="0" w:color="auto"/>
              </w:divBdr>
            </w:div>
            <w:div w:id="1237784095">
              <w:marLeft w:val="0"/>
              <w:marRight w:val="0"/>
              <w:marTop w:val="0"/>
              <w:marBottom w:val="0"/>
              <w:divBdr>
                <w:top w:val="none" w:sz="0" w:space="0" w:color="auto"/>
                <w:left w:val="none" w:sz="0" w:space="0" w:color="auto"/>
                <w:bottom w:val="none" w:sz="0" w:space="0" w:color="auto"/>
                <w:right w:val="none" w:sz="0" w:space="0" w:color="auto"/>
              </w:divBdr>
            </w:div>
            <w:div w:id="679550072">
              <w:marLeft w:val="0"/>
              <w:marRight w:val="0"/>
              <w:marTop w:val="0"/>
              <w:marBottom w:val="0"/>
              <w:divBdr>
                <w:top w:val="none" w:sz="0" w:space="0" w:color="auto"/>
                <w:left w:val="none" w:sz="0" w:space="0" w:color="auto"/>
                <w:bottom w:val="none" w:sz="0" w:space="0" w:color="auto"/>
                <w:right w:val="none" w:sz="0" w:space="0" w:color="auto"/>
              </w:divBdr>
            </w:div>
            <w:div w:id="844634801">
              <w:marLeft w:val="0"/>
              <w:marRight w:val="0"/>
              <w:marTop w:val="0"/>
              <w:marBottom w:val="0"/>
              <w:divBdr>
                <w:top w:val="none" w:sz="0" w:space="0" w:color="auto"/>
                <w:left w:val="none" w:sz="0" w:space="0" w:color="auto"/>
                <w:bottom w:val="none" w:sz="0" w:space="0" w:color="auto"/>
                <w:right w:val="none" w:sz="0" w:space="0" w:color="auto"/>
              </w:divBdr>
            </w:div>
            <w:div w:id="81034008">
              <w:marLeft w:val="0"/>
              <w:marRight w:val="0"/>
              <w:marTop w:val="0"/>
              <w:marBottom w:val="0"/>
              <w:divBdr>
                <w:top w:val="none" w:sz="0" w:space="0" w:color="auto"/>
                <w:left w:val="none" w:sz="0" w:space="0" w:color="auto"/>
                <w:bottom w:val="none" w:sz="0" w:space="0" w:color="auto"/>
                <w:right w:val="none" w:sz="0" w:space="0" w:color="auto"/>
              </w:divBdr>
            </w:div>
            <w:div w:id="1645814548">
              <w:marLeft w:val="0"/>
              <w:marRight w:val="0"/>
              <w:marTop w:val="0"/>
              <w:marBottom w:val="0"/>
              <w:divBdr>
                <w:top w:val="none" w:sz="0" w:space="0" w:color="auto"/>
                <w:left w:val="none" w:sz="0" w:space="0" w:color="auto"/>
                <w:bottom w:val="none" w:sz="0" w:space="0" w:color="auto"/>
                <w:right w:val="none" w:sz="0" w:space="0" w:color="auto"/>
              </w:divBdr>
            </w:div>
            <w:div w:id="1362630349">
              <w:marLeft w:val="0"/>
              <w:marRight w:val="0"/>
              <w:marTop w:val="0"/>
              <w:marBottom w:val="0"/>
              <w:divBdr>
                <w:top w:val="none" w:sz="0" w:space="0" w:color="auto"/>
                <w:left w:val="none" w:sz="0" w:space="0" w:color="auto"/>
                <w:bottom w:val="none" w:sz="0" w:space="0" w:color="auto"/>
                <w:right w:val="none" w:sz="0" w:space="0" w:color="auto"/>
              </w:divBdr>
            </w:div>
            <w:div w:id="1354695602">
              <w:marLeft w:val="0"/>
              <w:marRight w:val="0"/>
              <w:marTop w:val="0"/>
              <w:marBottom w:val="0"/>
              <w:divBdr>
                <w:top w:val="none" w:sz="0" w:space="0" w:color="auto"/>
                <w:left w:val="none" w:sz="0" w:space="0" w:color="auto"/>
                <w:bottom w:val="none" w:sz="0" w:space="0" w:color="auto"/>
                <w:right w:val="none" w:sz="0" w:space="0" w:color="auto"/>
              </w:divBdr>
            </w:div>
            <w:div w:id="1193151657">
              <w:marLeft w:val="0"/>
              <w:marRight w:val="0"/>
              <w:marTop w:val="0"/>
              <w:marBottom w:val="0"/>
              <w:divBdr>
                <w:top w:val="none" w:sz="0" w:space="0" w:color="auto"/>
                <w:left w:val="none" w:sz="0" w:space="0" w:color="auto"/>
                <w:bottom w:val="none" w:sz="0" w:space="0" w:color="auto"/>
                <w:right w:val="none" w:sz="0" w:space="0" w:color="auto"/>
              </w:divBdr>
            </w:div>
            <w:div w:id="727001235">
              <w:marLeft w:val="0"/>
              <w:marRight w:val="0"/>
              <w:marTop w:val="0"/>
              <w:marBottom w:val="0"/>
              <w:divBdr>
                <w:top w:val="none" w:sz="0" w:space="0" w:color="auto"/>
                <w:left w:val="none" w:sz="0" w:space="0" w:color="auto"/>
                <w:bottom w:val="none" w:sz="0" w:space="0" w:color="auto"/>
                <w:right w:val="none" w:sz="0" w:space="0" w:color="auto"/>
              </w:divBdr>
            </w:div>
            <w:div w:id="909774074">
              <w:marLeft w:val="0"/>
              <w:marRight w:val="0"/>
              <w:marTop w:val="0"/>
              <w:marBottom w:val="0"/>
              <w:divBdr>
                <w:top w:val="none" w:sz="0" w:space="0" w:color="auto"/>
                <w:left w:val="none" w:sz="0" w:space="0" w:color="auto"/>
                <w:bottom w:val="none" w:sz="0" w:space="0" w:color="auto"/>
                <w:right w:val="none" w:sz="0" w:space="0" w:color="auto"/>
              </w:divBdr>
            </w:div>
            <w:div w:id="1855999788">
              <w:marLeft w:val="0"/>
              <w:marRight w:val="0"/>
              <w:marTop w:val="0"/>
              <w:marBottom w:val="0"/>
              <w:divBdr>
                <w:top w:val="none" w:sz="0" w:space="0" w:color="auto"/>
                <w:left w:val="none" w:sz="0" w:space="0" w:color="auto"/>
                <w:bottom w:val="none" w:sz="0" w:space="0" w:color="auto"/>
                <w:right w:val="none" w:sz="0" w:space="0" w:color="auto"/>
              </w:divBdr>
            </w:div>
            <w:div w:id="1912276351">
              <w:marLeft w:val="0"/>
              <w:marRight w:val="0"/>
              <w:marTop w:val="0"/>
              <w:marBottom w:val="0"/>
              <w:divBdr>
                <w:top w:val="none" w:sz="0" w:space="0" w:color="auto"/>
                <w:left w:val="none" w:sz="0" w:space="0" w:color="auto"/>
                <w:bottom w:val="none" w:sz="0" w:space="0" w:color="auto"/>
                <w:right w:val="none" w:sz="0" w:space="0" w:color="auto"/>
              </w:divBdr>
            </w:div>
            <w:div w:id="1388141061">
              <w:marLeft w:val="0"/>
              <w:marRight w:val="0"/>
              <w:marTop w:val="0"/>
              <w:marBottom w:val="0"/>
              <w:divBdr>
                <w:top w:val="none" w:sz="0" w:space="0" w:color="auto"/>
                <w:left w:val="none" w:sz="0" w:space="0" w:color="auto"/>
                <w:bottom w:val="none" w:sz="0" w:space="0" w:color="auto"/>
                <w:right w:val="none" w:sz="0" w:space="0" w:color="auto"/>
              </w:divBdr>
            </w:div>
            <w:div w:id="66073033">
              <w:marLeft w:val="0"/>
              <w:marRight w:val="0"/>
              <w:marTop w:val="0"/>
              <w:marBottom w:val="0"/>
              <w:divBdr>
                <w:top w:val="none" w:sz="0" w:space="0" w:color="auto"/>
                <w:left w:val="none" w:sz="0" w:space="0" w:color="auto"/>
                <w:bottom w:val="none" w:sz="0" w:space="0" w:color="auto"/>
                <w:right w:val="none" w:sz="0" w:space="0" w:color="auto"/>
              </w:divBdr>
            </w:div>
            <w:div w:id="2010980902">
              <w:marLeft w:val="0"/>
              <w:marRight w:val="0"/>
              <w:marTop w:val="0"/>
              <w:marBottom w:val="0"/>
              <w:divBdr>
                <w:top w:val="none" w:sz="0" w:space="0" w:color="auto"/>
                <w:left w:val="none" w:sz="0" w:space="0" w:color="auto"/>
                <w:bottom w:val="none" w:sz="0" w:space="0" w:color="auto"/>
                <w:right w:val="none" w:sz="0" w:space="0" w:color="auto"/>
              </w:divBdr>
            </w:div>
            <w:div w:id="234586108">
              <w:marLeft w:val="0"/>
              <w:marRight w:val="0"/>
              <w:marTop w:val="0"/>
              <w:marBottom w:val="0"/>
              <w:divBdr>
                <w:top w:val="none" w:sz="0" w:space="0" w:color="auto"/>
                <w:left w:val="none" w:sz="0" w:space="0" w:color="auto"/>
                <w:bottom w:val="none" w:sz="0" w:space="0" w:color="auto"/>
                <w:right w:val="none" w:sz="0" w:space="0" w:color="auto"/>
              </w:divBdr>
            </w:div>
            <w:div w:id="83039561">
              <w:marLeft w:val="0"/>
              <w:marRight w:val="0"/>
              <w:marTop w:val="0"/>
              <w:marBottom w:val="0"/>
              <w:divBdr>
                <w:top w:val="none" w:sz="0" w:space="0" w:color="auto"/>
                <w:left w:val="none" w:sz="0" w:space="0" w:color="auto"/>
                <w:bottom w:val="none" w:sz="0" w:space="0" w:color="auto"/>
                <w:right w:val="none" w:sz="0" w:space="0" w:color="auto"/>
              </w:divBdr>
            </w:div>
            <w:div w:id="233854582">
              <w:marLeft w:val="0"/>
              <w:marRight w:val="0"/>
              <w:marTop w:val="0"/>
              <w:marBottom w:val="0"/>
              <w:divBdr>
                <w:top w:val="none" w:sz="0" w:space="0" w:color="auto"/>
                <w:left w:val="none" w:sz="0" w:space="0" w:color="auto"/>
                <w:bottom w:val="none" w:sz="0" w:space="0" w:color="auto"/>
                <w:right w:val="none" w:sz="0" w:space="0" w:color="auto"/>
              </w:divBdr>
            </w:div>
            <w:div w:id="286159140">
              <w:marLeft w:val="0"/>
              <w:marRight w:val="0"/>
              <w:marTop w:val="0"/>
              <w:marBottom w:val="0"/>
              <w:divBdr>
                <w:top w:val="none" w:sz="0" w:space="0" w:color="auto"/>
                <w:left w:val="none" w:sz="0" w:space="0" w:color="auto"/>
                <w:bottom w:val="none" w:sz="0" w:space="0" w:color="auto"/>
                <w:right w:val="none" w:sz="0" w:space="0" w:color="auto"/>
              </w:divBdr>
            </w:div>
            <w:div w:id="487206158">
              <w:marLeft w:val="0"/>
              <w:marRight w:val="0"/>
              <w:marTop w:val="0"/>
              <w:marBottom w:val="0"/>
              <w:divBdr>
                <w:top w:val="none" w:sz="0" w:space="0" w:color="auto"/>
                <w:left w:val="none" w:sz="0" w:space="0" w:color="auto"/>
                <w:bottom w:val="none" w:sz="0" w:space="0" w:color="auto"/>
                <w:right w:val="none" w:sz="0" w:space="0" w:color="auto"/>
              </w:divBdr>
            </w:div>
            <w:div w:id="2102288633">
              <w:marLeft w:val="0"/>
              <w:marRight w:val="0"/>
              <w:marTop w:val="0"/>
              <w:marBottom w:val="0"/>
              <w:divBdr>
                <w:top w:val="none" w:sz="0" w:space="0" w:color="auto"/>
                <w:left w:val="none" w:sz="0" w:space="0" w:color="auto"/>
                <w:bottom w:val="none" w:sz="0" w:space="0" w:color="auto"/>
                <w:right w:val="none" w:sz="0" w:space="0" w:color="auto"/>
              </w:divBdr>
            </w:div>
            <w:div w:id="1389646161">
              <w:marLeft w:val="0"/>
              <w:marRight w:val="0"/>
              <w:marTop w:val="0"/>
              <w:marBottom w:val="0"/>
              <w:divBdr>
                <w:top w:val="none" w:sz="0" w:space="0" w:color="auto"/>
                <w:left w:val="none" w:sz="0" w:space="0" w:color="auto"/>
                <w:bottom w:val="none" w:sz="0" w:space="0" w:color="auto"/>
                <w:right w:val="none" w:sz="0" w:space="0" w:color="auto"/>
              </w:divBdr>
            </w:div>
            <w:div w:id="781998552">
              <w:marLeft w:val="0"/>
              <w:marRight w:val="0"/>
              <w:marTop w:val="0"/>
              <w:marBottom w:val="0"/>
              <w:divBdr>
                <w:top w:val="none" w:sz="0" w:space="0" w:color="auto"/>
                <w:left w:val="none" w:sz="0" w:space="0" w:color="auto"/>
                <w:bottom w:val="none" w:sz="0" w:space="0" w:color="auto"/>
                <w:right w:val="none" w:sz="0" w:space="0" w:color="auto"/>
              </w:divBdr>
            </w:div>
            <w:div w:id="1355614075">
              <w:marLeft w:val="0"/>
              <w:marRight w:val="0"/>
              <w:marTop w:val="0"/>
              <w:marBottom w:val="0"/>
              <w:divBdr>
                <w:top w:val="none" w:sz="0" w:space="0" w:color="auto"/>
                <w:left w:val="none" w:sz="0" w:space="0" w:color="auto"/>
                <w:bottom w:val="none" w:sz="0" w:space="0" w:color="auto"/>
                <w:right w:val="none" w:sz="0" w:space="0" w:color="auto"/>
              </w:divBdr>
            </w:div>
            <w:div w:id="2021613683">
              <w:marLeft w:val="0"/>
              <w:marRight w:val="0"/>
              <w:marTop w:val="0"/>
              <w:marBottom w:val="0"/>
              <w:divBdr>
                <w:top w:val="none" w:sz="0" w:space="0" w:color="auto"/>
                <w:left w:val="none" w:sz="0" w:space="0" w:color="auto"/>
                <w:bottom w:val="none" w:sz="0" w:space="0" w:color="auto"/>
                <w:right w:val="none" w:sz="0" w:space="0" w:color="auto"/>
              </w:divBdr>
            </w:div>
            <w:div w:id="1020620094">
              <w:marLeft w:val="0"/>
              <w:marRight w:val="0"/>
              <w:marTop w:val="0"/>
              <w:marBottom w:val="0"/>
              <w:divBdr>
                <w:top w:val="none" w:sz="0" w:space="0" w:color="auto"/>
                <w:left w:val="none" w:sz="0" w:space="0" w:color="auto"/>
                <w:bottom w:val="none" w:sz="0" w:space="0" w:color="auto"/>
                <w:right w:val="none" w:sz="0" w:space="0" w:color="auto"/>
              </w:divBdr>
            </w:div>
            <w:div w:id="9378045">
              <w:marLeft w:val="0"/>
              <w:marRight w:val="0"/>
              <w:marTop w:val="0"/>
              <w:marBottom w:val="0"/>
              <w:divBdr>
                <w:top w:val="none" w:sz="0" w:space="0" w:color="auto"/>
                <w:left w:val="none" w:sz="0" w:space="0" w:color="auto"/>
                <w:bottom w:val="none" w:sz="0" w:space="0" w:color="auto"/>
                <w:right w:val="none" w:sz="0" w:space="0" w:color="auto"/>
              </w:divBdr>
            </w:div>
            <w:div w:id="596836365">
              <w:marLeft w:val="0"/>
              <w:marRight w:val="0"/>
              <w:marTop w:val="0"/>
              <w:marBottom w:val="0"/>
              <w:divBdr>
                <w:top w:val="none" w:sz="0" w:space="0" w:color="auto"/>
                <w:left w:val="none" w:sz="0" w:space="0" w:color="auto"/>
                <w:bottom w:val="none" w:sz="0" w:space="0" w:color="auto"/>
                <w:right w:val="none" w:sz="0" w:space="0" w:color="auto"/>
              </w:divBdr>
            </w:div>
            <w:div w:id="2082366879">
              <w:marLeft w:val="0"/>
              <w:marRight w:val="0"/>
              <w:marTop w:val="0"/>
              <w:marBottom w:val="0"/>
              <w:divBdr>
                <w:top w:val="none" w:sz="0" w:space="0" w:color="auto"/>
                <w:left w:val="none" w:sz="0" w:space="0" w:color="auto"/>
                <w:bottom w:val="none" w:sz="0" w:space="0" w:color="auto"/>
                <w:right w:val="none" w:sz="0" w:space="0" w:color="auto"/>
              </w:divBdr>
            </w:div>
            <w:div w:id="813302666">
              <w:marLeft w:val="0"/>
              <w:marRight w:val="0"/>
              <w:marTop w:val="0"/>
              <w:marBottom w:val="0"/>
              <w:divBdr>
                <w:top w:val="none" w:sz="0" w:space="0" w:color="auto"/>
                <w:left w:val="none" w:sz="0" w:space="0" w:color="auto"/>
                <w:bottom w:val="none" w:sz="0" w:space="0" w:color="auto"/>
                <w:right w:val="none" w:sz="0" w:space="0" w:color="auto"/>
              </w:divBdr>
            </w:div>
            <w:div w:id="1195193565">
              <w:marLeft w:val="0"/>
              <w:marRight w:val="0"/>
              <w:marTop w:val="0"/>
              <w:marBottom w:val="0"/>
              <w:divBdr>
                <w:top w:val="none" w:sz="0" w:space="0" w:color="auto"/>
                <w:left w:val="none" w:sz="0" w:space="0" w:color="auto"/>
                <w:bottom w:val="none" w:sz="0" w:space="0" w:color="auto"/>
                <w:right w:val="none" w:sz="0" w:space="0" w:color="auto"/>
              </w:divBdr>
            </w:div>
            <w:div w:id="266930668">
              <w:marLeft w:val="0"/>
              <w:marRight w:val="0"/>
              <w:marTop w:val="0"/>
              <w:marBottom w:val="0"/>
              <w:divBdr>
                <w:top w:val="none" w:sz="0" w:space="0" w:color="auto"/>
                <w:left w:val="none" w:sz="0" w:space="0" w:color="auto"/>
                <w:bottom w:val="none" w:sz="0" w:space="0" w:color="auto"/>
                <w:right w:val="none" w:sz="0" w:space="0" w:color="auto"/>
              </w:divBdr>
            </w:div>
            <w:div w:id="768697680">
              <w:marLeft w:val="0"/>
              <w:marRight w:val="0"/>
              <w:marTop w:val="0"/>
              <w:marBottom w:val="0"/>
              <w:divBdr>
                <w:top w:val="none" w:sz="0" w:space="0" w:color="auto"/>
                <w:left w:val="none" w:sz="0" w:space="0" w:color="auto"/>
                <w:bottom w:val="none" w:sz="0" w:space="0" w:color="auto"/>
                <w:right w:val="none" w:sz="0" w:space="0" w:color="auto"/>
              </w:divBdr>
            </w:div>
            <w:div w:id="1433742039">
              <w:marLeft w:val="0"/>
              <w:marRight w:val="0"/>
              <w:marTop w:val="0"/>
              <w:marBottom w:val="0"/>
              <w:divBdr>
                <w:top w:val="none" w:sz="0" w:space="0" w:color="auto"/>
                <w:left w:val="none" w:sz="0" w:space="0" w:color="auto"/>
                <w:bottom w:val="none" w:sz="0" w:space="0" w:color="auto"/>
                <w:right w:val="none" w:sz="0" w:space="0" w:color="auto"/>
              </w:divBdr>
            </w:div>
            <w:div w:id="190992698">
              <w:marLeft w:val="0"/>
              <w:marRight w:val="0"/>
              <w:marTop w:val="0"/>
              <w:marBottom w:val="0"/>
              <w:divBdr>
                <w:top w:val="none" w:sz="0" w:space="0" w:color="auto"/>
                <w:left w:val="none" w:sz="0" w:space="0" w:color="auto"/>
                <w:bottom w:val="none" w:sz="0" w:space="0" w:color="auto"/>
                <w:right w:val="none" w:sz="0" w:space="0" w:color="auto"/>
              </w:divBdr>
            </w:div>
            <w:div w:id="1255825719">
              <w:marLeft w:val="0"/>
              <w:marRight w:val="0"/>
              <w:marTop w:val="0"/>
              <w:marBottom w:val="0"/>
              <w:divBdr>
                <w:top w:val="none" w:sz="0" w:space="0" w:color="auto"/>
                <w:left w:val="none" w:sz="0" w:space="0" w:color="auto"/>
                <w:bottom w:val="none" w:sz="0" w:space="0" w:color="auto"/>
                <w:right w:val="none" w:sz="0" w:space="0" w:color="auto"/>
              </w:divBdr>
            </w:div>
            <w:div w:id="535041895">
              <w:marLeft w:val="0"/>
              <w:marRight w:val="0"/>
              <w:marTop w:val="0"/>
              <w:marBottom w:val="0"/>
              <w:divBdr>
                <w:top w:val="none" w:sz="0" w:space="0" w:color="auto"/>
                <w:left w:val="none" w:sz="0" w:space="0" w:color="auto"/>
                <w:bottom w:val="none" w:sz="0" w:space="0" w:color="auto"/>
                <w:right w:val="none" w:sz="0" w:space="0" w:color="auto"/>
              </w:divBdr>
            </w:div>
            <w:div w:id="1571815649">
              <w:marLeft w:val="0"/>
              <w:marRight w:val="0"/>
              <w:marTop w:val="0"/>
              <w:marBottom w:val="0"/>
              <w:divBdr>
                <w:top w:val="none" w:sz="0" w:space="0" w:color="auto"/>
                <w:left w:val="none" w:sz="0" w:space="0" w:color="auto"/>
                <w:bottom w:val="none" w:sz="0" w:space="0" w:color="auto"/>
                <w:right w:val="none" w:sz="0" w:space="0" w:color="auto"/>
              </w:divBdr>
            </w:div>
            <w:div w:id="781461292">
              <w:marLeft w:val="0"/>
              <w:marRight w:val="0"/>
              <w:marTop w:val="0"/>
              <w:marBottom w:val="0"/>
              <w:divBdr>
                <w:top w:val="none" w:sz="0" w:space="0" w:color="auto"/>
                <w:left w:val="none" w:sz="0" w:space="0" w:color="auto"/>
                <w:bottom w:val="none" w:sz="0" w:space="0" w:color="auto"/>
                <w:right w:val="none" w:sz="0" w:space="0" w:color="auto"/>
              </w:divBdr>
            </w:div>
            <w:div w:id="1271232132">
              <w:marLeft w:val="0"/>
              <w:marRight w:val="0"/>
              <w:marTop w:val="0"/>
              <w:marBottom w:val="0"/>
              <w:divBdr>
                <w:top w:val="none" w:sz="0" w:space="0" w:color="auto"/>
                <w:left w:val="none" w:sz="0" w:space="0" w:color="auto"/>
                <w:bottom w:val="none" w:sz="0" w:space="0" w:color="auto"/>
                <w:right w:val="none" w:sz="0" w:space="0" w:color="auto"/>
              </w:divBdr>
            </w:div>
            <w:div w:id="1186596277">
              <w:marLeft w:val="0"/>
              <w:marRight w:val="0"/>
              <w:marTop w:val="0"/>
              <w:marBottom w:val="0"/>
              <w:divBdr>
                <w:top w:val="none" w:sz="0" w:space="0" w:color="auto"/>
                <w:left w:val="none" w:sz="0" w:space="0" w:color="auto"/>
                <w:bottom w:val="none" w:sz="0" w:space="0" w:color="auto"/>
                <w:right w:val="none" w:sz="0" w:space="0" w:color="auto"/>
              </w:divBdr>
            </w:div>
            <w:div w:id="1925068497">
              <w:marLeft w:val="0"/>
              <w:marRight w:val="0"/>
              <w:marTop w:val="0"/>
              <w:marBottom w:val="0"/>
              <w:divBdr>
                <w:top w:val="none" w:sz="0" w:space="0" w:color="auto"/>
                <w:left w:val="none" w:sz="0" w:space="0" w:color="auto"/>
                <w:bottom w:val="none" w:sz="0" w:space="0" w:color="auto"/>
                <w:right w:val="none" w:sz="0" w:space="0" w:color="auto"/>
              </w:divBdr>
            </w:div>
            <w:div w:id="294143647">
              <w:marLeft w:val="0"/>
              <w:marRight w:val="0"/>
              <w:marTop w:val="0"/>
              <w:marBottom w:val="0"/>
              <w:divBdr>
                <w:top w:val="none" w:sz="0" w:space="0" w:color="auto"/>
                <w:left w:val="none" w:sz="0" w:space="0" w:color="auto"/>
                <w:bottom w:val="none" w:sz="0" w:space="0" w:color="auto"/>
                <w:right w:val="none" w:sz="0" w:space="0" w:color="auto"/>
              </w:divBdr>
            </w:div>
            <w:div w:id="1448115313">
              <w:marLeft w:val="0"/>
              <w:marRight w:val="0"/>
              <w:marTop w:val="0"/>
              <w:marBottom w:val="0"/>
              <w:divBdr>
                <w:top w:val="none" w:sz="0" w:space="0" w:color="auto"/>
                <w:left w:val="none" w:sz="0" w:space="0" w:color="auto"/>
                <w:bottom w:val="none" w:sz="0" w:space="0" w:color="auto"/>
                <w:right w:val="none" w:sz="0" w:space="0" w:color="auto"/>
              </w:divBdr>
            </w:div>
            <w:div w:id="656955375">
              <w:marLeft w:val="0"/>
              <w:marRight w:val="0"/>
              <w:marTop w:val="0"/>
              <w:marBottom w:val="0"/>
              <w:divBdr>
                <w:top w:val="none" w:sz="0" w:space="0" w:color="auto"/>
                <w:left w:val="none" w:sz="0" w:space="0" w:color="auto"/>
                <w:bottom w:val="none" w:sz="0" w:space="0" w:color="auto"/>
                <w:right w:val="none" w:sz="0" w:space="0" w:color="auto"/>
              </w:divBdr>
            </w:div>
            <w:div w:id="306470936">
              <w:marLeft w:val="0"/>
              <w:marRight w:val="0"/>
              <w:marTop w:val="0"/>
              <w:marBottom w:val="0"/>
              <w:divBdr>
                <w:top w:val="none" w:sz="0" w:space="0" w:color="auto"/>
                <w:left w:val="none" w:sz="0" w:space="0" w:color="auto"/>
                <w:bottom w:val="none" w:sz="0" w:space="0" w:color="auto"/>
                <w:right w:val="none" w:sz="0" w:space="0" w:color="auto"/>
              </w:divBdr>
            </w:div>
            <w:div w:id="666515714">
              <w:marLeft w:val="0"/>
              <w:marRight w:val="0"/>
              <w:marTop w:val="0"/>
              <w:marBottom w:val="0"/>
              <w:divBdr>
                <w:top w:val="none" w:sz="0" w:space="0" w:color="auto"/>
                <w:left w:val="none" w:sz="0" w:space="0" w:color="auto"/>
                <w:bottom w:val="none" w:sz="0" w:space="0" w:color="auto"/>
                <w:right w:val="none" w:sz="0" w:space="0" w:color="auto"/>
              </w:divBdr>
            </w:div>
            <w:div w:id="325548028">
              <w:marLeft w:val="0"/>
              <w:marRight w:val="0"/>
              <w:marTop w:val="0"/>
              <w:marBottom w:val="0"/>
              <w:divBdr>
                <w:top w:val="none" w:sz="0" w:space="0" w:color="auto"/>
                <w:left w:val="none" w:sz="0" w:space="0" w:color="auto"/>
                <w:bottom w:val="none" w:sz="0" w:space="0" w:color="auto"/>
                <w:right w:val="none" w:sz="0" w:space="0" w:color="auto"/>
              </w:divBdr>
            </w:div>
            <w:div w:id="804928933">
              <w:marLeft w:val="0"/>
              <w:marRight w:val="0"/>
              <w:marTop w:val="0"/>
              <w:marBottom w:val="0"/>
              <w:divBdr>
                <w:top w:val="none" w:sz="0" w:space="0" w:color="auto"/>
                <w:left w:val="none" w:sz="0" w:space="0" w:color="auto"/>
                <w:bottom w:val="none" w:sz="0" w:space="0" w:color="auto"/>
                <w:right w:val="none" w:sz="0" w:space="0" w:color="auto"/>
              </w:divBdr>
            </w:div>
            <w:div w:id="2047287568">
              <w:marLeft w:val="0"/>
              <w:marRight w:val="0"/>
              <w:marTop w:val="0"/>
              <w:marBottom w:val="0"/>
              <w:divBdr>
                <w:top w:val="none" w:sz="0" w:space="0" w:color="auto"/>
                <w:left w:val="none" w:sz="0" w:space="0" w:color="auto"/>
                <w:bottom w:val="none" w:sz="0" w:space="0" w:color="auto"/>
                <w:right w:val="none" w:sz="0" w:space="0" w:color="auto"/>
              </w:divBdr>
            </w:div>
            <w:div w:id="2013337978">
              <w:marLeft w:val="0"/>
              <w:marRight w:val="0"/>
              <w:marTop w:val="0"/>
              <w:marBottom w:val="0"/>
              <w:divBdr>
                <w:top w:val="none" w:sz="0" w:space="0" w:color="auto"/>
                <w:left w:val="none" w:sz="0" w:space="0" w:color="auto"/>
                <w:bottom w:val="none" w:sz="0" w:space="0" w:color="auto"/>
                <w:right w:val="none" w:sz="0" w:space="0" w:color="auto"/>
              </w:divBdr>
            </w:div>
            <w:div w:id="1680697790">
              <w:marLeft w:val="0"/>
              <w:marRight w:val="0"/>
              <w:marTop w:val="0"/>
              <w:marBottom w:val="0"/>
              <w:divBdr>
                <w:top w:val="none" w:sz="0" w:space="0" w:color="auto"/>
                <w:left w:val="none" w:sz="0" w:space="0" w:color="auto"/>
                <w:bottom w:val="none" w:sz="0" w:space="0" w:color="auto"/>
                <w:right w:val="none" w:sz="0" w:space="0" w:color="auto"/>
              </w:divBdr>
            </w:div>
            <w:div w:id="1468279744">
              <w:marLeft w:val="0"/>
              <w:marRight w:val="0"/>
              <w:marTop w:val="0"/>
              <w:marBottom w:val="0"/>
              <w:divBdr>
                <w:top w:val="none" w:sz="0" w:space="0" w:color="auto"/>
                <w:left w:val="none" w:sz="0" w:space="0" w:color="auto"/>
                <w:bottom w:val="none" w:sz="0" w:space="0" w:color="auto"/>
                <w:right w:val="none" w:sz="0" w:space="0" w:color="auto"/>
              </w:divBdr>
            </w:div>
            <w:div w:id="75976607">
              <w:marLeft w:val="0"/>
              <w:marRight w:val="0"/>
              <w:marTop w:val="0"/>
              <w:marBottom w:val="0"/>
              <w:divBdr>
                <w:top w:val="none" w:sz="0" w:space="0" w:color="auto"/>
                <w:left w:val="none" w:sz="0" w:space="0" w:color="auto"/>
                <w:bottom w:val="none" w:sz="0" w:space="0" w:color="auto"/>
                <w:right w:val="none" w:sz="0" w:space="0" w:color="auto"/>
              </w:divBdr>
            </w:div>
            <w:div w:id="509225045">
              <w:marLeft w:val="0"/>
              <w:marRight w:val="0"/>
              <w:marTop w:val="0"/>
              <w:marBottom w:val="0"/>
              <w:divBdr>
                <w:top w:val="none" w:sz="0" w:space="0" w:color="auto"/>
                <w:left w:val="none" w:sz="0" w:space="0" w:color="auto"/>
                <w:bottom w:val="none" w:sz="0" w:space="0" w:color="auto"/>
                <w:right w:val="none" w:sz="0" w:space="0" w:color="auto"/>
              </w:divBdr>
            </w:div>
            <w:div w:id="1402673357">
              <w:marLeft w:val="0"/>
              <w:marRight w:val="0"/>
              <w:marTop w:val="0"/>
              <w:marBottom w:val="0"/>
              <w:divBdr>
                <w:top w:val="none" w:sz="0" w:space="0" w:color="auto"/>
                <w:left w:val="none" w:sz="0" w:space="0" w:color="auto"/>
                <w:bottom w:val="none" w:sz="0" w:space="0" w:color="auto"/>
                <w:right w:val="none" w:sz="0" w:space="0" w:color="auto"/>
              </w:divBdr>
            </w:div>
            <w:div w:id="1921452189">
              <w:marLeft w:val="0"/>
              <w:marRight w:val="0"/>
              <w:marTop w:val="0"/>
              <w:marBottom w:val="0"/>
              <w:divBdr>
                <w:top w:val="none" w:sz="0" w:space="0" w:color="auto"/>
                <w:left w:val="none" w:sz="0" w:space="0" w:color="auto"/>
                <w:bottom w:val="none" w:sz="0" w:space="0" w:color="auto"/>
                <w:right w:val="none" w:sz="0" w:space="0" w:color="auto"/>
              </w:divBdr>
            </w:div>
            <w:div w:id="1830250292">
              <w:marLeft w:val="0"/>
              <w:marRight w:val="0"/>
              <w:marTop w:val="0"/>
              <w:marBottom w:val="0"/>
              <w:divBdr>
                <w:top w:val="none" w:sz="0" w:space="0" w:color="auto"/>
                <w:left w:val="none" w:sz="0" w:space="0" w:color="auto"/>
                <w:bottom w:val="none" w:sz="0" w:space="0" w:color="auto"/>
                <w:right w:val="none" w:sz="0" w:space="0" w:color="auto"/>
              </w:divBdr>
            </w:div>
            <w:div w:id="1847550232">
              <w:marLeft w:val="0"/>
              <w:marRight w:val="0"/>
              <w:marTop w:val="0"/>
              <w:marBottom w:val="0"/>
              <w:divBdr>
                <w:top w:val="none" w:sz="0" w:space="0" w:color="auto"/>
                <w:left w:val="none" w:sz="0" w:space="0" w:color="auto"/>
                <w:bottom w:val="none" w:sz="0" w:space="0" w:color="auto"/>
                <w:right w:val="none" w:sz="0" w:space="0" w:color="auto"/>
              </w:divBdr>
            </w:div>
            <w:div w:id="1893885894">
              <w:marLeft w:val="0"/>
              <w:marRight w:val="0"/>
              <w:marTop w:val="0"/>
              <w:marBottom w:val="0"/>
              <w:divBdr>
                <w:top w:val="none" w:sz="0" w:space="0" w:color="auto"/>
                <w:left w:val="none" w:sz="0" w:space="0" w:color="auto"/>
                <w:bottom w:val="none" w:sz="0" w:space="0" w:color="auto"/>
                <w:right w:val="none" w:sz="0" w:space="0" w:color="auto"/>
              </w:divBdr>
            </w:div>
            <w:div w:id="1315724004">
              <w:marLeft w:val="0"/>
              <w:marRight w:val="0"/>
              <w:marTop w:val="0"/>
              <w:marBottom w:val="0"/>
              <w:divBdr>
                <w:top w:val="none" w:sz="0" w:space="0" w:color="auto"/>
                <w:left w:val="none" w:sz="0" w:space="0" w:color="auto"/>
                <w:bottom w:val="none" w:sz="0" w:space="0" w:color="auto"/>
                <w:right w:val="none" w:sz="0" w:space="0" w:color="auto"/>
              </w:divBdr>
            </w:div>
            <w:div w:id="188226444">
              <w:marLeft w:val="0"/>
              <w:marRight w:val="0"/>
              <w:marTop w:val="0"/>
              <w:marBottom w:val="0"/>
              <w:divBdr>
                <w:top w:val="none" w:sz="0" w:space="0" w:color="auto"/>
                <w:left w:val="none" w:sz="0" w:space="0" w:color="auto"/>
                <w:bottom w:val="none" w:sz="0" w:space="0" w:color="auto"/>
                <w:right w:val="none" w:sz="0" w:space="0" w:color="auto"/>
              </w:divBdr>
            </w:div>
            <w:div w:id="1788501067">
              <w:marLeft w:val="0"/>
              <w:marRight w:val="0"/>
              <w:marTop w:val="0"/>
              <w:marBottom w:val="0"/>
              <w:divBdr>
                <w:top w:val="none" w:sz="0" w:space="0" w:color="auto"/>
                <w:left w:val="none" w:sz="0" w:space="0" w:color="auto"/>
                <w:bottom w:val="none" w:sz="0" w:space="0" w:color="auto"/>
                <w:right w:val="none" w:sz="0" w:space="0" w:color="auto"/>
              </w:divBdr>
            </w:div>
            <w:div w:id="1074821697">
              <w:marLeft w:val="0"/>
              <w:marRight w:val="0"/>
              <w:marTop w:val="0"/>
              <w:marBottom w:val="0"/>
              <w:divBdr>
                <w:top w:val="none" w:sz="0" w:space="0" w:color="auto"/>
                <w:left w:val="none" w:sz="0" w:space="0" w:color="auto"/>
                <w:bottom w:val="none" w:sz="0" w:space="0" w:color="auto"/>
                <w:right w:val="none" w:sz="0" w:space="0" w:color="auto"/>
              </w:divBdr>
            </w:div>
            <w:div w:id="1204638323">
              <w:marLeft w:val="0"/>
              <w:marRight w:val="0"/>
              <w:marTop w:val="0"/>
              <w:marBottom w:val="0"/>
              <w:divBdr>
                <w:top w:val="none" w:sz="0" w:space="0" w:color="auto"/>
                <w:left w:val="none" w:sz="0" w:space="0" w:color="auto"/>
                <w:bottom w:val="none" w:sz="0" w:space="0" w:color="auto"/>
                <w:right w:val="none" w:sz="0" w:space="0" w:color="auto"/>
              </w:divBdr>
            </w:div>
            <w:div w:id="922644005">
              <w:marLeft w:val="0"/>
              <w:marRight w:val="0"/>
              <w:marTop w:val="0"/>
              <w:marBottom w:val="0"/>
              <w:divBdr>
                <w:top w:val="none" w:sz="0" w:space="0" w:color="auto"/>
                <w:left w:val="none" w:sz="0" w:space="0" w:color="auto"/>
                <w:bottom w:val="none" w:sz="0" w:space="0" w:color="auto"/>
                <w:right w:val="none" w:sz="0" w:space="0" w:color="auto"/>
              </w:divBdr>
            </w:div>
            <w:div w:id="660695010">
              <w:marLeft w:val="0"/>
              <w:marRight w:val="0"/>
              <w:marTop w:val="0"/>
              <w:marBottom w:val="0"/>
              <w:divBdr>
                <w:top w:val="none" w:sz="0" w:space="0" w:color="auto"/>
                <w:left w:val="none" w:sz="0" w:space="0" w:color="auto"/>
                <w:bottom w:val="none" w:sz="0" w:space="0" w:color="auto"/>
                <w:right w:val="none" w:sz="0" w:space="0" w:color="auto"/>
              </w:divBdr>
            </w:div>
            <w:div w:id="2022852357">
              <w:marLeft w:val="0"/>
              <w:marRight w:val="0"/>
              <w:marTop w:val="0"/>
              <w:marBottom w:val="0"/>
              <w:divBdr>
                <w:top w:val="none" w:sz="0" w:space="0" w:color="auto"/>
                <w:left w:val="none" w:sz="0" w:space="0" w:color="auto"/>
                <w:bottom w:val="none" w:sz="0" w:space="0" w:color="auto"/>
                <w:right w:val="none" w:sz="0" w:space="0" w:color="auto"/>
              </w:divBdr>
            </w:div>
            <w:div w:id="422265980">
              <w:marLeft w:val="0"/>
              <w:marRight w:val="0"/>
              <w:marTop w:val="0"/>
              <w:marBottom w:val="0"/>
              <w:divBdr>
                <w:top w:val="none" w:sz="0" w:space="0" w:color="auto"/>
                <w:left w:val="none" w:sz="0" w:space="0" w:color="auto"/>
                <w:bottom w:val="none" w:sz="0" w:space="0" w:color="auto"/>
                <w:right w:val="none" w:sz="0" w:space="0" w:color="auto"/>
              </w:divBdr>
            </w:div>
            <w:div w:id="1684085505">
              <w:marLeft w:val="0"/>
              <w:marRight w:val="0"/>
              <w:marTop w:val="0"/>
              <w:marBottom w:val="0"/>
              <w:divBdr>
                <w:top w:val="none" w:sz="0" w:space="0" w:color="auto"/>
                <w:left w:val="none" w:sz="0" w:space="0" w:color="auto"/>
                <w:bottom w:val="none" w:sz="0" w:space="0" w:color="auto"/>
                <w:right w:val="none" w:sz="0" w:space="0" w:color="auto"/>
              </w:divBdr>
            </w:div>
            <w:div w:id="1959095635">
              <w:marLeft w:val="0"/>
              <w:marRight w:val="0"/>
              <w:marTop w:val="0"/>
              <w:marBottom w:val="0"/>
              <w:divBdr>
                <w:top w:val="none" w:sz="0" w:space="0" w:color="auto"/>
                <w:left w:val="none" w:sz="0" w:space="0" w:color="auto"/>
                <w:bottom w:val="none" w:sz="0" w:space="0" w:color="auto"/>
                <w:right w:val="none" w:sz="0" w:space="0" w:color="auto"/>
              </w:divBdr>
            </w:div>
            <w:div w:id="543180466">
              <w:marLeft w:val="0"/>
              <w:marRight w:val="0"/>
              <w:marTop w:val="0"/>
              <w:marBottom w:val="0"/>
              <w:divBdr>
                <w:top w:val="none" w:sz="0" w:space="0" w:color="auto"/>
                <w:left w:val="none" w:sz="0" w:space="0" w:color="auto"/>
                <w:bottom w:val="none" w:sz="0" w:space="0" w:color="auto"/>
                <w:right w:val="none" w:sz="0" w:space="0" w:color="auto"/>
              </w:divBdr>
            </w:div>
            <w:div w:id="1064766292">
              <w:marLeft w:val="0"/>
              <w:marRight w:val="0"/>
              <w:marTop w:val="0"/>
              <w:marBottom w:val="0"/>
              <w:divBdr>
                <w:top w:val="none" w:sz="0" w:space="0" w:color="auto"/>
                <w:left w:val="none" w:sz="0" w:space="0" w:color="auto"/>
                <w:bottom w:val="none" w:sz="0" w:space="0" w:color="auto"/>
                <w:right w:val="none" w:sz="0" w:space="0" w:color="auto"/>
              </w:divBdr>
            </w:div>
            <w:div w:id="256181003">
              <w:marLeft w:val="0"/>
              <w:marRight w:val="0"/>
              <w:marTop w:val="0"/>
              <w:marBottom w:val="0"/>
              <w:divBdr>
                <w:top w:val="none" w:sz="0" w:space="0" w:color="auto"/>
                <w:left w:val="none" w:sz="0" w:space="0" w:color="auto"/>
                <w:bottom w:val="none" w:sz="0" w:space="0" w:color="auto"/>
                <w:right w:val="none" w:sz="0" w:space="0" w:color="auto"/>
              </w:divBdr>
            </w:div>
            <w:div w:id="1171867441">
              <w:marLeft w:val="0"/>
              <w:marRight w:val="0"/>
              <w:marTop w:val="0"/>
              <w:marBottom w:val="0"/>
              <w:divBdr>
                <w:top w:val="none" w:sz="0" w:space="0" w:color="auto"/>
                <w:left w:val="none" w:sz="0" w:space="0" w:color="auto"/>
                <w:bottom w:val="none" w:sz="0" w:space="0" w:color="auto"/>
                <w:right w:val="none" w:sz="0" w:space="0" w:color="auto"/>
              </w:divBdr>
            </w:div>
            <w:div w:id="810098238">
              <w:marLeft w:val="0"/>
              <w:marRight w:val="0"/>
              <w:marTop w:val="0"/>
              <w:marBottom w:val="0"/>
              <w:divBdr>
                <w:top w:val="none" w:sz="0" w:space="0" w:color="auto"/>
                <w:left w:val="none" w:sz="0" w:space="0" w:color="auto"/>
                <w:bottom w:val="none" w:sz="0" w:space="0" w:color="auto"/>
                <w:right w:val="none" w:sz="0" w:space="0" w:color="auto"/>
              </w:divBdr>
            </w:div>
            <w:div w:id="904073621">
              <w:marLeft w:val="0"/>
              <w:marRight w:val="0"/>
              <w:marTop w:val="0"/>
              <w:marBottom w:val="0"/>
              <w:divBdr>
                <w:top w:val="none" w:sz="0" w:space="0" w:color="auto"/>
                <w:left w:val="none" w:sz="0" w:space="0" w:color="auto"/>
                <w:bottom w:val="none" w:sz="0" w:space="0" w:color="auto"/>
                <w:right w:val="none" w:sz="0" w:space="0" w:color="auto"/>
              </w:divBdr>
            </w:div>
            <w:div w:id="396367159">
              <w:marLeft w:val="0"/>
              <w:marRight w:val="0"/>
              <w:marTop w:val="0"/>
              <w:marBottom w:val="0"/>
              <w:divBdr>
                <w:top w:val="none" w:sz="0" w:space="0" w:color="auto"/>
                <w:left w:val="none" w:sz="0" w:space="0" w:color="auto"/>
                <w:bottom w:val="none" w:sz="0" w:space="0" w:color="auto"/>
                <w:right w:val="none" w:sz="0" w:space="0" w:color="auto"/>
              </w:divBdr>
            </w:div>
            <w:div w:id="2019581889">
              <w:marLeft w:val="0"/>
              <w:marRight w:val="0"/>
              <w:marTop w:val="0"/>
              <w:marBottom w:val="0"/>
              <w:divBdr>
                <w:top w:val="none" w:sz="0" w:space="0" w:color="auto"/>
                <w:left w:val="none" w:sz="0" w:space="0" w:color="auto"/>
                <w:bottom w:val="none" w:sz="0" w:space="0" w:color="auto"/>
                <w:right w:val="none" w:sz="0" w:space="0" w:color="auto"/>
              </w:divBdr>
            </w:div>
            <w:div w:id="404301622">
              <w:marLeft w:val="0"/>
              <w:marRight w:val="0"/>
              <w:marTop w:val="0"/>
              <w:marBottom w:val="0"/>
              <w:divBdr>
                <w:top w:val="none" w:sz="0" w:space="0" w:color="auto"/>
                <w:left w:val="none" w:sz="0" w:space="0" w:color="auto"/>
                <w:bottom w:val="none" w:sz="0" w:space="0" w:color="auto"/>
                <w:right w:val="none" w:sz="0" w:space="0" w:color="auto"/>
              </w:divBdr>
            </w:div>
            <w:div w:id="1596674270">
              <w:marLeft w:val="0"/>
              <w:marRight w:val="0"/>
              <w:marTop w:val="0"/>
              <w:marBottom w:val="0"/>
              <w:divBdr>
                <w:top w:val="none" w:sz="0" w:space="0" w:color="auto"/>
                <w:left w:val="none" w:sz="0" w:space="0" w:color="auto"/>
                <w:bottom w:val="none" w:sz="0" w:space="0" w:color="auto"/>
                <w:right w:val="none" w:sz="0" w:space="0" w:color="auto"/>
              </w:divBdr>
            </w:div>
            <w:div w:id="1647054739">
              <w:marLeft w:val="0"/>
              <w:marRight w:val="0"/>
              <w:marTop w:val="0"/>
              <w:marBottom w:val="0"/>
              <w:divBdr>
                <w:top w:val="none" w:sz="0" w:space="0" w:color="auto"/>
                <w:left w:val="none" w:sz="0" w:space="0" w:color="auto"/>
                <w:bottom w:val="none" w:sz="0" w:space="0" w:color="auto"/>
                <w:right w:val="none" w:sz="0" w:space="0" w:color="auto"/>
              </w:divBdr>
            </w:div>
            <w:div w:id="2018921899">
              <w:marLeft w:val="0"/>
              <w:marRight w:val="0"/>
              <w:marTop w:val="0"/>
              <w:marBottom w:val="0"/>
              <w:divBdr>
                <w:top w:val="none" w:sz="0" w:space="0" w:color="auto"/>
                <w:left w:val="none" w:sz="0" w:space="0" w:color="auto"/>
                <w:bottom w:val="none" w:sz="0" w:space="0" w:color="auto"/>
                <w:right w:val="none" w:sz="0" w:space="0" w:color="auto"/>
              </w:divBdr>
            </w:div>
            <w:div w:id="837039275">
              <w:marLeft w:val="0"/>
              <w:marRight w:val="0"/>
              <w:marTop w:val="0"/>
              <w:marBottom w:val="0"/>
              <w:divBdr>
                <w:top w:val="none" w:sz="0" w:space="0" w:color="auto"/>
                <w:left w:val="none" w:sz="0" w:space="0" w:color="auto"/>
                <w:bottom w:val="none" w:sz="0" w:space="0" w:color="auto"/>
                <w:right w:val="none" w:sz="0" w:space="0" w:color="auto"/>
              </w:divBdr>
            </w:div>
            <w:div w:id="570510182">
              <w:marLeft w:val="0"/>
              <w:marRight w:val="0"/>
              <w:marTop w:val="0"/>
              <w:marBottom w:val="0"/>
              <w:divBdr>
                <w:top w:val="none" w:sz="0" w:space="0" w:color="auto"/>
                <w:left w:val="none" w:sz="0" w:space="0" w:color="auto"/>
                <w:bottom w:val="none" w:sz="0" w:space="0" w:color="auto"/>
                <w:right w:val="none" w:sz="0" w:space="0" w:color="auto"/>
              </w:divBdr>
            </w:div>
            <w:div w:id="497161572">
              <w:marLeft w:val="0"/>
              <w:marRight w:val="0"/>
              <w:marTop w:val="0"/>
              <w:marBottom w:val="0"/>
              <w:divBdr>
                <w:top w:val="none" w:sz="0" w:space="0" w:color="auto"/>
                <w:left w:val="none" w:sz="0" w:space="0" w:color="auto"/>
                <w:bottom w:val="none" w:sz="0" w:space="0" w:color="auto"/>
                <w:right w:val="none" w:sz="0" w:space="0" w:color="auto"/>
              </w:divBdr>
            </w:div>
            <w:div w:id="508787491">
              <w:marLeft w:val="0"/>
              <w:marRight w:val="0"/>
              <w:marTop w:val="0"/>
              <w:marBottom w:val="0"/>
              <w:divBdr>
                <w:top w:val="none" w:sz="0" w:space="0" w:color="auto"/>
                <w:left w:val="none" w:sz="0" w:space="0" w:color="auto"/>
                <w:bottom w:val="none" w:sz="0" w:space="0" w:color="auto"/>
                <w:right w:val="none" w:sz="0" w:space="0" w:color="auto"/>
              </w:divBdr>
            </w:div>
            <w:div w:id="664864973">
              <w:marLeft w:val="0"/>
              <w:marRight w:val="0"/>
              <w:marTop w:val="0"/>
              <w:marBottom w:val="0"/>
              <w:divBdr>
                <w:top w:val="none" w:sz="0" w:space="0" w:color="auto"/>
                <w:left w:val="none" w:sz="0" w:space="0" w:color="auto"/>
                <w:bottom w:val="none" w:sz="0" w:space="0" w:color="auto"/>
                <w:right w:val="none" w:sz="0" w:space="0" w:color="auto"/>
              </w:divBdr>
            </w:div>
            <w:div w:id="987444676">
              <w:marLeft w:val="0"/>
              <w:marRight w:val="0"/>
              <w:marTop w:val="0"/>
              <w:marBottom w:val="0"/>
              <w:divBdr>
                <w:top w:val="none" w:sz="0" w:space="0" w:color="auto"/>
                <w:left w:val="none" w:sz="0" w:space="0" w:color="auto"/>
                <w:bottom w:val="none" w:sz="0" w:space="0" w:color="auto"/>
                <w:right w:val="none" w:sz="0" w:space="0" w:color="auto"/>
              </w:divBdr>
            </w:div>
            <w:div w:id="1252470409">
              <w:marLeft w:val="0"/>
              <w:marRight w:val="0"/>
              <w:marTop w:val="0"/>
              <w:marBottom w:val="0"/>
              <w:divBdr>
                <w:top w:val="none" w:sz="0" w:space="0" w:color="auto"/>
                <w:left w:val="none" w:sz="0" w:space="0" w:color="auto"/>
                <w:bottom w:val="none" w:sz="0" w:space="0" w:color="auto"/>
                <w:right w:val="none" w:sz="0" w:space="0" w:color="auto"/>
              </w:divBdr>
            </w:div>
            <w:div w:id="1289319952">
              <w:marLeft w:val="0"/>
              <w:marRight w:val="0"/>
              <w:marTop w:val="0"/>
              <w:marBottom w:val="0"/>
              <w:divBdr>
                <w:top w:val="none" w:sz="0" w:space="0" w:color="auto"/>
                <w:left w:val="none" w:sz="0" w:space="0" w:color="auto"/>
                <w:bottom w:val="none" w:sz="0" w:space="0" w:color="auto"/>
                <w:right w:val="none" w:sz="0" w:space="0" w:color="auto"/>
              </w:divBdr>
            </w:div>
            <w:div w:id="2103715666">
              <w:marLeft w:val="0"/>
              <w:marRight w:val="0"/>
              <w:marTop w:val="0"/>
              <w:marBottom w:val="0"/>
              <w:divBdr>
                <w:top w:val="none" w:sz="0" w:space="0" w:color="auto"/>
                <w:left w:val="none" w:sz="0" w:space="0" w:color="auto"/>
                <w:bottom w:val="none" w:sz="0" w:space="0" w:color="auto"/>
                <w:right w:val="none" w:sz="0" w:space="0" w:color="auto"/>
              </w:divBdr>
            </w:div>
            <w:div w:id="2144496518">
              <w:marLeft w:val="0"/>
              <w:marRight w:val="0"/>
              <w:marTop w:val="0"/>
              <w:marBottom w:val="0"/>
              <w:divBdr>
                <w:top w:val="none" w:sz="0" w:space="0" w:color="auto"/>
                <w:left w:val="none" w:sz="0" w:space="0" w:color="auto"/>
                <w:bottom w:val="none" w:sz="0" w:space="0" w:color="auto"/>
                <w:right w:val="none" w:sz="0" w:space="0" w:color="auto"/>
              </w:divBdr>
            </w:div>
            <w:div w:id="586157793">
              <w:marLeft w:val="0"/>
              <w:marRight w:val="0"/>
              <w:marTop w:val="0"/>
              <w:marBottom w:val="0"/>
              <w:divBdr>
                <w:top w:val="none" w:sz="0" w:space="0" w:color="auto"/>
                <w:left w:val="none" w:sz="0" w:space="0" w:color="auto"/>
                <w:bottom w:val="none" w:sz="0" w:space="0" w:color="auto"/>
                <w:right w:val="none" w:sz="0" w:space="0" w:color="auto"/>
              </w:divBdr>
            </w:div>
            <w:div w:id="1745686544">
              <w:marLeft w:val="0"/>
              <w:marRight w:val="0"/>
              <w:marTop w:val="0"/>
              <w:marBottom w:val="0"/>
              <w:divBdr>
                <w:top w:val="none" w:sz="0" w:space="0" w:color="auto"/>
                <w:left w:val="none" w:sz="0" w:space="0" w:color="auto"/>
                <w:bottom w:val="none" w:sz="0" w:space="0" w:color="auto"/>
                <w:right w:val="none" w:sz="0" w:space="0" w:color="auto"/>
              </w:divBdr>
            </w:div>
            <w:div w:id="1246264128">
              <w:marLeft w:val="0"/>
              <w:marRight w:val="0"/>
              <w:marTop w:val="0"/>
              <w:marBottom w:val="0"/>
              <w:divBdr>
                <w:top w:val="none" w:sz="0" w:space="0" w:color="auto"/>
                <w:left w:val="none" w:sz="0" w:space="0" w:color="auto"/>
                <w:bottom w:val="none" w:sz="0" w:space="0" w:color="auto"/>
                <w:right w:val="none" w:sz="0" w:space="0" w:color="auto"/>
              </w:divBdr>
            </w:div>
            <w:div w:id="95299373">
              <w:marLeft w:val="0"/>
              <w:marRight w:val="0"/>
              <w:marTop w:val="0"/>
              <w:marBottom w:val="0"/>
              <w:divBdr>
                <w:top w:val="none" w:sz="0" w:space="0" w:color="auto"/>
                <w:left w:val="none" w:sz="0" w:space="0" w:color="auto"/>
                <w:bottom w:val="none" w:sz="0" w:space="0" w:color="auto"/>
                <w:right w:val="none" w:sz="0" w:space="0" w:color="auto"/>
              </w:divBdr>
            </w:div>
            <w:div w:id="2059208142">
              <w:marLeft w:val="0"/>
              <w:marRight w:val="0"/>
              <w:marTop w:val="0"/>
              <w:marBottom w:val="0"/>
              <w:divBdr>
                <w:top w:val="none" w:sz="0" w:space="0" w:color="auto"/>
                <w:left w:val="none" w:sz="0" w:space="0" w:color="auto"/>
                <w:bottom w:val="none" w:sz="0" w:space="0" w:color="auto"/>
                <w:right w:val="none" w:sz="0" w:space="0" w:color="auto"/>
              </w:divBdr>
            </w:div>
            <w:div w:id="915747886">
              <w:marLeft w:val="0"/>
              <w:marRight w:val="0"/>
              <w:marTop w:val="0"/>
              <w:marBottom w:val="0"/>
              <w:divBdr>
                <w:top w:val="none" w:sz="0" w:space="0" w:color="auto"/>
                <w:left w:val="none" w:sz="0" w:space="0" w:color="auto"/>
                <w:bottom w:val="none" w:sz="0" w:space="0" w:color="auto"/>
                <w:right w:val="none" w:sz="0" w:space="0" w:color="auto"/>
              </w:divBdr>
            </w:div>
            <w:div w:id="1565487621">
              <w:marLeft w:val="0"/>
              <w:marRight w:val="0"/>
              <w:marTop w:val="0"/>
              <w:marBottom w:val="0"/>
              <w:divBdr>
                <w:top w:val="none" w:sz="0" w:space="0" w:color="auto"/>
                <w:left w:val="none" w:sz="0" w:space="0" w:color="auto"/>
                <w:bottom w:val="none" w:sz="0" w:space="0" w:color="auto"/>
                <w:right w:val="none" w:sz="0" w:space="0" w:color="auto"/>
              </w:divBdr>
            </w:div>
            <w:div w:id="1458140739">
              <w:marLeft w:val="0"/>
              <w:marRight w:val="0"/>
              <w:marTop w:val="0"/>
              <w:marBottom w:val="0"/>
              <w:divBdr>
                <w:top w:val="none" w:sz="0" w:space="0" w:color="auto"/>
                <w:left w:val="none" w:sz="0" w:space="0" w:color="auto"/>
                <w:bottom w:val="none" w:sz="0" w:space="0" w:color="auto"/>
                <w:right w:val="none" w:sz="0" w:space="0" w:color="auto"/>
              </w:divBdr>
            </w:div>
            <w:div w:id="517502781">
              <w:marLeft w:val="0"/>
              <w:marRight w:val="0"/>
              <w:marTop w:val="0"/>
              <w:marBottom w:val="0"/>
              <w:divBdr>
                <w:top w:val="none" w:sz="0" w:space="0" w:color="auto"/>
                <w:left w:val="none" w:sz="0" w:space="0" w:color="auto"/>
                <w:bottom w:val="none" w:sz="0" w:space="0" w:color="auto"/>
                <w:right w:val="none" w:sz="0" w:space="0" w:color="auto"/>
              </w:divBdr>
            </w:div>
            <w:div w:id="2131195598">
              <w:marLeft w:val="0"/>
              <w:marRight w:val="0"/>
              <w:marTop w:val="0"/>
              <w:marBottom w:val="0"/>
              <w:divBdr>
                <w:top w:val="none" w:sz="0" w:space="0" w:color="auto"/>
                <w:left w:val="none" w:sz="0" w:space="0" w:color="auto"/>
                <w:bottom w:val="none" w:sz="0" w:space="0" w:color="auto"/>
                <w:right w:val="none" w:sz="0" w:space="0" w:color="auto"/>
              </w:divBdr>
            </w:div>
            <w:div w:id="1536964120">
              <w:marLeft w:val="0"/>
              <w:marRight w:val="0"/>
              <w:marTop w:val="0"/>
              <w:marBottom w:val="0"/>
              <w:divBdr>
                <w:top w:val="none" w:sz="0" w:space="0" w:color="auto"/>
                <w:left w:val="none" w:sz="0" w:space="0" w:color="auto"/>
                <w:bottom w:val="none" w:sz="0" w:space="0" w:color="auto"/>
                <w:right w:val="none" w:sz="0" w:space="0" w:color="auto"/>
              </w:divBdr>
            </w:div>
            <w:div w:id="1235623222">
              <w:marLeft w:val="0"/>
              <w:marRight w:val="0"/>
              <w:marTop w:val="0"/>
              <w:marBottom w:val="0"/>
              <w:divBdr>
                <w:top w:val="none" w:sz="0" w:space="0" w:color="auto"/>
                <w:left w:val="none" w:sz="0" w:space="0" w:color="auto"/>
                <w:bottom w:val="none" w:sz="0" w:space="0" w:color="auto"/>
                <w:right w:val="none" w:sz="0" w:space="0" w:color="auto"/>
              </w:divBdr>
            </w:div>
            <w:div w:id="861943583">
              <w:marLeft w:val="0"/>
              <w:marRight w:val="0"/>
              <w:marTop w:val="0"/>
              <w:marBottom w:val="0"/>
              <w:divBdr>
                <w:top w:val="none" w:sz="0" w:space="0" w:color="auto"/>
                <w:left w:val="none" w:sz="0" w:space="0" w:color="auto"/>
                <w:bottom w:val="none" w:sz="0" w:space="0" w:color="auto"/>
                <w:right w:val="none" w:sz="0" w:space="0" w:color="auto"/>
              </w:divBdr>
            </w:div>
            <w:div w:id="684668879">
              <w:marLeft w:val="0"/>
              <w:marRight w:val="0"/>
              <w:marTop w:val="0"/>
              <w:marBottom w:val="0"/>
              <w:divBdr>
                <w:top w:val="none" w:sz="0" w:space="0" w:color="auto"/>
                <w:left w:val="none" w:sz="0" w:space="0" w:color="auto"/>
                <w:bottom w:val="none" w:sz="0" w:space="0" w:color="auto"/>
                <w:right w:val="none" w:sz="0" w:space="0" w:color="auto"/>
              </w:divBdr>
            </w:div>
            <w:div w:id="185409056">
              <w:marLeft w:val="0"/>
              <w:marRight w:val="0"/>
              <w:marTop w:val="0"/>
              <w:marBottom w:val="0"/>
              <w:divBdr>
                <w:top w:val="none" w:sz="0" w:space="0" w:color="auto"/>
                <w:left w:val="none" w:sz="0" w:space="0" w:color="auto"/>
                <w:bottom w:val="none" w:sz="0" w:space="0" w:color="auto"/>
                <w:right w:val="none" w:sz="0" w:space="0" w:color="auto"/>
              </w:divBdr>
            </w:div>
            <w:div w:id="1228303686">
              <w:marLeft w:val="0"/>
              <w:marRight w:val="0"/>
              <w:marTop w:val="0"/>
              <w:marBottom w:val="0"/>
              <w:divBdr>
                <w:top w:val="none" w:sz="0" w:space="0" w:color="auto"/>
                <w:left w:val="none" w:sz="0" w:space="0" w:color="auto"/>
                <w:bottom w:val="none" w:sz="0" w:space="0" w:color="auto"/>
                <w:right w:val="none" w:sz="0" w:space="0" w:color="auto"/>
              </w:divBdr>
            </w:div>
            <w:div w:id="1012873279">
              <w:marLeft w:val="0"/>
              <w:marRight w:val="0"/>
              <w:marTop w:val="0"/>
              <w:marBottom w:val="0"/>
              <w:divBdr>
                <w:top w:val="none" w:sz="0" w:space="0" w:color="auto"/>
                <w:left w:val="none" w:sz="0" w:space="0" w:color="auto"/>
                <w:bottom w:val="none" w:sz="0" w:space="0" w:color="auto"/>
                <w:right w:val="none" w:sz="0" w:space="0" w:color="auto"/>
              </w:divBdr>
            </w:div>
            <w:div w:id="1343512199">
              <w:marLeft w:val="0"/>
              <w:marRight w:val="0"/>
              <w:marTop w:val="0"/>
              <w:marBottom w:val="0"/>
              <w:divBdr>
                <w:top w:val="none" w:sz="0" w:space="0" w:color="auto"/>
                <w:left w:val="none" w:sz="0" w:space="0" w:color="auto"/>
                <w:bottom w:val="none" w:sz="0" w:space="0" w:color="auto"/>
                <w:right w:val="none" w:sz="0" w:space="0" w:color="auto"/>
              </w:divBdr>
            </w:div>
            <w:div w:id="1984768060">
              <w:marLeft w:val="0"/>
              <w:marRight w:val="0"/>
              <w:marTop w:val="0"/>
              <w:marBottom w:val="0"/>
              <w:divBdr>
                <w:top w:val="none" w:sz="0" w:space="0" w:color="auto"/>
                <w:left w:val="none" w:sz="0" w:space="0" w:color="auto"/>
                <w:bottom w:val="none" w:sz="0" w:space="0" w:color="auto"/>
                <w:right w:val="none" w:sz="0" w:space="0" w:color="auto"/>
              </w:divBdr>
            </w:div>
            <w:div w:id="528446292">
              <w:marLeft w:val="0"/>
              <w:marRight w:val="0"/>
              <w:marTop w:val="0"/>
              <w:marBottom w:val="0"/>
              <w:divBdr>
                <w:top w:val="none" w:sz="0" w:space="0" w:color="auto"/>
                <w:left w:val="none" w:sz="0" w:space="0" w:color="auto"/>
                <w:bottom w:val="none" w:sz="0" w:space="0" w:color="auto"/>
                <w:right w:val="none" w:sz="0" w:space="0" w:color="auto"/>
              </w:divBdr>
            </w:div>
            <w:div w:id="14310888">
              <w:marLeft w:val="0"/>
              <w:marRight w:val="0"/>
              <w:marTop w:val="0"/>
              <w:marBottom w:val="0"/>
              <w:divBdr>
                <w:top w:val="none" w:sz="0" w:space="0" w:color="auto"/>
                <w:left w:val="none" w:sz="0" w:space="0" w:color="auto"/>
                <w:bottom w:val="none" w:sz="0" w:space="0" w:color="auto"/>
                <w:right w:val="none" w:sz="0" w:space="0" w:color="auto"/>
              </w:divBdr>
            </w:div>
            <w:div w:id="974332218">
              <w:marLeft w:val="0"/>
              <w:marRight w:val="0"/>
              <w:marTop w:val="0"/>
              <w:marBottom w:val="0"/>
              <w:divBdr>
                <w:top w:val="none" w:sz="0" w:space="0" w:color="auto"/>
                <w:left w:val="none" w:sz="0" w:space="0" w:color="auto"/>
                <w:bottom w:val="none" w:sz="0" w:space="0" w:color="auto"/>
                <w:right w:val="none" w:sz="0" w:space="0" w:color="auto"/>
              </w:divBdr>
            </w:div>
            <w:div w:id="1120490901">
              <w:marLeft w:val="0"/>
              <w:marRight w:val="0"/>
              <w:marTop w:val="0"/>
              <w:marBottom w:val="0"/>
              <w:divBdr>
                <w:top w:val="none" w:sz="0" w:space="0" w:color="auto"/>
                <w:left w:val="none" w:sz="0" w:space="0" w:color="auto"/>
                <w:bottom w:val="none" w:sz="0" w:space="0" w:color="auto"/>
                <w:right w:val="none" w:sz="0" w:space="0" w:color="auto"/>
              </w:divBdr>
            </w:div>
            <w:div w:id="1132485088">
              <w:marLeft w:val="0"/>
              <w:marRight w:val="0"/>
              <w:marTop w:val="0"/>
              <w:marBottom w:val="0"/>
              <w:divBdr>
                <w:top w:val="none" w:sz="0" w:space="0" w:color="auto"/>
                <w:left w:val="none" w:sz="0" w:space="0" w:color="auto"/>
                <w:bottom w:val="none" w:sz="0" w:space="0" w:color="auto"/>
                <w:right w:val="none" w:sz="0" w:space="0" w:color="auto"/>
              </w:divBdr>
            </w:div>
            <w:div w:id="258562220">
              <w:marLeft w:val="0"/>
              <w:marRight w:val="0"/>
              <w:marTop w:val="0"/>
              <w:marBottom w:val="0"/>
              <w:divBdr>
                <w:top w:val="none" w:sz="0" w:space="0" w:color="auto"/>
                <w:left w:val="none" w:sz="0" w:space="0" w:color="auto"/>
                <w:bottom w:val="none" w:sz="0" w:space="0" w:color="auto"/>
                <w:right w:val="none" w:sz="0" w:space="0" w:color="auto"/>
              </w:divBdr>
            </w:div>
            <w:div w:id="1758405184">
              <w:marLeft w:val="0"/>
              <w:marRight w:val="0"/>
              <w:marTop w:val="0"/>
              <w:marBottom w:val="0"/>
              <w:divBdr>
                <w:top w:val="none" w:sz="0" w:space="0" w:color="auto"/>
                <w:left w:val="none" w:sz="0" w:space="0" w:color="auto"/>
                <w:bottom w:val="none" w:sz="0" w:space="0" w:color="auto"/>
                <w:right w:val="none" w:sz="0" w:space="0" w:color="auto"/>
              </w:divBdr>
            </w:div>
            <w:div w:id="2103914512">
              <w:marLeft w:val="0"/>
              <w:marRight w:val="0"/>
              <w:marTop w:val="0"/>
              <w:marBottom w:val="0"/>
              <w:divBdr>
                <w:top w:val="none" w:sz="0" w:space="0" w:color="auto"/>
                <w:left w:val="none" w:sz="0" w:space="0" w:color="auto"/>
                <w:bottom w:val="none" w:sz="0" w:space="0" w:color="auto"/>
                <w:right w:val="none" w:sz="0" w:space="0" w:color="auto"/>
              </w:divBdr>
            </w:div>
            <w:div w:id="1785952992">
              <w:marLeft w:val="0"/>
              <w:marRight w:val="0"/>
              <w:marTop w:val="0"/>
              <w:marBottom w:val="0"/>
              <w:divBdr>
                <w:top w:val="none" w:sz="0" w:space="0" w:color="auto"/>
                <w:left w:val="none" w:sz="0" w:space="0" w:color="auto"/>
                <w:bottom w:val="none" w:sz="0" w:space="0" w:color="auto"/>
                <w:right w:val="none" w:sz="0" w:space="0" w:color="auto"/>
              </w:divBdr>
            </w:div>
            <w:div w:id="401758517">
              <w:marLeft w:val="0"/>
              <w:marRight w:val="0"/>
              <w:marTop w:val="0"/>
              <w:marBottom w:val="0"/>
              <w:divBdr>
                <w:top w:val="none" w:sz="0" w:space="0" w:color="auto"/>
                <w:left w:val="none" w:sz="0" w:space="0" w:color="auto"/>
                <w:bottom w:val="none" w:sz="0" w:space="0" w:color="auto"/>
                <w:right w:val="none" w:sz="0" w:space="0" w:color="auto"/>
              </w:divBdr>
            </w:div>
            <w:div w:id="1973628219">
              <w:marLeft w:val="0"/>
              <w:marRight w:val="0"/>
              <w:marTop w:val="0"/>
              <w:marBottom w:val="0"/>
              <w:divBdr>
                <w:top w:val="none" w:sz="0" w:space="0" w:color="auto"/>
                <w:left w:val="none" w:sz="0" w:space="0" w:color="auto"/>
                <w:bottom w:val="none" w:sz="0" w:space="0" w:color="auto"/>
                <w:right w:val="none" w:sz="0" w:space="0" w:color="auto"/>
              </w:divBdr>
            </w:div>
            <w:div w:id="985932873">
              <w:marLeft w:val="0"/>
              <w:marRight w:val="0"/>
              <w:marTop w:val="0"/>
              <w:marBottom w:val="0"/>
              <w:divBdr>
                <w:top w:val="none" w:sz="0" w:space="0" w:color="auto"/>
                <w:left w:val="none" w:sz="0" w:space="0" w:color="auto"/>
                <w:bottom w:val="none" w:sz="0" w:space="0" w:color="auto"/>
                <w:right w:val="none" w:sz="0" w:space="0" w:color="auto"/>
              </w:divBdr>
            </w:div>
            <w:div w:id="395587158">
              <w:marLeft w:val="0"/>
              <w:marRight w:val="0"/>
              <w:marTop w:val="0"/>
              <w:marBottom w:val="0"/>
              <w:divBdr>
                <w:top w:val="none" w:sz="0" w:space="0" w:color="auto"/>
                <w:left w:val="none" w:sz="0" w:space="0" w:color="auto"/>
                <w:bottom w:val="none" w:sz="0" w:space="0" w:color="auto"/>
                <w:right w:val="none" w:sz="0" w:space="0" w:color="auto"/>
              </w:divBdr>
            </w:div>
            <w:div w:id="1054894175">
              <w:marLeft w:val="0"/>
              <w:marRight w:val="0"/>
              <w:marTop w:val="0"/>
              <w:marBottom w:val="0"/>
              <w:divBdr>
                <w:top w:val="none" w:sz="0" w:space="0" w:color="auto"/>
                <w:left w:val="none" w:sz="0" w:space="0" w:color="auto"/>
                <w:bottom w:val="none" w:sz="0" w:space="0" w:color="auto"/>
                <w:right w:val="none" w:sz="0" w:space="0" w:color="auto"/>
              </w:divBdr>
            </w:div>
            <w:div w:id="506676330">
              <w:marLeft w:val="0"/>
              <w:marRight w:val="0"/>
              <w:marTop w:val="0"/>
              <w:marBottom w:val="0"/>
              <w:divBdr>
                <w:top w:val="none" w:sz="0" w:space="0" w:color="auto"/>
                <w:left w:val="none" w:sz="0" w:space="0" w:color="auto"/>
                <w:bottom w:val="none" w:sz="0" w:space="0" w:color="auto"/>
                <w:right w:val="none" w:sz="0" w:space="0" w:color="auto"/>
              </w:divBdr>
            </w:div>
            <w:div w:id="733548486">
              <w:marLeft w:val="0"/>
              <w:marRight w:val="0"/>
              <w:marTop w:val="0"/>
              <w:marBottom w:val="0"/>
              <w:divBdr>
                <w:top w:val="none" w:sz="0" w:space="0" w:color="auto"/>
                <w:left w:val="none" w:sz="0" w:space="0" w:color="auto"/>
                <w:bottom w:val="none" w:sz="0" w:space="0" w:color="auto"/>
                <w:right w:val="none" w:sz="0" w:space="0" w:color="auto"/>
              </w:divBdr>
            </w:div>
            <w:div w:id="951471479">
              <w:marLeft w:val="0"/>
              <w:marRight w:val="0"/>
              <w:marTop w:val="0"/>
              <w:marBottom w:val="0"/>
              <w:divBdr>
                <w:top w:val="none" w:sz="0" w:space="0" w:color="auto"/>
                <w:left w:val="none" w:sz="0" w:space="0" w:color="auto"/>
                <w:bottom w:val="none" w:sz="0" w:space="0" w:color="auto"/>
                <w:right w:val="none" w:sz="0" w:space="0" w:color="auto"/>
              </w:divBdr>
            </w:div>
            <w:div w:id="2022538176">
              <w:marLeft w:val="0"/>
              <w:marRight w:val="0"/>
              <w:marTop w:val="0"/>
              <w:marBottom w:val="0"/>
              <w:divBdr>
                <w:top w:val="none" w:sz="0" w:space="0" w:color="auto"/>
                <w:left w:val="none" w:sz="0" w:space="0" w:color="auto"/>
                <w:bottom w:val="none" w:sz="0" w:space="0" w:color="auto"/>
                <w:right w:val="none" w:sz="0" w:space="0" w:color="auto"/>
              </w:divBdr>
            </w:div>
            <w:div w:id="536048293">
              <w:marLeft w:val="0"/>
              <w:marRight w:val="0"/>
              <w:marTop w:val="0"/>
              <w:marBottom w:val="0"/>
              <w:divBdr>
                <w:top w:val="none" w:sz="0" w:space="0" w:color="auto"/>
                <w:left w:val="none" w:sz="0" w:space="0" w:color="auto"/>
                <w:bottom w:val="none" w:sz="0" w:space="0" w:color="auto"/>
                <w:right w:val="none" w:sz="0" w:space="0" w:color="auto"/>
              </w:divBdr>
            </w:div>
            <w:div w:id="1342967781">
              <w:marLeft w:val="0"/>
              <w:marRight w:val="0"/>
              <w:marTop w:val="0"/>
              <w:marBottom w:val="0"/>
              <w:divBdr>
                <w:top w:val="none" w:sz="0" w:space="0" w:color="auto"/>
                <w:left w:val="none" w:sz="0" w:space="0" w:color="auto"/>
                <w:bottom w:val="none" w:sz="0" w:space="0" w:color="auto"/>
                <w:right w:val="none" w:sz="0" w:space="0" w:color="auto"/>
              </w:divBdr>
            </w:div>
            <w:div w:id="1560092174">
              <w:marLeft w:val="0"/>
              <w:marRight w:val="0"/>
              <w:marTop w:val="0"/>
              <w:marBottom w:val="0"/>
              <w:divBdr>
                <w:top w:val="none" w:sz="0" w:space="0" w:color="auto"/>
                <w:left w:val="none" w:sz="0" w:space="0" w:color="auto"/>
                <w:bottom w:val="none" w:sz="0" w:space="0" w:color="auto"/>
                <w:right w:val="none" w:sz="0" w:space="0" w:color="auto"/>
              </w:divBdr>
            </w:div>
            <w:div w:id="508250436">
              <w:marLeft w:val="0"/>
              <w:marRight w:val="0"/>
              <w:marTop w:val="0"/>
              <w:marBottom w:val="0"/>
              <w:divBdr>
                <w:top w:val="none" w:sz="0" w:space="0" w:color="auto"/>
                <w:left w:val="none" w:sz="0" w:space="0" w:color="auto"/>
                <w:bottom w:val="none" w:sz="0" w:space="0" w:color="auto"/>
                <w:right w:val="none" w:sz="0" w:space="0" w:color="auto"/>
              </w:divBdr>
            </w:div>
            <w:div w:id="1377511617">
              <w:marLeft w:val="0"/>
              <w:marRight w:val="0"/>
              <w:marTop w:val="0"/>
              <w:marBottom w:val="0"/>
              <w:divBdr>
                <w:top w:val="none" w:sz="0" w:space="0" w:color="auto"/>
                <w:left w:val="none" w:sz="0" w:space="0" w:color="auto"/>
                <w:bottom w:val="none" w:sz="0" w:space="0" w:color="auto"/>
                <w:right w:val="none" w:sz="0" w:space="0" w:color="auto"/>
              </w:divBdr>
            </w:div>
            <w:div w:id="272904374">
              <w:marLeft w:val="0"/>
              <w:marRight w:val="0"/>
              <w:marTop w:val="0"/>
              <w:marBottom w:val="0"/>
              <w:divBdr>
                <w:top w:val="none" w:sz="0" w:space="0" w:color="auto"/>
                <w:left w:val="none" w:sz="0" w:space="0" w:color="auto"/>
                <w:bottom w:val="none" w:sz="0" w:space="0" w:color="auto"/>
                <w:right w:val="none" w:sz="0" w:space="0" w:color="auto"/>
              </w:divBdr>
            </w:div>
            <w:div w:id="1242253363">
              <w:marLeft w:val="0"/>
              <w:marRight w:val="0"/>
              <w:marTop w:val="0"/>
              <w:marBottom w:val="0"/>
              <w:divBdr>
                <w:top w:val="none" w:sz="0" w:space="0" w:color="auto"/>
                <w:left w:val="none" w:sz="0" w:space="0" w:color="auto"/>
                <w:bottom w:val="none" w:sz="0" w:space="0" w:color="auto"/>
                <w:right w:val="none" w:sz="0" w:space="0" w:color="auto"/>
              </w:divBdr>
            </w:div>
            <w:div w:id="1597320683">
              <w:marLeft w:val="0"/>
              <w:marRight w:val="0"/>
              <w:marTop w:val="0"/>
              <w:marBottom w:val="0"/>
              <w:divBdr>
                <w:top w:val="none" w:sz="0" w:space="0" w:color="auto"/>
                <w:left w:val="none" w:sz="0" w:space="0" w:color="auto"/>
                <w:bottom w:val="none" w:sz="0" w:space="0" w:color="auto"/>
                <w:right w:val="none" w:sz="0" w:space="0" w:color="auto"/>
              </w:divBdr>
            </w:div>
            <w:div w:id="354307529">
              <w:marLeft w:val="0"/>
              <w:marRight w:val="0"/>
              <w:marTop w:val="0"/>
              <w:marBottom w:val="0"/>
              <w:divBdr>
                <w:top w:val="none" w:sz="0" w:space="0" w:color="auto"/>
                <w:left w:val="none" w:sz="0" w:space="0" w:color="auto"/>
                <w:bottom w:val="none" w:sz="0" w:space="0" w:color="auto"/>
                <w:right w:val="none" w:sz="0" w:space="0" w:color="auto"/>
              </w:divBdr>
            </w:div>
            <w:div w:id="1065101411">
              <w:marLeft w:val="0"/>
              <w:marRight w:val="0"/>
              <w:marTop w:val="0"/>
              <w:marBottom w:val="0"/>
              <w:divBdr>
                <w:top w:val="none" w:sz="0" w:space="0" w:color="auto"/>
                <w:left w:val="none" w:sz="0" w:space="0" w:color="auto"/>
                <w:bottom w:val="none" w:sz="0" w:space="0" w:color="auto"/>
                <w:right w:val="none" w:sz="0" w:space="0" w:color="auto"/>
              </w:divBdr>
            </w:div>
            <w:div w:id="1590695801">
              <w:marLeft w:val="0"/>
              <w:marRight w:val="0"/>
              <w:marTop w:val="0"/>
              <w:marBottom w:val="0"/>
              <w:divBdr>
                <w:top w:val="none" w:sz="0" w:space="0" w:color="auto"/>
                <w:left w:val="none" w:sz="0" w:space="0" w:color="auto"/>
                <w:bottom w:val="none" w:sz="0" w:space="0" w:color="auto"/>
                <w:right w:val="none" w:sz="0" w:space="0" w:color="auto"/>
              </w:divBdr>
            </w:div>
            <w:div w:id="2090878603">
              <w:marLeft w:val="0"/>
              <w:marRight w:val="0"/>
              <w:marTop w:val="0"/>
              <w:marBottom w:val="0"/>
              <w:divBdr>
                <w:top w:val="none" w:sz="0" w:space="0" w:color="auto"/>
                <w:left w:val="none" w:sz="0" w:space="0" w:color="auto"/>
                <w:bottom w:val="none" w:sz="0" w:space="0" w:color="auto"/>
                <w:right w:val="none" w:sz="0" w:space="0" w:color="auto"/>
              </w:divBdr>
            </w:div>
            <w:div w:id="1912960904">
              <w:marLeft w:val="0"/>
              <w:marRight w:val="0"/>
              <w:marTop w:val="0"/>
              <w:marBottom w:val="0"/>
              <w:divBdr>
                <w:top w:val="none" w:sz="0" w:space="0" w:color="auto"/>
                <w:left w:val="none" w:sz="0" w:space="0" w:color="auto"/>
                <w:bottom w:val="none" w:sz="0" w:space="0" w:color="auto"/>
                <w:right w:val="none" w:sz="0" w:space="0" w:color="auto"/>
              </w:divBdr>
            </w:div>
            <w:div w:id="1182628422">
              <w:marLeft w:val="0"/>
              <w:marRight w:val="0"/>
              <w:marTop w:val="0"/>
              <w:marBottom w:val="0"/>
              <w:divBdr>
                <w:top w:val="none" w:sz="0" w:space="0" w:color="auto"/>
                <w:left w:val="none" w:sz="0" w:space="0" w:color="auto"/>
                <w:bottom w:val="none" w:sz="0" w:space="0" w:color="auto"/>
                <w:right w:val="none" w:sz="0" w:space="0" w:color="auto"/>
              </w:divBdr>
            </w:div>
            <w:div w:id="1826389193">
              <w:marLeft w:val="0"/>
              <w:marRight w:val="0"/>
              <w:marTop w:val="0"/>
              <w:marBottom w:val="0"/>
              <w:divBdr>
                <w:top w:val="none" w:sz="0" w:space="0" w:color="auto"/>
                <w:left w:val="none" w:sz="0" w:space="0" w:color="auto"/>
                <w:bottom w:val="none" w:sz="0" w:space="0" w:color="auto"/>
                <w:right w:val="none" w:sz="0" w:space="0" w:color="auto"/>
              </w:divBdr>
            </w:div>
            <w:div w:id="1205220264">
              <w:marLeft w:val="0"/>
              <w:marRight w:val="0"/>
              <w:marTop w:val="0"/>
              <w:marBottom w:val="0"/>
              <w:divBdr>
                <w:top w:val="none" w:sz="0" w:space="0" w:color="auto"/>
                <w:left w:val="none" w:sz="0" w:space="0" w:color="auto"/>
                <w:bottom w:val="none" w:sz="0" w:space="0" w:color="auto"/>
                <w:right w:val="none" w:sz="0" w:space="0" w:color="auto"/>
              </w:divBdr>
            </w:div>
            <w:div w:id="1178731842">
              <w:marLeft w:val="0"/>
              <w:marRight w:val="0"/>
              <w:marTop w:val="0"/>
              <w:marBottom w:val="0"/>
              <w:divBdr>
                <w:top w:val="none" w:sz="0" w:space="0" w:color="auto"/>
                <w:left w:val="none" w:sz="0" w:space="0" w:color="auto"/>
                <w:bottom w:val="none" w:sz="0" w:space="0" w:color="auto"/>
                <w:right w:val="none" w:sz="0" w:space="0" w:color="auto"/>
              </w:divBdr>
            </w:div>
            <w:div w:id="1130977198">
              <w:marLeft w:val="0"/>
              <w:marRight w:val="0"/>
              <w:marTop w:val="0"/>
              <w:marBottom w:val="0"/>
              <w:divBdr>
                <w:top w:val="none" w:sz="0" w:space="0" w:color="auto"/>
                <w:left w:val="none" w:sz="0" w:space="0" w:color="auto"/>
                <w:bottom w:val="none" w:sz="0" w:space="0" w:color="auto"/>
                <w:right w:val="none" w:sz="0" w:space="0" w:color="auto"/>
              </w:divBdr>
            </w:div>
            <w:div w:id="1606383657">
              <w:marLeft w:val="0"/>
              <w:marRight w:val="0"/>
              <w:marTop w:val="0"/>
              <w:marBottom w:val="0"/>
              <w:divBdr>
                <w:top w:val="none" w:sz="0" w:space="0" w:color="auto"/>
                <w:left w:val="none" w:sz="0" w:space="0" w:color="auto"/>
                <w:bottom w:val="none" w:sz="0" w:space="0" w:color="auto"/>
                <w:right w:val="none" w:sz="0" w:space="0" w:color="auto"/>
              </w:divBdr>
            </w:div>
            <w:div w:id="1968925517">
              <w:marLeft w:val="0"/>
              <w:marRight w:val="0"/>
              <w:marTop w:val="0"/>
              <w:marBottom w:val="0"/>
              <w:divBdr>
                <w:top w:val="none" w:sz="0" w:space="0" w:color="auto"/>
                <w:left w:val="none" w:sz="0" w:space="0" w:color="auto"/>
                <w:bottom w:val="none" w:sz="0" w:space="0" w:color="auto"/>
                <w:right w:val="none" w:sz="0" w:space="0" w:color="auto"/>
              </w:divBdr>
            </w:div>
            <w:div w:id="55209421">
              <w:marLeft w:val="0"/>
              <w:marRight w:val="0"/>
              <w:marTop w:val="0"/>
              <w:marBottom w:val="0"/>
              <w:divBdr>
                <w:top w:val="none" w:sz="0" w:space="0" w:color="auto"/>
                <w:left w:val="none" w:sz="0" w:space="0" w:color="auto"/>
                <w:bottom w:val="none" w:sz="0" w:space="0" w:color="auto"/>
                <w:right w:val="none" w:sz="0" w:space="0" w:color="auto"/>
              </w:divBdr>
            </w:div>
            <w:div w:id="2104836744">
              <w:marLeft w:val="0"/>
              <w:marRight w:val="0"/>
              <w:marTop w:val="0"/>
              <w:marBottom w:val="0"/>
              <w:divBdr>
                <w:top w:val="none" w:sz="0" w:space="0" w:color="auto"/>
                <w:left w:val="none" w:sz="0" w:space="0" w:color="auto"/>
                <w:bottom w:val="none" w:sz="0" w:space="0" w:color="auto"/>
                <w:right w:val="none" w:sz="0" w:space="0" w:color="auto"/>
              </w:divBdr>
            </w:div>
            <w:div w:id="2122408924">
              <w:marLeft w:val="0"/>
              <w:marRight w:val="0"/>
              <w:marTop w:val="0"/>
              <w:marBottom w:val="0"/>
              <w:divBdr>
                <w:top w:val="none" w:sz="0" w:space="0" w:color="auto"/>
                <w:left w:val="none" w:sz="0" w:space="0" w:color="auto"/>
                <w:bottom w:val="none" w:sz="0" w:space="0" w:color="auto"/>
                <w:right w:val="none" w:sz="0" w:space="0" w:color="auto"/>
              </w:divBdr>
            </w:div>
            <w:div w:id="325211255">
              <w:marLeft w:val="0"/>
              <w:marRight w:val="0"/>
              <w:marTop w:val="0"/>
              <w:marBottom w:val="0"/>
              <w:divBdr>
                <w:top w:val="none" w:sz="0" w:space="0" w:color="auto"/>
                <w:left w:val="none" w:sz="0" w:space="0" w:color="auto"/>
                <w:bottom w:val="none" w:sz="0" w:space="0" w:color="auto"/>
                <w:right w:val="none" w:sz="0" w:space="0" w:color="auto"/>
              </w:divBdr>
            </w:div>
            <w:div w:id="2030593932">
              <w:marLeft w:val="0"/>
              <w:marRight w:val="0"/>
              <w:marTop w:val="0"/>
              <w:marBottom w:val="0"/>
              <w:divBdr>
                <w:top w:val="none" w:sz="0" w:space="0" w:color="auto"/>
                <w:left w:val="none" w:sz="0" w:space="0" w:color="auto"/>
                <w:bottom w:val="none" w:sz="0" w:space="0" w:color="auto"/>
                <w:right w:val="none" w:sz="0" w:space="0" w:color="auto"/>
              </w:divBdr>
            </w:div>
            <w:div w:id="2102412365">
              <w:marLeft w:val="0"/>
              <w:marRight w:val="0"/>
              <w:marTop w:val="0"/>
              <w:marBottom w:val="0"/>
              <w:divBdr>
                <w:top w:val="none" w:sz="0" w:space="0" w:color="auto"/>
                <w:left w:val="none" w:sz="0" w:space="0" w:color="auto"/>
                <w:bottom w:val="none" w:sz="0" w:space="0" w:color="auto"/>
                <w:right w:val="none" w:sz="0" w:space="0" w:color="auto"/>
              </w:divBdr>
            </w:div>
            <w:div w:id="1320886398">
              <w:marLeft w:val="0"/>
              <w:marRight w:val="0"/>
              <w:marTop w:val="0"/>
              <w:marBottom w:val="0"/>
              <w:divBdr>
                <w:top w:val="none" w:sz="0" w:space="0" w:color="auto"/>
                <w:left w:val="none" w:sz="0" w:space="0" w:color="auto"/>
                <w:bottom w:val="none" w:sz="0" w:space="0" w:color="auto"/>
                <w:right w:val="none" w:sz="0" w:space="0" w:color="auto"/>
              </w:divBdr>
            </w:div>
            <w:div w:id="318265581">
              <w:marLeft w:val="0"/>
              <w:marRight w:val="0"/>
              <w:marTop w:val="0"/>
              <w:marBottom w:val="0"/>
              <w:divBdr>
                <w:top w:val="none" w:sz="0" w:space="0" w:color="auto"/>
                <w:left w:val="none" w:sz="0" w:space="0" w:color="auto"/>
                <w:bottom w:val="none" w:sz="0" w:space="0" w:color="auto"/>
                <w:right w:val="none" w:sz="0" w:space="0" w:color="auto"/>
              </w:divBdr>
            </w:div>
            <w:div w:id="780226045">
              <w:marLeft w:val="0"/>
              <w:marRight w:val="0"/>
              <w:marTop w:val="0"/>
              <w:marBottom w:val="0"/>
              <w:divBdr>
                <w:top w:val="none" w:sz="0" w:space="0" w:color="auto"/>
                <w:left w:val="none" w:sz="0" w:space="0" w:color="auto"/>
                <w:bottom w:val="none" w:sz="0" w:space="0" w:color="auto"/>
                <w:right w:val="none" w:sz="0" w:space="0" w:color="auto"/>
              </w:divBdr>
            </w:div>
            <w:div w:id="341515946">
              <w:marLeft w:val="0"/>
              <w:marRight w:val="0"/>
              <w:marTop w:val="0"/>
              <w:marBottom w:val="0"/>
              <w:divBdr>
                <w:top w:val="none" w:sz="0" w:space="0" w:color="auto"/>
                <w:left w:val="none" w:sz="0" w:space="0" w:color="auto"/>
                <w:bottom w:val="none" w:sz="0" w:space="0" w:color="auto"/>
                <w:right w:val="none" w:sz="0" w:space="0" w:color="auto"/>
              </w:divBdr>
            </w:div>
            <w:div w:id="1704479131">
              <w:marLeft w:val="0"/>
              <w:marRight w:val="0"/>
              <w:marTop w:val="0"/>
              <w:marBottom w:val="0"/>
              <w:divBdr>
                <w:top w:val="none" w:sz="0" w:space="0" w:color="auto"/>
                <w:left w:val="none" w:sz="0" w:space="0" w:color="auto"/>
                <w:bottom w:val="none" w:sz="0" w:space="0" w:color="auto"/>
                <w:right w:val="none" w:sz="0" w:space="0" w:color="auto"/>
              </w:divBdr>
            </w:div>
            <w:div w:id="1547334635">
              <w:marLeft w:val="0"/>
              <w:marRight w:val="0"/>
              <w:marTop w:val="0"/>
              <w:marBottom w:val="0"/>
              <w:divBdr>
                <w:top w:val="none" w:sz="0" w:space="0" w:color="auto"/>
                <w:left w:val="none" w:sz="0" w:space="0" w:color="auto"/>
                <w:bottom w:val="none" w:sz="0" w:space="0" w:color="auto"/>
                <w:right w:val="none" w:sz="0" w:space="0" w:color="auto"/>
              </w:divBdr>
            </w:div>
            <w:div w:id="842672474">
              <w:marLeft w:val="0"/>
              <w:marRight w:val="0"/>
              <w:marTop w:val="0"/>
              <w:marBottom w:val="0"/>
              <w:divBdr>
                <w:top w:val="none" w:sz="0" w:space="0" w:color="auto"/>
                <w:left w:val="none" w:sz="0" w:space="0" w:color="auto"/>
                <w:bottom w:val="none" w:sz="0" w:space="0" w:color="auto"/>
                <w:right w:val="none" w:sz="0" w:space="0" w:color="auto"/>
              </w:divBdr>
            </w:div>
            <w:div w:id="1924221473">
              <w:marLeft w:val="0"/>
              <w:marRight w:val="0"/>
              <w:marTop w:val="0"/>
              <w:marBottom w:val="0"/>
              <w:divBdr>
                <w:top w:val="none" w:sz="0" w:space="0" w:color="auto"/>
                <w:left w:val="none" w:sz="0" w:space="0" w:color="auto"/>
                <w:bottom w:val="none" w:sz="0" w:space="0" w:color="auto"/>
                <w:right w:val="none" w:sz="0" w:space="0" w:color="auto"/>
              </w:divBdr>
            </w:div>
            <w:div w:id="1943535825">
              <w:marLeft w:val="0"/>
              <w:marRight w:val="0"/>
              <w:marTop w:val="0"/>
              <w:marBottom w:val="0"/>
              <w:divBdr>
                <w:top w:val="none" w:sz="0" w:space="0" w:color="auto"/>
                <w:left w:val="none" w:sz="0" w:space="0" w:color="auto"/>
                <w:bottom w:val="none" w:sz="0" w:space="0" w:color="auto"/>
                <w:right w:val="none" w:sz="0" w:space="0" w:color="auto"/>
              </w:divBdr>
            </w:div>
            <w:div w:id="1825587317">
              <w:marLeft w:val="0"/>
              <w:marRight w:val="0"/>
              <w:marTop w:val="0"/>
              <w:marBottom w:val="0"/>
              <w:divBdr>
                <w:top w:val="none" w:sz="0" w:space="0" w:color="auto"/>
                <w:left w:val="none" w:sz="0" w:space="0" w:color="auto"/>
                <w:bottom w:val="none" w:sz="0" w:space="0" w:color="auto"/>
                <w:right w:val="none" w:sz="0" w:space="0" w:color="auto"/>
              </w:divBdr>
            </w:div>
            <w:div w:id="1877548175">
              <w:marLeft w:val="0"/>
              <w:marRight w:val="0"/>
              <w:marTop w:val="0"/>
              <w:marBottom w:val="0"/>
              <w:divBdr>
                <w:top w:val="none" w:sz="0" w:space="0" w:color="auto"/>
                <w:left w:val="none" w:sz="0" w:space="0" w:color="auto"/>
                <w:bottom w:val="none" w:sz="0" w:space="0" w:color="auto"/>
                <w:right w:val="none" w:sz="0" w:space="0" w:color="auto"/>
              </w:divBdr>
            </w:div>
            <w:div w:id="719591978">
              <w:marLeft w:val="0"/>
              <w:marRight w:val="0"/>
              <w:marTop w:val="0"/>
              <w:marBottom w:val="0"/>
              <w:divBdr>
                <w:top w:val="none" w:sz="0" w:space="0" w:color="auto"/>
                <w:left w:val="none" w:sz="0" w:space="0" w:color="auto"/>
                <w:bottom w:val="none" w:sz="0" w:space="0" w:color="auto"/>
                <w:right w:val="none" w:sz="0" w:space="0" w:color="auto"/>
              </w:divBdr>
            </w:div>
            <w:div w:id="1266620684">
              <w:marLeft w:val="0"/>
              <w:marRight w:val="0"/>
              <w:marTop w:val="0"/>
              <w:marBottom w:val="0"/>
              <w:divBdr>
                <w:top w:val="none" w:sz="0" w:space="0" w:color="auto"/>
                <w:left w:val="none" w:sz="0" w:space="0" w:color="auto"/>
                <w:bottom w:val="none" w:sz="0" w:space="0" w:color="auto"/>
                <w:right w:val="none" w:sz="0" w:space="0" w:color="auto"/>
              </w:divBdr>
            </w:div>
            <w:div w:id="42296163">
              <w:marLeft w:val="0"/>
              <w:marRight w:val="0"/>
              <w:marTop w:val="0"/>
              <w:marBottom w:val="0"/>
              <w:divBdr>
                <w:top w:val="none" w:sz="0" w:space="0" w:color="auto"/>
                <w:left w:val="none" w:sz="0" w:space="0" w:color="auto"/>
                <w:bottom w:val="none" w:sz="0" w:space="0" w:color="auto"/>
                <w:right w:val="none" w:sz="0" w:space="0" w:color="auto"/>
              </w:divBdr>
            </w:div>
            <w:div w:id="1883785787">
              <w:marLeft w:val="0"/>
              <w:marRight w:val="0"/>
              <w:marTop w:val="0"/>
              <w:marBottom w:val="0"/>
              <w:divBdr>
                <w:top w:val="none" w:sz="0" w:space="0" w:color="auto"/>
                <w:left w:val="none" w:sz="0" w:space="0" w:color="auto"/>
                <w:bottom w:val="none" w:sz="0" w:space="0" w:color="auto"/>
                <w:right w:val="none" w:sz="0" w:space="0" w:color="auto"/>
              </w:divBdr>
            </w:div>
            <w:div w:id="1649742274">
              <w:marLeft w:val="0"/>
              <w:marRight w:val="0"/>
              <w:marTop w:val="0"/>
              <w:marBottom w:val="0"/>
              <w:divBdr>
                <w:top w:val="none" w:sz="0" w:space="0" w:color="auto"/>
                <w:left w:val="none" w:sz="0" w:space="0" w:color="auto"/>
                <w:bottom w:val="none" w:sz="0" w:space="0" w:color="auto"/>
                <w:right w:val="none" w:sz="0" w:space="0" w:color="auto"/>
              </w:divBdr>
            </w:div>
            <w:div w:id="1214728999">
              <w:marLeft w:val="0"/>
              <w:marRight w:val="0"/>
              <w:marTop w:val="0"/>
              <w:marBottom w:val="0"/>
              <w:divBdr>
                <w:top w:val="none" w:sz="0" w:space="0" w:color="auto"/>
                <w:left w:val="none" w:sz="0" w:space="0" w:color="auto"/>
                <w:bottom w:val="none" w:sz="0" w:space="0" w:color="auto"/>
                <w:right w:val="none" w:sz="0" w:space="0" w:color="auto"/>
              </w:divBdr>
            </w:div>
            <w:div w:id="759253626">
              <w:marLeft w:val="0"/>
              <w:marRight w:val="0"/>
              <w:marTop w:val="0"/>
              <w:marBottom w:val="0"/>
              <w:divBdr>
                <w:top w:val="none" w:sz="0" w:space="0" w:color="auto"/>
                <w:left w:val="none" w:sz="0" w:space="0" w:color="auto"/>
                <w:bottom w:val="none" w:sz="0" w:space="0" w:color="auto"/>
                <w:right w:val="none" w:sz="0" w:space="0" w:color="auto"/>
              </w:divBdr>
            </w:div>
            <w:div w:id="994333815">
              <w:marLeft w:val="0"/>
              <w:marRight w:val="0"/>
              <w:marTop w:val="0"/>
              <w:marBottom w:val="0"/>
              <w:divBdr>
                <w:top w:val="none" w:sz="0" w:space="0" w:color="auto"/>
                <w:left w:val="none" w:sz="0" w:space="0" w:color="auto"/>
                <w:bottom w:val="none" w:sz="0" w:space="0" w:color="auto"/>
                <w:right w:val="none" w:sz="0" w:space="0" w:color="auto"/>
              </w:divBdr>
            </w:div>
            <w:div w:id="1858153613">
              <w:marLeft w:val="0"/>
              <w:marRight w:val="0"/>
              <w:marTop w:val="0"/>
              <w:marBottom w:val="0"/>
              <w:divBdr>
                <w:top w:val="none" w:sz="0" w:space="0" w:color="auto"/>
                <w:left w:val="none" w:sz="0" w:space="0" w:color="auto"/>
                <w:bottom w:val="none" w:sz="0" w:space="0" w:color="auto"/>
                <w:right w:val="none" w:sz="0" w:space="0" w:color="auto"/>
              </w:divBdr>
            </w:div>
            <w:div w:id="792403034">
              <w:marLeft w:val="0"/>
              <w:marRight w:val="0"/>
              <w:marTop w:val="0"/>
              <w:marBottom w:val="0"/>
              <w:divBdr>
                <w:top w:val="none" w:sz="0" w:space="0" w:color="auto"/>
                <w:left w:val="none" w:sz="0" w:space="0" w:color="auto"/>
                <w:bottom w:val="none" w:sz="0" w:space="0" w:color="auto"/>
                <w:right w:val="none" w:sz="0" w:space="0" w:color="auto"/>
              </w:divBdr>
            </w:div>
            <w:div w:id="984165716">
              <w:marLeft w:val="0"/>
              <w:marRight w:val="0"/>
              <w:marTop w:val="0"/>
              <w:marBottom w:val="0"/>
              <w:divBdr>
                <w:top w:val="none" w:sz="0" w:space="0" w:color="auto"/>
                <w:left w:val="none" w:sz="0" w:space="0" w:color="auto"/>
                <w:bottom w:val="none" w:sz="0" w:space="0" w:color="auto"/>
                <w:right w:val="none" w:sz="0" w:space="0" w:color="auto"/>
              </w:divBdr>
            </w:div>
            <w:div w:id="2008482257">
              <w:marLeft w:val="0"/>
              <w:marRight w:val="0"/>
              <w:marTop w:val="0"/>
              <w:marBottom w:val="0"/>
              <w:divBdr>
                <w:top w:val="none" w:sz="0" w:space="0" w:color="auto"/>
                <w:left w:val="none" w:sz="0" w:space="0" w:color="auto"/>
                <w:bottom w:val="none" w:sz="0" w:space="0" w:color="auto"/>
                <w:right w:val="none" w:sz="0" w:space="0" w:color="auto"/>
              </w:divBdr>
            </w:div>
            <w:div w:id="867186521">
              <w:marLeft w:val="0"/>
              <w:marRight w:val="0"/>
              <w:marTop w:val="0"/>
              <w:marBottom w:val="0"/>
              <w:divBdr>
                <w:top w:val="none" w:sz="0" w:space="0" w:color="auto"/>
                <w:left w:val="none" w:sz="0" w:space="0" w:color="auto"/>
                <w:bottom w:val="none" w:sz="0" w:space="0" w:color="auto"/>
                <w:right w:val="none" w:sz="0" w:space="0" w:color="auto"/>
              </w:divBdr>
            </w:div>
            <w:div w:id="1973707283">
              <w:marLeft w:val="0"/>
              <w:marRight w:val="0"/>
              <w:marTop w:val="0"/>
              <w:marBottom w:val="0"/>
              <w:divBdr>
                <w:top w:val="none" w:sz="0" w:space="0" w:color="auto"/>
                <w:left w:val="none" w:sz="0" w:space="0" w:color="auto"/>
                <w:bottom w:val="none" w:sz="0" w:space="0" w:color="auto"/>
                <w:right w:val="none" w:sz="0" w:space="0" w:color="auto"/>
              </w:divBdr>
            </w:div>
            <w:div w:id="626205899">
              <w:marLeft w:val="0"/>
              <w:marRight w:val="0"/>
              <w:marTop w:val="0"/>
              <w:marBottom w:val="0"/>
              <w:divBdr>
                <w:top w:val="none" w:sz="0" w:space="0" w:color="auto"/>
                <w:left w:val="none" w:sz="0" w:space="0" w:color="auto"/>
                <w:bottom w:val="none" w:sz="0" w:space="0" w:color="auto"/>
                <w:right w:val="none" w:sz="0" w:space="0" w:color="auto"/>
              </w:divBdr>
            </w:div>
            <w:div w:id="228657208">
              <w:marLeft w:val="0"/>
              <w:marRight w:val="0"/>
              <w:marTop w:val="0"/>
              <w:marBottom w:val="0"/>
              <w:divBdr>
                <w:top w:val="none" w:sz="0" w:space="0" w:color="auto"/>
                <w:left w:val="none" w:sz="0" w:space="0" w:color="auto"/>
                <w:bottom w:val="none" w:sz="0" w:space="0" w:color="auto"/>
                <w:right w:val="none" w:sz="0" w:space="0" w:color="auto"/>
              </w:divBdr>
            </w:div>
            <w:div w:id="1289122736">
              <w:marLeft w:val="0"/>
              <w:marRight w:val="0"/>
              <w:marTop w:val="0"/>
              <w:marBottom w:val="0"/>
              <w:divBdr>
                <w:top w:val="none" w:sz="0" w:space="0" w:color="auto"/>
                <w:left w:val="none" w:sz="0" w:space="0" w:color="auto"/>
                <w:bottom w:val="none" w:sz="0" w:space="0" w:color="auto"/>
                <w:right w:val="none" w:sz="0" w:space="0" w:color="auto"/>
              </w:divBdr>
            </w:div>
            <w:div w:id="1573731440">
              <w:marLeft w:val="0"/>
              <w:marRight w:val="0"/>
              <w:marTop w:val="0"/>
              <w:marBottom w:val="0"/>
              <w:divBdr>
                <w:top w:val="none" w:sz="0" w:space="0" w:color="auto"/>
                <w:left w:val="none" w:sz="0" w:space="0" w:color="auto"/>
                <w:bottom w:val="none" w:sz="0" w:space="0" w:color="auto"/>
                <w:right w:val="none" w:sz="0" w:space="0" w:color="auto"/>
              </w:divBdr>
            </w:div>
            <w:div w:id="698357551">
              <w:marLeft w:val="0"/>
              <w:marRight w:val="0"/>
              <w:marTop w:val="0"/>
              <w:marBottom w:val="0"/>
              <w:divBdr>
                <w:top w:val="none" w:sz="0" w:space="0" w:color="auto"/>
                <w:left w:val="none" w:sz="0" w:space="0" w:color="auto"/>
                <w:bottom w:val="none" w:sz="0" w:space="0" w:color="auto"/>
                <w:right w:val="none" w:sz="0" w:space="0" w:color="auto"/>
              </w:divBdr>
            </w:div>
            <w:div w:id="1757942777">
              <w:marLeft w:val="0"/>
              <w:marRight w:val="0"/>
              <w:marTop w:val="0"/>
              <w:marBottom w:val="0"/>
              <w:divBdr>
                <w:top w:val="none" w:sz="0" w:space="0" w:color="auto"/>
                <w:left w:val="none" w:sz="0" w:space="0" w:color="auto"/>
                <w:bottom w:val="none" w:sz="0" w:space="0" w:color="auto"/>
                <w:right w:val="none" w:sz="0" w:space="0" w:color="auto"/>
              </w:divBdr>
            </w:div>
            <w:div w:id="1454516657">
              <w:marLeft w:val="0"/>
              <w:marRight w:val="0"/>
              <w:marTop w:val="0"/>
              <w:marBottom w:val="0"/>
              <w:divBdr>
                <w:top w:val="none" w:sz="0" w:space="0" w:color="auto"/>
                <w:left w:val="none" w:sz="0" w:space="0" w:color="auto"/>
                <w:bottom w:val="none" w:sz="0" w:space="0" w:color="auto"/>
                <w:right w:val="none" w:sz="0" w:space="0" w:color="auto"/>
              </w:divBdr>
            </w:div>
            <w:div w:id="172379753">
              <w:marLeft w:val="0"/>
              <w:marRight w:val="0"/>
              <w:marTop w:val="0"/>
              <w:marBottom w:val="0"/>
              <w:divBdr>
                <w:top w:val="none" w:sz="0" w:space="0" w:color="auto"/>
                <w:left w:val="none" w:sz="0" w:space="0" w:color="auto"/>
                <w:bottom w:val="none" w:sz="0" w:space="0" w:color="auto"/>
                <w:right w:val="none" w:sz="0" w:space="0" w:color="auto"/>
              </w:divBdr>
            </w:div>
            <w:div w:id="720831655">
              <w:marLeft w:val="0"/>
              <w:marRight w:val="0"/>
              <w:marTop w:val="0"/>
              <w:marBottom w:val="0"/>
              <w:divBdr>
                <w:top w:val="none" w:sz="0" w:space="0" w:color="auto"/>
                <w:left w:val="none" w:sz="0" w:space="0" w:color="auto"/>
                <w:bottom w:val="none" w:sz="0" w:space="0" w:color="auto"/>
                <w:right w:val="none" w:sz="0" w:space="0" w:color="auto"/>
              </w:divBdr>
            </w:div>
            <w:div w:id="2136830725">
              <w:marLeft w:val="0"/>
              <w:marRight w:val="0"/>
              <w:marTop w:val="0"/>
              <w:marBottom w:val="0"/>
              <w:divBdr>
                <w:top w:val="none" w:sz="0" w:space="0" w:color="auto"/>
                <w:left w:val="none" w:sz="0" w:space="0" w:color="auto"/>
                <w:bottom w:val="none" w:sz="0" w:space="0" w:color="auto"/>
                <w:right w:val="none" w:sz="0" w:space="0" w:color="auto"/>
              </w:divBdr>
            </w:div>
            <w:div w:id="565913651">
              <w:marLeft w:val="0"/>
              <w:marRight w:val="0"/>
              <w:marTop w:val="0"/>
              <w:marBottom w:val="0"/>
              <w:divBdr>
                <w:top w:val="none" w:sz="0" w:space="0" w:color="auto"/>
                <w:left w:val="none" w:sz="0" w:space="0" w:color="auto"/>
                <w:bottom w:val="none" w:sz="0" w:space="0" w:color="auto"/>
                <w:right w:val="none" w:sz="0" w:space="0" w:color="auto"/>
              </w:divBdr>
            </w:div>
            <w:div w:id="1080758843">
              <w:marLeft w:val="0"/>
              <w:marRight w:val="0"/>
              <w:marTop w:val="0"/>
              <w:marBottom w:val="0"/>
              <w:divBdr>
                <w:top w:val="none" w:sz="0" w:space="0" w:color="auto"/>
                <w:left w:val="none" w:sz="0" w:space="0" w:color="auto"/>
                <w:bottom w:val="none" w:sz="0" w:space="0" w:color="auto"/>
                <w:right w:val="none" w:sz="0" w:space="0" w:color="auto"/>
              </w:divBdr>
            </w:div>
            <w:div w:id="1865703597">
              <w:marLeft w:val="0"/>
              <w:marRight w:val="0"/>
              <w:marTop w:val="0"/>
              <w:marBottom w:val="0"/>
              <w:divBdr>
                <w:top w:val="none" w:sz="0" w:space="0" w:color="auto"/>
                <w:left w:val="none" w:sz="0" w:space="0" w:color="auto"/>
                <w:bottom w:val="none" w:sz="0" w:space="0" w:color="auto"/>
                <w:right w:val="none" w:sz="0" w:space="0" w:color="auto"/>
              </w:divBdr>
            </w:div>
            <w:div w:id="1958175646">
              <w:marLeft w:val="0"/>
              <w:marRight w:val="0"/>
              <w:marTop w:val="0"/>
              <w:marBottom w:val="0"/>
              <w:divBdr>
                <w:top w:val="none" w:sz="0" w:space="0" w:color="auto"/>
                <w:left w:val="none" w:sz="0" w:space="0" w:color="auto"/>
                <w:bottom w:val="none" w:sz="0" w:space="0" w:color="auto"/>
                <w:right w:val="none" w:sz="0" w:space="0" w:color="auto"/>
              </w:divBdr>
            </w:div>
            <w:div w:id="967206493">
              <w:marLeft w:val="0"/>
              <w:marRight w:val="0"/>
              <w:marTop w:val="0"/>
              <w:marBottom w:val="0"/>
              <w:divBdr>
                <w:top w:val="none" w:sz="0" w:space="0" w:color="auto"/>
                <w:left w:val="none" w:sz="0" w:space="0" w:color="auto"/>
                <w:bottom w:val="none" w:sz="0" w:space="0" w:color="auto"/>
                <w:right w:val="none" w:sz="0" w:space="0" w:color="auto"/>
              </w:divBdr>
            </w:div>
            <w:div w:id="922491429">
              <w:marLeft w:val="0"/>
              <w:marRight w:val="0"/>
              <w:marTop w:val="0"/>
              <w:marBottom w:val="0"/>
              <w:divBdr>
                <w:top w:val="none" w:sz="0" w:space="0" w:color="auto"/>
                <w:left w:val="none" w:sz="0" w:space="0" w:color="auto"/>
                <w:bottom w:val="none" w:sz="0" w:space="0" w:color="auto"/>
                <w:right w:val="none" w:sz="0" w:space="0" w:color="auto"/>
              </w:divBdr>
            </w:div>
            <w:div w:id="2108960242">
              <w:marLeft w:val="0"/>
              <w:marRight w:val="0"/>
              <w:marTop w:val="0"/>
              <w:marBottom w:val="0"/>
              <w:divBdr>
                <w:top w:val="none" w:sz="0" w:space="0" w:color="auto"/>
                <w:left w:val="none" w:sz="0" w:space="0" w:color="auto"/>
                <w:bottom w:val="none" w:sz="0" w:space="0" w:color="auto"/>
                <w:right w:val="none" w:sz="0" w:space="0" w:color="auto"/>
              </w:divBdr>
            </w:div>
            <w:div w:id="1136143422">
              <w:marLeft w:val="0"/>
              <w:marRight w:val="0"/>
              <w:marTop w:val="0"/>
              <w:marBottom w:val="0"/>
              <w:divBdr>
                <w:top w:val="none" w:sz="0" w:space="0" w:color="auto"/>
                <w:left w:val="none" w:sz="0" w:space="0" w:color="auto"/>
                <w:bottom w:val="none" w:sz="0" w:space="0" w:color="auto"/>
                <w:right w:val="none" w:sz="0" w:space="0" w:color="auto"/>
              </w:divBdr>
            </w:div>
            <w:div w:id="1522891916">
              <w:marLeft w:val="0"/>
              <w:marRight w:val="0"/>
              <w:marTop w:val="0"/>
              <w:marBottom w:val="0"/>
              <w:divBdr>
                <w:top w:val="none" w:sz="0" w:space="0" w:color="auto"/>
                <w:left w:val="none" w:sz="0" w:space="0" w:color="auto"/>
                <w:bottom w:val="none" w:sz="0" w:space="0" w:color="auto"/>
                <w:right w:val="none" w:sz="0" w:space="0" w:color="auto"/>
              </w:divBdr>
            </w:div>
            <w:div w:id="993794968">
              <w:marLeft w:val="0"/>
              <w:marRight w:val="0"/>
              <w:marTop w:val="0"/>
              <w:marBottom w:val="0"/>
              <w:divBdr>
                <w:top w:val="none" w:sz="0" w:space="0" w:color="auto"/>
                <w:left w:val="none" w:sz="0" w:space="0" w:color="auto"/>
                <w:bottom w:val="none" w:sz="0" w:space="0" w:color="auto"/>
                <w:right w:val="none" w:sz="0" w:space="0" w:color="auto"/>
              </w:divBdr>
            </w:div>
            <w:div w:id="889075502">
              <w:marLeft w:val="0"/>
              <w:marRight w:val="0"/>
              <w:marTop w:val="0"/>
              <w:marBottom w:val="0"/>
              <w:divBdr>
                <w:top w:val="none" w:sz="0" w:space="0" w:color="auto"/>
                <w:left w:val="none" w:sz="0" w:space="0" w:color="auto"/>
                <w:bottom w:val="none" w:sz="0" w:space="0" w:color="auto"/>
                <w:right w:val="none" w:sz="0" w:space="0" w:color="auto"/>
              </w:divBdr>
            </w:div>
            <w:div w:id="2105374091">
              <w:marLeft w:val="0"/>
              <w:marRight w:val="0"/>
              <w:marTop w:val="0"/>
              <w:marBottom w:val="0"/>
              <w:divBdr>
                <w:top w:val="none" w:sz="0" w:space="0" w:color="auto"/>
                <w:left w:val="none" w:sz="0" w:space="0" w:color="auto"/>
                <w:bottom w:val="none" w:sz="0" w:space="0" w:color="auto"/>
                <w:right w:val="none" w:sz="0" w:space="0" w:color="auto"/>
              </w:divBdr>
            </w:div>
            <w:div w:id="2087609138">
              <w:marLeft w:val="0"/>
              <w:marRight w:val="0"/>
              <w:marTop w:val="0"/>
              <w:marBottom w:val="0"/>
              <w:divBdr>
                <w:top w:val="none" w:sz="0" w:space="0" w:color="auto"/>
                <w:left w:val="none" w:sz="0" w:space="0" w:color="auto"/>
                <w:bottom w:val="none" w:sz="0" w:space="0" w:color="auto"/>
                <w:right w:val="none" w:sz="0" w:space="0" w:color="auto"/>
              </w:divBdr>
            </w:div>
            <w:div w:id="753236783">
              <w:marLeft w:val="0"/>
              <w:marRight w:val="0"/>
              <w:marTop w:val="0"/>
              <w:marBottom w:val="0"/>
              <w:divBdr>
                <w:top w:val="none" w:sz="0" w:space="0" w:color="auto"/>
                <w:left w:val="none" w:sz="0" w:space="0" w:color="auto"/>
                <w:bottom w:val="none" w:sz="0" w:space="0" w:color="auto"/>
                <w:right w:val="none" w:sz="0" w:space="0" w:color="auto"/>
              </w:divBdr>
            </w:div>
            <w:div w:id="1430082867">
              <w:marLeft w:val="0"/>
              <w:marRight w:val="0"/>
              <w:marTop w:val="0"/>
              <w:marBottom w:val="0"/>
              <w:divBdr>
                <w:top w:val="none" w:sz="0" w:space="0" w:color="auto"/>
                <w:left w:val="none" w:sz="0" w:space="0" w:color="auto"/>
                <w:bottom w:val="none" w:sz="0" w:space="0" w:color="auto"/>
                <w:right w:val="none" w:sz="0" w:space="0" w:color="auto"/>
              </w:divBdr>
            </w:div>
            <w:div w:id="820267303">
              <w:marLeft w:val="0"/>
              <w:marRight w:val="0"/>
              <w:marTop w:val="0"/>
              <w:marBottom w:val="0"/>
              <w:divBdr>
                <w:top w:val="none" w:sz="0" w:space="0" w:color="auto"/>
                <w:left w:val="none" w:sz="0" w:space="0" w:color="auto"/>
                <w:bottom w:val="none" w:sz="0" w:space="0" w:color="auto"/>
                <w:right w:val="none" w:sz="0" w:space="0" w:color="auto"/>
              </w:divBdr>
            </w:div>
            <w:div w:id="103887127">
              <w:marLeft w:val="0"/>
              <w:marRight w:val="0"/>
              <w:marTop w:val="0"/>
              <w:marBottom w:val="0"/>
              <w:divBdr>
                <w:top w:val="none" w:sz="0" w:space="0" w:color="auto"/>
                <w:left w:val="none" w:sz="0" w:space="0" w:color="auto"/>
                <w:bottom w:val="none" w:sz="0" w:space="0" w:color="auto"/>
                <w:right w:val="none" w:sz="0" w:space="0" w:color="auto"/>
              </w:divBdr>
            </w:div>
            <w:div w:id="1595212929">
              <w:marLeft w:val="0"/>
              <w:marRight w:val="0"/>
              <w:marTop w:val="0"/>
              <w:marBottom w:val="0"/>
              <w:divBdr>
                <w:top w:val="none" w:sz="0" w:space="0" w:color="auto"/>
                <w:left w:val="none" w:sz="0" w:space="0" w:color="auto"/>
                <w:bottom w:val="none" w:sz="0" w:space="0" w:color="auto"/>
                <w:right w:val="none" w:sz="0" w:space="0" w:color="auto"/>
              </w:divBdr>
            </w:div>
            <w:div w:id="1389844035">
              <w:marLeft w:val="0"/>
              <w:marRight w:val="0"/>
              <w:marTop w:val="0"/>
              <w:marBottom w:val="0"/>
              <w:divBdr>
                <w:top w:val="none" w:sz="0" w:space="0" w:color="auto"/>
                <w:left w:val="none" w:sz="0" w:space="0" w:color="auto"/>
                <w:bottom w:val="none" w:sz="0" w:space="0" w:color="auto"/>
                <w:right w:val="none" w:sz="0" w:space="0" w:color="auto"/>
              </w:divBdr>
            </w:div>
            <w:div w:id="1663698302">
              <w:marLeft w:val="0"/>
              <w:marRight w:val="0"/>
              <w:marTop w:val="0"/>
              <w:marBottom w:val="0"/>
              <w:divBdr>
                <w:top w:val="none" w:sz="0" w:space="0" w:color="auto"/>
                <w:left w:val="none" w:sz="0" w:space="0" w:color="auto"/>
                <w:bottom w:val="none" w:sz="0" w:space="0" w:color="auto"/>
                <w:right w:val="none" w:sz="0" w:space="0" w:color="auto"/>
              </w:divBdr>
            </w:div>
            <w:div w:id="847256320">
              <w:marLeft w:val="0"/>
              <w:marRight w:val="0"/>
              <w:marTop w:val="0"/>
              <w:marBottom w:val="0"/>
              <w:divBdr>
                <w:top w:val="none" w:sz="0" w:space="0" w:color="auto"/>
                <w:left w:val="none" w:sz="0" w:space="0" w:color="auto"/>
                <w:bottom w:val="none" w:sz="0" w:space="0" w:color="auto"/>
                <w:right w:val="none" w:sz="0" w:space="0" w:color="auto"/>
              </w:divBdr>
            </w:div>
            <w:div w:id="1328901892">
              <w:marLeft w:val="0"/>
              <w:marRight w:val="0"/>
              <w:marTop w:val="0"/>
              <w:marBottom w:val="0"/>
              <w:divBdr>
                <w:top w:val="none" w:sz="0" w:space="0" w:color="auto"/>
                <w:left w:val="none" w:sz="0" w:space="0" w:color="auto"/>
                <w:bottom w:val="none" w:sz="0" w:space="0" w:color="auto"/>
                <w:right w:val="none" w:sz="0" w:space="0" w:color="auto"/>
              </w:divBdr>
            </w:div>
            <w:div w:id="371152687">
              <w:marLeft w:val="0"/>
              <w:marRight w:val="0"/>
              <w:marTop w:val="0"/>
              <w:marBottom w:val="0"/>
              <w:divBdr>
                <w:top w:val="none" w:sz="0" w:space="0" w:color="auto"/>
                <w:left w:val="none" w:sz="0" w:space="0" w:color="auto"/>
                <w:bottom w:val="none" w:sz="0" w:space="0" w:color="auto"/>
                <w:right w:val="none" w:sz="0" w:space="0" w:color="auto"/>
              </w:divBdr>
            </w:div>
            <w:div w:id="1378967714">
              <w:marLeft w:val="0"/>
              <w:marRight w:val="0"/>
              <w:marTop w:val="0"/>
              <w:marBottom w:val="0"/>
              <w:divBdr>
                <w:top w:val="none" w:sz="0" w:space="0" w:color="auto"/>
                <w:left w:val="none" w:sz="0" w:space="0" w:color="auto"/>
                <w:bottom w:val="none" w:sz="0" w:space="0" w:color="auto"/>
                <w:right w:val="none" w:sz="0" w:space="0" w:color="auto"/>
              </w:divBdr>
            </w:div>
            <w:div w:id="1269391249">
              <w:marLeft w:val="0"/>
              <w:marRight w:val="0"/>
              <w:marTop w:val="0"/>
              <w:marBottom w:val="0"/>
              <w:divBdr>
                <w:top w:val="none" w:sz="0" w:space="0" w:color="auto"/>
                <w:left w:val="none" w:sz="0" w:space="0" w:color="auto"/>
                <w:bottom w:val="none" w:sz="0" w:space="0" w:color="auto"/>
                <w:right w:val="none" w:sz="0" w:space="0" w:color="auto"/>
              </w:divBdr>
            </w:div>
            <w:div w:id="1936817610">
              <w:marLeft w:val="0"/>
              <w:marRight w:val="0"/>
              <w:marTop w:val="0"/>
              <w:marBottom w:val="0"/>
              <w:divBdr>
                <w:top w:val="none" w:sz="0" w:space="0" w:color="auto"/>
                <w:left w:val="none" w:sz="0" w:space="0" w:color="auto"/>
                <w:bottom w:val="none" w:sz="0" w:space="0" w:color="auto"/>
                <w:right w:val="none" w:sz="0" w:space="0" w:color="auto"/>
              </w:divBdr>
            </w:div>
            <w:div w:id="1325545120">
              <w:marLeft w:val="0"/>
              <w:marRight w:val="0"/>
              <w:marTop w:val="0"/>
              <w:marBottom w:val="0"/>
              <w:divBdr>
                <w:top w:val="none" w:sz="0" w:space="0" w:color="auto"/>
                <w:left w:val="none" w:sz="0" w:space="0" w:color="auto"/>
                <w:bottom w:val="none" w:sz="0" w:space="0" w:color="auto"/>
                <w:right w:val="none" w:sz="0" w:space="0" w:color="auto"/>
              </w:divBdr>
            </w:div>
            <w:div w:id="610817135">
              <w:marLeft w:val="0"/>
              <w:marRight w:val="0"/>
              <w:marTop w:val="0"/>
              <w:marBottom w:val="0"/>
              <w:divBdr>
                <w:top w:val="none" w:sz="0" w:space="0" w:color="auto"/>
                <w:left w:val="none" w:sz="0" w:space="0" w:color="auto"/>
                <w:bottom w:val="none" w:sz="0" w:space="0" w:color="auto"/>
                <w:right w:val="none" w:sz="0" w:space="0" w:color="auto"/>
              </w:divBdr>
            </w:div>
            <w:div w:id="1273244619">
              <w:marLeft w:val="0"/>
              <w:marRight w:val="0"/>
              <w:marTop w:val="0"/>
              <w:marBottom w:val="0"/>
              <w:divBdr>
                <w:top w:val="none" w:sz="0" w:space="0" w:color="auto"/>
                <w:left w:val="none" w:sz="0" w:space="0" w:color="auto"/>
                <w:bottom w:val="none" w:sz="0" w:space="0" w:color="auto"/>
                <w:right w:val="none" w:sz="0" w:space="0" w:color="auto"/>
              </w:divBdr>
            </w:div>
            <w:div w:id="381642110">
              <w:marLeft w:val="0"/>
              <w:marRight w:val="0"/>
              <w:marTop w:val="0"/>
              <w:marBottom w:val="0"/>
              <w:divBdr>
                <w:top w:val="none" w:sz="0" w:space="0" w:color="auto"/>
                <w:left w:val="none" w:sz="0" w:space="0" w:color="auto"/>
                <w:bottom w:val="none" w:sz="0" w:space="0" w:color="auto"/>
                <w:right w:val="none" w:sz="0" w:space="0" w:color="auto"/>
              </w:divBdr>
            </w:div>
            <w:div w:id="1232615423">
              <w:marLeft w:val="0"/>
              <w:marRight w:val="0"/>
              <w:marTop w:val="0"/>
              <w:marBottom w:val="0"/>
              <w:divBdr>
                <w:top w:val="none" w:sz="0" w:space="0" w:color="auto"/>
                <w:left w:val="none" w:sz="0" w:space="0" w:color="auto"/>
                <w:bottom w:val="none" w:sz="0" w:space="0" w:color="auto"/>
                <w:right w:val="none" w:sz="0" w:space="0" w:color="auto"/>
              </w:divBdr>
            </w:div>
            <w:div w:id="1346708916">
              <w:marLeft w:val="0"/>
              <w:marRight w:val="0"/>
              <w:marTop w:val="0"/>
              <w:marBottom w:val="0"/>
              <w:divBdr>
                <w:top w:val="none" w:sz="0" w:space="0" w:color="auto"/>
                <w:left w:val="none" w:sz="0" w:space="0" w:color="auto"/>
                <w:bottom w:val="none" w:sz="0" w:space="0" w:color="auto"/>
                <w:right w:val="none" w:sz="0" w:space="0" w:color="auto"/>
              </w:divBdr>
            </w:div>
            <w:div w:id="2012878285">
              <w:marLeft w:val="0"/>
              <w:marRight w:val="0"/>
              <w:marTop w:val="0"/>
              <w:marBottom w:val="0"/>
              <w:divBdr>
                <w:top w:val="none" w:sz="0" w:space="0" w:color="auto"/>
                <w:left w:val="none" w:sz="0" w:space="0" w:color="auto"/>
                <w:bottom w:val="none" w:sz="0" w:space="0" w:color="auto"/>
                <w:right w:val="none" w:sz="0" w:space="0" w:color="auto"/>
              </w:divBdr>
            </w:div>
            <w:div w:id="1930773728">
              <w:marLeft w:val="0"/>
              <w:marRight w:val="0"/>
              <w:marTop w:val="0"/>
              <w:marBottom w:val="0"/>
              <w:divBdr>
                <w:top w:val="none" w:sz="0" w:space="0" w:color="auto"/>
                <w:left w:val="none" w:sz="0" w:space="0" w:color="auto"/>
                <w:bottom w:val="none" w:sz="0" w:space="0" w:color="auto"/>
                <w:right w:val="none" w:sz="0" w:space="0" w:color="auto"/>
              </w:divBdr>
            </w:div>
            <w:div w:id="1940678899">
              <w:marLeft w:val="0"/>
              <w:marRight w:val="0"/>
              <w:marTop w:val="0"/>
              <w:marBottom w:val="0"/>
              <w:divBdr>
                <w:top w:val="none" w:sz="0" w:space="0" w:color="auto"/>
                <w:left w:val="none" w:sz="0" w:space="0" w:color="auto"/>
                <w:bottom w:val="none" w:sz="0" w:space="0" w:color="auto"/>
                <w:right w:val="none" w:sz="0" w:space="0" w:color="auto"/>
              </w:divBdr>
            </w:div>
            <w:div w:id="1449088403">
              <w:marLeft w:val="0"/>
              <w:marRight w:val="0"/>
              <w:marTop w:val="0"/>
              <w:marBottom w:val="0"/>
              <w:divBdr>
                <w:top w:val="none" w:sz="0" w:space="0" w:color="auto"/>
                <w:left w:val="none" w:sz="0" w:space="0" w:color="auto"/>
                <w:bottom w:val="none" w:sz="0" w:space="0" w:color="auto"/>
                <w:right w:val="none" w:sz="0" w:space="0" w:color="auto"/>
              </w:divBdr>
            </w:div>
            <w:div w:id="92552697">
              <w:marLeft w:val="0"/>
              <w:marRight w:val="0"/>
              <w:marTop w:val="0"/>
              <w:marBottom w:val="0"/>
              <w:divBdr>
                <w:top w:val="none" w:sz="0" w:space="0" w:color="auto"/>
                <w:left w:val="none" w:sz="0" w:space="0" w:color="auto"/>
                <w:bottom w:val="none" w:sz="0" w:space="0" w:color="auto"/>
                <w:right w:val="none" w:sz="0" w:space="0" w:color="auto"/>
              </w:divBdr>
            </w:div>
            <w:div w:id="79454227">
              <w:marLeft w:val="0"/>
              <w:marRight w:val="0"/>
              <w:marTop w:val="0"/>
              <w:marBottom w:val="0"/>
              <w:divBdr>
                <w:top w:val="none" w:sz="0" w:space="0" w:color="auto"/>
                <w:left w:val="none" w:sz="0" w:space="0" w:color="auto"/>
                <w:bottom w:val="none" w:sz="0" w:space="0" w:color="auto"/>
                <w:right w:val="none" w:sz="0" w:space="0" w:color="auto"/>
              </w:divBdr>
            </w:div>
            <w:div w:id="1427532225">
              <w:marLeft w:val="0"/>
              <w:marRight w:val="0"/>
              <w:marTop w:val="0"/>
              <w:marBottom w:val="0"/>
              <w:divBdr>
                <w:top w:val="none" w:sz="0" w:space="0" w:color="auto"/>
                <w:left w:val="none" w:sz="0" w:space="0" w:color="auto"/>
                <w:bottom w:val="none" w:sz="0" w:space="0" w:color="auto"/>
                <w:right w:val="none" w:sz="0" w:space="0" w:color="auto"/>
              </w:divBdr>
            </w:div>
            <w:div w:id="1260598712">
              <w:marLeft w:val="0"/>
              <w:marRight w:val="0"/>
              <w:marTop w:val="0"/>
              <w:marBottom w:val="0"/>
              <w:divBdr>
                <w:top w:val="none" w:sz="0" w:space="0" w:color="auto"/>
                <w:left w:val="none" w:sz="0" w:space="0" w:color="auto"/>
                <w:bottom w:val="none" w:sz="0" w:space="0" w:color="auto"/>
                <w:right w:val="none" w:sz="0" w:space="0" w:color="auto"/>
              </w:divBdr>
            </w:div>
            <w:div w:id="1791822107">
              <w:marLeft w:val="0"/>
              <w:marRight w:val="0"/>
              <w:marTop w:val="0"/>
              <w:marBottom w:val="0"/>
              <w:divBdr>
                <w:top w:val="none" w:sz="0" w:space="0" w:color="auto"/>
                <w:left w:val="none" w:sz="0" w:space="0" w:color="auto"/>
                <w:bottom w:val="none" w:sz="0" w:space="0" w:color="auto"/>
                <w:right w:val="none" w:sz="0" w:space="0" w:color="auto"/>
              </w:divBdr>
            </w:div>
            <w:div w:id="1735663253">
              <w:marLeft w:val="0"/>
              <w:marRight w:val="0"/>
              <w:marTop w:val="0"/>
              <w:marBottom w:val="0"/>
              <w:divBdr>
                <w:top w:val="none" w:sz="0" w:space="0" w:color="auto"/>
                <w:left w:val="none" w:sz="0" w:space="0" w:color="auto"/>
                <w:bottom w:val="none" w:sz="0" w:space="0" w:color="auto"/>
                <w:right w:val="none" w:sz="0" w:space="0" w:color="auto"/>
              </w:divBdr>
            </w:div>
            <w:div w:id="1164273966">
              <w:marLeft w:val="0"/>
              <w:marRight w:val="0"/>
              <w:marTop w:val="0"/>
              <w:marBottom w:val="0"/>
              <w:divBdr>
                <w:top w:val="none" w:sz="0" w:space="0" w:color="auto"/>
                <w:left w:val="none" w:sz="0" w:space="0" w:color="auto"/>
                <w:bottom w:val="none" w:sz="0" w:space="0" w:color="auto"/>
                <w:right w:val="none" w:sz="0" w:space="0" w:color="auto"/>
              </w:divBdr>
            </w:div>
            <w:div w:id="887304844">
              <w:marLeft w:val="0"/>
              <w:marRight w:val="0"/>
              <w:marTop w:val="0"/>
              <w:marBottom w:val="0"/>
              <w:divBdr>
                <w:top w:val="none" w:sz="0" w:space="0" w:color="auto"/>
                <w:left w:val="none" w:sz="0" w:space="0" w:color="auto"/>
                <w:bottom w:val="none" w:sz="0" w:space="0" w:color="auto"/>
                <w:right w:val="none" w:sz="0" w:space="0" w:color="auto"/>
              </w:divBdr>
            </w:div>
            <w:div w:id="807209114">
              <w:marLeft w:val="0"/>
              <w:marRight w:val="0"/>
              <w:marTop w:val="0"/>
              <w:marBottom w:val="0"/>
              <w:divBdr>
                <w:top w:val="none" w:sz="0" w:space="0" w:color="auto"/>
                <w:left w:val="none" w:sz="0" w:space="0" w:color="auto"/>
                <w:bottom w:val="none" w:sz="0" w:space="0" w:color="auto"/>
                <w:right w:val="none" w:sz="0" w:space="0" w:color="auto"/>
              </w:divBdr>
            </w:div>
            <w:div w:id="142964094">
              <w:marLeft w:val="0"/>
              <w:marRight w:val="0"/>
              <w:marTop w:val="0"/>
              <w:marBottom w:val="0"/>
              <w:divBdr>
                <w:top w:val="none" w:sz="0" w:space="0" w:color="auto"/>
                <w:left w:val="none" w:sz="0" w:space="0" w:color="auto"/>
                <w:bottom w:val="none" w:sz="0" w:space="0" w:color="auto"/>
                <w:right w:val="none" w:sz="0" w:space="0" w:color="auto"/>
              </w:divBdr>
            </w:div>
            <w:div w:id="263341456">
              <w:marLeft w:val="0"/>
              <w:marRight w:val="0"/>
              <w:marTop w:val="0"/>
              <w:marBottom w:val="0"/>
              <w:divBdr>
                <w:top w:val="none" w:sz="0" w:space="0" w:color="auto"/>
                <w:left w:val="none" w:sz="0" w:space="0" w:color="auto"/>
                <w:bottom w:val="none" w:sz="0" w:space="0" w:color="auto"/>
                <w:right w:val="none" w:sz="0" w:space="0" w:color="auto"/>
              </w:divBdr>
            </w:div>
            <w:div w:id="1045376041">
              <w:marLeft w:val="0"/>
              <w:marRight w:val="0"/>
              <w:marTop w:val="0"/>
              <w:marBottom w:val="0"/>
              <w:divBdr>
                <w:top w:val="none" w:sz="0" w:space="0" w:color="auto"/>
                <w:left w:val="none" w:sz="0" w:space="0" w:color="auto"/>
                <w:bottom w:val="none" w:sz="0" w:space="0" w:color="auto"/>
                <w:right w:val="none" w:sz="0" w:space="0" w:color="auto"/>
              </w:divBdr>
            </w:div>
            <w:div w:id="686106049">
              <w:marLeft w:val="0"/>
              <w:marRight w:val="0"/>
              <w:marTop w:val="0"/>
              <w:marBottom w:val="0"/>
              <w:divBdr>
                <w:top w:val="none" w:sz="0" w:space="0" w:color="auto"/>
                <w:left w:val="none" w:sz="0" w:space="0" w:color="auto"/>
                <w:bottom w:val="none" w:sz="0" w:space="0" w:color="auto"/>
                <w:right w:val="none" w:sz="0" w:space="0" w:color="auto"/>
              </w:divBdr>
            </w:div>
            <w:div w:id="2137870062">
              <w:marLeft w:val="0"/>
              <w:marRight w:val="0"/>
              <w:marTop w:val="0"/>
              <w:marBottom w:val="0"/>
              <w:divBdr>
                <w:top w:val="none" w:sz="0" w:space="0" w:color="auto"/>
                <w:left w:val="none" w:sz="0" w:space="0" w:color="auto"/>
                <w:bottom w:val="none" w:sz="0" w:space="0" w:color="auto"/>
                <w:right w:val="none" w:sz="0" w:space="0" w:color="auto"/>
              </w:divBdr>
            </w:div>
            <w:div w:id="587347118">
              <w:marLeft w:val="0"/>
              <w:marRight w:val="0"/>
              <w:marTop w:val="0"/>
              <w:marBottom w:val="0"/>
              <w:divBdr>
                <w:top w:val="none" w:sz="0" w:space="0" w:color="auto"/>
                <w:left w:val="none" w:sz="0" w:space="0" w:color="auto"/>
                <w:bottom w:val="none" w:sz="0" w:space="0" w:color="auto"/>
                <w:right w:val="none" w:sz="0" w:space="0" w:color="auto"/>
              </w:divBdr>
            </w:div>
            <w:div w:id="269355801">
              <w:marLeft w:val="0"/>
              <w:marRight w:val="0"/>
              <w:marTop w:val="0"/>
              <w:marBottom w:val="0"/>
              <w:divBdr>
                <w:top w:val="none" w:sz="0" w:space="0" w:color="auto"/>
                <w:left w:val="none" w:sz="0" w:space="0" w:color="auto"/>
                <w:bottom w:val="none" w:sz="0" w:space="0" w:color="auto"/>
                <w:right w:val="none" w:sz="0" w:space="0" w:color="auto"/>
              </w:divBdr>
            </w:div>
            <w:div w:id="1326129862">
              <w:marLeft w:val="0"/>
              <w:marRight w:val="0"/>
              <w:marTop w:val="0"/>
              <w:marBottom w:val="0"/>
              <w:divBdr>
                <w:top w:val="none" w:sz="0" w:space="0" w:color="auto"/>
                <w:left w:val="none" w:sz="0" w:space="0" w:color="auto"/>
                <w:bottom w:val="none" w:sz="0" w:space="0" w:color="auto"/>
                <w:right w:val="none" w:sz="0" w:space="0" w:color="auto"/>
              </w:divBdr>
            </w:div>
            <w:div w:id="396629304">
              <w:marLeft w:val="0"/>
              <w:marRight w:val="0"/>
              <w:marTop w:val="0"/>
              <w:marBottom w:val="0"/>
              <w:divBdr>
                <w:top w:val="none" w:sz="0" w:space="0" w:color="auto"/>
                <w:left w:val="none" w:sz="0" w:space="0" w:color="auto"/>
                <w:bottom w:val="none" w:sz="0" w:space="0" w:color="auto"/>
                <w:right w:val="none" w:sz="0" w:space="0" w:color="auto"/>
              </w:divBdr>
            </w:div>
            <w:div w:id="348023460">
              <w:marLeft w:val="0"/>
              <w:marRight w:val="0"/>
              <w:marTop w:val="0"/>
              <w:marBottom w:val="0"/>
              <w:divBdr>
                <w:top w:val="none" w:sz="0" w:space="0" w:color="auto"/>
                <w:left w:val="none" w:sz="0" w:space="0" w:color="auto"/>
                <w:bottom w:val="none" w:sz="0" w:space="0" w:color="auto"/>
                <w:right w:val="none" w:sz="0" w:space="0" w:color="auto"/>
              </w:divBdr>
            </w:div>
            <w:div w:id="765349927">
              <w:marLeft w:val="0"/>
              <w:marRight w:val="0"/>
              <w:marTop w:val="0"/>
              <w:marBottom w:val="0"/>
              <w:divBdr>
                <w:top w:val="none" w:sz="0" w:space="0" w:color="auto"/>
                <w:left w:val="none" w:sz="0" w:space="0" w:color="auto"/>
                <w:bottom w:val="none" w:sz="0" w:space="0" w:color="auto"/>
                <w:right w:val="none" w:sz="0" w:space="0" w:color="auto"/>
              </w:divBdr>
            </w:div>
            <w:div w:id="378360315">
              <w:marLeft w:val="0"/>
              <w:marRight w:val="0"/>
              <w:marTop w:val="0"/>
              <w:marBottom w:val="0"/>
              <w:divBdr>
                <w:top w:val="none" w:sz="0" w:space="0" w:color="auto"/>
                <w:left w:val="none" w:sz="0" w:space="0" w:color="auto"/>
                <w:bottom w:val="none" w:sz="0" w:space="0" w:color="auto"/>
                <w:right w:val="none" w:sz="0" w:space="0" w:color="auto"/>
              </w:divBdr>
            </w:div>
            <w:div w:id="1007830401">
              <w:marLeft w:val="0"/>
              <w:marRight w:val="0"/>
              <w:marTop w:val="0"/>
              <w:marBottom w:val="0"/>
              <w:divBdr>
                <w:top w:val="none" w:sz="0" w:space="0" w:color="auto"/>
                <w:left w:val="none" w:sz="0" w:space="0" w:color="auto"/>
                <w:bottom w:val="none" w:sz="0" w:space="0" w:color="auto"/>
                <w:right w:val="none" w:sz="0" w:space="0" w:color="auto"/>
              </w:divBdr>
            </w:div>
            <w:div w:id="155927184">
              <w:marLeft w:val="0"/>
              <w:marRight w:val="0"/>
              <w:marTop w:val="0"/>
              <w:marBottom w:val="0"/>
              <w:divBdr>
                <w:top w:val="none" w:sz="0" w:space="0" w:color="auto"/>
                <w:left w:val="none" w:sz="0" w:space="0" w:color="auto"/>
                <w:bottom w:val="none" w:sz="0" w:space="0" w:color="auto"/>
                <w:right w:val="none" w:sz="0" w:space="0" w:color="auto"/>
              </w:divBdr>
            </w:div>
            <w:div w:id="807430013">
              <w:marLeft w:val="0"/>
              <w:marRight w:val="0"/>
              <w:marTop w:val="0"/>
              <w:marBottom w:val="0"/>
              <w:divBdr>
                <w:top w:val="none" w:sz="0" w:space="0" w:color="auto"/>
                <w:left w:val="none" w:sz="0" w:space="0" w:color="auto"/>
                <w:bottom w:val="none" w:sz="0" w:space="0" w:color="auto"/>
                <w:right w:val="none" w:sz="0" w:space="0" w:color="auto"/>
              </w:divBdr>
            </w:div>
            <w:div w:id="1361126451">
              <w:marLeft w:val="0"/>
              <w:marRight w:val="0"/>
              <w:marTop w:val="0"/>
              <w:marBottom w:val="0"/>
              <w:divBdr>
                <w:top w:val="none" w:sz="0" w:space="0" w:color="auto"/>
                <w:left w:val="none" w:sz="0" w:space="0" w:color="auto"/>
                <w:bottom w:val="none" w:sz="0" w:space="0" w:color="auto"/>
                <w:right w:val="none" w:sz="0" w:space="0" w:color="auto"/>
              </w:divBdr>
            </w:div>
            <w:div w:id="1240556572">
              <w:marLeft w:val="0"/>
              <w:marRight w:val="0"/>
              <w:marTop w:val="0"/>
              <w:marBottom w:val="0"/>
              <w:divBdr>
                <w:top w:val="none" w:sz="0" w:space="0" w:color="auto"/>
                <w:left w:val="none" w:sz="0" w:space="0" w:color="auto"/>
                <w:bottom w:val="none" w:sz="0" w:space="0" w:color="auto"/>
                <w:right w:val="none" w:sz="0" w:space="0" w:color="auto"/>
              </w:divBdr>
            </w:div>
            <w:div w:id="982584715">
              <w:marLeft w:val="0"/>
              <w:marRight w:val="0"/>
              <w:marTop w:val="0"/>
              <w:marBottom w:val="0"/>
              <w:divBdr>
                <w:top w:val="none" w:sz="0" w:space="0" w:color="auto"/>
                <w:left w:val="none" w:sz="0" w:space="0" w:color="auto"/>
                <w:bottom w:val="none" w:sz="0" w:space="0" w:color="auto"/>
                <w:right w:val="none" w:sz="0" w:space="0" w:color="auto"/>
              </w:divBdr>
            </w:div>
            <w:div w:id="135730568">
              <w:marLeft w:val="0"/>
              <w:marRight w:val="0"/>
              <w:marTop w:val="0"/>
              <w:marBottom w:val="0"/>
              <w:divBdr>
                <w:top w:val="none" w:sz="0" w:space="0" w:color="auto"/>
                <w:left w:val="none" w:sz="0" w:space="0" w:color="auto"/>
                <w:bottom w:val="none" w:sz="0" w:space="0" w:color="auto"/>
                <w:right w:val="none" w:sz="0" w:space="0" w:color="auto"/>
              </w:divBdr>
            </w:div>
            <w:div w:id="309286568">
              <w:marLeft w:val="0"/>
              <w:marRight w:val="0"/>
              <w:marTop w:val="0"/>
              <w:marBottom w:val="0"/>
              <w:divBdr>
                <w:top w:val="none" w:sz="0" w:space="0" w:color="auto"/>
                <w:left w:val="none" w:sz="0" w:space="0" w:color="auto"/>
                <w:bottom w:val="none" w:sz="0" w:space="0" w:color="auto"/>
                <w:right w:val="none" w:sz="0" w:space="0" w:color="auto"/>
              </w:divBdr>
            </w:div>
            <w:div w:id="2046176825">
              <w:marLeft w:val="0"/>
              <w:marRight w:val="0"/>
              <w:marTop w:val="0"/>
              <w:marBottom w:val="0"/>
              <w:divBdr>
                <w:top w:val="none" w:sz="0" w:space="0" w:color="auto"/>
                <w:left w:val="none" w:sz="0" w:space="0" w:color="auto"/>
                <w:bottom w:val="none" w:sz="0" w:space="0" w:color="auto"/>
                <w:right w:val="none" w:sz="0" w:space="0" w:color="auto"/>
              </w:divBdr>
            </w:div>
            <w:div w:id="1674991626">
              <w:marLeft w:val="0"/>
              <w:marRight w:val="0"/>
              <w:marTop w:val="0"/>
              <w:marBottom w:val="0"/>
              <w:divBdr>
                <w:top w:val="none" w:sz="0" w:space="0" w:color="auto"/>
                <w:left w:val="none" w:sz="0" w:space="0" w:color="auto"/>
                <w:bottom w:val="none" w:sz="0" w:space="0" w:color="auto"/>
                <w:right w:val="none" w:sz="0" w:space="0" w:color="auto"/>
              </w:divBdr>
            </w:div>
            <w:div w:id="573396003">
              <w:marLeft w:val="0"/>
              <w:marRight w:val="0"/>
              <w:marTop w:val="0"/>
              <w:marBottom w:val="0"/>
              <w:divBdr>
                <w:top w:val="none" w:sz="0" w:space="0" w:color="auto"/>
                <w:left w:val="none" w:sz="0" w:space="0" w:color="auto"/>
                <w:bottom w:val="none" w:sz="0" w:space="0" w:color="auto"/>
                <w:right w:val="none" w:sz="0" w:space="0" w:color="auto"/>
              </w:divBdr>
            </w:div>
            <w:div w:id="1632662099">
              <w:marLeft w:val="0"/>
              <w:marRight w:val="0"/>
              <w:marTop w:val="0"/>
              <w:marBottom w:val="0"/>
              <w:divBdr>
                <w:top w:val="none" w:sz="0" w:space="0" w:color="auto"/>
                <w:left w:val="none" w:sz="0" w:space="0" w:color="auto"/>
                <w:bottom w:val="none" w:sz="0" w:space="0" w:color="auto"/>
                <w:right w:val="none" w:sz="0" w:space="0" w:color="auto"/>
              </w:divBdr>
            </w:div>
            <w:div w:id="2027361442">
              <w:marLeft w:val="0"/>
              <w:marRight w:val="0"/>
              <w:marTop w:val="0"/>
              <w:marBottom w:val="0"/>
              <w:divBdr>
                <w:top w:val="none" w:sz="0" w:space="0" w:color="auto"/>
                <w:left w:val="none" w:sz="0" w:space="0" w:color="auto"/>
                <w:bottom w:val="none" w:sz="0" w:space="0" w:color="auto"/>
                <w:right w:val="none" w:sz="0" w:space="0" w:color="auto"/>
              </w:divBdr>
            </w:div>
            <w:div w:id="375549140">
              <w:marLeft w:val="0"/>
              <w:marRight w:val="0"/>
              <w:marTop w:val="0"/>
              <w:marBottom w:val="0"/>
              <w:divBdr>
                <w:top w:val="none" w:sz="0" w:space="0" w:color="auto"/>
                <w:left w:val="none" w:sz="0" w:space="0" w:color="auto"/>
                <w:bottom w:val="none" w:sz="0" w:space="0" w:color="auto"/>
                <w:right w:val="none" w:sz="0" w:space="0" w:color="auto"/>
              </w:divBdr>
            </w:div>
            <w:div w:id="544677275">
              <w:marLeft w:val="0"/>
              <w:marRight w:val="0"/>
              <w:marTop w:val="0"/>
              <w:marBottom w:val="0"/>
              <w:divBdr>
                <w:top w:val="none" w:sz="0" w:space="0" w:color="auto"/>
                <w:left w:val="none" w:sz="0" w:space="0" w:color="auto"/>
                <w:bottom w:val="none" w:sz="0" w:space="0" w:color="auto"/>
                <w:right w:val="none" w:sz="0" w:space="0" w:color="auto"/>
              </w:divBdr>
            </w:div>
            <w:div w:id="1610698303">
              <w:marLeft w:val="0"/>
              <w:marRight w:val="0"/>
              <w:marTop w:val="0"/>
              <w:marBottom w:val="0"/>
              <w:divBdr>
                <w:top w:val="none" w:sz="0" w:space="0" w:color="auto"/>
                <w:left w:val="none" w:sz="0" w:space="0" w:color="auto"/>
                <w:bottom w:val="none" w:sz="0" w:space="0" w:color="auto"/>
                <w:right w:val="none" w:sz="0" w:space="0" w:color="auto"/>
              </w:divBdr>
            </w:div>
            <w:div w:id="2014256496">
              <w:marLeft w:val="0"/>
              <w:marRight w:val="0"/>
              <w:marTop w:val="0"/>
              <w:marBottom w:val="0"/>
              <w:divBdr>
                <w:top w:val="none" w:sz="0" w:space="0" w:color="auto"/>
                <w:left w:val="none" w:sz="0" w:space="0" w:color="auto"/>
                <w:bottom w:val="none" w:sz="0" w:space="0" w:color="auto"/>
                <w:right w:val="none" w:sz="0" w:space="0" w:color="auto"/>
              </w:divBdr>
            </w:div>
            <w:div w:id="1659921013">
              <w:marLeft w:val="0"/>
              <w:marRight w:val="0"/>
              <w:marTop w:val="0"/>
              <w:marBottom w:val="0"/>
              <w:divBdr>
                <w:top w:val="none" w:sz="0" w:space="0" w:color="auto"/>
                <w:left w:val="none" w:sz="0" w:space="0" w:color="auto"/>
                <w:bottom w:val="none" w:sz="0" w:space="0" w:color="auto"/>
                <w:right w:val="none" w:sz="0" w:space="0" w:color="auto"/>
              </w:divBdr>
            </w:div>
            <w:div w:id="1480418841">
              <w:marLeft w:val="0"/>
              <w:marRight w:val="0"/>
              <w:marTop w:val="0"/>
              <w:marBottom w:val="0"/>
              <w:divBdr>
                <w:top w:val="none" w:sz="0" w:space="0" w:color="auto"/>
                <w:left w:val="none" w:sz="0" w:space="0" w:color="auto"/>
                <w:bottom w:val="none" w:sz="0" w:space="0" w:color="auto"/>
                <w:right w:val="none" w:sz="0" w:space="0" w:color="auto"/>
              </w:divBdr>
            </w:div>
            <w:div w:id="1733767743">
              <w:marLeft w:val="0"/>
              <w:marRight w:val="0"/>
              <w:marTop w:val="0"/>
              <w:marBottom w:val="0"/>
              <w:divBdr>
                <w:top w:val="none" w:sz="0" w:space="0" w:color="auto"/>
                <w:left w:val="none" w:sz="0" w:space="0" w:color="auto"/>
                <w:bottom w:val="none" w:sz="0" w:space="0" w:color="auto"/>
                <w:right w:val="none" w:sz="0" w:space="0" w:color="auto"/>
              </w:divBdr>
            </w:div>
            <w:div w:id="862210822">
              <w:marLeft w:val="0"/>
              <w:marRight w:val="0"/>
              <w:marTop w:val="0"/>
              <w:marBottom w:val="0"/>
              <w:divBdr>
                <w:top w:val="none" w:sz="0" w:space="0" w:color="auto"/>
                <w:left w:val="none" w:sz="0" w:space="0" w:color="auto"/>
                <w:bottom w:val="none" w:sz="0" w:space="0" w:color="auto"/>
                <w:right w:val="none" w:sz="0" w:space="0" w:color="auto"/>
              </w:divBdr>
            </w:div>
            <w:div w:id="1208370558">
              <w:marLeft w:val="0"/>
              <w:marRight w:val="0"/>
              <w:marTop w:val="0"/>
              <w:marBottom w:val="0"/>
              <w:divBdr>
                <w:top w:val="none" w:sz="0" w:space="0" w:color="auto"/>
                <w:left w:val="none" w:sz="0" w:space="0" w:color="auto"/>
                <w:bottom w:val="none" w:sz="0" w:space="0" w:color="auto"/>
                <w:right w:val="none" w:sz="0" w:space="0" w:color="auto"/>
              </w:divBdr>
            </w:div>
            <w:div w:id="219485272">
              <w:marLeft w:val="0"/>
              <w:marRight w:val="0"/>
              <w:marTop w:val="0"/>
              <w:marBottom w:val="0"/>
              <w:divBdr>
                <w:top w:val="none" w:sz="0" w:space="0" w:color="auto"/>
                <w:left w:val="none" w:sz="0" w:space="0" w:color="auto"/>
                <w:bottom w:val="none" w:sz="0" w:space="0" w:color="auto"/>
                <w:right w:val="none" w:sz="0" w:space="0" w:color="auto"/>
              </w:divBdr>
            </w:div>
            <w:div w:id="317878113">
              <w:marLeft w:val="0"/>
              <w:marRight w:val="0"/>
              <w:marTop w:val="0"/>
              <w:marBottom w:val="0"/>
              <w:divBdr>
                <w:top w:val="none" w:sz="0" w:space="0" w:color="auto"/>
                <w:left w:val="none" w:sz="0" w:space="0" w:color="auto"/>
                <w:bottom w:val="none" w:sz="0" w:space="0" w:color="auto"/>
                <w:right w:val="none" w:sz="0" w:space="0" w:color="auto"/>
              </w:divBdr>
            </w:div>
            <w:div w:id="2129349295">
              <w:marLeft w:val="0"/>
              <w:marRight w:val="0"/>
              <w:marTop w:val="0"/>
              <w:marBottom w:val="0"/>
              <w:divBdr>
                <w:top w:val="none" w:sz="0" w:space="0" w:color="auto"/>
                <w:left w:val="none" w:sz="0" w:space="0" w:color="auto"/>
                <w:bottom w:val="none" w:sz="0" w:space="0" w:color="auto"/>
                <w:right w:val="none" w:sz="0" w:space="0" w:color="auto"/>
              </w:divBdr>
            </w:div>
            <w:div w:id="744642461">
              <w:marLeft w:val="0"/>
              <w:marRight w:val="0"/>
              <w:marTop w:val="0"/>
              <w:marBottom w:val="0"/>
              <w:divBdr>
                <w:top w:val="none" w:sz="0" w:space="0" w:color="auto"/>
                <w:left w:val="none" w:sz="0" w:space="0" w:color="auto"/>
                <w:bottom w:val="none" w:sz="0" w:space="0" w:color="auto"/>
                <w:right w:val="none" w:sz="0" w:space="0" w:color="auto"/>
              </w:divBdr>
            </w:div>
            <w:div w:id="1449200550">
              <w:marLeft w:val="0"/>
              <w:marRight w:val="0"/>
              <w:marTop w:val="0"/>
              <w:marBottom w:val="0"/>
              <w:divBdr>
                <w:top w:val="none" w:sz="0" w:space="0" w:color="auto"/>
                <w:left w:val="none" w:sz="0" w:space="0" w:color="auto"/>
                <w:bottom w:val="none" w:sz="0" w:space="0" w:color="auto"/>
                <w:right w:val="none" w:sz="0" w:space="0" w:color="auto"/>
              </w:divBdr>
            </w:div>
            <w:div w:id="2009211569">
              <w:marLeft w:val="0"/>
              <w:marRight w:val="0"/>
              <w:marTop w:val="0"/>
              <w:marBottom w:val="0"/>
              <w:divBdr>
                <w:top w:val="none" w:sz="0" w:space="0" w:color="auto"/>
                <w:left w:val="none" w:sz="0" w:space="0" w:color="auto"/>
                <w:bottom w:val="none" w:sz="0" w:space="0" w:color="auto"/>
                <w:right w:val="none" w:sz="0" w:space="0" w:color="auto"/>
              </w:divBdr>
            </w:div>
            <w:div w:id="1768848931">
              <w:marLeft w:val="0"/>
              <w:marRight w:val="0"/>
              <w:marTop w:val="0"/>
              <w:marBottom w:val="0"/>
              <w:divBdr>
                <w:top w:val="none" w:sz="0" w:space="0" w:color="auto"/>
                <w:left w:val="none" w:sz="0" w:space="0" w:color="auto"/>
                <w:bottom w:val="none" w:sz="0" w:space="0" w:color="auto"/>
                <w:right w:val="none" w:sz="0" w:space="0" w:color="auto"/>
              </w:divBdr>
            </w:div>
            <w:div w:id="535704066">
              <w:marLeft w:val="0"/>
              <w:marRight w:val="0"/>
              <w:marTop w:val="0"/>
              <w:marBottom w:val="0"/>
              <w:divBdr>
                <w:top w:val="none" w:sz="0" w:space="0" w:color="auto"/>
                <w:left w:val="none" w:sz="0" w:space="0" w:color="auto"/>
                <w:bottom w:val="none" w:sz="0" w:space="0" w:color="auto"/>
                <w:right w:val="none" w:sz="0" w:space="0" w:color="auto"/>
              </w:divBdr>
            </w:div>
            <w:div w:id="2126734709">
              <w:marLeft w:val="0"/>
              <w:marRight w:val="0"/>
              <w:marTop w:val="0"/>
              <w:marBottom w:val="0"/>
              <w:divBdr>
                <w:top w:val="none" w:sz="0" w:space="0" w:color="auto"/>
                <w:left w:val="none" w:sz="0" w:space="0" w:color="auto"/>
                <w:bottom w:val="none" w:sz="0" w:space="0" w:color="auto"/>
                <w:right w:val="none" w:sz="0" w:space="0" w:color="auto"/>
              </w:divBdr>
            </w:div>
            <w:div w:id="1890414650">
              <w:marLeft w:val="0"/>
              <w:marRight w:val="0"/>
              <w:marTop w:val="0"/>
              <w:marBottom w:val="0"/>
              <w:divBdr>
                <w:top w:val="none" w:sz="0" w:space="0" w:color="auto"/>
                <w:left w:val="none" w:sz="0" w:space="0" w:color="auto"/>
                <w:bottom w:val="none" w:sz="0" w:space="0" w:color="auto"/>
                <w:right w:val="none" w:sz="0" w:space="0" w:color="auto"/>
              </w:divBdr>
            </w:div>
            <w:div w:id="345711685">
              <w:marLeft w:val="0"/>
              <w:marRight w:val="0"/>
              <w:marTop w:val="0"/>
              <w:marBottom w:val="0"/>
              <w:divBdr>
                <w:top w:val="none" w:sz="0" w:space="0" w:color="auto"/>
                <w:left w:val="none" w:sz="0" w:space="0" w:color="auto"/>
                <w:bottom w:val="none" w:sz="0" w:space="0" w:color="auto"/>
                <w:right w:val="none" w:sz="0" w:space="0" w:color="auto"/>
              </w:divBdr>
            </w:div>
            <w:div w:id="156462463">
              <w:marLeft w:val="0"/>
              <w:marRight w:val="0"/>
              <w:marTop w:val="0"/>
              <w:marBottom w:val="0"/>
              <w:divBdr>
                <w:top w:val="none" w:sz="0" w:space="0" w:color="auto"/>
                <w:left w:val="none" w:sz="0" w:space="0" w:color="auto"/>
                <w:bottom w:val="none" w:sz="0" w:space="0" w:color="auto"/>
                <w:right w:val="none" w:sz="0" w:space="0" w:color="auto"/>
              </w:divBdr>
            </w:div>
            <w:div w:id="931090789">
              <w:marLeft w:val="0"/>
              <w:marRight w:val="0"/>
              <w:marTop w:val="0"/>
              <w:marBottom w:val="0"/>
              <w:divBdr>
                <w:top w:val="none" w:sz="0" w:space="0" w:color="auto"/>
                <w:left w:val="none" w:sz="0" w:space="0" w:color="auto"/>
                <w:bottom w:val="none" w:sz="0" w:space="0" w:color="auto"/>
                <w:right w:val="none" w:sz="0" w:space="0" w:color="auto"/>
              </w:divBdr>
            </w:div>
            <w:div w:id="1106000907">
              <w:marLeft w:val="0"/>
              <w:marRight w:val="0"/>
              <w:marTop w:val="0"/>
              <w:marBottom w:val="0"/>
              <w:divBdr>
                <w:top w:val="none" w:sz="0" w:space="0" w:color="auto"/>
                <w:left w:val="none" w:sz="0" w:space="0" w:color="auto"/>
                <w:bottom w:val="none" w:sz="0" w:space="0" w:color="auto"/>
                <w:right w:val="none" w:sz="0" w:space="0" w:color="auto"/>
              </w:divBdr>
            </w:div>
            <w:div w:id="193423755">
              <w:marLeft w:val="0"/>
              <w:marRight w:val="0"/>
              <w:marTop w:val="0"/>
              <w:marBottom w:val="0"/>
              <w:divBdr>
                <w:top w:val="none" w:sz="0" w:space="0" w:color="auto"/>
                <w:left w:val="none" w:sz="0" w:space="0" w:color="auto"/>
                <w:bottom w:val="none" w:sz="0" w:space="0" w:color="auto"/>
                <w:right w:val="none" w:sz="0" w:space="0" w:color="auto"/>
              </w:divBdr>
            </w:div>
            <w:div w:id="331840788">
              <w:marLeft w:val="0"/>
              <w:marRight w:val="0"/>
              <w:marTop w:val="0"/>
              <w:marBottom w:val="0"/>
              <w:divBdr>
                <w:top w:val="none" w:sz="0" w:space="0" w:color="auto"/>
                <w:left w:val="none" w:sz="0" w:space="0" w:color="auto"/>
                <w:bottom w:val="none" w:sz="0" w:space="0" w:color="auto"/>
                <w:right w:val="none" w:sz="0" w:space="0" w:color="auto"/>
              </w:divBdr>
            </w:div>
            <w:div w:id="329916462">
              <w:marLeft w:val="0"/>
              <w:marRight w:val="0"/>
              <w:marTop w:val="0"/>
              <w:marBottom w:val="0"/>
              <w:divBdr>
                <w:top w:val="none" w:sz="0" w:space="0" w:color="auto"/>
                <w:left w:val="none" w:sz="0" w:space="0" w:color="auto"/>
                <w:bottom w:val="none" w:sz="0" w:space="0" w:color="auto"/>
                <w:right w:val="none" w:sz="0" w:space="0" w:color="auto"/>
              </w:divBdr>
            </w:div>
            <w:div w:id="572132103">
              <w:marLeft w:val="0"/>
              <w:marRight w:val="0"/>
              <w:marTop w:val="0"/>
              <w:marBottom w:val="0"/>
              <w:divBdr>
                <w:top w:val="none" w:sz="0" w:space="0" w:color="auto"/>
                <w:left w:val="none" w:sz="0" w:space="0" w:color="auto"/>
                <w:bottom w:val="none" w:sz="0" w:space="0" w:color="auto"/>
                <w:right w:val="none" w:sz="0" w:space="0" w:color="auto"/>
              </w:divBdr>
            </w:div>
            <w:div w:id="443618508">
              <w:marLeft w:val="0"/>
              <w:marRight w:val="0"/>
              <w:marTop w:val="0"/>
              <w:marBottom w:val="0"/>
              <w:divBdr>
                <w:top w:val="none" w:sz="0" w:space="0" w:color="auto"/>
                <w:left w:val="none" w:sz="0" w:space="0" w:color="auto"/>
                <w:bottom w:val="none" w:sz="0" w:space="0" w:color="auto"/>
                <w:right w:val="none" w:sz="0" w:space="0" w:color="auto"/>
              </w:divBdr>
            </w:div>
            <w:div w:id="1865165531">
              <w:marLeft w:val="0"/>
              <w:marRight w:val="0"/>
              <w:marTop w:val="0"/>
              <w:marBottom w:val="0"/>
              <w:divBdr>
                <w:top w:val="none" w:sz="0" w:space="0" w:color="auto"/>
                <w:left w:val="none" w:sz="0" w:space="0" w:color="auto"/>
                <w:bottom w:val="none" w:sz="0" w:space="0" w:color="auto"/>
                <w:right w:val="none" w:sz="0" w:space="0" w:color="auto"/>
              </w:divBdr>
            </w:div>
            <w:div w:id="854614058">
              <w:marLeft w:val="0"/>
              <w:marRight w:val="0"/>
              <w:marTop w:val="0"/>
              <w:marBottom w:val="0"/>
              <w:divBdr>
                <w:top w:val="none" w:sz="0" w:space="0" w:color="auto"/>
                <w:left w:val="none" w:sz="0" w:space="0" w:color="auto"/>
                <w:bottom w:val="none" w:sz="0" w:space="0" w:color="auto"/>
                <w:right w:val="none" w:sz="0" w:space="0" w:color="auto"/>
              </w:divBdr>
            </w:div>
            <w:div w:id="1079014907">
              <w:marLeft w:val="0"/>
              <w:marRight w:val="0"/>
              <w:marTop w:val="0"/>
              <w:marBottom w:val="0"/>
              <w:divBdr>
                <w:top w:val="none" w:sz="0" w:space="0" w:color="auto"/>
                <w:left w:val="none" w:sz="0" w:space="0" w:color="auto"/>
                <w:bottom w:val="none" w:sz="0" w:space="0" w:color="auto"/>
                <w:right w:val="none" w:sz="0" w:space="0" w:color="auto"/>
              </w:divBdr>
            </w:div>
            <w:div w:id="1392579407">
              <w:marLeft w:val="0"/>
              <w:marRight w:val="0"/>
              <w:marTop w:val="0"/>
              <w:marBottom w:val="0"/>
              <w:divBdr>
                <w:top w:val="none" w:sz="0" w:space="0" w:color="auto"/>
                <w:left w:val="none" w:sz="0" w:space="0" w:color="auto"/>
                <w:bottom w:val="none" w:sz="0" w:space="0" w:color="auto"/>
                <w:right w:val="none" w:sz="0" w:space="0" w:color="auto"/>
              </w:divBdr>
            </w:div>
            <w:div w:id="1516075923">
              <w:marLeft w:val="0"/>
              <w:marRight w:val="0"/>
              <w:marTop w:val="0"/>
              <w:marBottom w:val="0"/>
              <w:divBdr>
                <w:top w:val="none" w:sz="0" w:space="0" w:color="auto"/>
                <w:left w:val="none" w:sz="0" w:space="0" w:color="auto"/>
                <w:bottom w:val="none" w:sz="0" w:space="0" w:color="auto"/>
                <w:right w:val="none" w:sz="0" w:space="0" w:color="auto"/>
              </w:divBdr>
            </w:div>
            <w:div w:id="1900088045">
              <w:marLeft w:val="0"/>
              <w:marRight w:val="0"/>
              <w:marTop w:val="0"/>
              <w:marBottom w:val="0"/>
              <w:divBdr>
                <w:top w:val="none" w:sz="0" w:space="0" w:color="auto"/>
                <w:left w:val="none" w:sz="0" w:space="0" w:color="auto"/>
                <w:bottom w:val="none" w:sz="0" w:space="0" w:color="auto"/>
                <w:right w:val="none" w:sz="0" w:space="0" w:color="auto"/>
              </w:divBdr>
            </w:div>
            <w:div w:id="600114260">
              <w:marLeft w:val="0"/>
              <w:marRight w:val="0"/>
              <w:marTop w:val="0"/>
              <w:marBottom w:val="0"/>
              <w:divBdr>
                <w:top w:val="none" w:sz="0" w:space="0" w:color="auto"/>
                <w:left w:val="none" w:sz="0" w:space="0" w:color="auto"/>
                <w:bottom w:val="none" w:sz="0" w:space="0" w:color="auto"/>
                <w:right w:val="none" w:sz="0" w:space="0" w:color="auto"/>
              </w:divBdr>
            </w:div>
            <w:div w:id="509297551">
              <w:marLeft w:val="0"/>
              <w:marRight w:val="0"/>
              <w:marTop w:val="0"/>
              <w:marBottom w:val="0"/>
              <w:divBdr>
                <w:top w:val="none" w:sz="0" w:space="0" w:color="auto"/>
                <w:left w:val="none" w:sz="0" w:space="0" w:color="auto"/>
                <w:bottom w:val="none" w:sz="0" w:space="0" w:color="auto"/>
                <w:right w:val="none" w:sz="0" w:space="0" w:color="auto"/>
              </w:divBdr>
            </w:div>
            <w:div w:id="1697585889">
              <w:marLeft w:val="0"/>
              <w:marRight w:val="0"/>
              <w:marTop w:val="0"/>
              <w:marBottom w:val="0"/>
              <w:divBdr>
                <w:top w:val="none" w:sz="0" w:space="0" w:color="auto"/>
                <w:left w:val="none" w:sz="0" w:space="0" w:color="auto"/>
                <w:bottom w:val="none" w:sz="0" w:space="0" w:color="auto"/>
                <w:right w:val="none" w:sz="0" w:space="0" w:color="auto"/>
              </w:divBdr>
            </w:div>
            <w:div w:id="940915712">
              <w:marLeft w:val="0"/>
              <w:marRight w:val="0"/>
              <w:marTop w:val="0"/>
              <w:marBottom w:val="0"/>
              <w:divBdr>
                <w:top w:val="none" w:sz="0" w:space="0" w:color="auto"/>
                <w:left w:val="none" w:sz="0" w:space="0" w:color="auto"/>
                <w:bottom w:val="none" w:sz="0" w:space="0" w:color="auto"/>
                <w:right w:val="none" w:sz="0" w:space="0" w:color="auto"/>
              </w:divBdr>
            </w:div>
            <w:div w:id="1688019486">
              <w:marLeft w:val="0"/>
              <w:marRight w:val="0"/>
              <w:marTop w:val="0"/>
              <w:marBottom w:val="0"/>
              <w:divBdr>
                <w:top w:val="none" w:sz="0" w:space="0" w:color="auto"/>
                <w:left w:val="none" w:sz="0" w:space="0" w:color="auto"/>
                <w:bottom w:val="none" w:sz="0" w:space="0" w:color="auto"/>
                <w:right w:val="none" w:sz="0" w:space="0" w:color="auto"/>
              </w:divBdr>
            </w:div>
            <w:div w:id="1721902665">
              <w:marLeft w:val="0"/>
              <w:marRight w:val="0"/>
              <w:marTop w:val="0"/>
              <w:marBottom w:val="0"/>
              <w:divBdr>
                <w:top w:val="none" w:sz="0" w:space="0" w:color="auto"/>
                <w:left w:val="none" w:sz="0" w:space="0" w:color="auto"/>
                <w:bottom w:val="none" w:sz="0" w:space="0" w:color="auto"/>
                <w:right w:val="none" w:sz="0" w:space="0" w:color="auto"/>
              </w:divBdr>
            </w:div>
            <w:div w:id="1396004969">
              <w:marLeft w:val="0"/>
              <w:marRight w:val="0"/>
              <w:marTop w:val="0"/>
              <w:marBottom w:val="0"/>
              <w:divBdr>
                <w:top w:val="none" w:sz="0" w:space="0" w:color="auto"/>
                <w:left w:val="none" w:sz="0" w:space="0" w:color="auto"/>
                <w:bottom w:val="none" w:sz="0" w:space="0" w:color="auto"/>
                <w:right w:val="none" w:sz="0" w:space="0" w:color="auto"/>
              </w:divBdr>
            </w:div>
            <w:div w:id="1386415663">
              <w:marLeft w:val="0"/>
              <w:marRight w:val="0"/>
              <w:marTop w:val="0"/>
              <w:marBottom w:val="0"/>
              <w:divBdr>
                <w:top w:val="none" w:sz="0" w:space="0" w:color="auto"/>
                <w:left w:val="none" w:sz="0" w:space="0" w:color="auto"/>
                <w:bottom w:val="none" w:sz="0" w:space="0" w:color="auto"/>
                <w:right w:val="none" w:sz="0" w:space="0" w:color="auto"/>
              </w:divBdr>
            </w:div>
            <w:div w:id="1363170692">
              <w:marLeft w:val="0"/>
              <w:marRight w:val="0"/>
              <w:marTop w:val="0"/>
              <w:marBottom w:val="0"/>
              <w:divBdr>
                <w:top w:val="none" w:sz="0" w:space="0" w:color="auto"/>
                <w:left w:val="none" w:sz="0" w:space="0" w:color="auto"/>
                <w:bottom w:val="none" w:sz="0" w:space="0" w:color="auto"/>
                <w:right w:val="none" w:sz="0" w:space="0" w:color="auto"/>
              </w:divBdr>
            </w:div>
            <w:div w:id="1466658776">
              <w:marLeft w:val="0"/>
              <w:marRight w:val="0"/>
              <w:marTop w:val="0"/>
              <w:marBottom w:val="0"/>
              <w:divBdr>
                <w:top w:val="none" w:sz="0" w:space="0" w:color="auto"/>
                <w:left w:val="none" w:sz="0" w:space="0" w:color="auto"/>
                <w:bottom w:val="none" w:sz="0" w:space="0" w:color="auto"/>
                <w:right w:val="none" w:sz="0" w:space="0" w:color="auto"/>
              </w:divBdr>
            </w:div>
            <w:div w:id="1261328628">
              <w:marLeft w:val="0"/>
              <w:marRight w:val="0"/>
              <w:marTop w:val="0"/>
              <w:marBottom w:val="0"/>
              <w:divBdr>
                <w:top w:val="none" w:sz="0" w:space="0" w:color="auto"/>
                <w:left w:val="none" w:sz="0" w:space="0" w:color="auto"/>
                <w:bottom w:val="none" w:sz="0" w:space="0" w:color="auto"/>
                <w:right w:val="none" w:sz="0" w:space="0" w:color="auto"/>
              </w:divBdr>
            </w:div>
            <w:div w:id="567348339">
              <w:marLeft w:val="0"/>
              <w:marRight w:val="0"/>
              <w:marTop w:val="0"/>
              <w:marBottom w:val="0"/>
              <w:divBdr>
                <w:top w:val="none" w:sz="0" w:space="0" w:color="auto"/>
                <w:left w:val="none" w:sz="0" w:space="0" w:color="auto"/>
                <w:bottom w:val="none" w:sz="0" w:space="0" w:color="auto"/>
                <w:right w:val="none" w:sz="0" w:space="0" w:color="auto"/>
              </w:divBdr>
            </w:div>
            <w:div w:id="315188846">
              <w:marLeft w:val="0"/>
              <w:marRight w:val="0"/>
              <w:marTop w:val="0"/>
              <w:marBottom w:val="0"/>
              <w:divBdr>
                <w:top w:val="none" w:sz="0" w:space="0" w:color="auto"/>
                <w:left w:val="none" w:sz="0" w:space="0" w:color="auto"/>
                <w:bottom w:val="none" w:sz="0" w:space="0" w:color="auto"/>
                <w:right w:val="none" w:sz="0" w:space="0" w:color="auto"/>
              </w:divBdr>
            </w:div>
            <w:div w:id="1123885528">
              <w:marLeft w:val="0"/>
              <w:marRight w:val="0"/>
              <w:marTop w:val="0"/>
              <w:marBottom w:val="0"/>
              <w:divBdr>
                <w:top w:val="none" w:sz="0" w:space="0" w:color="auto"/>
                <w:left w:val="none" w:sz="0" w:space="0" w:color="auto"/>
                <w:bottom w:val="none" w:sz="0" w:space="0" w:color="auto"/>
                <w:right w:val="none" w:sz="0" w:space="0" w:color="auto"/>
              </w:divBdr>
            </w:div>
            <w:div w:id="1911453243">
              <w:marLeft w:val="0"/>
              <w:marRight w:val="0"/>
              <w:marTop w:val="0"/>
              <w:marBottom w:val="0"/>
              <w:divBdr>
                <w:top w:val="none" w:sz="0" w:space="0" w:color="auto"/>
                <w:left w:val="none" w:sz="0" w:space="0" w:color="auto"/>
                <w:bottom w:val="none" w:sz="0" w:space="0" w:color="auto"/>
                <w:right w:val="none" w:sz="0" w:space="0" w:color="auto"/>
              </w:divBdr>
            </w:div>
            <w:div w:id="1302229260">
              <w:marLeft w:val="0"/>
              <w:marRight w:val="0"/>
              <w:marTop w:val="0"/>
              <w:marBottom w:val="0"/>
              <w:divBdr>
                <w:top w:val="none" w:sz="0" w:space="0" w:color="auto"/>
                <w:left w:val="none" w:sz="0" w:space="0" w:color="auto"/>
                <w:bottom w:val="none" w:sz="0" w:space="0" w:color="auto"/>
                <w:right w:val="none" w:sz="0" w:space="0" w:color="auto"/>
              </w:divBdr>
            </w:div>
            <w:div w:id="353967423">
              <w:marLeft w:val="0"/>
              <w:marRight w:val="0"/>
              <w:marTop w:val="0"/>
              <w:marBottom w:val="0"/>
              <w:divBdr>
                <w:top w:val="none" w:sz="0" w:space="0" w:color="auto"/>
                <w:left w:val="none" w:sz="0" w:space="0" w:color="auto"/>
                <w:bottom w:val="none" w:sz="0" w:space="0" w:color="auto"/>
                <w:right w:val="none" w:sz="0" w:space="0" w:color="auto"/>
              </w:divBdr>
            </w:div>
            <w:div w:id="77679493">
              <w:marLeft w:val="0"/>
              <w:marRight w:val="0"/>
              <w:marTop w:val="0"/>
              <w:marBottom w:val="0"/>
              <w:divBdr>
                <w:top w:val="none" w:sz="0" w:space="0" w:color="auto"/>
                <w:left w:val="none" w:sz="0" w:space="0" w:color="auto"/>
                <w:bottom w:val="none" w:sz="0" w:space="0" w:color="auto"/>
                <w:right w:val="none" w:sz="0" w:space="0" w:color="auto"/>
              </w:divBdr>
            </w:div>
            <w:div w:id="1541867620">
              <w:marLeft w:val="0"/>
              <w:marRight w:val="0"/>
              <w:marTop w:val="0"/>
              <w:marBottom w:val="0"/>
              <w:divBdr>
                <w:top w:val="none" w:sz="0" w:space="0" w:color="auto"/>
                <w:left w:val="none" w:sz="0" w:space="0" w:color="auto"/>
                <w:bottom w:val="none" w:sz="0" w:space="0" w:color="auto"/>
                <w:right w:val="none" w:sz="0" w:space="0" w:color="auto"/>
              </w:divBdr>
            </w:div>
            <w:div w:id="2064213063">
              <w:marLeft w:val="0"/>
              <w:marRight w:val="0"/>
              <w:marTop w:val="0"/>
              <w:marBottom w:val="0"/>
              <w:divBdr>
                <w:top w:val="none" w:sz="0" w:space="0" w:color="auto"/>
                <w:left w:val="none" w:sz="0" w:space="0" w:color="auto"/>
                <w:bottom w:val="none" w:sz="0" w:space="0" w:color="auto"/>
                <w:right w:val="none" w:sz="0" w:space="0" w:color="auto"/>
              </w:divBdr>
            </w:div>
            <w:div w:id="716511276">
              <w:marLeft w:val="0"/>
              <w:marRight w:val="0"/>
              <w:marTop w:val="0"/>
              <w:marBottom w:val="0"/>
              <w:divBdr>
                <w:top w:val="none" w:sz="0" w:space="0" w:color="auto"/>
                <w:left w:val="none" w:sz="0" w:space="0" w:color="auto"/>
                <w:bottom w:val="none" w:sz="0" w:space="0" w:color="auto"/>
                <w:right w:val="none" w:sz="0" w:space="0" w:color="auto"/>
              </w:divBdr>
            </w:div>
            <w:div w:id="1490825384">
              <w:marLeft w:val="0"/>
              <w:marRight w:val="0"/>
              <w:marTop w:val="0"/>
              <w:marBottom w:val="0"/>
              <w:divBdr>
                <w:top w:val="none" w:sz="0" w:space="0" w:color="auto"/>
                <w:left w:val="none" w:sz="0" w:space="0" w:color="auto"/>
                <w:bottom w:val="none" w:sz="0" w:space="0" w:color="auto"/>
                <w:right w:val="none" w:sz="0" w:space="0" w:color="auto"/>
              </w:divBdr>
            </w:div>
            <w:div w:id="923951067">
              <w:marLeft w:val="0"/>
              <w:marRight w:val="0"/>
              <w:marTop w:val="0"/>
              <w:marBottom w:val="0"/>
              <w:divBdr>
                <w:top w:val="none" w:sz="0" w:space="0" w:color="auto"/>
                <w:left w:val="none" w:sz="0" w:space="0" w:color="auto"/>
                <w:bottom w:val="none" w:sz="0" w:space="0" w:color="auto"/>
                <w:right w:val="none" w:sz="0" w:space="0" w:color="auto"/>
              </w:divBdr>
            </w:div>
            <w:div w:id="2096973067">
              <w:marLeft w:val="0"/>
              <w:marRight w:val="0"/>
              <w:marTop w:val="0"/>
              <w:marBottom w:val="0"/>
              <w:divBdr>
                <w:top w:val="none" w:sz="0" w:space="0" w:color="auto"/>
                <w:left w:val="none" w:sz="0" w:space="0" w:color="auto"/>
                <w:bottom w:val="none" w:sz="0" w:space="0" w:color="auto"/>
                <w:right w:val="none" w:sz="0" w:space="0" w:color="auto"/>
              </w:divBdr>
            </w:div>
            <w:div w:id="1528106611">
              <w:marLeft w:val="0"/>
              <w:marRight w:val="0"/>
              <w:marTop w:val="0"/>
              <w:marBottom w:val="0"/>
              <w:divBdr>
                <w:top w:val="none" w:sz="0" w:space="0" w:color="auto"/>
                <w:left w:val="none" w:sz="0" w:space="0" w:color="auto"/>
                <w:bottom w:val="none" w:sz="0" w:space="0" w:color="auto"/>
                <w:right w:val="none" w:sz="0" w:space="0" w:color="auto"/>
              </w:divBdr>
            </w:div>
            <w:div w:id="1543708561">
              <w:marLeft w:val="0"/>
              <w:marRight w:val="0"/>
              <w:marTop w:val="0"/>
              <w:marBottom w:val="0"/>
              <w:divBdr>
                <w:top w:val="none" w:sz="0" w:space="0" w:color="auto"/>
                <w:left w:val="none" w:sz="0" w:space="0" w:color="auto"/>
                <w:bottom w:val="none" w:sz="0" w:space="0" w:color="auto"/>
                <w:right w:val="none" w:sz="0" w:space="0" w:color="auto"/>
              </w:divBdr>
            </w:div>
            <w:div w:id="471992469">
              <w:marLeft w:val="0"/>
              <w:marRight w:val="0"/>
              <w:marTop w:val="0"/>
              <w:marBottom w:val="0"/>
              <w:divBdr>
                <w:top w:val="none" w:sz="0" w:space="0" w:color="auto"/>
                <w:left w:val="none" w:sz="0" w:space="0" w:color="auto"/>
                <w:bottom w:val="none" w:sz="0" w:space="0" w:color="auto"/>
                <w:right w:val="none" w:sz="0" w:space="0" w:color="auto"/>
              </w:divBdr>
            </w:div>
            <w:div w:id="942803880">
              <w:marLeft w:val="0"/>
              <w:marRight w:val="0"/>
              <w:marTop w:val="0"/>
              <w:marBottom w:val="0"/>
              <w:divBdr>
                <w:top w:val="none" w:sz="0" w:space="0" w:color="auto"/>
                <w:left w:val="none" w:sz="0" w:space="0" w:color="auto"/>
                <w:bottom w:val="none" w:sz="0" w:space="0" w:color="auto"/>
                <w:right w:val="none" w:sz="0" w:space="0" w:color="auto"/>
              </w:divBdr>
            </w:div>
            <w:div w:id="721557894">
              <w:marLeft w:val="0"/>
              <w:marRight w:val="0"/>
              <w:marTop w:val="0"/>
              <w:marBottom w:val="0"/>
              <w:divBdr>
                <w:top w:val="none" w:sz="0" w:space="0" w:color="auto"/>
                <w:left w:val="none" w:sz="0" w:space="0" w:color="auto"/>
                <w:bottom w:val="none" w:sz="0" w:space="0" w:color="auto"/>
                <w:right w:val="none" w:sz="0" w:space="0" w:color="auto"/>
              </w:divBdr>
            </w:div>
            <w:div w:id="829908397">
              <w:marLeft w:val="0"/>
              <w:marRight w:val="0"/>
              <w:marTop w:val="0"/>
              <w:marBottom w:val="0"/>
              <w:divBdr>
                <w:top w:val="none" w:sz="0" w:space="0" w:color="auto"/>
                <w:left w:val="none" w:sz="0" w:space="0" w:color="auto"/>
                <w:bottom w:val="none" w:sz="0" w:space="0" w:color="auto"/>
                <w:right w:val="none" w:sz="0" w:space="0" w:color="auto"/>
              </w:divBdr>
            </w:div>
            <w:div w:id="1053892905">
              <w:marLeft w:val="0"/>
              <w:marRight w:val="0"/>
              <w:marTop w:val="0"/>
              <w:marBottom w:val="0"/>
              <w:divBdr>
                <w:top w:val="none" w:sz="0" w:space="0" w:color="auto"/>
                <w:left w:val="none" w:sz="0" w:space="0" w:color="auto"/>
                <w:bottom w:val="none" w:sz="0" w:space="0" w:color="auto"/>
                <w:right w:val="none" w:sz="0" w:space="0" w:color="auto"/>
              </w:divBdr>
            </w:div>
            <w:div w:id="1120341751">
              <w:marLeft w:val="0"/>
              <w:marRight w:val="0"/>
              <w:marTop w:val="0"/>
              <w:marBottom w:val="0"/>
              <w:divBdr>
                <w:top w:val="none" w:sz="0" w:space="0" w:color="auto"/>
                <w:left w:val="none" w:sz="0" w:space="0" w:color="auto"/>
                <w:bottom w:val="none" w:sz="0" w:space="0" w:color="auto"/>
                <w:right w:val="none" w:sz="0" w:space="0" w:color="auto"/>
              </w:divBdr>
            </w:div>
            <w:div w:id="350886967">
              <w:marLeft w:val="0"/>
              <w:marRight w:val="0"/>
              <w:marTop w:val="0"/>
              <w:marBottom w:val="0"/>
              <w:divBdr>
                <w:top w:val="none" w:sz="0" w:space="0" w:color="auto"/>
                <w:left w:val="none" w:sz="0" w:space="0" w:color="auto"/>
                <w:bottom w:val="none" w:sz="0" w:space="0" w:color="auto"/>
                <w:right w:val="none" w:sz="0" w:space="0" w:color="auto"/>
              </w:divBdr>
            </w:div>
            <w:div w:id="1778796633">
              <w:marLeft w:val="0"/>
              <w:marRight w:val="0"/>
              <w:marTop w:val="0"/>
              <w:marBottom w:val="0"/>
              <w:divBdr>
                <w:top w:val="none" w:sz="0" w:space="0" w:color="auto"/>
                <w:left w:val="none" w:sz="0" w:space="0" w:color="auto"/>
                <w:bottom w:val="none" w:sz="0" w:space="0" w:color="auto"/>
                <w:right w:val="none" w:sz="0" w:space="0" w:color="auto"/>
              </w:divBdr>
            </w:div>
            <w:div w:id="287396091">
              <w:marLeft w:val="0"/>
              <w:marRight w:val="0"/>
              <w:marTop w:val="0"/>
              <w:marBottom w:val="0"/>
              <w:divBdr>
                <w:top w:val="none" w:sz="0" w:space="0" w:color="auto"/>
                <w:left w:val="none" w:sz="0" w:space="0" w:color="auto"/>
                <w:bottom w:val="none" w:sz="0" w:space="0" w:color="auto"/>
                <w:right w:val="none" w:sz="0" w:space="0" w:color="auto"/>
              </w:divBdr>
            </w:div>
            <w:div w:id="1281911485">
              <w:marLeft w:val="0"/>
              <w:marRight w:val="0"/>
              <w:marTop w:val="0"/>
              <w:marBottom w:val="0"/>
              <w:divBdr>
                <w:top w:val="none" w:sz="0" w:space="0" w:color="auto"/>
                <w:left w:val="none" w:sz="0" w:space="0" w:color="auto"/>
                <w:bottom w:val="none" w:sz="0" w:space="0" w:color="auto"/>
                <w:right w:val="none" w:sz="0" w:space="0" w:color="auto"/>
              </w:divBdr>
            </w:div>
            <w:div w:id="1973510900">
              <w:marLeft w:val="0"/>
              <w:marRight w:val="0"/>
              <w:marTop w:val="0"/>
              <w:marBottom w:val="0"/>
              <w:divBdr>
                <w:top w:val="none" w:sz="0" w:space="0" w:color="auto"/>
                <w:left w:val="none" w:sz="0" w:space="0" w:color="auto"/>
                <w:bottom w:val="none" w:sz="0" w:space="0" w:color="auto"/>
                <w:right w:val="none" w:sz="0" w:space="0" w:color="auto"/>
              </w:divBdr>
            </w:div>
            <w:div w:id="1170290371">
              <w:marLeft w:val="0"/>
              <w:marRight w:val="0"/>
              <w:marTop w:val="0"/>
              <w:marBottom w:val="0"/>
              <w:divBdr>
                <w:top w:val="none" w:sz="0" w:space="0" w:color="auto"/>
                <w:left w:val="none" w:sz="0" w:space="0" w:color="auto"/>
                <w:bottom w:val="none" w:sz="0" w:space="0" w:color="auto"/>
                <w:right w:val="none" w:sz="0" w:space="0" w:color="auto"/>
              </w:divBdr>
            </w:div>
            <w:div w:id="1988127986">
              <w:marLeft w:val="0"/>
              <w:marRight w:val="0"/>
              <w:marTop w:val="0"/>
              <w:marBottom w:val="0"/>
              <w:divBdr>
                <w:top w:val="none" w:sz="0" w:space="0" w:color="auto"/>
                <w:left w:val="none" w:sz="0" w:space="0" w:color="auto"/>
                <w:bottom w:val="none" w:sz="0" w:space="0" w:color="auto"/>
                <w:right w:val="none" w:sz="0" w:space="0" w:color="auto"/>
              </w:divBdr>
            </w:div>
            <w:div w:id="495002070">
              <w:marLeft w:val="0"/>
              <w:marRight w:val="0"/>
              <w:marTop w:val="0"/>
              <w:marBottom w:val="0"/>
              <w:divBdr>
                <w:top w:val="none" w:sz="0" w:space="0" w:color="auto"/>
                <w:left w:val="none" w:sz="0" w:space="0" w:color="auto"/>
                <w:bottom w:val="none" w:sz="0" w:space="0" w:color="auto"/>
                <w:right w:val="none" w:sz="0" w:space="0" w:color="auto"/>
              </w:divBdr>
            </w:div>
            <w:div w:id="620767948">
              <w:marLeft w:val="0"/>
              <w:marRight w:val="0"/>
              <w:marTop w:val="0"/>
              <w:marBottom w:val="0"/>
              <w:divBdr>
                <w:top w:val="none" w:sz="0" w:space="0" w:color="auto"/>
                <w:left w:val="none" w:sz="0" w:space="0" w:color="auto"/>
                <w:bottom w:val="none" w:sz="0" w:space="0" w:color="auto"/>
                <w:right w:val="none" w:sz="0" w:space="0" w:color="auto"/>
              </w:divBdr>
            </w:div>
            <w:div w:id="1961954873">
              <w:marLeft w:val="0"/>
              <w:marRight w:val="0"/>
              <w:marTop w:val="0"/>
              <w:marBottom w:val="0"/>
              <w:divBdr>
                <w:top w:val="none" w:sz="0" w:space="0" w:color="auto"/>
                <w:left w:val="none" w:sz="0" w:space="0" w:color="auto"/>
                <w:bottom w:val="none" w:sz="0" w:space="0" w:color="auto"/>
                <w:right w:val="none" w:sz="0" w:space="0" w:color="auto"/>
              </w:divBdr>
            </w:div>
            <w:div w:id="862474636">
              <w:marLeft w:val="0"/>
              <w:marRight w:val="0"/>
              <w:marTop w:val="0"/>
              <w:marBottom w:val="0"/>
              <w:divBdr>
                <w:top w:val="none" w:sz="0" w:space="0" w:color="auto"/>
                <w:left w:val="none" w:sz="0" w:space="0" w:color="auto"/>
                <w:bottom w:val="none" w:sz="0" w:space="0" w:color="auto"/>
                <w:right w:val="none" w:sz="0" w:space="0" w:color="auto"/>
              </w:divBdr>
            </w:div>
            <w:div w:id="135027234">
              <w:marLeft w:val="0"/>
              <w:marRight w:val="0"/>
              <w:marTop w:val="0"/>
              <w:marBottom w:val="0"/>
              <w:divBdr>
                <w:top w:val="none" w:sz="0" w:space="0" w:color="auto"/>
                <w:left w:val="none" w:sz="0" w:space="0" w:color="auto"/>
                <w:bottom w:val="none" w:sz="0" w:space="0" w:color="auto"/>
                <w:right w:val="none" w:sz="0" w:space="0" w:color="auto"/>
              </w:divBdr>
            </w:div>
            <w:div w:id="2052289">
              <w:marLeft w:val="0"/>
              <w:marRight w:val="0"/>
              <w:marTop w:val="0"/>
              <w:marBottom w:val="0"/>
              <w:divBdr>
                <w:top w:val="none" w:sz="0" w:space="0" w:color="auto"/>
                <w:left w:val="none" w:sz="0" w:space="0" w:color="auto"/>
                <w:bottom w:val="none" w:sz="0" w:space="0" w:color="auto"/>
                <w:right w:val="none" w:sz="0" w:space="0" w:color="auto"/>
              </w:divBdr>
            </w:div>
            <w:div w:id="430586260">
              <w:marLeft w:val="0"/>
              <w:marRight w:val="0"/>
              <w:marTop w:val="0"/>
              <w:marBottom w:val="0"/>
              <w:divBdr>
                <w:top w:val="none" w:sz="0" w:space="0" w:color="auto"/>
                <w:left w:val="none" w:sz="0" w:space="0" w:color="auto"/>
                <w:bottom w:val="none" w:sz="0" w:space="0" w:color="auto"/>
                <w:right w:val="none" w:sz="0" w:space="0" w:color="auto"/>
              </w:divBdr>
            </w:div>
            <w:div w:id="10104767">
              <w:marLeft w:val="0"/>
              <w:marRight w:val="0"/>
              <w:marTop w:val="0"/>
              <w:marBottom w:val="0"/>
              <w:divBdr>
                <w:top w:val="none" w:sz="0" w:space="0" w:color="auto"/>
                <w:left w:val="none" w:sz="0" w:space="0" w:color="auto"/>
                <w:bottom w:val="none" w:sz="0" w:space="0" w:color="auto"/>
                <w:right w:val="none" w:sz="0" w:space="0" w:color="auto"/>
              </w:divBdr>
            </w:div>
            <w:div w:id="941650113">
              <w:marLeft w:val="0"/>
              <w:marRight w:val="0"/>
              <w:marTop w:val="0"/>
              <w:marBottom w:val="0"/>
              <w:divBdr>
                <w:top w:val="none" w:sz="0" w:space="0" w:color="auto"/>
                <w:left w:val="none" w:sz="0" w:space="0" w:color="auto"/>
                <w:bottom w:val="none" w:sz="0" w:space="0" w:color="auto"/>
                <w:right w:val="none" w:sz="0" w:space="0" w:color="auto"/>
              </w:divBdr>
            </w:div>
            <w:div w:id="1366371121">
              <w:marLeft w:val="0"/>
              <w:marRight w:val="0"/>
              <w:marTop w:val="0"/>
              <w:marBottom w:val="0"/>
              <w:divBdr>
                <w:top w:val="none" w:sz="0" w:space="0" w:color="auto"/>
                <w:left w:val="none" w:sz="0" w:space="0" w:color="auto"/>
                <w:bottom w:val="none" w:sz="0" w:space="0" w:color="auto"/>
                <w:right w:val="none" w:sz="0" w:space="0" w:color="auto"/>
              </w:divBdr>
            </w:div>
            <w:div w:id="379521436">
              <w:marLeft w:val="0"/>
              <w:marRight w:val="0"/>
              <w:marTop w:val="0"/>
              <w:marBottom w:val="0"/>
              <w:divBdr>
                <w:top w:val="none" w:sz="0" w:space="0" w:color="auto"/>
                <w:left w:val="none" w:sz="0" w:space="0" w:color="auto"/>
                <w:bottom w:val="none" w:sz="0" w:space="0" w:color="auto"/>
                <w:right w:val="none" w:sz="0" w:space="0" w:color="auto"/>
              </w:divBdr>
            </w:div>
            <w:div w:id="1087114418">
              <w:marLeft w:val="0"/>
              <w:marRight w:val="0"/>
              <w:marTop w:val="0"/>
              <w:marBottom w:val="0"/>
              <w:divBdr>
                <w:top w:val="none" w:sz="0" w:space="0" w:color="auto"/>
                <w:left w:val="none" w:sz="0" w:space="0" w:color="auto"/>
                <w:bottom w:val="none" w:sz="0" w:space="0" w:color="auto"/>
                <w:right w:val="none" w:sz="0" w:space="0" w:color="auto"/>
              </w:divBdr>
            </w:div>
            <w:div w:id="132723547">
              <w:marLeft w:val="0"/>
              <w:marRight w:val="0"/>
              <w:marTop w:val="0"/>
              <w:marBottom w:val="0"/>
              <w:divBdr>
                <w:top w:val="none" w:sz="0" w:space="0" w:color="auto"/>
                <w:left w:val="none" w:sz="0" w:space="0" w:color="auto"/>
                <w:bottom w:val="none" w:sz="0" w:space="0" w:color="auto"/>
                <w:right w:val="none" w:sz="0" w:space="0" w:color="auto"/>
              </w:divBdr>
            </w:div>
            <w:div w:id="1360932825">
              <w:marLeft w:val="0"/>
              <w:marRight w:val="0"/>
              <w:marTop w:val="0"/>
              <w:marBottom w:val="0"/>
              <w:divBdr>
                <w:top w:val="none" w:sz="0" w:space="0" w:color="auto"/>
                <w:left w:val="none" w:sz="0" w:space="0" w:color="auto"/>
                <w:bottom w:val="none" w:sz="0" w:space="0" w:color="auto"/>
                <w:right w:val="none" w:sz="0" w:space="0" w:color="auto"/>
              </w:divBdr>
            </w:div>
            <w:div w:id="492110821">
              <w:marLeft w:val="0"/>
              <w:marRight w:val="0"/>
              <w:marTop w:val="0"/>
              <w:marBottom w:val="0"/>
              <w:divBdr>
                <w:top w:val="none" w:sz="0" w:space="0" w:color="auto"/>
                <w:left w:val="none" w:sz="0" w:space="0" w:color="auto"/>
                <w:bottom w:val="none" w:sz="0" w:space="0" w:color="auto"/>
                <w:right w:val="none" w:sz="0" w:space="0" w:color="auto"/>
              </w:divBdr>
            </w:div>
            <w:div w:id="1867790668">
              <w:marLeft w:val="0"/>
              <w:marRight w:val="0"/>
              <w:marTop w:val="0"/>
              <w:marBottom w:val="0"/>
              <w:divBdr>
                <w:top w:val="none" w:sz="0" w:space="0" w:color="auto"/>
                <w:left w:val="none" w:sz="0" w:space="0" w:color="auto"/>
                <w:bottom w:val="none" w:sz="0" w:space="0" w:color="auto"/>
                <w:right w:val="none" w:sz="0" w:space="0" w:color="auto"/>
              </w:divBdr>
            </w:div>
            <w:div w:id="1020858834">
              <w:marLeft w:val="0"/>
              <w:marRight w:val="0"/>
              <w:marTop w:val="0"/>
              <w:marBottom w:val="0"/>
              <w:divBdr>
                <w:top w:val="none" w:sz="0" w:space="0" w:color="auto"/>
                <w:left w:val="none" w:sz="0" w:space="0" w:color="auto"/>
                <w:bottom w:val="none" w:sz="0" w:space="0" w:color="auto"/>
                <w:right w:val="none" w:sz="0" w:space="0" w:color="auto"/>
              </w:divBdr>
            </w:div>
            <w:div w:id="992565582">
              <w:marLeft w:val="0"/>
              <w:marRight w:val="0"/>
              <w:marTop w:val="0"/>
              <w:marBottom w:val="0"/>
              <w:divBdr>
                <w:top w:val="none" w:sz="0" w:space="0" w:color="auto"/>
                <w:left w:val="none" w:sz="0" w:space="0" w:color="auto"/>
                <w:bottom w:val="none" w:sz="0" w:space="0" w:color="auto"/>
                <w:right w:val="none" w:sz="0" w:space="0" w:color="auto"/>
              </w:divBdr>
            </w:div>
            <w:div w:id="946735708">
              <w:marLeft w:val="0"/>
              <w:marRight w:val="0"/>
              <w:marTop w:val="0"/>
              <w:marBottom w:val="0"/>
              <w:divBdr>
                <w:top w:val="none" w:sz="0" w:space="0" w:color="auto"/>
                <w:left w:val="none" w:sz="0" w:space="0" w:color="auto"/>
                <w:bottom w:val="none" w:sz="0" w:space="0" w:color="auto"/>
                <w:right w:val="none" w:sz="0" w:space="0" w:color="auto"/>
              </w:divBdr>
            </w:div>
            <w:div w:id="32197676">
              <w:marLeft w:val="0"/>
              <w:marRight w:val="0"/>
              <w:marTop w:val="0"/>
              <w:marBottom w:val="0"/>
              <w:divBdr>
                <w:top w:val="none" w:sz="0" w:space="0" w:color="auto"/>
                <w:left w:val="none" w:sz="0" w:space="0" w:color="auto"/>
                <w:bottom w:val="none" w:sz="0" w:space="0" w:color="auto"/>
                <w:right w:val="none" w:sz="0" w:space="0" w:color="auto"/>
              </w:divBdr>
            </w:div>
            <w:div w:id="1699088698">
              <w:marLeft w:val="0"/>
              <w:marRight w:val="0"/>
              <w:marTop w:val="0"/>
              <w:marBottom w:val="0"/>
              <w:divBdr>
                <w:top w:val="none" w:sz="0" w:space="0" w:color="auto"/>
                <w:left w:val="none" w:sz="0" w:space="0" w:color="auto"/>
                <w:bottom w:val="none" w:sz="0" w:space="0" w:color="auto"/>
                <w:right w:val="none" w:sz="0" w:space="0" w:color="auto"/>
              </w:divBdr>
            </w:div>
            <w:div w:id="1947806281">
              <w:marLeft w:val="0"/>
              <w:marRight w:val="0"/>
              <w:marTop w:val="0"/>
              <w:marBottom w:val="0"/>
              <w:divBdr>
                <w:top w:val="none" w:sz="0" w:space="0" w:color="auto"/>
                <w:left w:val="none" w:sz="0" w:space="0" w:color="auto"/>
                <w:bottom w:val="none" w:sz="0" w:space="0" w:color="auto"/>
                <w:right w:val="none" w:sz="0" w:space="0" w:color="auto"/>
              </w:divBdr>
            </w:div>
            <w:div w:id="1395735993">
              <w:marLeft w:val="0"/>
              <w:marRight w:val="0"/>
              <w:marTop w:val="0"/>
              <w:marBottom w:val="0"/>
              <w:divBdr>
                <w:top w:val="none" w:sz="0" w:space="0" w:color="auto"/>
                <w:left w:val="none" w:sz="0" w:space="0" w:color="auto"/>
                <w:bottom w:val="none" w:sz="0" w:space="0" w:color="auto"/>
                <w:right w:val="none" w:sz="0" w:space="0" w:color="auto"/>
              </w:divBdr>
            </w:div>
            <w:div w:id="141704125">
              <w:marLeft w:val="0"/>
              <w:marRight w:val="0"/>
              <w:marTop w:val="0"/>
              <w:marBottom w:val="0"/>
              <w:divBdr>
                <w:top w:val="none" w:sz="0" w:space="0" w:color="auto"/>
                <w:left w:val="none" w:sz="0" w:space="0" w:color="auto"/>
                <w:bottom w:val="none" w:sz="0" w:space="0" w:color="auto"/>
                <w:right w:val="none" w:sz="0" w:space="0" w:color="auto"/>
              </w:divBdr>
            </w:div>
            <w:div w:id="1249924243">
              <w:marLeft w:val="0"/>
              <w:marRight w:val="0"/>
              <w:marTop w:val="0"/>
              <w:marBottom w:val="0"/>
              <w:divBdr>
                <w:top w:val="none" w:sz="0" w:space="0" w:color="auto"/>
                <w:left w:val="none" w:sz="0" w:space="0" w:color="auto"/>
                <w:bottom w:val="none" w:sz="0" w:space="0" w:color="auto"/>
                <w:right w:val="none" w:sz="0" w:space="0" w:color="auto"/>
              </w:divBdr>
            </w:div>
            <w:div w:id="553348744">
              <w:marLeft w:val="0"/>
              <w:marRight w:val="0"/>
              <w:marTop w:val="0"/>
              <w:marBottom w:val="0"/>
              <w:divBdr>
                <w:top w:val="none" w:sz="0" w:space="0" w:color="auto"/>
                <w:left w:val="none" w:sz="0" w:space="0" w:color="auto"/>
                <w:bottom w:val="none" w:sz="0" w:space="0" w:color="auto"/>
                <w:right w:val="none" w:sz="0" w:space="0" w:color="auto"/>
              </w:divBdr>
            </w:div>
            <w:div w:id="1906797029">
              <w:marLeft w:val="0"/>
              <w:marRight w:val="0"/>
              <w:marTop w:val="0"/>
              <w:marBottom w:val="0"/>
              <w:divBdr>
                <w:top w:val="none" w:sz="0" w:space="0" w:color="auto"/>
                <w:left w:val="none" w:sz="0" w:space="0" w:color="auto"/>
                <w:bottom w:val="none" w:sz="0" w:space="0" w:color="auto"/>
                <w:right w:val="none" w:sz="0" w:space="0" w:color="auto"/>
              </w:divBdr>
            </w:div>
            <w:div w:id="614755905">
              <w:marLeft w:val="0"/>
              <w:marRight w:val="0"/>
              <w:marTop w:val="0"/>
              <w:marBottom w:val="0"/>
              <w:divBdr>
                <w:top w:val="none" w:sz="0" w:space="0" w:color="auto"/>
                <w:left w:val="none" w:sz="0" w:space="0" w:color="auto"/>
                <w:bottom w:val="none" w:sz="0" w:space="0" w:color="auto"/>
                <w:right w:val="none" w:sz="0" w:space="0" w:color="auto"/>
              </w:divBdr>
            </w:div>
            <w:div w:id="1549688479">
              <w:marLeft w:val="0"/>
              <w:marRight w:val="0"/>
              <w:marTop w:val="0"/>
              <w:marBottom w:val="0"/>
              <w:divBdr>
                <w:top w:val="none" w:sz="0" w:space="0" w:color="auto"/>
                <w:left w:val="none" w:sz="0" w:space="0" w:color="auto"/>
                <w:bottom w:val="none" w:sz="0" w:space="0" w:color="auto"/>
                <w:right w:val="none" w:sz="0" w:space="0" w:color="auto"/>
              </w:divBdr>
            </w:div>
            <w:div w:id="753433184">
              <w:marLeft w:val="0"/>
              <w:marRight w:val="0"/>
              <w:marTop w:val="0"/>
              <w:marBottom w:val="0"/>
              <w:divBdr>
                <w:top w:val="none" w:sz="0" w:space="0" w:color="auto"/>
                <w:left w:val="none" w:sz="0" w:space="0" w:color="auto"/>
                <w:bottom w:val="none" w:sz="0" w:space="0" w:color="auto"/>
                <w:right w:val="none" w:sz="0" w:space="0" w:color="auto"/>
              </w:divBdr>
            </w:div>
            <w:div w:id="1438789564">
              <w:marLeft w:val="0"/>
              <w:marRight w:val="0"/>
              <w:marTop w:val="0"/>
              <w:marBottom w:val="0"/>
              <w:divBdr>
                <w:top w:val="none" w:sz="0" w:space="0" w:color="auto"/>
                <w:left w:val="none" w:sz="0" w:space="0" w:color="auto"/>
                <w:bottom w:val="none" w:sz="0" w:space="0" w:color="auto"/>
                <w:right w:val="none" w:sz="0" w:space="0" w:color="auto"/>
              </w:divBdr>
            </w:div>
            <w:div w:id="1408570484">
              <w:marLeft w:val="0"/>
              <w:marRight w:val="0"/>
              <w:marTop w:val="0"/>
              <w:marBottom w:val="0"/>
              <w:divBdr>
                <w:top w:val="none" w:sz="0" w:space="0" w:color="auto"/>
                <w:left w:val="none" w:sz="0" w:space="0" w:color="auto"/>
                <w:bottom w:val="none" w:sz="0" w:space="0" w:color="auto"/>
                <w:right w:val="none" w:sz="0" w:space="0" w:color="auto"/>
              </w:divBdr>
            </w:div>
            <w:div w:id="600457186">
              <w:marLeft w:val="0"/>
              <w:marRight w:val="0"/>
              <w:marTop w:val="0"/>
              <w:marBottom w:val="0"/>
              <w:divBdr>
                <w:top w:val="none" w:sz="0" w:space="0" w:color="auto"/>
                <w:left w:val="none" w:sz="0" w:space="0" w:color="auto"/>
                <w:bottom w:val="none" w:sz="0" w:space="0" w:color="auto"/>
                <w:right w:val="none" w:sz="0" w:space="0" w:color="auto"/>
              </w:divBdr>
            </w:div>
            <w:div w:id="1697078981">
              <w:marLeft w:val="0"/>
              <w:marRight w:val="0"/>
              <w:marTop w:val="0"/>
              <w:marBottom w:val="0"/>
              <w:divBdr>
                <w:top w:val="none" w:sz="0" w:space="0" w:color="auto"/>
                <w:left w:val="none" w:sz="0" w:space="0" w:color="auto"/>
                <w:bottom w:val="none" w:sz="0" w:space="0" w:color="auto"/>
                <w:right w:val="none" w:sz="0" w:space="0" w:color="auto"/>
              </w:divBdr>
            </w:div>
            <w:div w:id="1127115973">
              <w:marLeft w:val="0"/>
              <w:marRight w:val="0"/>
              <w:marTop w:val="0"/>
              <w:marBottom w:val="0"/>
              <w:divBdr>
                <w:top w:val="none" w:sz="0" w:space="0" w:color="auto"/>
                <w:left w:val="none" w:sz="0" w:space="0" w:color="auto"/>
                <w:bottom w:val="none" w:sz="0" w:space="0" w:color="auto"/>
                <w:right w:val="none" w:sz="0" w:space="0" w:color="auto"/>
              </w:divBdr>
            </w:div>
            <w:div w:id="1472478831">
              <w:marLeft w:val="0"/>
              <w:marRight w:val="0"/>
              <w:marTop w:val="0"/>
              <w:marBottom w:val="0"/>
              <w:divBdr>
                <w:top w:val="none" w:sz="0" w:space="0" w:color="auto"/>
                <w:left w:val="none" w:sz="0" w:space="0" w:color="auto"/>
                <w:bottom w:val="none" w:sz="0" w:space="0" w:color="auto"/>
                <w:right w:val="none" w:sz="0" w:space="0" w:color="auto"/>
              </w:divBdr>
            </w:div>
            <w:div w:id="854882447">
              <w:marLeft w:val="0"/>
              <w:marRight w:val="0"/>
              <w:marTop w:val="0"/>
              <w:marBottom w:val="0"/>
              <w:divBdr>
                <w:top w:val="none" w:sz="0" w:space="0" w:color="auto"/>
                <w:left w:val="none" w:sz="0" w:space="0" w:color="auto"/>
                <w:bottom w:val="none" w:sz="0" w:space="0" w:color="auto"/>
                <w:right w:val="none" w:sz="0" w:space="0" w:color="auto"/>
              </w:divBdr>
            </w:div>
            <w:div w:id="1038506850">
              <w:marLeft w:val="0"/>
              <w:marRight w:val="0"/>
              <w:marTop w:val="0"/>
              <w:marBottom w:val="0"/>
              <w:divBdr>
                <w:top w:val="none" w:sz="0" w:space="0" w:color="auto"/>
                <w:left w:val="none" w:sz="0" w:space="0" w:color="auto"/>
                <w:bottom w:val="none" w:sz="0" w:space="0" w:color="auto"/>
                <w:right w:val="none" w:sz="0" w:space="0" w:color="auto"/>
              </w:divBdr>
            </w:div>
            <w:div w:id="1919048728">
              <w:marLeft w:val="0"/>
              <w:marRight w:val="0"/>
              <w:marTop w:val="0"/>
              <w:marBottom w:val="0"/>
              <w:divBdr>
                <w:top w:val="none" w:sz="0" w:space="0" w:color="auto"/>
                <w:left w:val="none" w:sz="0" w:space="0" w:color="auto"/>
                <w:bottom w:val="none" w:sz="0" w:space="0" w:color="auto"/>
                <w:right w:val="none" w:sz="0" w:space="0" w:color="auto"/>
              </w:divBdr>
            </w:div>
            <w:div w:id="975068654">
              <w:marLeft w:val="0"/>
              <w:marRight w:val="0"/>
              <w:marTop w:val="0"/>
              <w:marBottom w:val="0"/>
              <w:divBdr>
                <w:top w:val="none" w:sz="0" w:space="0" w:color="auto"/>
                <w:left w:val="none" w:sz="0" w:space="0" w:color="auto"/>
                <w:bottom w:val="none" w:sz="0" w:space="0" w:color="auto"/>
                <w:right w:val="none" w:sz="0" w:space="0" w:color="auto"/>
              </w:divBdr>
            </w:div>
            <w:div w:id="420950483">
              <w:marLeft w:val="0"/>
              <w:marRight w:val="0"/>
              <w:marTop w:val="0"/>
              <w:marBottom w:val="0"/>
              <w:divBdr>
                <w:top w:val="none" w:sz="0" w:space="0" w:color="auto"/>
                <w:left w:val="none" w:sz="0" w:space="0" w:color="auto"/>
                <w:bottom w:val="none" w:sz="0" w:space="0" w:color="auto"/>
                <w:right w:val="none" w:sz="0" w:space="0" w:color="auto"/>
              </w:divBdr>
            </w:div>
            <w:div w:id="1889144353">
              <w:marLeft w:val="0"/>
              <w:marRight w:val="0"/>
              <w:marTop w:val="0"/>
              <w:marBottom w:val="0"/>
              <w:divBdr>
                <w:top w:val="none" w:sz="0" w:space="0" w:color="auto"/>
                <w:left w:val="none" w:sz="0" w:space="0" w:color="auto"/>
                <w:bottom w:val="none" w:sz="0" w:space="0" w:color="auto"/>
                <w:right w:val="none" w:sz="0" w:space="0" w:color="auto"/>
              </w:divBdr>
            </w:div>
            <w:div w:id="217056801">
              <w:marLeft w:val="0"/>
              <w:marRight w:val="0"/>
              <w:marTop w:val="0"/>
              <w:marBottom w:val="0"/>
              <w:divBdr>
                <w:top w:val="none" w:sz="0" w:space="0" w:color="auto"/>
                <w:left w:val="none" w:sz="0" w:space="0" w:color="auto"/>
                <w:bottom w:val="none" w:sz="0" w:space="0" w:color="auto"/>
                <w:right w:val="none" w:sz="0" w:space="0" w:color="auto"/>
              </w:divBdr>
            </w:div>
            <w:div w:id="488249534">
              <w:marLeft w:val="0"/>
              <w:marRight w:val="0"/>
              <w:marTop w:val="0"/>
              <w:marBottom w:val="0"/>
              <w:divBdr>
                <w:top w:val="none" w:sz="0" w:space="0" w:color="auto"/>
                <w:left w:val="none" w:sz="0" w:space="0" w:color="auto"/>
                <w:bottom w:val="none" w:sz="0" w:space="0" w:color="auto"/>
                <w:right w:val="none" w:sz="0" w:space="0" w:color="auto"/>
              </w:divBdr>
            </w:div>
            <w:div w:id="1086460283">
              <w:marLeft w:val="0"/>
              <w:marRight w:val="0"/>
              <w:marTop w:val="0"/>
              <w:marBottom w:val="0"/>
              <w:divBdr>
                <w:top w:val="none" w:sz="0" w:space="0" w:color="auto"/>
                <w:left w:val="none" w:sz="0" w:space="0" w:color="auto"/>
                <w:bottom w:val="none" w:sz="0" w:space="0" w:color="auto"/>
                <w:right w:val="none" w:sz="0" w:space="0" w:color="auto"/>
              </w:divBdr>
            </w:div>
            <w:div w:id="727612872">
              <w:marLeft w:val="0"/>
              <w:marRight w:val="0"/>
              <w:marTop w:val="0"/>
              <w:marBottom w:val="0"/>
              <w:divBdr>
                <w:top w:val="none" w:sz="0" w:space="0" w:color="auto"/>
                <w:left w:val="none" w:sz="0" w:space="0" w:color="auto"/>
                <w:bottom w:val="none" w:sz="0" w:space="0" w:color="auto"/>
                <w:right w:val="none" w:sz="0" w:space="0" w:color="auto"/>
              </w:divBdr>
            </w:div>
            <w:div w:id="239759487">
              <w:marLeft w:val="0"/>
              <w:marRight w:val="0"/>
              <w:marTop w:val="0"/>
              <w:marBottom w:val="0"/>
              <w:divBdr>
                <w:top w:val="none" w:sz="0" w:space="0" w:color="auto"/>
                <w:left w:val="none" w:sz="0" w:space="0" w:color="auto"/>
                <w:bottom w:val="none" w:sz="0" w:space="0" w:color="auto"/>
                <w:right w:val="none" w:sz="0" w:space="0" w:color="auto"/>
              </w:divBdr>
            </w:div>
            <w:div w:id="1449202079">
              <w:marLeft w:val="0"/>
              <w:marRight w:val="0"/>
              <w:marTop w:val="0"/>
              <w:marBottom w:val="0"/>
              <w:divBdr>
                <w:top w:val="none" w:sz="0" w:space="0" w:color="auto"/>
                <w:left w:val="none" w:sz="0" w:space="0" w:color="auto"/>
                <w:bottom w:val="none" w:sz="0" w:space="0" w:color="auto"/>
                <w:right w:val="none" w:sz="0" w:space="0" w:color="auto"/>
              </w:divBdr>
            </w:div>
            <w:div w:id="126050362">
              <w:marLeft w:val="0"/>
              <w:marRight w:val="0"/>
              <w:marTop w:val="0"/>
              <w:marBottom w:val="0"/>
              <w:divBdr>
                <w:top w:val="none" w:sz="0" w:space="0" w:color="auto"/>
                <w:left w:val="none" w:sz="0" w:space="0" w:color="auto"/>
                <w:bottom w:val="none" w:sz="0" w:space="0" w:color="auto"/>
                <w:right w:val="none" w:sz="0" w:space="0" w:color="auto"/>
              </w:divBdr>
            </w:div>
            <w:div w:id="823470463">
              <w:marLeft w:val="0"/>
              <w:marRight w:val="0"/>
              <w:marTop w:val="0"/>
              <w:marBottom w:val="0"/>
              <w:divBdr>
                <w:top w:val="none" w:sz="0" w:space="0" w:color="auto"/>
                <w:left w:val="none" w:sz="0" w:space="0" w:color="auto"/>
                <w:bottom w:val="none" w:sz="0" w:space="0" w:color="auto"/>
                <w:right w:val="none" w:sz="0" w:space="0" w:color="auto"/>
              </w:divBdr>
            </w:div>
            <w:div w:id="2106075576">
              <w:marLeft w:val="0"/>
              <w:marRight w:val="0"/>
              <w:marTop w:val="0"/>
              <w:marBottom w:val="0"/>
              <w:divBdr>
                <w:top w:val="none" w:sz="0" w:space="0" w:color="auto"/>
                <w:left w:val="none" w:sz="0" w:space="0" w:color="auto"/>
                <w:bottom w:val="none" w:sz="0" w:space="0" w:color="auto"/>
                <w:right w:val="none" w:sz="0" w:space="0" w:color="auto"/>
              </w:divBdr>
            </w:div>
            <w:div w:id="434059526">
              <w:marLeft w:val="0"/>
              <w:marRight w:val="0"/>
              <w:marTop w:val="0"/>
              <w:marBottom w:val="0"/>
              <w:divBdr>
                <w:top w:val="none" w:sz="0" w:space="0" w:color="auto"/>
                <w:left w:val="none" w:sz="0" w:space="0" w:color="auto"/>
                <w:bottom w:val="none" w:sz="0" w:space="0" w:color="auto"/>
                <w:right w:val="none" w:sz="0" w:space="0" w:color="auto"/>
              </w:divBdr>
            </w:div>
            <w:div w:id="1159034257">
              <w:marLeft w:val="0"/>
              <w:marRight w:val="0"/>
              <w:marTop w:val="0"/>
              <w:marBottom w:val="0"/>
              <w:divBdr>
                <w:top w:val="none" w:sz="0" w:space="0" w:color="auto"/>
                <w:left w:val="none" w:sz="0" w:space="0" w:color="auto"/>
                <w:bottom w:val="none" w:sz="0" w:space="0" w:color="auto"/>
                <w:right w:val="none" w:sz="0" w:space="0" w:color="auto"/>
              </w:divBdr>
            </w:div>
            <w:div w:id="1624924726">
              <w:marLeft w:val="0"/>
              <w:marRight w:val="0"/>
              <w:marTop w:val="0"/>
              <w:marBottom w:val="0"/>
              <w:divBdr>
                <w:top w:val="none" w:sz="0" w:space="0" w:color="auto"/>
                <w:left w:val="none" w:sz="0" w:space="0" w:color="auto"/>
                <w:bottom w:val="none" w:sz="0" w:space="0" w:color="auto"/>
                <w:right w:val="none" w:sz="0" w:space="0" w:color="auto"/>
              </w:divBdr>
            </w:div>
            <w:div w:id="1534265864">
              <w:marLeft w:val="0"/>
              <w:marRight w:val="0"/>
              <w:marTop w:val="0"/>
              <w:marBottom w:val="0"/>
              <w:divBdr>
                <w:top w:val="none" w:sz="0" w:space="0" w:color="auto"/>
                <w:left w:val="none" w:sz="0" w:space="0" w:color="auto"/>
                <w:bottom w:val="none" w:sz="0" w:space="0" w:color="auto"/>
                <w:right w:val="none" w:sz="0" w:space="0" w:color="auto"/>
              </w:divBdr>
            </w:div>
            <w:div w:id="1358848248">
              <w:marLeft w:val="0"/>
              <w:marRight w:val="0"/>
              <w:marTop w:val="0"/>
              <w:marBottom w:val="0"/>
              <w:divBdr>
                <w:top w:val="none" w:sz="0" w:space="0" w:color="auto"/>
                <w:left w:val="none" w:sz="0" w:space="0" w:color="auto"/>
                <w:bottom w:val="none" w:sz="0" w:space="0" w:color="auto"/>
                <w:right w:val="none" w:sz="0" w:space="0" w:color="auto"/>
              </w:divBdr>
            </w:div>
            <w:div w:id="629046869">
              <w:marLeft w:val="0"/>
              <w:marRight w:val="0"/>
              <w:marTop w:val="0"/>
              <w:marBottom w:val="0"/>
              <w:divBdr>
                <w:top w:val="none" w:sz="0" w:space="0" w:color="auto"/>
                <w:left w:val="none" w:sz="0" w:space="0" w:color="auto"/>
                <w:bottom w:val="none" w:sz="0" w:space="0" w:color="auto"/>
                <w:right w:val="none" w:sz="0" w:space="0" w:color="auto"/>
              </w:divBdr>
            </w:div>
            <w:div w:id="586840195">
              <w:marLeft w:val="0"/>
              <w:marRight w:val="0"/>
              <w:marTop w:val="0"/>
              <w:marBottom w:val="0"/>
              <w:divBdr>
                <w:top w:val="none" w:sz="0" w:space="0" w:color="auto"/>
                <w:left w:val="none" w:sz="0" w:space="0" w:color="auto"/>
                <w:bottom w:val="none" w:sz="0" w:space="0" w:color="auto"/>
                <w:right w:val="none" w:sz="0" w:space="0" w:color="auto"/>
              </w:divBdr>
            </w:div>
            <w:div w:id="1860005165">
              <w:marLeft w:val="0"/>
              <w:marRight w:val="0"/>
              <w:marTop w:val="0"/>
              <w:marBottom w:val="0"/>
              <w:divBdr>
                <w:top w:val="none" w:sz="0" w:space="0" w:color="auto"/>
                <w:left w:val="none" w:sz="0" w:space="0" w:color="auto"/>
                <w:bottom w:val="none" w:sz="0" w:space="0" w:color="auto"/>
                <w:right w:val="none" w:sz="0" w:space="0" w:color="auto"/>
              </w:divBdr>
            </w:div>
            <w:div w:id="2144231703">
              <w:marLeft w:val="0"/>
              <w:marRight w:val="0"/>
              <w:marTop w:val="0"/>
              <w:marBottom w:val="0"/>
              <w:divBdr>
                <w:top w:val="none" w:sz="0" w:space="0" w:color="auto"/>
                <w:left w:val="none" w:sz="0" w:space="0" w:color="auto"/>
                <w:bottom w:val="none" w:sz="0" w:space="0" w:color="auto"/>
                <w:right w:val="none" w:sz="0" w:space="0" w:color="auto"/>
              </w:divBdr>
            </w:div>
            <w:div w:id="1524201486">
              <w:marLeft w:val="0"/>
              <w:marRight w:val="0"/>
              <w:marTop w:val="0"/>
              <w:marBottom w:val="0"/>
              <w:divBdr>
                <w:top w:val="none" w:sz="0" w:space="0" w:color="auto"/>
                <w:left w:val="none" w:sz="0" w:space="0" w:color="auto"/>
                <w:bottom w:val="none" w:sz="0" w:space="0" w:color="auto"/>
                <w:right w:val="none" w:sz="0" w:space="0" w:color="auto"/>
              </w:divBdr>
            </w:div>
            <w:div w:id="1715691257">
              <w:marLeft w:val="0"/>
              <w:marRight w:val="0"/>
              <w:marTop w:val="0"/>
              <w:marBottom w:val="0"/>
              <w:divBdr>
                <w:top w:val="none" w:sz="0" w:space="0" w:color="auto"/>
                <w:left w:val="none" w:sz="0" w:space="0" w:color="auto"/>
                <w:bottom w:val="none" w:sz="0" w:space="0" w:color="auto"/>
                <w:right w:val="none" w:sz="0" w:space="0" w:color="auto"/>
              </w:divBdr>
            </w:div>
            <w:div w:id="580526712">
              <w:marLeft w:val="0"/>
              <w:marRight w:val="0"/>
              <w:marTop w:val="0"/>
              <w:marBottom w:val="0"/>
              <w:divBdr>
                <w:top w:val="none" w:sz="0" w:space="0" w:color="auto"/>
                <w:left w:val="none" w:sz="0" w:space="0" w:color="auto"/>
                <w:bottom w:val="none" w:sz="0" w:space="0" w:color="auto"/>
                <w:right w:val="none" w:sz="0" w:space="0" w:color="auto"/>
              </w:divBdr>
            </w:div>
            <w:div w:id="1816677161">
              <w:marLeft w:val="0"/>
              <w:marRight w:val="0"/>
              <w:marTop w:val="0"/>
              <w:marBottom w:val="0"/>
              <w:divBdr>
                <w:top w:val="none" w:sz="0" w:space="0" w:color="auto"/>
                <w:left w:val="none" w:sz="0" w:space="0" w:color="auto"/>
                <w:bottom w:val="none" w:sz="0" w:space="0" w:color="auto"/>
                <w:right w:val="none" w:sz="0" w:space="0" w:color="auto"/>
              </w:divBdr>
            </w:div>
            <w:div w:id="1992782661">
              <w:marLeft w:val="0"/>
              <w:marRight w:val="0"/>
              <w:marTop w:val="0"/>
              <w:marBottom w:val="0"/>
              <w:divBdr>
                <w:top w:val="none" w:sz="0" w:space="0" w:color="auto"/>
                <w:left w:val="none" w:sz="0" w:space="0" w:color="auto"/>
                <w:bottom w:val="none" w:sz="0" w:space="0" w:color="auto"/>
                <w:right w:val="none" w:sz="0" w:space="0" w:color="auto"/>
              </w:divBdr>
            </w:div>
            <w:div w:id="1358971436">
              <w:marLeft w:val="0"/>
              <w:marRight w:val="0"/>
              <w:marTop w:val="0"/>
              <w:marBottom w:val="0"/>
              <w:divBdr>
                <w:top w:val="none" w:sz="0" w:space="0" w:color="auto"/>
                <w:left w:val="none" w:sz="0" w:space="0" w:color="auto"/>
                <w:bottom w:val="none" w:sz="0" w:space="0" w:color="auto"/>
                <w:right w:val="none" w:sz="0" w:space="0" w:color="auto"/>
              </w:divBdr>
            </w:div>
            <w:div w:id="602959158">
              <w:marLeft w:val="0"/>
              <w:marRight w:val="0"/>
              <w:marTop w:val="0"/>
              <w:marBottom w:val="0"/>
              <w:divBdr>
                <w:top w:val="none" w:sz="0" w:space="0" w:color="auto"/>
                <w:left w:val="none" w:sz="0" w:space="0" w:color="auto"/>
                <w:bottom w:val="none" w:sz="0" w:space="0" w:color="auto"/>
                <w:right w:val="none" w:sz="0" w:space="0" w:color="auto"/>
              </w:divBdr>
            </w:div>
            <w:div w:id="1567103835">
              <w:marLeft w:val="0"/>
              <w:marRight w:val="0"/>
              <w:marTop w:val="0"/>
              <w:marBottom w:val="0"/>
              <w:divBdr>
                <w:top w:val="none" w:sz="0" w:space="0" w:color="auto"/>
                <w:left w:val="none" w:sz="0" w:space="0" w:color="auto"/>
                <w:bottom w:val="none" w:sz="0" w:space="0" w:color="auto"/>
                <w:right w:val="none" w:sz="0" w:space="0" w:color="auto"/>
              </w:divBdr>
            </w:div>
            <w:div w:id="49378717">
              <w:marLeft w:val="0"/>
              <w:marRight w:val="0"/>
              <w:marTop w:val="0"/>
              <w:marBottom w:val="0"/>
              <w:divBdr>
                <w:top w:val="none" w:sz="0" w:space="0" w:color="auto"/>
                <w:left w:val="none" w:sz="0" w:space="0" w:color="auto"/>
                <w:bottom w:val="none" w:sz="0" w:space="0" w:color="auto"/>
                <w:right w:val="none" w:sz="0" w:space="0" w:color="auto"/>
              </w:divBdr>
            </w:div>
            <w:div w:id="825584618">
              <w:marLeft w:val="0"/>
              <w:marRight w:val="0"/>
              <w:marTop w:val="0"/>
              <w:marBottom w:val="0"/>
              <w:divBdr>
                <w:top w:val="none" w:sz="0" w:space="0" w:color="auto"/>
                <w:left w:val="none" w:sz="0" w:space="0" w:color="auto"/>
                <w:bottom w:val="none" w:sz="0" w:space="0" w:color="auto"/>
                <w:right w:val="none" w:sz="0" w:space="0" w:color="auto"/>
              </w:divBdr>
            </w:div>
            <w:div w:id="357782251">
              <w:marLeft w:val="0"/>
              <w:marRight w:val="0"/>
              <w:marTop w:val="0"/>
              <w:marBottom w:val="0"/>
              <w:divBdr>
                <w:top w:val="none" w:sz="0" w:space="0" w:color="auto"/>
                <w:left w:val="none" w:sz="0" w:space="0" w:color="auto"/>
                <w:bottom w:val="none" w:sz="0" w:space="0" w:color="auto"/>
                <w:right w:val="none" w:sz="0" w:space="0" w:color="auto"/>
              </w:divBdr>
            </w:div>
            <w:div w:id="528883256">
              <w:marLeft w:val="0"/>
              <w:marRight w:val="0"/>
              <w:marTop w:val="0"/>
              <w:marBottom w:val="0"/>
              <w:divBdr>
                <w:top w:val="none" w:sz="0" w:space="0" w:color="auto"/>
                <w:left w:val="none" w:sz="0" w:space="0" w:color="auto"/>
                <w:bottom w:val="none" w:sz="0" w:space="0" w:color="auto"/>
                <w:right w:val="none" w:sz="0" w:space="0" w:color="auto"/>
              </w:divBdr>
            </w:div>
            <w:div w:id="1598752435">
              <w:marLeft w:val="0"/>
              <w:marRight w:val="0"/>
              <w:marTop w:val="0"/>
              <w:marBottom w:val="0"/>
              <w:divBdr>
                <w:top w:val="none" w:sz="0" w:space="0" w:color="auto"/>
                <w:left w:val="none" w:sz="0" w:space="0" w:color="auto"/>
                <w:bottom w:val="none" w:sz="0" w:space="0" w:color="auto"/>
                <w:right w:val="none" w:sz="0" w:space="0" w:color="auto"/>
              </w:divBdr>
            </w:div>
            <w:div w:id="496726510">
              <w:marLeft w:val="0"/>
              <w:marRight w:val="0"/>
              <w:marTop w:val="0"/>
              <w:marBottom w:val="0"/>
              <w:divBdr>
                <w:top w:val="none" w:sz="0" w:space="0" w:color="auto"/>
                <w:left w:val="none" w:sz="0" w:space="0" w:color="auto"/>
                <w:bottom w:val="none" w:sz="0" w:space="0" w:color="auto"/>
                <w:right w:val="none" w:sz="0" w:space="0" w:color="auto"/>
              </w:divBdr>
            </w:div>
            <w:div w:id="1379865799">
              <w:marLeft w:val="0"/>
              <w:marRight w:val="0"/>
              <w:marTop w:val="0"/>
              <w:marBottom w:val="0"/>
              <w:divBdr>
                <w:top w:val="none" w:sz="0" w:space="0" w:color="auto"/>
                <w:left w:val="none" w:sz="0" w:space="0" w:color="auto"/>
                <w:bottom w:val="none" w:sz="0" w:space="0" w:color="auto"/>
                <w:right w:val="none" w:sz="0" w:space="0" w:color="auto"/>
              </w:divBdr>
            </w:div>
            <w:div w:id="846091090">
              <w:marLeft w:val="0"/>
              <w:marRight w:val="0"/>
              <w:marTop w:val="0"/>
              <w:marBottom w:val="0"/>
              <w:divBdr>
                <w:top w:val="none" w:sz="0" w:space="0" w:color="auto"/>
                <w:left w:val="none" w:sz="0" w:space="0" w:color="auto"/>
                <w:bottom w:val="none" w:sz="0" w:space="0" w:color="auto"/>
                <w:right w:val="none" w:sz="0" w:space="0" w:color="auto"/>
              </w:divBdr>
            </w:div>
            <w:div w:id="576669933">
              <w:marLeft w:val="0"/>
              <w:marRight w:val="0"/>
              <w:marTop w:val="0"/>
              <w:marBottom w:val="0"/>
              <w:divBdr>
                <w:top w:val="none" w:sz="0" w:space="0" w:color="auto"/>
                <w:left w:val="none" w:sz="0" w:space="0" w:color="auto"/>
                <w:bottom w:val="none" w:sz="0" w:space="0" w:color="auto"/>
                <w:right w:val="none" w:sz="0" w:space="0" w:color="auto"/>
              </w:divBdr>
            </w:div>
            <w:div w:id="1448311099">
              <w:marLeft w:val="0"/>
              <w:marRight w:val="0"/>
              <w:marTop w:val="0"/>
              <w:marBottom w:val="0"/>
              <w:divBdr>
                <w:top w:val="none" w:sz="0" w:space="0" w:color="auto"/>
                <w:left w:val="none" w:sz="0" w:space="0" w:color="auto"/>
                <w:bottom w:val="none" w:sz="0" w:space="0" w:color="auto"/>
                <w:right w:val="none" w:sz="0" w:space="0" w:color="auto"/>
              </w:divBdr>
            </w:div>
            <w:div w:id="1790976079">
              <w:marLeft w:val="0"/>
              <w:marRight w:val="0"/>
              <w:marTop w:val="0"/>
              <w:marBottom w:val="0"/>
              <w:divBdr>
                <w:top w:val="none" w:sz="0" w:space="0" w:color="auto"/>
                <w:left w:val="none" w:sz="0" w:space="0" w:color="auto"/>
                <w:bottom w:val="none" w:sz="0" w:space="0" w:color="auto"/>
                <w:right w:val="none" w:sz="0" w:space="0" w:color="auto"/>
              </w:divBdr>
            </w:div>
            <w:div w:id="161701566">
              <w:marLeft w:val="0"/>
              <w:marRight w:val="0"/>
              <w:marTop w:val="0"/>
              <w:marBottom w:val="0"/>
              <w:divBdr>
                <w:top w:val="none" w:sz="0" w:space="0" w:color="auto"/>
                <w:left w:val="none" w:sz="0" w:space="0" w:color="auto"/>
                <w:bottom w:val="none" w:sz="0" w:space="0" w:color="auto"/>
                <w:right w:val="none" w:sz="0" w:space="0" w:color="auto"/>
              </w:divBdr>
            </w:div>
            <w:div w:id="1195575797">
              <w:marLeft w:val="0"/>
              <w:marRight w:val="0"/>
              <w:marTop w:val="0"/>
              <w:marBottom w:val="0"/>
              <w:divBdr>
                <w:top w:val="none" w:sz="0" w:space="0" w:color="auto"/>
                <w:left w:val="none" w:sz="0" w:space="0" w:color="auto"/>
                <w:bottom w:val="none" w:sz="0" w:space="0" w:color="auto"/>
                <w:right w:val="none" w:sz="0" w:space="0" w:color="auto"/>
              </w:divBdr>
            </w:div>
            <w:div w:id="307903495">
              <w:marLeft w:val="0"/>
              <w:marRight w:val="0"/>
              <w:marTop w:val="0"/>
              <w:marBottom w:val="0"/>
              <w:divBdr>
                <w:top w:val="none" w:sz="0" w:space="0" w:color="auto"/>
                <w:left w:val="none" w:sz="0" w:space="0" w:color="auto"/>
                <w:bottom w:val="none" w:sz="0" w:space="0" w:color="auto"/>
                <w:right w:val="none" w:sz="0" w:space="0" w:color="auto"/>
              </w:divBdr>
            </w:div>
            <w:div w:id="1716538134">
              <w:marLeft w:val="0"/>
              <w:marRight w:val="0"/>
              <w:marTop w:val="0"/>
              <w:marBottom w:val="0"/>
              <w:divBdr>
                <w:top w:val="none" w:sz="0" w:space="0" w:color="auto"/>
                <w:left w:val="none" w:sz="0" w:space="0" w:color="auto"/>
                <w:bottom w:val="none" w:sz="0" w:space="0" w:color="auto"/>
                <w:right w:val="none" w:sz="0" w:space="0" w:color="auto"/>
              </w:divBdr>
            </w:div>
            <w:div w:id="772434898">
              <w:marLeft w:val="0"/>
              <w:marRight w:val="0"/>
              <w:marTop w:val="0"/>
              <w:marBottom w:val="0"/>
              <w:divBdr>
                <w:top w:val="none" w:sz="0" w:space="0" w:color="auto"/>
                <w:left w:val="none" w:sz="0" w:space="0" w:color="auto"/>
                <w:bottom w:val="none" w:sz="0" w:space="0" w:color="auto"/>
                <w:right w:val="none" w:sz="0" w:space="0" w:color="auto"/>
              </w:divBdr>
            </w:div>
            <w:div w:id="1856841145">
              <w:marLeft w:val="0"/>
              <w:marRight w:val="0"/>
              <w:marTop w:val="0"/>
              <w:marBottom w:val="0"/>
              <w:divBdr>
                <w:top w:val="none" w:sz="0" w:space="0" w:color="auto"/>
                <w:left w:val="none" w:sz="0" w:space="0" w:color="auto"/>
                <w:bottom w:val="none" w:sz="0" w:space="0" w:color="auto"/>
                <w:right w:val="none" w:sz="0" w:space="0" w:color="auto"/>
              </w:divBdr>
            </w:div>
            <w:div w:id="1277565437">
              <w:marLeft w:val="0"/>
              <w:marRight w:val="0"/>
              <w:marTop w:val="0"/>
              <w:marBottom w:val="0"/>
              <w:divBdr>
                <w:top w:val="none" w:sz="0" w:space="0" w:color="auto"/>
                <w:left w:val="none" w:sz="0" w:space="0" w:color="auto"/>
                <w:bottom w:val="none" w:sz="0" w:space="0" w:color="auto"/>
                <w:right w:val="none" w:sz="0" w:space="0" w:color="auto"/>
              </w:divBdr>
            </w:div>
            <w:div w:id="272447909">
              <w:marLeft w:val="0"/>
              <w:marRight w:val="0"/>
              <w:marTop w:val="0"/>
              <w:marBottom w:val="0"/>
              <w:divBdr>
                <w:top w:val="none" w:sz="0" w:space="0" w:color="auto"/>
                <w:left w:val="none" w:sz="0" w:space="0" w:color="auto"/>
                <w:bottom w:val="none" w:sz="0" w:space="0" w:color="auto"/>
                <w:right w:val="none" w:sz="0" w:space="0" w:color="auto"/>
              </w:divBdr>
            </w:div>
            <w:div w:id="1965039333">
              <w:marLeft w:val="0"/>
              <w:marRight w:val="0"/>
              <w:marTop w:val="0"/>
              <w:marBottom w:val="0"/>
              <w:divBdr>
                <w:top w:val="none" w:sz="0" w:space="0" w:color="auto"/>
                <w:left w:val="none" w:sz="0" w:space="0" w:color="auto"/>
                <w:bottom w:val="none" w:sz="0" w:space="0" w:color="auto"/>
                <w:right w:val="none" w:sz="0" w:space="0" w:color="auto"/>
              </w:divBdr>
            </w:div>
            <w:div w:id="1312520294">
              <w:marLeft w:val="0"/>
              <w:marRight w:val="0"/>
              <w:marTop w:val="0"/>
              <w:marBottom w:val="0"/>
              <w:divBdr>
                <w:top w:val="none" w:sz="0" w:space="0" w:color="auto"/>
                <w:left w:val="none" w:sz="0" w:space="0" w:color="auto"/>
                <w:bottom w:val="none" w:sz="0" w:space="0" w:color="auto"/>
                <w:right w:val="none" w:sz="0" w:space="0" w:color="auto"/>
              </w:divBdr>
            </w:div>
            <w:div w:id="2117090338">
              <w:marLeft w:val="0"/>
              <w:marRight w:val="0"/>
              <w:marTop w:val="0"/>
              <w:marBottom w:val="0"/>
              <w:divBdr>
                <w:top w:val="none" w:sz="0" w:space="0" w:color="auto"/>
                <w:left w:val="none" w:sz="0" w:space="0" w:color="auto"/>
                <w:bottom w:val="none" w:sz="0" w:space="0" w:color="auto"/>
                <w:right w:val="none" w:sz="0" w:space="0" w:color="auto"/>
              </w:divBdr>
            </w:div>
            <w:div w:id="1837502203">
              <w:marLeft w:val="0"/>
              <w:marRight w:val="0"/>
              <w:marTop w:val="0"/>
              <w:marBottom w:val="0"/>
              <w:divBdr>
                <w:top w:val="none" w:sz="0" w:space="0" w:color="auto"/>
                <w:left w:val="none" w:sz="0" w:space="0" w:color="auto"/>
                <w:bottom w:val="none" w:sz="0" w:space="0" w:color="auto"/>
                <w:right w:val="none" w:sz="0" w:space="0" w:color="auto"/>
              </w:divBdr>
            </w:div>
            <w:div w:id="1365793052">
              <w:marLeft w:val="0"/>
              <w:marRight w:val="0"/>
              <w:marTop w:val="0"/>
              <w:marBottom w:val="0"/>
              <w:divBdr>
                <w:top w:val="none" w:sz="0" w:space="0" w:color="auto"/>
                <w:left w:val="none" w:sz="0" w:space="0" w:color="auto"/>
                <w:bottom w:val="none" w:sz="0" w:space="0" w:color="auto"/>
                <w:right w:val="none" w:sz="0" w:space="0" w:color="auto"/>
              </w:divBdr>
            </w:div>
            <w:div w:id="534080170">
              <w:marLeft w:val="0"/>
              <w:marRight w:val="0"/>
              <w:marTop w:val="0"/>
              <w:marBottom w:val="0"/>
              <w:divBdr>
                <w:top w:val="none" w:sz="0" w:space="0" w:color="auto"/>
                <w:left w:val="none" w:sz="0" w:space="0" w:color="auto"/>
                <w:bottom w:val="none" w:sz="0" w:space="0" w:color="auto"/>
                <w:right w:val="none" w:sz="0" w:space="0" w:color="auto"/>
              </w:divBdr>
            </w:div>
            <w:div w:id="818184044">
              <w:marLeft w:val="0"/>
              <w:marRight w:val="0"/>
              <w:marTop w:val="0"/>
              <w:marBottom w:val="0"/>
              <w:divBdr>
                <w:top w:val="none" w:sz="0" w:space="0" w:color="auto"/>
                <w:left w:val="none" w:sz="0" w:space="0" w:color="auto"/>
                <w:bottom w:val="none" w:sz="0" w:space="0" w:color="auto"/>
                <w:right w:val="none" w:sz="0" w:space="0" w:color="auto"/>
              </w:divBdr>
            </w:div>
            <w:div w:id="2104760745">
              <w:marLeft w:val="0"/>
              <w:marRight w:val="0"/>
              <w:marTop w:val="0"/>
              <w:marBottom w:val="0"/>
              <w:divBdr>
                <w:top w:val="none" w:sz="0" w:space="0" w:color="auto"/>
                <w:left w:val="none" w:sz="0" w:space="0" w:color="auto"/>
                <w:bottom w:val="none" w:sz="0" w:space="0" w:color="auto"/>
                <w:right w:val="none" w:sz="0" w:space="0" w:color="auto"/>
              </w:divBdr>
            </w:div>
            <w:div w:id="156194995">
              <w:marLeft w:val="0"/>
              <w:marRight w:val="0"/>
              <w:marTop w:val="0"/>
              <w:marBottom w:val="0"/>
              <w:divBdr>
                <w:top w:val="none" w:sz="0" w:space="0" w:color="auto"/>
                <w:left w:val="none" w:sz="0" w:space="0" w:color="auto"/>
                <w:bottom w:val="none" w:sz="0" w:space="0" w:color="auto"/>
                <w:right w:val="none" w:sz="0" w:space="0" w:color="auto"/>
              </w:divBdr>
            </w:div>
            <w:div w:id="1787502108">
              <w:marLeft w:val="0"/>
              <w:marRight w:val="0"/>
              <w:marTop w:val="0"/>
              <w:marBottom w:val="0"/>
              <w:divBdr>
                <w:top w:val="none" w:sz="0" w:space="0" w:color="auto"/>
                <w:left w:val="none" w:sz="0" w:space="0" w:color="auto"/>
                <w:bottom w:val="none" w:sz="0" w:space="0" w:color="auto"/>
                <w:right w:val="none" w:sz="0" w:space="0" w:color="auto"/>
              </w:divBdr>
            </w:div>
            <w:div w:id="405883268">
              <w:marLeft w:val="0"/>
              <w:marRight w:val="0"/>
              <w:marTop w:val="0"/>
              <w:marBottom w:val="0"/>
              <w:divBdr>
                <w:top w:val="none" w:sz="0" w:space="0" w:color="auto"/>
                <w:left w:val="none" w:sz="0" w:space="0" w:color="auto"/>
                <w:bottom w:val="none" w:sz="0" w:space="0" w:color="auto"/>
                <w:right w:val="none" w:sz="0" w:space="0" w:color="auto"/>
              </w:divBdr>
            </w:div>
            <w:div w:id="1983465529">
              <w:marLeft w:val="0"/>
              <w:marRight w:val="0"/>
              <w:marTop w:val="0"/>
              <w:marBottom w:val="0"/>
              <w:divBdr>
                <w:top w:val="none" w:sz="0" w:space="0" w:color="auto"/>
                <w:left w:val="none" w:sz="0" w:space="0" w:color="auto"/>
                <w:bottom w:val="none" w:sz="0" w:space="0" w:color="auto"/>
                <w:right w:val="none" w:sz="0" w:space="0" w:color="auto"/>
              </w:divBdr>
            </w:div>
            <w:div w:id="1246377339">
              <w:marLeft w:val="0"/>
              <w:marRight w:val="0"/>
              <w:marTop w:val="0"/>
              <w:marBottom w:val="0"/>
              <w:divBdr>
                <w:top w:val="none" w:sz="0" w:space="0" w:color="auto"/>
                <w:left w:val="none" w:sz="0" w:space="0" w:color="auto"/>
                <w:bottom w:val="none" w:sz="0" w:space="0" w:color="auto"/>
                <w:right w:val="none" w:sz="0" w:space="0" w:color="auto"/>
              </w:divBdr>
            </w:div>
            <w:div w:id="1438719398">
              <w:marLeft w:val="0"/>
              <w:marRight w:val="0"/>
              <w:marTop w:val="0"/>
              <w:marBottom w:val="0"/>
              <w:divBdr>
                <w:top w:val="none" w:sz="0" w:space="0" w:color="auto"/>
                <w:left w:val="none" w:sz="0" w:space="0" w:color="auto"/>
                <w:bottom w:val="none" w:sz="0" w:space="0" w:color="auto"/>
                <w:right w:val="none" w:sz="0" w:space="0" w:color="auto"/>
              </w:divBdr>
            </w:div>
            <w:div w:id="1849709718">
              <w:marLeft w:val="0"/>
              <w:marRight w:val="0"/>
              <w:marTop w:val="0"/>
              <w:marBottom w:val="0"/>
              <w:divBdr>
                <w:top w:val="none" w:sz="0" w:space="0" w:color="auto"/>
                <w:left w:val="none" w:sz="0" w:space="0" w:color="auto"/>
                <w:bottom w:val="none" w:sz="0" w:space="0" w:color="auto"/>
                <w:right w:val="none" w:sz="0" w:space="0" w:color="auto"/>
              </w:divBdr>
            </w:div>
            <w:div w:id="446507619">
              <w:marLeft w:val="0"/>
              <w:marRight w:val="0"/>
              <w:marTop w:val="0"/>
              <w:marBottom w:val="0"/>
              <w:divBdr>
                <w:top w:val="none" w:sz="0" w:space="0" w:color="auto"/>
                <w:left w:val="none" w:sz="0" w:space="0" w:color="auto"/>
                <w:bottom w:val="none" w:sz="0" w:space="0" w:color="auto"/>
                <w:right w:val="none" w:sz="0" w:space="0" w:color="auto"/>
              </w:divBdr>
            </w:div>
            <w:div w:id="976104686">
              <w:marLeft w:val="0"/>
              <w:marRight w:val="0"/>
              <w:marTop w:val="0"/>
              <w:marBottom w:val="0"/>
              <w:divBdr>
                <w:top w:val="none" w:sz="0" w:space="0" w:color="auto"/>
                <w:left w:val="none" w:sz="0" w:space="0" w:color="auto"/>
                <w:bottom w:val="none" w:sz="0" w:space="0" w:color="auto"/>
                <w:right w:val="none" w:sz="0" w:space="0" w:color="auto"/>
              </w:divBdr>
            </w:div>
            <w:div w:id="1205364545">
              <w:marLeft w:val="0"/>
              <w:marRight w:val="0"/>
              <w:marTop w:val="0"/>
              <w:marBottom w:val="0"/>
              <w:divBdr>
                <w:top w:val="none" w:sz="0" w:space="0" w:color="auto"/>
                <w:left w:val="none" w:sz="0" w:space="0" w:color="auto"/>
                <w:bottom w:val="none" w:sz="0" w:space="0" w:color="auto"/>
                <w:right w:val="none" w:sz="0" w:space="0" w:color="auto"/>
              </w:divBdr>
            </w:div>
            <w:div w:id="1271399790">
              <w:marLeft w:val="0"/>
              <w:marRight w:val="0"/>
              <w:marTop w:val="0"/>
              <w:marBottom w:val="0"/>
              <w:divBdr>
                <w:top w:val="none" w:sz="0" w:space="0" w:color="auto"/>
                <w:left w:val="none" w:sz="0" w:space="0" w:color="auto"/>
                <w:bottom w:val="none" w:sz="0" w:space="0" w:color="auto"/>
                <w:right w:val="none" w:sz="0" w:space="0" w:color="auto"/>
              </w:divBdr>
            </w:div>
            <w:div w:id="1399129593">
              <w:marLeft w:val="0"/>
              <w:marRight w:val="0"/>
              <w:marTop w:val="0"/>
              <w:marBottom w:val="0"/>
              <w:divBdr>
                <w:top w:val="none" w:sz="0" w:space="0" w:color="auto"/>
                <w:left w:val="none" w:sz="0" w:space="0" w:color="auto"/>
                <w:bottom w:val="none" w:sz="0" w:space="0" w:color="auto"/>
                <w:right w:val="none" w:sz="0" w:space="0" w:color="auto"/>
              </w:divBdr>
            </w:div>
            <w:div w:id="642583981">
              <w:marLeft w:val="0"/>
              <w:marRight w:val="0"/>
              <w:marTop w:val="0"/>
              <w:marBottom w:val="0"/>
              <w:divBdr>
                <w:top w:val="none" w:sz="0" w:space="0" w:color="auto"/>
                <w:left w:val="none" w:sz="0" w:space="0" w:color="auto"/>
                <w:bottom w:val="none" w:sz="0" w:space="0" w:color="auto"/>
                <w:right w:val="none" w:sz="0" w:space="0" w:color="auto"/>
              </w:divBdr>
            </w:div>
            <w:div w:id="1054740583">
              <w:marLeft w:val="0"/>
              <w:marRight w:val="0"/>
              <w:marTop w:val="0"/>
              <w:marBottom w:val="0"/>
              <w:divBdr>
                <w:top w:val="none" w:sz="0" w:space="0" w:color="auto"/>
                <w:left w:val="none" w:sz="0" w:space="0" w:color="auto"/>
                <w:bottom w:val="none" w:sz="0" w:space="0" w:color="auto"/>
                <w:right w:val="none" w:sz="0" w:space="0" w:color="auto"/>
              </w:divBdr>
            </w:div>
            <w:div w:id="1008871066">
              <w:marLeft w:val="0"/>
              <w:marRight w:val="0"/>
              <w:marTop w:val="0"/>
              <w:marBottom w:val="0"/>
              <w:divBdr>
                <w:top w:val="none" w:sz="0" w:space="0" w:color="auto"/>
                <w:left w:val="none" w:sz="0" w:space="0" w:color="auto"/>
                <w:bottom w:val="none" w:sz="0" w:space="0" w:color="auto"/>
                <w:right w:val="none" w:sz="0" w:space="0" w:color="auto"/>
              </w:divBdr>
            </w:div>
            <w:div w:id="1890411809">
              <w:marLeft w:val="0"/>
              <w:marRight w:val="0"/>
              <w:marTop w:val="0"/>
              <w:marBottom w:val="0"/>
              <w:divBdr>
                <w:top w:val="none" w:sz="0" w:space="0" w:color="auto"/>
                <w:left w:val="none" w:sz="0" w:space="0" w:color="auto"/>
                <w:bottom w:val="none" w:sz="0" w:space="0" w:color="auto"/>
                <w:right w:val="none" w:sz="0" w:space="0" w:color="auto"/>
              </w:divBdr>
            </w:div>
            <w:div w:id="955329082">
              <w:marLeft w:val="0"/>
              <w:marRight w:val="0"/>
              <w:marTop w:val="0"/>
              <w:marBottom w:val="0"/>
              <w:divBdr>
                <w:top w:val="none" w:sz="0" w:space="0" w:color="auto"/>
                <w:left w:val="none" w:sz="0" w:space="0" w:color="auto"/>
                <w:bottom w:val="none" w:sz="0" w:space="0" w:color="auto"/>
                <w:right w:val="none" w:sz="0" w:space="0" w:color="auto"/>
              </w:divBdr>
            </w:div>
            <w:div w:id="162167982">
              <w:marLeft w:val="0"/>
              <w:marRight w:val="0"/>
              <w:marTop w:val="0"/>
              <w:marBottom w:val="0"/>
              <w:divBdr>
                <w:top w:val="none" w:sz="0" w:space="0" w:color="auto"/>
                <w:left w:val="none" w:sz="0" w:space="0" w:color="auto"/>
                <w:bottom w:val="none" w:sz="0" w:space="0" w:color="auto"/>
                <w:right w:val="none" w:sz="0" w:space="0" w:color="auto"/>
              </w:divBdr>
            </w:div>
            <w:div w:id="1076973578">
              <w:marLeft w:val="0"/>
              <w:marRight w:val="0"/>
              <w:marTop w:val="0"/>
              <w:marBottom w:val="0"/>
              <w:divBdr>
                <w:top w:val="none" w:sz="0" w:space="0" w:color="auto"/>
                <w:left w:val="none" w:sz="0" w:space="0" w:color="auto"/>
                <w:bottom w:val="none" w:sz="0" w:space="0" w:color="auto"/>
                <w:right w:val="none" w:sz="0" w:space="0" w:color="auto"/>
              </w:divBdr>
            </w:div>
            <w:div w:id="548223039">
              <w:marLeft w:val="0"/>
              <w:marRight w:val="0"/>
              <w:marTop w:val="0"/>
              <w:marBottom w:val="0"/>
              <w:divBdr>
                <w:top w:val="none" w:sz="0" w:space="0" w:color="auto"/>
                <w:left w:val="none" w:sz="0" w:space="0" w:color="auto"/>
                <w:bottom w:val="none" w:sz="0" w:space="0" w:color="auto"/>
                <w:right w:val="none" w:sz="0" w:space="0" w:color="auto"/>
              </w:divBdr>
            </w:div>
            <w:div w:id="1356419995">
              <w:marLeft w:val="0"/>
              <w:marRight w:val="0"/>
              <w:marTop w:val="0"/>
              <w:marBottom w:val="0"/>
              <w:divBdr>
                <w:top w:val="none" w:sz="0" w:space="0" w:color="auto"/>
                <w:left w:val="none" w:sz="0" w:space="0" w:color="auto"/>
                <w:bottom w:val="none" w:sz="0" w:space="0" w:color="auto"/>
                <w:right w:val="none" w:sz="0" w:space="0" w:color="auto"/>
              </w:divBdr>
            </w:div>
            <w:div w:id="144706044">
              <w:marLeft w:val="0"/>
              <w:marRight w:val="0"/>
              <w:marTop w:val="0"/>
              <w:marBottom w:val="0"/>
              <w:divBdr>
                <w:top w:val="none" w:sz="0" w:space="0" w:color="auto"/>
                <w:left w:val="none" w:sz="0" w:space="0" w:color="auto"/>
                <w:bottom w:val="none" w:sz="0" w:space="0" w:color="auto"/>
                <w:right w:val="none" w:sz="0" w:space="0" w:color="auto"/>
              </w:divBdr>
            </w:div>
            <w:div w:id="298809442">
              <w:marLeft w:val="0"/>
              <w:marRight w:val="0"/>
              <w:marTop w:val="0"/>
              <w:marBottom w:val="0"/>
              <w:divBdr>
                <w:top w:val="none" w:sz="0" w:space="0" w:color="auto"/>
                <w:left w:val="none" w:sz="0" w:space="0" w:color="auto"/>
                <w:bottom w:val="none" w:sz="0" w:space="0" w:color="auto"/>
                <w:right w:val="none" w:sz="0" w:space="0" w:color="auto"/>
              </w:divBdr>
            </w:div>
            <w:div w:id="2124768352">
              <w:marLeft w:val="0"/>
              <w:marRight w:val="0"/>
              <w:marTop w:val="0"/>
              <w:marBottom w:val="0"/>
              <w:divBdr>
                <w:top w:val="none" w:sz="0" w:space="0" w:color="auto"/>
                <w:left w:val="none" w:sz="0" w:space="0" w:color="auto"/>
                <w:bottom w:val="none" w:sz="0" w:space="0" w:color="auto"/>
                <w:right w:val="none" w:sz="0" w:space="0" w:color="auto"/>
              </w:divBdr>
            </w:div>
            <w:div w:id="1666929425">
              <w:marLeft w:val="0"/>
              <w:marRight w:val="0"/>
              <w:marTop w:val="0"/>
              <w:marBottom w:val="0"/>
              <w:divBdr>
                <w:top w:val="none" w:sz="0" w:space="0" w:color="auto"/>
                <w:left w:val="none" w:sz="0" w:space="0" w:color="auto"/>
                <w:bottom w:val="none" w:sz="0" w:space="0" w:color="auto"/>
                <w:right w:val="none" w:sz="0" w:space="0" w:color="auto"/>
              </w:divBdr>
            </w:div>
            <w:div w:id="1231305463">
              <w:marLeft w:val="0"/>
              <w:marRight w:val="0"/>
              <w:marTop w:val="0"/>
              <w:marBottom w:val="0"/>
              <w:divBdr>
                <w:top w:val="none" w:sz="0" w:space="0" w:color="auto"/>
                <w:left w:val="none" w:sz="0" w:space="0" w:color="auto"/>
                <w:bottom w:val="none" w:sz="0" w:space="0" w:color="auto"/>
                <w:right w:val="none" w:sz="0" w:space="0" w:color="auto"/>
              </w:divBdr>
            </w:div>
            <w:div w:id="669720005">
              <w:marLeft w:val="0"/>
              <w:marRight w:val="0"/>
              <w:marTop w:val="0"/>
              <w:marBottom w:val="0"/>
              <w:divBdr>
                <w:top w:val="none" w:sz="0" w:space="0" w:color="auto"/>
                <w:left w:val="none" w:sz="0" w:space="0" w:color="auto"/>
                <w:bottom w:val="none" w:sz="0" w:space="0" w:color="auto"/>
                <w:right w:val="none" w:sz="0" w:space="0" w:color="auto"/>
              </w:divBdr>
            </w:div>
            <w:div w:id="660159964">
              <w:marLeft w:val="0"/>
              <w:marRight w:val="0"/>
              <w:marTop w:val="0"/>
              <w:marBottom w:val="0"/>
              <w:divBdr>
                <w:top w:val="none" w:sz="0" w:space="0" w:color="auto"/>
                <w:left w:val="none" w:sz="0" w:space="0" w:color="auto"/>
                <w:bottom w:val="none" w:sz="0" w:space="0" w:color="auto"/>
                <w:right w:val="none" w:sz="0" w:space="0" w:color="auto"/>
              </w:divBdr>
            </w:div>
            <w:div w:id="1109088202">
              <w:marLeft w:val="0"/>
              <w:marRight w:val="0"/>
              <w:marTop w:val="0"/>
              <w:marBottom w:val="0"/>
              <w:divBdr>
                <w:top w:val="none" w:sz="0" w:space="0" w:color="auto"/>
                <w:left w:val="none" w:sz="0" w:space="0" w:color="auto"/>
                <w:bottom w:val="none" w:sz="0" w:space="0" w:color="auto"/>
                <w:right w:val="none" w:sz="0" w:space="0" w:color="auto"/>
              </w:divBdr>
            </w:div>
            <w:div w:id="135031601">
              <w:marLeft w:val="0"/>
              <w:marRight w:val="0"/>
              <w:marTop w:val="0"/>
              <w:marBottom w:val="0"/>
              <w:divBdr>
                <w:top w:val="none" w:sz="0" w:space="0" w:color="auto"/>
                <w:left w:val="none" w:sz="0" w:space="0" w:color="auto"/>
                <w:bottom w:val="none" w:sz="0" w:space="0" w:color="auto"/>
                <w:right w:val="none" w:sz="0" w:space="0" w:color="auto"/>
              </w:divBdr>
            </w:div>
            <w:div w:id="1292203880">
              <w:marLeft w:val="0"/>
              <w:marRight w:val="0"/>
              <w:marTop w:val="0"/>
              <w:marBottom w:val="0"/>
              <w:divBdr>
                <w:top w:val="none" w:sz="0" w:space="0" w:color="auto"/>
                <w:left w:val="none" w:sz="0" w:space="0" w:color="auto"/>
                <w:bottom w:val="none" w:sz="0" w:space="0" w:color="auto"/>
                <w:right w:val="none" w:sz="0" w:space="0" w:color="auto"/>
              </w:divBdr>
            </w:div>
            <w:div w:id="28725820">
              <w:marLeft w:val="0"/>
              <w:marRight w:val="0"/>
              <w:marTop w:val="0"/>
              <w:marBottom w:val="0"/>
              <w:divBdr>
                <w:top w:val="none" w:sz="0" w:space="0" w:color="auto"/>
                <w:left w:val="none" w:sz="0" w:space="0" w:color="auto"/>
                <w:bottom w:val="none" w:sz="0" w:space="0" w:color="auto"/>
                <w:right w:val="none" w:sz="0" w:space="0" w:color="auto"/>
              </w:divBdr>
            </w:div>
            <w:div w:id="1681396039">
              <w:marLeft w:val="0"/>
              <w:marRight w:val="0"/>
              <w:marTop w:val="0"/>
              <w:marBottom w:val="0"/>
              <w:divBdr>
                <w:top w:val="none" w:sz="0" w:space="0" w:color="auto"/>
                <w:left w:val="none" w:sz="0" w:space="0" w:color="auto"/>
                <w:bottom w:val="none" w:sz="0" w:space="0" w:color="auto"/>
                <w:right w:val="none" w:sz="0" w:space="0" w:color="auto"/>
              </w:divBdr>
            </w:div>
            <w:div w:id="1306885357">
              <w:marLeft w:val="0"/>
              <w:marRight w:val="0"/>
              <w:marTop w:val="0"/>
              <w:marBottom w:val="0"/>
              <w:divBdr>
                <w:top w:val="none" w:sz="0" w:space="0" w:color="auto"/>
                <w:left w:val="none" w:sz="0" w:space="0" w:color="auto"/>
                <w:bottom w:val="none" w:sz="0" w:space="0" w:color="auto"/>
                <w:right w:val="none" w:sz="0" w:space="0" w:color="auto"/>
              </w:divBdr>
            </w:div>
            <w:div w:id="1208686633">
              <w:marLeft w:val="0"/>
              <w:marRight w:val="0"/>
              <w:marTop w:val="0"/>
              <w:marBottom w:val="0"/>
              <w:divBdr>
                <w:top w:val="none" w:sz="0" w:space="0" w:color="auto"/>
                <w:left w:val="none" w:sz="0" w:space="0" w:color="auto"/>
                <w:bottom w:val="none" w:sz="0" w:space="0" w:color="auto"/>
                <w:right w:val="none" w:sz="0" w:space="0" w:color="auto"/>
              </w:divBdr>
            </w:div>
            <w:div w:id="2048409783">
              <w:marLeft w:val="0"/>
              <w:marRight w:val="0"/>
              <w:marTop w:val="0"/>
              <w:marBottom w:val="0"/>
              <w:divBdr>
                <w:top w:val="none" w:sz="0" w:space="0" w:color="auto"/>
                <w:left w:val="none" w:sz="0" w:space="0" w:color="auto"/>
                <w:bottom w:val="none" w:sz="0" w:space="0" w:color="auto"/>
                <w:right w:val="none" w:sz="0" w:space="0" w:color="auto"/>
              </w:divBdr>
            </w:div>
            <w:div w:id="903030387">
              <w:marLeft w:val="0"/>
              <w:marRight w:val="0"/>
              <w:marTop w:val="0"/>
              <w:marBottom w:val="0"/>
              <w:divBdr>
                <w:top w:val="none" w:sz="0" w:space="0" w:color="auto"/>
                <w:left w:val="none" w:sz="0" w:space="0" w:color="auto"/>
                <w:bottom w:val="none" w:sz="0" w:space="0" w:color="auto"/>
                <w:right w:val="none" w:sz="0" w:space="0" w:color="auto"/>
              </w:divBdr>
            </w:div>
            <w:div w:id="670260591">
              <w:marLeft w:val="0"/>
              <w:marRight w:val="0"/>
              <w:marTop w:val="0"/>
              <w:marBottom w:val="0"/>
              <w:divBdr>
                <w:top w:val="none" w:sz="0" w:space="0" w:color="auto"/>
                <w:left w:val="none" w:sz="0" w:space="0" w:color="auto"/>
                <w:bottom w:val="none" w:sz="0" w:space="0" w:color="auto"/>
                <w:right w:val="none" w:sz="0" w:space="0" w:color="auto"/>
              </w:divBdr>
            </w:div>
            <w:div w:id="2102026516">
              <w:marLeft w:val="0"/>
              <w:marRight w:val="0"/>
              <w:marTop w:val="0"/>
              <w:marBottom w:val="0"/>
              <w:divBdr>
                <w:top w:val="none" w:sz="0" w:space="0" w:color="auto"/>
                <w:left w:val="none" w:sz="0" w:space="0" w:color="auto"/>
                <w:bottom w:val="none" w:sz="0" w:space="0" w:color="auto"/>
                <w:right w:val="none" w:sz="0" w:space="0" w:color="auto"/>
              </w:divBdr>
            </w:div>
            <w:div w:id="1543443380">
              <w:marLeft w:val="0"/>
              <w:marRight w:val="0"/>
              <w:marTop w:val="0"/>
              <w:marBottom w:val="0"/>
              <w:divBdr>
                <w:top w:val="none" w:sz="0" w:space="0" w:color="auto"/>
                <w:left w:val="none" w:sz="0" w:space="0" w:color="auto"/>
                <w:bottom w:val="none" w:sz="0" w:space="0" w:color="auto"/>
                <w:right w:val="none" w:sz="0" w:space="0" w:color="auto"/>
              </w:divBdr>
            </w:div>
            <w:div w:id="2119400385">
              <w:marLeft w:val="0"/>
              <w:marRight w:val="0"/>
              <w:marTop w:val="0"/>
              <w:marBottom w:val="0"/>
              <w:divBdr>
                <w:top w:val="none" w:sz="0" w:space="0" w:color="auto"/>
                <w:left w:val="none" w:sz="0" w:space="0" w:color="auto"/>
                <w:bottom w:val="none" w:sz="0" w:space="0" w:color="auto"/>
                <w:right w:val="none" w:sz="0" w:space="0" w:color="auto"/>
              </w:divBdr>
            </w:div>
            <w:div w:id="1014187728">
              <w:marLeft w:val="0"/>
              <w:marRight w:val="0"/>
              <w:marTop w:val="0"/>
              <w:marBottom w:val="0"/>
              <w:divBdr>
                <w:top w:val="none" w:sz="0" w:space="0" w:color="auto"/>
                <w:left w:val="none" w:sz="0" w:space="0" w:color="auto"/>
                <w:bottom w:val="none" w:sz="0" w:space="0" w:color="auto"/>
                <w:right w:val="none" w:sz="0" w:space="0" w:color="auto"/>
              </w:divBdr>
            </w:div>
            <w:div w:id="797601357">
              <w:marLeft w:val="0"/>
              <w:marRight w:val="0"/>
              <w:marTop w:val="0"/>
              <w:marBottom w:val="0"/>
              <w:divBdr>
                <w:top w:val="none" w:sz="0" w:space="0" w:color="auto"/>
                <w:left w:val="none" w:sz="0" w:space="0" w:color="auto"/>
                <w:bottom w:val="none" w:sz="0" w:space="0" w:color="auto"/>
                <w:right w:val="none" w:sz="0" w:space="0" w:color="auto"/>
              </w:divBdr>
            </w:div>
            <w:div w:id="447357478">
              <w:marLeft w:val="0"/>
              <w:marRight w:val="0"/>
              <w:marTop w:val="0"/>
              <w:marBottom w:val="0"/>
              <w:divBdr>
                <w:top w:val="none" w:sz="0" w:space="0" w:color="auto"/>
                <w:left w:val="none" w:sz="0" w:space="0" w:color="auto"/>
                <w:bottom w:val="none" w:sz="0" w:space="0" w:color="auto"/>
                <w:right w:val="none" w:sz="0" w:space="0" w:color="auto"/>
              </w:divBdr>
            </w:div>
            <w:div w:id="683635657">
              <w:marLeft w:val="0"/>
              <w:marRight w:val="0"/>
              <w:marTop w:val="0"/>
              <w:marBottom w:val="0"/>
              <w:divBdr>
                <w:top w:val="none" w:sz="0" w:space="0" w:color="auto"/>
                <w:left w:val="none" w:sz="0" w:space="0" w:color="auto"/>
                <w:bottom w:val="none" w:sz="0" w:space="0" w:color="auto"/>
                <w:right w:val="none" w:sz="0" w:space="0" w:color="auto"/>
              </w:divBdr>
            </w:div>
            <w:div w:id="427195475">
              <w:marLeft w:val="0"/>
              <w:marRight w:val="0"/>
              <w:marTop w:val="0"/>
              <w:marBottom w:val="0"/>
              <w:divBdr>
                <w:top w:val="none" w:sz="0" w:space="0" w:color="auto"/>
                <w:left w:val="none" w:sz="0" w:space="0" w:color="auto"/>
                <w:bottom w:val="none" w:sz="0" w:space="0" w:color="auto"/>
                <w:right w:val="none" w:sz="0" w:space="0" w:color="auto"/>
              </w:divBdr>
            </w:div>
            <w:div w:id="743260782">
              <w:marLeft w:val="0"/>
              <w:marRight w:val="0"/>
              <w:marTop w:val="0"/>
              <w:marBottom w:val="0"/>
              <w:divBdr>
                <w:top w:val="none" w:sz="0" w:space="0" w:color="auto"/>
                <w:left w:val="none" w:sz="0" w:space="0" w:color="auto"/>
                <w:bottom w:val="none" w:sz="0" w:space="0" w:color="auto"/>
                <w:right w:val="none" w:sz="0" w:space="0" w:color="auto"/>
              </w:divBdr>
            </w:div>
            <w:div w:id="372119399">
              <w:marLeft w:val="0"/>
              <w:marRight w:val="0"/>
              <w:marTop w:val="0"/>
              <w:marBottom w:val="0"/>
              <w:divBdr>
                <w:top w:val="none" w:sz="0" w:space="0" w:color="auto"/>
                <w:left w:val="none" w:sz="0" w:space="0" w:color="auto"/>
                <w:bottom w:val="none" w:sz="0" w:space="0" w:color="auto"/>
                <w:right w:val="none" w:sz="0" w:space="0" w:color="auto"/>
              </w:divBdr>
            </w:div>
            <w:div w:id="1440032275">
              <w:marLeft w:val="0"/>
              <w:marRight w:val="0"/>
              <w:marTop w:val="0"/>
              <w:marBottom w:val="0"/>
              <w:divBdr>
                <w:top w:val="none" w:sz="0" w:space="0" w:color="auto"/>
                <w:left w:val="none" w:sz="0" w:space="0" w:color="auto"/>
                <w:bottom w:val="none" w:sz="0" w:space="0" w:color="auto"/>
                <w:right w:val="none" w:sz="0" w:space="0" w:color="auto"/>
              </w:divBdr>
            </w:div>
            <w:div w:id="674496647">
              <w:marLeft w:val="0"/>
              <w:marRight w:val="0"/>
              <w:marTop w:val="0"/>
              <w:marBottom w:val="0"/>
              <w:divBdr>
                <w:top w:val="none" w:sz="0" w:space="0" w:color="auto"/>
                <w:left w:val="none" w:sz="0" w:space="0" w:color="auto"/>
                <w:bottom w:val="none" w:sz="0" w:space="0" w:color="auto"/>
                <w:right w:val="none" w:sz="0" w:space="0" w:color="auto"/>
              </w:divBdr>
            </w:div>
            <w:div w:id="1227377420">
              <w:marLeft w:val="0"/>
              <w:marRight w:val="0"/>
              <w:marTop w:val="0"/>
              <w:marBottom w:val="0"/>
              <w:divBdr>
                <w:top w:val="none" w:sz="0" w:space="0" w:color="auto"/>
                <w:left w:val="none" w:sz="0" w:space="0" w:color="auto"/>
                <w:bottom w:val="none" w:sz="0" w:space="0" w:color="auto"/>
                <w:right w:val="none" w:sz="0" w:space="0" w:color="auto"/>
              </w:divBdr>
            </w:div>
            <w:div w:id="634022797">
              <w:marLeft w:val="0"/>
              <w:marRight w:val="0"/>
              <w:marTop w:val="0"/>
              <w:marBottom w:val="0"/>
              <w:divBdr>
                <w:top w:val="none" w:sz="0" w:space="0" w:color="auto"/>
                <w:left w:val="none" w:sz="0" w:space="0" w:color="auto"/>
                <w:bottom w:val="none" w:sz="0" w:space="0" w:color="auto"/>
                <w:right w:val="none" w:sz="0" w:space="0" w:color="auto"/>
              </w:divBdr>
            </w:div>
            <w:div w:id="696352470">
              <w:marLeft w:val="0"/>
              <w:marRight w:val="0"/>
              <w:marTop w:val="0"/>
              <w:marBottom w:val="0"/>
              <w:divBdr>
                <w:top w:val="none" w:sz="0" w:space="0" w:color="auto"/>
                <w:left w:val="none" w:sz="0" w:space="0" w:color="auto"/>
                <w:bottom w:val="none" w:sz="0" w:space="0" w:color="auto"/>
                <w:right w:val="none" w:sz="0" w:space="0" w:color="auto"/>
              </w:divBdr>
            </w:div>
            <w:div w:id="2039162084">
              <w:marLeft w:val="0"/>
              <w:marRight w:val="0"/>
              <w:marTop w:val="0"/>
              <w:marBottom w:val="0"/>
              <w:divBdr>
                <w:top w:val="none" w:sz="0" w:space="0" w:color="auto"/>
                <w:left w:val="none" w:sz="0" w:space="0" w:color="auto"/>
                <w:bottom w:val="none" w:sz="0" w:space="0" w:color="auto"/>
                <w:right w:val="none" w:sz="0" w:space="0" w:color="auto"/>
              </w:divBdr>
            </w:div>
            <w:div w:id="1233157810">
              <w:marLeft w:val="0"/>
              <w:marRight w:val="0"/>
              <w:marTop w:val="0"/>
              <w:marBottom w:val="0"/>
              <w:divBdr>
                <w:top w:val="none" w:sz="0" w:space="0" w:color="auto"/>
                <w:left w:val="none" w:sz="0" w:space="0" w:color="auto"/>
                <w:bottom w:val="none" w:sz="0" w:space="0" w:color="auto"/>
                <w:right w:val="none" w:sz="0" w:space="0" w:color="auto"/>
              </w:divBdr>
            </w:div>
            <w:div w:id="580943540">
              <w:marLeft w:val="0"/>
              <w:marRight w:val="0"/>
              <w:marTop w:val="0"/>
              <w:marBottom w:val="0"/>
              <w:divBdr>
                <w:top w:val="none" w:sz="0" w:space="0" w:color="auto"/>
                <w:left w:val="none" w:sz="0" w:space="0" w:color="auto"/>
                <w:bottom w:val="none" w:sz="0" w:space="0" w:color="auto"/>
                <w:right w:val="none" w:sz="0" w:space="0" w:color="auto"/>
              </w:divBdr>
            </w:div>
            <w:div w:id="1782186190">
              <w:marLeft w:val="0"/>
              <w:marRight w:val="0"/>
              <w:marTop w:val="0"/>
              <w:marBottom w:val="0"/>
              <w:divBdr>
                <w:top w:val="none" w:sz="0" w:space="0" w:color="auto"/>
                <w:left w:val="none" w:sz="0" w:space="0" w:color="auto"/>
                <w:bottom w:val="none" w:sz="0" w:space="0" w:color="auto"/>
                <w:right w:val="none" w:sz="0" w:space="0" w:color="auto"/>
              </w:divBdr>
            </w:div>
            <w:div w:id="1697661133">
              <w:marLeft w:val="0"/>
              <w:marRight w:val="0"/>
              <w:marTop w:val="0"/>
              <w:marBottom w:val="0"/>
              <w:divBdr>
                <w:top w:val="none" w:sz="0" w:space="0" w:color="auto"/>
                <w:left w:val="none" w:sz="0" w:space="0" w:color="auto"/>
                <w:bottom w:val="none" w:sz="0" w:space="0" w:color="auto"/>
                <w:right w:val="none" w:sz="0" w:space="0" w:color="auto"/>
              </w:divBdr>
            </w:div>
            <w:div w:id="493955714">
              <w:marLeft w:val="0"/>
              <w:marRight w:val="0"/>
              <w:marTop w:val="0"/>
              <w:marBottom w:val="0"/>
              <w:divBdr>
                <w:top w:val="none" w:sz="0" w:space="0" w:color="auto"/>
                <w:left w:val="none" w:sz="0" w:space="0" w:color="auto"/>
                <w:bottom w:val="none" w:sz="0" w:space="0" w:color="auto"/>
                <w:right w:val="none" w:sz="0" w:space="0" w:color="auto"/>
              </w:divBdr>
            </w:div>
            <w:div w:id="1164203366">
              <w:marLeft w:val="0"/>
              <w:marRight w:val="0"/>
              <w:marTop w:val="0"/>
              <w:marBottom w:val="0"/>
              <w:divBdr>
                <w:top w:val="none" w:sz="0" w:space="0" w:color="auto"/>
                <w:left w:val="none" w:sz="0" w:space="0" w:color="auto"/>
                <w:bottom w:val="none" w:sz="0" w:space="0" w:color="auto"/>
                <w:right w:val="none" w:sz="0" w:space="0" w:color="auto"/>
              </w:divBdr>
            </w:div>
            <w:div w:id="1014452386">
              <w:marLeft w:val="0"/>
              <w:marRight w:val="0"/>
              <w:marTop w:val="0"/>
              <w:marBottom w:val="0"/>
              <w:divBdr>
                <w:top w:val="none" w:sz="0" w:space="0" w:color="auto"/>
                <w:left w:val="none" w:sz="0" w:space="0" w:color="auto"/>
                <w:bottom w:val="none" w:sz="0" w:space="0" w:color="auto"/>
                <w:right w:val="none" w:sz="0" w:space="0" w:color="auto"/>
              </w:divBdr>
            </w:div>
          </w:divsChild>
        </w:div>
        <w:div w:id="462888151">
          <w:marLeft w:val="0"/>
          <w:marRight w:val="0"/>
          <w:marTop w:val="0"/>
          <w:marBottom w:val="0"/>
          <w:divBdr>
            <w:top w:val="single" w:sz="6" w:space="4" w:color="0C1F30"/>
            <w:left w:val="none" w:sz="0" w:space="4" w:color="0C1F30"/>
            <w:bottom w:val="none" w:sz="0" w:space="4" w:color="0C1F30"/>
            <w:right w:val="none" w:sz="0" w:space="4" w:color="0C1F30"/>
          </w:divBdr>
        </w:div>
      </w:divsChild>
    </w:div>
    <w:div w:id="1887838869">
      <w:bodyDiv w:val="1"/>
      <w:marLeft w:val="0"/>
      <w:marRight w:val="0"/>
      <w:marTop w:val="0"/>
      <w:marBottom w:val="0"/>
      <w:divBdr>
        <w:top w:val="none" w:sz="0" w:space="0" w:color="auto"/>
        <w:left w:val="none" w:sz="0" w:space="0" w:color="auto"/>
        <w:bottom w:val="none" w:sz="0" w:space="0" w:color="auto"/>
        <w:right w:val="none" w:sz="0" w:space="0" w:color="auto"/>
      </w:divBdr>
      <w:divsChild>
        <w:div w:id="1273435388">
          <w:marLeft w:val="0"/>
          <w:marRight w:val="0"/>
          <w:marTop w:val="0"/>
          <w:marBottom w:val="0"/>
          <w:divBdr>
            <w:top w:val="none" w:sz="0" w:space="0" w:color="auto"/>
            <w:left w:val="none" w:sz="0" w:space="0" w:color="auto"/>
            <w:bottom w:val="none" w:sz="0" w:space="0" w:color="auto"/>
            <w:right w:val="none" w:sz="0" w:space="0" w:color="auto"/>
          </w:divBdr>
          <w:divsChild>
            <w:div w:id="775750972">
              <w:marLeft w:val="0"/>
              <w:marRight w:val="0"/>
              <w:marTop w:val="0"/>
              <w:marBottom w:val="0"/>
              <w:divBdr>
                <w:top w:val="none" w:sz="0" w:space="0" w:color="auto"/>
                <w:left w:val="none" w:sz="0" w:space="0" w:color="auto"/>
                <w:bottom w:val="none" w:sz="0" w:space="0" w:color="auto"/>
                <w:right w:val="none" w:sz="0" w:space="0" w:color="auto"/>
              </w:divBdr>
              <w:divsChild>
                <w:div w:id="1436946638">
                  <w:marLeft w:val="0"/>
                  <w:marRight w:val="0"/>
                  <w:marTop w:val="0"/>
                  <w:marBottom w:val="0"/>
                  <w:divBdr>
                    <w:top w:val="none" w:sz="0" w:space="0" w:color="auto"/>
                    <w:left w:val="none" w:sz="0" w:space="0" w:color="auto"/>
                    <w:bottom w:val="none" w:sz="0" w:space="0" w:color="auto"/>
                    <w:right w:val="none" w:sz="0" w:space="0" w:color="auto"/>
                  </w:divBdr>
                  <w:divsChild>
                    <w:div w:id="1438332195">
                      <w:marLeft w:val="0"/>
                      <w:marRight w:val="150"/>
                      <w:marTop w:val="0"/>
                      <w:marBottom w:val="0"/>
                      <w:divBdr>
                        <w:top w:val="none" w:sz="0" w:space="0" w:color="auto"/>
                        <w:left w:val="none" w:sz="0" w:space="0" w:color="auto"/>
                        <w:bottom w:val="none" w:sz="0" w:space="0" w:color="auto"/>
                        <w:right w:val="none" w:sz="0" w:space="0" w:color="auto"/>
                      </w:divBdr>
                    </w:div>
                    <w:div w:id="771127000">
                      <w:marLeft w:val="0"/>
                      <w:marRight w:val="150"/>
                      <w:marTop w:val="0"/>
                      <w:marBottom w:val="0"/>
                      <w:divBdr>
                        <w:top w:val="none" w:sz="0" w:space="0" w:color="auto"/>
                        <w:left w:val="none" w:sz="0" w:space="0" w:color="auto"/>
                        <w:bottom w:val="none" w:sz="0" w:space="0" w:color="auto"/>
                        <w:right w:val="none" w:sz="0" w:space="0" w:color="auto"/>
                      </w:divBdr>
                      <w:divsChild>
                        <w:div w:id="648554026">
                          <w:marLeft w:val="0"/>
                          <w:marRight w:val="150"/>
                          <w:marTop w:val="0"/>
                          <w:marBottom w:val="0"/>
                          <w:divBdr>
                            <w:top w:val="none" w:sz="0" w:space="0" w:color="auto"/>
                            <w:left w:val="none" w:sz="0" w:space="0" w:color="auto"/>
                            <w:bottom w:val="none" w:sz="0" w:space="0" w:color="auto"/>
                            <w:right w:val="none" w:sz="0" w:space="0" w:color="auto"/>
                          </w:divBdr>
                        </w:div>
                      </w:divsChild>
                    </w:div>
                    <w:div w:id="116341011">
                      <w:marLeft w:val="0"/>
                      <w:marRight w:val="150"/>
                      <w:marTop w:val="0"/>
                      <w:marBottom w:val="0"/>
                      <w:divBdr>
                        <w:top w:val="none" w:sz="0" w:space="0" w:color="auto"/>
                        <w:left w:val="none" w:sz="0" w:space="0" w:color="auto"/>
                        <w:bottom w:val="none" w:sz="0" w:space="0" w:color="auto"/>
                        <w:right w:val="none" w:sz="0" w:space="0" w:color="auto"/>
                      </w:divBdr>
                      <w:divsChild>
                        <w:div w:id="1659069270">
                          <w:marLeft w:val="0"/>
                          <w:marRight w:val="150"/>
                          <w:marTop w:val="0"/>
                          <w:marBottom w:val="0"/>
                          <w:divBdr>
                            <w:top w:val="none" w:sz="0" w:space="0" w:color="auto"/>
                            <w:left w:val="none" w:sz="0" w:space="0" w:color="auto"/>
                            <w:bottom w:val="none" w:sz="0" w:space="0" w:color="auto"/>
                            <w:right w:val="none" w:sz="0" w:space="0" w:color="auto"/>
                          </w:divBdr>
                        </w:div>
                      </w:divsChild>
                    </w:div>
                    <w:div w:id="632564381">
                      <w:marLeft w:val="0"/>
                      <w:marRight w:val="150"/>
                      <w:marTop w:val="0"/>
                      <w:marBottom w:val="0"/>
                      <w:divBdr>
                        <w:top w:val="none" w:sz="0" w:space="0" w:color="auto"/>
                        <w:left w:val="none" w:sz="0" w:space="0" w:color="auto"/>
                        <w:bottom w:val="none" w:sz="0" w:space="0" w:color="auto"/>
                        <w:right w:val="none" w:sz="0" w:space="0" w:color="auto"/>
                      </w:divBdr>
                      <w:divsChild>
                        <w:div w:id="519319533">
                          <w:marLeft w:val="0"/>
                          <w:marRight w:val="150"/>
                          <w:marTop w:val="0"/>
                          <w:marBottom w:val="0"/>
                          <w:divBdr>
                            <w:top w:val="none" w:sz="0" w:space="0" w:color="auto"/>
                            <w:left w:val="none" w:sz="0" w:space="0" w:color="auto"/>
                            <w:bottom w:val="none" w:sz="0" w:space="0" w:color="auto"/>
                            <w:right w:val="none" w:sz="0" w:space="0" w:color="auto"/>
                          </w:divBdr>
                        </w:div>
                      </w:divsChild>
                    </w:div>
                    <w:div w:id="1722634033">
                      <w:marLeft w:val="0"/>
                      <w:marRight w:val="150"/>
                      <w:marTop w:val="0"/>
                      <w:marBottom w:val="0"/>
                      <w:divBdr>
                        <w:top w:val="none" w:sz="0" w:space="0" w:color="auto"/>
                        <w:left w:val="none" w:sz="0" w:space="0" w:color="auto"/>
                        <w:bottom w:val="none" w:sz="0" w:space="0" w:color="auto"/>
                        <w:right w:val="none" w:sz="0" w:space="0" w:color="auto"/>
                      </w:divBdr>
                      <w:divsChild>
                        <w:div w:id="1413047165">
                          <w:marLeft w:val="0"/>
                          <w:marRight w:val="150"/>
                          <w:marTop w:val="0"/>
                          <w:marBottom w:val="0"/>
                          <w:divBdr>
                            <w:top w:val="none" w:sz="0" w:space="0" w:color="auto"/>
                            <w:left w:val="none" w:sz="0" w:space="0" w:color="auto"/>
                            <w:bottom w:val="none" w:sz="0" w:space="0" w:color="auto"/>
                            <w:right w:val="none" w:sz="0" w:space="0" w:color="auto"/>
                          </w:divBdr>
                        </w:div>
                      </w:divsChild>
                    </w:div>
                    <w:div w:id="1766422029">
                      <w:marLeft w:val="0"/>
                      <w:marRight w:val="150"/>
                      <w:marTop w:val="0"/>
                      <w:marBottom w:val="0"/>
                      <w:divBdr>
                        <w:top w:val="none" w:sz="0" w:space="0" w:color="auto"/>
                        <w:left w:val="none" w:sz="0" w:space="0" w:color="auto"/>
                        <w:bottom w:val="none" w:sz="0" w:space="0" w:color="auto"/>
                        <w:right w:val="none" w:sz="0" w:space="0" w:color="auto"/>
                      </w:divBdr>
                      <w:divsChild>
                        <w:div w:id="545220321">
                          <w:marLeft w:val="0"/>
                          <w:marRight w:val="150"/>
                          <w:marTop w:val="0"/>
                          <w:marBottom w:val="0"/>
                          <w:divBdr>
                            <w:top w:val="none" w:sz="0" w:space="0" w:color="auto"/>
                            <w:left w:val="none" w:sz="0" w:space="0" w:color="auto"/>
                            <w:bottom w:val="none" w:sz="0" w:space="0" w:color="auto"/>
                            <w:right w:val="none" w:sz="0" w:space="0" w:color="auto"/>
                          </w:divBdr>
                        </w:div>
                      </w:divsChild>
                    </w:div>
                    <w:div w:id="1504004178">
                      <w:marLeft w:val="0"/>
                      <w:marRight w:val="150"/>
                      <w:marTop w:val="0"/>
                      <w:marBottom w:val="0"/>
                      <w:divBdr>
                        <w:top w:val="none" w:sz="0" w:space="0" w:color="auto"/>
                        <w:left w:val="none" w:sz="0" w:space="0" w:color="auto"/>
                        <w:bottom w:val="none" w:sz="0" w:space="0" w:color="auto"/>
                        <w:right w:val="none" w:sz="0" w:space="0" w:color="auto"/>
                      </w:divBdr>
                      <w:divsChild>
                        <w:div w:id="185448797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25946172">
              <w:marLeft w:val="0"/>
              <w:marRight w:val="0"/>
              <w:marTop w:val="0"/>
              <w:marBottom w:val="0"/>
              <w:divBdr>
                <w:top w:val="none" w:sz="0" w:space="0" w:color="auto"/>
                <w:left w:val="none" w:sz="0" w:space="0" w:color="auto"/>
                <w:bottom w:val="none" w:sz="0" w:space="0" w:color="auto"/>
                <w:right w:val="none" w:sz="0" w:space="0" w:color="auto"/>
              </w:divBdr>
            </w:div>
            <w:div w:id="2020160284">
              <w:marLeft w:val="0"/>
              <w:marRight w:val="0"/>
              <w:marTop w:val="0"/>
              <w:marBottom w:val="0"/>
              <w:divBdr>
                <w:top w:val="none" w:sz="0" w:space="0" w:color="auto"/>
                <w:left w:val="none" w:sz="0" w:space="0" w:color="auto"/>
                <w:bottom w:val="none" w:sz="0" w:space="0" w:color="auto"/>
                <w:right w:val="none" w:sz="0" w:space="0" w:color="auto"/>
              </w:divBdr>
            </w:div>
            <w:div w:id="1554460040">
              <w:marLeft w:val="0"/>
              <w:marRight w:val="0"/>
              <w:marTop w:val="0"/>
              <w:marBottom w:val="0"/>
              <w:divBdr>
                <w:top w:val="none" w:sz="0" w:space="0" w:color="auto"/>
                <w:left w:val="none" w:sz="0" w:space="0" w:color="auto"/>
                <w:bottom w:val="none" w:sz="0" w:space="0" w:color="auto"/>
                <w:right w:val="none" w:sz="0" w:space="0" w:color="auto"/>
              </w:divBdr>
            </w:div>
            <w:div w:id="1262302595">
              <w:marLeft w:val="0"/>
              <w:marRight w:val="0"/>
              <w:marTop w:val="0"/>
              <w:marBottom w:val="0"/>
              <w:divBdr>
                <w:top w:val="none" w:sz="0" w:space="0" w:color="auto"/>
                <w:left w:val="none" w:sz="0" w:space="0" w:color="auto"/>
                <w:bottom w:val="none" w:sz="0" w:space="0" w:color="auto"/>
                <w:right w:val="none" w:sz="0" w:space="0" w:color="auto"/>
              </w:divBdr>
            </w:div>
            <w:div w:id="171844747">
              <w:marLeft w:val="0"/>
              <w:marRight w:val="0"/>
              <w:marTop w:val="0"/>
              <w:marBottom w:val="0"/>
              <w:divBdr>
                <w:top w:val="none" w:sz="0" w:space="0" w:color="auto"/>
                <w:left w:val="none" w:sz="0" w:space="0" w:color="auto"/>
                <w:bottom w:val="none" w:sz="0" w:space="0" w:color="auto"/>
                <w:right w:val="none" w:sz="0" w:space="0" w:color="auto"/>
              </w:divBdr>
            </w:div>
            <w:div w:id="58604168">
              <w:marLeft w:val="0"/>
              <w:marRight w:val="0"/>
              <w:marTop w:val="0"/>
              <w:marBottom w:val="0"/>
              <w:divBdr>
                <w:top w:val="none" w:sz="0" w:space="0" w:color="auto"/>
                <w:left w:val="none" w:sz="0" w:space="0" w:color="auto"/>
                <w:bottom w:val="none" w:sz="0" w:space="0" w:color="auto"/>
                <w:right w:val="none" w:sz="0" w:space="0" w:color="auto"/>
              </w:divBdr>
            </w:div>
            <w:div w:id="2090927852">
              <w:marLeft w:val="0"/>
              <w:marRight w:val="0"/>
              <w:marTop w:val="0"/>
              <w:marBottom w:val="0"/>
              <w:divBdr>
                <w:top w:val="none" w:sz="0" w:space="0" w:color="auto"/>
                <w:left w:val="none" w:sz="0" w:space="0" w:color="auto"/>
                <w:bottom w:val="none" w:sz="0" w:space="0" w:color="auto"/>
                <w:right w:val="none" w:sz="0" w:space="0" w:color="auto"/>
              </w:divBdr>
            </w:div>
            <w:div w:id="299264589">
              <w:marLeft w:val="0"/>
              <w:marRight w:val="0"/>
              <w:marTop w:val="0"/>
              <w:marBottom w:val="0"/>
              <w:divBdr>
                <w:top w:val="none" w:sz="0" w:space="0" w:color="auto"/>
                <w:left w:val="none" w:sz="0" w:space="0" w:color="auto"/>
                <w:bottom w:val="none" w:sz="0" w:space="0" w:color="auto"/>
                <w:right w:val="none" w:sz="0" w:space="0" w:color="auto"/>
              </w:divBdr>
            </w:div>
            <w:div w:id="901209217">
              <w:marLeft w:val="0"/>
              <w:marRight w:val="0"/>
              <w:marTop w:val="0"/>
              <w:marBottom w:val="0"/>
              <w:divBdr>
                <w:top w:val="none" w:sz="0" w:space="0" w:color="auto"/>
                <w:left w:val="none" w:sz="0" w:space="0" w:color="auto"/>
                <w:bottom w:val="none" w:sz="0" w:space="0" w:color="auto"/>
                <w:right w:val="none" w:sz="0" w:space="0" w:color="auto"/>
              </w:divBdr>
            </w:div>
            <w:div w:id="1539390411">
              <w:marLeft w:val="0"/>
              <w:marRight w:val="0"/>
              <w:marTop w:val="0"/>
              <w:marBottom w:val="0"/>
              <w:divBdr>
                <w:top w:val="none" w:sz="0" w:space="0" w:color="auto"/>
                <w:left w:val="none" w:sz="0" w:space="0" w:color="auto"/>
                <w:bottom w:val="none" w:sz="0" w:space="0" w:color="auto"/>
                <w:right w:val="none" w:sz="0" w:space="0" w:color="auto"/>
              </w:divBdr>
            </w:div>
            <w:div w:id="2095710495">
              <w:marLeft w:val="0"/>
              <w:marRight w:val="0"/>
              <w:marTop w:val="0"/>
              <w:marBottom w:val="0"/>
              <w:divBdr>
                <w:top w:val="none" w:sz="0" w:space="0" w:color="auto"/>
                <w:left w:val="none" w:sz="0" w:space="0" w:color="auto"/>
                <w:bottom w:val="none" w:sz="0" w:space="0" w:color="auto"/>
                <w:right w:val="none" w:sz="0" w:space="0" w:color="auto"/>
              </w:divBdr>
            </w:div>
            <w:div w:id="370960829">
              <w:marLeft w:val="0"/>
              <w:marRight w:val="0"/>
              <w:marTop w:val="0"/>
              <w:marBottom w:val="0"/>
              <w:divBdr>
                <w:top w:val="none" w:sz="0" w:space="0" w:color="auto"/>
                <w:left w:val="none" w:sz="0" w:space="0" w:color="auto"/>
                <w:bottom w:val="none" w:sz="0" w:space="0" w:color="auto"/>
                <w:right w:val="none" w:sz="0" w:space="0" w:color="auto"/>
              </w:divBdr>
            </w:div>
            <w:div w:id="298000768">
              <w:marLeft w:val="0"/>
              <w:marRight w:val="0"/>
              <w:marTop w:val="0"/>
              <w:marBottom w:val="0"/>
              <w:divBdr>
                <w:top w:val="none" w:sz="0" w:space="0" w:color="auto"/>
                <w:left w:val="none" w:sz="0" w:space="0" w:color="auto"/>
                <w:bottom w:val="none" w:sz="0" w:space="0" w:color="auto"/>
                <w:right w:val="none" w:sz="0" w:space="0" w:color="auto"/>
              </w:divBdr>
            </w:div>
            <w:div w:id="942491024">
              <w:marLeft w:val="0"/>
              <w:marRight w:val="0"/>
              <w:marTop w:val="0"/>
              <w:marBottom w:val="0"/>
              <w:divBdr>
                <w:top w:val="none" w:sz="0" w:space="0" w:color="auto"/>
                <w:left w:val="none" w:sz="0" w:space="0" w:color="auto"/>
                <w:bottom w:val="none" w:sz="0" w:space="0" w:color="auto"/>
                <w:right w:val="none" w:sz="0" w:space="0" w:color="auto"/>
              </w:divBdr>
            </w:div>
            <w:div w:id="1316911547">
              <w:marLeft w:val="0"/>
              <w:marRight w:val="0"/>
              <w:marTop w:val="0"/>
              <w:marBottom w:val="0"/>
              <w:divBdr>
                <w:top w:val="none" w:sz="0" w:space="0" w:color="auto"/>
                <w:left w:val="none" w:sz="0" w:space="0" w:color="auto"/>
                <w:bottom w:val="none" w:sz="0" w:space="0" w:color="auto"/>
                <w:right w:val="none" w:sz="0" w:space="0" w:color="auto"/>
              </w:divBdr>
            </w:div>
            <w:div w:id="811139958">
              <w:marLeft w:val="0"/>
              <w:marRight w:val="0"/>
              <w:marTop w:val="0"/>
              <w:marBottom w:val="0"/>
              <w:divBdr>
                <w:top w:val="none" w:sz="0" w:space="0" w:color="auto"/>
                <w:left w:val="none" w:sz="0" w:space="0" w:color="auto"/>
                <w:bottom w:val="none" w:sz="0" w:space="0" w:color="auto"/>
                <w:right w:val="none" w:sz="0" w:space="0" w:color="auto"/>
              </w:divBdr>
            </w:div>
            <w:div w:id="1521432802">
              <w:marLeft w:val="0"/>
              <w:marRight w:val="0"/>
              <w:marTop w:val="0"/>
              <w:marBottom w:val="0"/>
              <w:divBdr>
                <w:top w:val="none" w:sz="0" w:space="0" w:color="auto"/>
                <w:left w:val="none" w:sz="0" w:space="0" w:color="auto"/>
                <w:bottom w:val="none" w:sz="0" w:space="0" w:color="auto"/>
                <w:right w:val="none" w:sz="0" w:space="0" w:color="auto"/>
              </w:divBdr>
            </w:div>
            <w:div w:id="1146050314">
              <w:marLeft w:val="0"/>
              <w:marRight w:val="0"/>
              <w:marTop w:val="0"/>
              <w:marBottom w:val="0"/>
              <w:divBdr>
                <w:top w:val="none" w:sz="0" w:space="0" w:color="auto"/>
                <w:left w:val="none" w:sz="0" w:space="0" w:color="auto"/>
                <w:bottom w:val="none" w:sz="0" w:space="0" w:color="auto"/>
                <w:right w:val="none" w:sz="0" w:space="0" w:color="auto"/>
              </w:divBdr>
            </w:div>
            <w:div w:id="799570128">
              <w:marLeft w:val="0"/>
              <w:marRight w:val="0"/>
              <w:marTop w:val="0"/>
              <w:marBottom w:val="0"/>
              <w:divBdr>
                <w:top w:val="none" w:sz="0" w:space="0" w:color="auto"/>
                <w:left w:val="none" w:sz="0" w:space="0" w:color="auto"/>
                <w:bottom w:val="none" w:sz="0" w:space="0" w:color="auto"/>
                <w:right w:val="none" w:sz="0" w:space="0" w:color="auto"/>
              </w:divBdr>
            </w:div>
            <w:div w:id="1980528044">
              <w:marLeft w:val="0"/>
              <w:marRight w:val="0"/>
              <w:marTop w:val="0"/>
              <w:marBottom w:val="0"/>
              <w:divBdr>
                <w:top w:val="none" w:sz="0" w:space="0" w:color="auto"/>
                <w:left w:val="none" w:sz="0" w:space="0" w:color="auto"/>
                <w:bottom w:val="none" w:sz="0" w:space="0" w:color="auto"/>
                <w:right w:val="none" w:sz="0" w:space="0" w:color="auto"/>
              </w:divBdr>
            </w:div>
            <w:div w:id="1698575872">
              <w:marLeft w:val="0"/>
              <w:marRight w:val="0"/>
              <w:marTop w:val="0"/>
              <w:marBottom w:val="0"/>
              <w:divBdr>
                <w:top w:val="none" w:sz="0" w:space="0" w:color="auto"/>
                <w:left w:val="none" w:sz="0" w:space="0" w:color="auto"/>
                <w:bottom w:val="none" w:sz="0" w:space="0" w:color="auto"/>
                <w:right w:val="none" w:sz="0" w:space="0" w:color="auto"/>
              </w:divBdr>
            </w:div>
            <w:div w:id="689795928">
              <w:marLeft w:val="0"/>
              <w:marRight w:val="0"/>
              <w:marTop w:val="0"/>
              <w:marBottom w:val="0"/>
              <w:divBdr>
                <w:top w:val="none" w:sz="0" w:space="0" w:color="auto"/>
                <w:left w:val="none" w:sz="0" w:space="0" w:color="auto"/>
                <w:bottom w:val="none" w:sz="0" w:space="0" w:color="auto"/>
                <w:right w:val="none" w:sz="0" w:space="0" w:color="auto"/>
              </w:divBdr>
            </w:div>
            <w:div w:id="363336826">
              <w:marLeft w:val="0"/>
              <w:marRight w:val="0"/>
              <w:marTop w:val="0"/>
              <w:marBottom w:val="0"/>
              <w:divBdr>
                <w:top w:val="none" w:sz="0" w:space="0" w:color="auto"/>
                <w:left w:val="none" w:sz="0" w:space="0" w:color="auto"/>
                <w:bottom w:val="none" w:sz="0" w:space="0" w:color="auto"/>
                <w:right w:val="none" w:sz="0" w:space="0" w:color="auto"/>
              </w:divBdr>
            </w:div>
            <w:div w:id="746654362">
              <w:marLeft w:val="0"/>
              <w:marRight w:val="0"/>
              <w:marTop w:val="0"/>
              <w:marBottom w:val="0"/>
              <w:divBdr>
                <w:top w:val="none" w:sz="0" w:space="0" w:color="auto"/>
                <w:left w:val="none" w:sz="0" w:space="0" w:color="auto"/>
                <w:bottom w:val="none" w:sz="0" w:space="0" w:color="auto"/>
                <w:right w:val="none" w:sz="0" w:space="0" w:color="auto"/>
              </w:divBdr>
            </w:div>
            <w:div w:id="972364154">
              <w:marLeft w:val="0"/>
              <w:marRight w:val="0"/>
              <w:marTop w:val="0"/>
              <w:marBottom w:val="0"/>
              <w:divBdr>
                <w:top w:val="none" w:sz="0" w:space="0" w:color="auto"/>
                <w:left w:val="none" w:sz="0" w:space="0" w:color="auto"/>
                <w:bottom w:val="none" w:sz="0" w:space="0" w:color="auto"/>
                <w:right w:val="none" w:sz="0" w:space="0" w:color="auto"/>
              </w:divBdr>
            </w:div>
            <w:div w:id="1748769820">
              <w:marLeft w:val="0"/>
              <w:marRight w:val="0"/>
              <w:marTop w:val="0"/>
              <w:marBottom w:val="0"/>
              <w:divBdr>
                <w:top w:val="none" w:sz="0" w:space="0" w:color="auto"/>
                <w:left w:val="none" w:sz="0" w:space="0" w:color="auto"/>
                <w:bottom w:val="none" w:sz="0" w:space="0" w:color="auto"/>
                <w:right w:val="none" w:sz="0" w:space="0" w:color="auto"/>
              </w:divBdr>
            </w:div>
            <w:div w:id="1813860673">
              <w:marLeft w:val="0"/>
              <w:marRight w:val="0"/>
              <w:marTop w:val="0"/>
              <w:marBottom w:val="0"/>
              <w:divBdr>
                <w:top w:val="none" w:sz="0" w:space="0" w:color="auto"/>
                <w:left w:val="none" w:sz="0" w:space="0" w:color="auto"/>
                <w:bottom w:val="none" w:sz="0" w:space="0" w:color="auto"/>
                <w:right w:val="none" w:sz="0" w:space="0" w:color="auto"/>
              </w:divBdr>
            </w:div>
            <w:div w:id="1113014663">
              <w:marLeft w:val="0"/>
              <w:marRight w:val="0"/>
              <w:marTop w:val="0"/>
              <w:marBottom w:val="0"/>
              <w:divBdr>
                <w:top w:val="none" w:sz="0" w:space="0" w:color="auto"/>
                <w:left w:val="none" w:sz="0" w:space="0" w:color="auto"/>
                <w:bottom w:val="none" w:sz="0" w:space="0" w:color="auto"/>
                <w:right w:val="none" w:sz="0" w:space="0" w:color="auto"/>
              </w:divBdr>
            </w:div>
            <w:div w:id="1844664375">
              <w:marLeft w:val="0"/>
              <w:marRight w:val="0"/>
              <w:marTop w:val="0"/>
              <w:marBottom w:val="0"/>
              <w:divBdr>
                <w:top w:val="none" w:sz="0" w:space="0" w:color="auto"/>
                <w:left w:val="none" w:sz="0" w:space="0" w:color="auto"/>
                <w:bottom w:val="none" w:sz="0" w:space="0" w:color="auto"/>
                <w:right w:val="none" w:sz="0" w:space="0" w:color="auto"/>
              </w:divBdr>
            </w:div>
            <w:div w:id="1291470500">
              <w:marLeft w:val="0"/>
              <w:marRight w:val="0"/>
              <w:marTop w:val="0"/>
              <w:marBottom w:val="0"/>
              <w:divBdr>
                <w:top w:val="none" w:sz="0" w:space="0" w:color="auto"/>
                <w:left w:val="none" w:sz="0" w:space="0" w:color="auto"/>
                <w:bottom w:val="none" w:sz="0" w:space="0" w:color="auto"/>
                <w:right w:val="none" w:sz="0" w:space="0" w:color="auto"/>
              </w:divBdr>
            </w:div>
            <w:div w:id="211044415">
              <w:marLeft w:val="0"/>
              <w:marRight w:val="0"/>
              <w:marTop w:val="0"/>
              <w:marBottom w:val="0"/>
              <w:divBdr>
                <w:top w:val="none" w:sz="0" w:space="0" w:color="auto"/>
                <w:left w:val="none" w:sz="0" w:space="0" w:color="auto"/>
                <w:bottom w:val="none" w:sz="0" w:space="0" w:color="auto"/>
                <w:right w:val="none" w:sz="0" w:space="0" w:color="auto"/>
              </w:divBdr>
            </w:div>
            <w:div w:id="1118182803">
              <w:marLeft w:val="0"/>
              <w:marRight w:val="0"/>
              <w:marTop w:val="0"/>
              <w:marBottom w:val="0"/>
              <w:divBdr>
                <w:top w:val="none" w:sz="0" w:space="0" w:color="auto"/>
                <w:left w:val="none" w:sz="0" w:space="0" w:color="auto"/>
                <w:bottom w:val="none" w:sz="0" w:space="0" w:color="auto"/>
                <w:right w:val="none" w:sz="0" w:space="0" w:color="auto"/>
              </w:divBdr>
            </w:div>
            <w:div w:id="539171906">
              <w:marLeft w:val="0"/>
              <w:marRight w:val="0"/>
              <w:marTop w:val="0"/>
              <w:marBottom w:val="0"/>
              <w:divBdr>
                <w:top w:val="none" w:sz="0" w:space="0" w:color="auto"/>
                <w:left w:val="none" w:sz="0" w:space="0" w:color="auto"/>
                <w:bottom w:val="none" w:sz="0" w:space="0" w:color="auto"/>
                <w:right w:val="none" w:sz="0" w:space="0" w:color="auto"/>
              </w:divBdr>
            </w:div>
            <w:div w:id="734426604">
              <w:marLeft w:val="0"/>
              <w:marRight w:val="0"/>
              <w:marTop w:val="0"/>
              <w:marBottom w:val="0"/>
              <w:divBdr>
                <w:top w:val="none" w:sz="0" w:space="0" w:color="auto"/>
                <w:left w:val="none" w:sz="0" w:space="0" w:color="auto"/>
                <w:bottom w:val="none" w:sz="0" w:space="0" w:color="auto"/>
                <w:right w:val="none" w:sz="0" w:space="0" w:color="auto"/>
              </w:divBdr>
            </w:div>
            <w:div w:id="365835614">
              <w:marLeft w:val="0"/>
              <w:marRight w:val="0"/>
              <w:marTop w:val="0"/>
              <w:marBottom w:val="0"/>
              <w:divBdr>
                <w:top w:val="none" w:sz="0" w:space="0" w:color="auto"/>
                <w:left w:val="none" w:sz="0" w:space="0" w:color="auto"/>
                <w:bottom w:val="none" w:sz="0" w:space="0" w:color="auto"/>
                <w:right w:val="none" w:sz="0" w:space="0" w:color="auto"/>
              </w:divBdr>
            </w:div>
            <w:div w:id="1984968094">
              <w:marLeft w:val="0"/>
              <w:marRight w:val="0"/>
              <w:marTop w:val="0"/>
              <w:marBottom w:val="0"/>
              <w:divBdr>
                <w:top w:val="none" w:sz="0" w:space="0" w:color="auto"/>
                <w:left w:val="none" w:sz="0" w:space="0" w:color="auto"/>
                <w:bottom w:val="none" w:sz="0" w:space="0" w:color="auto"/>
                <w:right w:val="none" w:sz="0" w:space="0" w:color="auto"/>
              </w:divBdr>
            </w:div>
            <w:div w:id="2085714031">
              <w:marLeft w:val="0"/>
              <w:marRight w:val="0"/>
              <w:marTop w:val="0"/>
              <w:marBottom w:val="0"/>
              <w:divBdr>
                <w:top w:val="none" w:sz="0" w:space="0" w:color="auto"/>
                <w:left w:val="none" w:sz="0" w:space="0" w:color="auto"/>
                <w:bottom w:val="none" w:sz="0" w:space="0" w:color="auto"/>
                <w:right w:val="none" w:sz="0" w:space="0" w:color="auto"/>
              </w:divBdr>
            </w:div>
            <w:div w:id="1652056848">
              <w:marLeft w:val="0"/>
              <w:marRight w:val="0"/>
              <w:marTop w:val="0"/>
              <w:marBottom w:val="0"/>
              <w:divBdr>
                <w:top w:val="none" w:sz="0" w:space="0" w:color="auto"/>
                <w:left w:val="none" w:sz="0" w:space="0" w:color="auto"/>
                <w:bottom w:val="none" w:sz="0" w:space="0" w:color="auto"/>
                <w:right w:val="none" w:sz="0" w:space="0" w:color="auto"/>
              </w:divBdr>
            </w:div>
            <w:div w:id="62027774">
              <w:marLeft w:val="0"/>
              <w:marRight w:val="0"/>
              <w:marTop w:val="0"/>
              <w:marBottom w:val="0"/>
              <w:divBdr>
                <w:top w:val="none" w:sz="0" w:space="0" w:color="auto"/>
                <w:left w:val="none" w:sz="0" w:space="0" w:color="auto"/>
                <w:bottom w:val="none" w:sz="0" w:space="0" w:color="auto"/>
                <w:right w:val="none" w:sz="0" w:space="0" w:color="auto"/>
              </w:divBdr>
            </w:div>
            <w:div w:id="1755782454">
              <w:marLeft w:val="0"/>
              <w:marRight w:val="0"/>
              <w:marTop w:val="0"/>
              <w:marBottom w:val="0"/>
              <w:divBdr>
                <w:top w:val="none" w:sz="0" w:space="0" w:color="auto"/>
                <w:left w:val="none" w:sz="0" w:space="0" w:color="auto"/>
                <w:bottom w:val="none" w:sz="0" w:space="0" w:color="auto"/>
                <w:right w:val="none" w:sz="0" w:space="0" w:color="auto"/>
              </w:divBdr>
            </w:div>
            <w:div w:id="986861259">
              <w:marLeft w:val="0"/>
              <w:marRight w:val="0"/>
              <w:marTop w:val="0"/>
              <w:marBottom w:val="0"/>
              <w:divBdr>
                <w:top w:val="none" w:sz="0" w:space="0" w:color="auto"/>
                <w:left w:val="none" w:sz="0" w:space="0" w:color="auto"/>
                <w:bottom w:val="none" w:sz="0" w:space="0" w:color="auto"/>
                <w:right w:val="none" w:sz="0" w:space="0" w:color="auto"/>
              </w:divBdr>
            </w:div>
            <w:div w:id="1823152430">
              <w:marLeft w:val="0"/>
              <w:marRight w:val="0"/>
              <w:marTop w:val="0"/>
              <w:marBottom w:val="0"/>
              <w:divBdr>
                <w:top w:val="none" w:sz="0" w:space="0" w:color="auto"/>
                <w:left w:val="none" w:sz="0" w:space="0" w:color="auto"/>
                <w:bottom w:val="none" w:sz="0" w:space="0" w:color="auto"/>
                <w:right w:val="none" w:sz="0" w:space="0" w:color="auto"/>
              </w:divBdr>
            </w:div>
            <w:div w:id="2005934211">
              <w:marLeft w:val="0"/>
              <w:marRight w:val="0"/>
              <w:marTop w:val="0"/>
              <w:marBottom w:val="0"/>
              <w:divBdr>
                <w:top w:val="none" w:sz="0" w:space="0" w:color="auto"/>
                <w:left w:val="none" w:sz="0" w:space="0" w:color="auto"/>
                <w:bottom w:val="none" w:sz="0" w:space="0" w:color="auto"/>
                <w:right w:val="none" w:sz="0" w:space="0" w:color="auto"/>
              </w:divBdr>
            </w:div>
            <w:div w:id="1227105907">
              <w:marLeft w:val="0"/>
              <w:marRight w:val="0"/>
              <w:marTop w:val="0"/>
              <w:marBottom w:val="0"/>
              <w:divBdr>
                <w:top w:val="none" w:sz="0" w:space="0" w:color="auto"/>
                <w:left w:val="none" w:sz="0" w:space="0" w:color="auto"/>
                <w:bottom w:val="none" w:sz="0" w:space="0" w:color="auto"/>
                <w:right w:val="none" w:sz="0" w:space="0" w:color="auto"/>
              </w:divBdr>
            </w:div>
            <w:div w:id="799539674">
              <w:marLeft w:val="0"/>
              <w:marRight w:val="0"/>
              <w:marTop w:val="0"/>
              <w:marBottom w:val="0"/>
              <w:divBdr>
                <w:top w:val="none" w:sz="0" w:space="0" w:color="auto"/>
                <w:left w:val="none" w:sz="0" w:space="0" w:color="auto"/>
                <w:bottom w:val="none" w:sz="0" w:space="0" w:color="auto"/>
                <w:right w:val="none" w:sz="0" w:space="0" w:color="auto"/>
              </w:divBdr>
            </w:div>
            <w:div w:id="50471586">
              <w:marLeft w:val="0"/>
              <w:marRight w:val="0"/>
              <w:marTop w:val="0"/>
              <w:marBottom w:val="0"/>
              <w:divBdr>
                <w:top w:val="none" w:sz="0" w:space="0" w:color="auto"/>
                <w:left w:val="none" w:sz="0" w:space="0" w:color="auto"/>
                <w:bottom w:val="none" w:sz="0" w:space="0" w:color="auto"/>
                <w:right w:val="none" w:sz="0" w:space="0" w:color="auto"/>
              </w:divBdr>
            </w:div>
            <w:div w:id="1094471631">
              <w:marLeft w:val="0"/>
              <w:marRight w:val="0"/>
              <w:marTop w:val="0"/>
              <w:marBottom w:val="0"/>
              <w:divBdr>
                <w:top w:val="none" w:sz="0" w:space="0" w:color="auto"/>
                <w:left w:val="none" w:sz="0" w:space="0" w:color="auto"/>
                <w:bottom w:val="none" w:sz="0" w:space="0" w:color="auto"/>
                <w:right w:val="none" w:sz="0" w:space="0" w:color="auto"/>
              </w:divBdr>
            </w:div>
            <w:div w:id="1497379474">
              <w:marLeft w:val="0"/>
              <w:marRight w:val="0"/>
              <w:marTop w:val="0"/>
              <w:marBottom w:val="0"/>
              <w:divBdr>
                <w:top w:val="none" w:sz="0" w:space="0" w:color="auto"/>
                <w:left w:val="none" w:sz="0" w:space="0" w:color="auto"/>
                <w:bottom w:val="none" w:sz="0" w:space="0" w:color="auto"/>
                <w:right w:val="none" w:sz="0" w:space="0" w:color="auto"/>
              </w:divBdr>
            </w:div>
            <w:div w:id="582640769">
              <w:marLeft w:val="0"/>
              <w:marRight w:val="0"/>
              <w:marTop w:val="0"/>
              <w:marBottom w:val="0"/>
              <w:divBdr>
                <w:top w:val="none" w:sz="0" w:space="0" w:color="auto"/>
                <w:left w:val="none" w:sz="0" w:space="0" w:color="auto"/>
                <w:bottom w:val="none" w:sz="0" w:space="0" w:color="auto"/>
                <w:right w:val="none" w:sz="0" w:space="0" w:color="auto"/>
              </w:divBdr>
            </w:div>
            <w:div w:id="1207135850">
              <w:marLeft w:val="0"/>
              <w:marRight w:val="0"/>
              <w:marTop w:val="0"/>
              <w:marBottom w:val="0"/>
              <w:divBdr>
                <w:top w:val="none" w:sz="0" w:space="0" w:color="auto"/>
                <w:left w:val="none" w:sz="0" w:space="0" w:color="auto"/>
                <w:bottom w:val="none" w:sz="0" w:space="0" w:color="auto"/>
                <w:right w:val="none" w:sz="0" w:space="0" w:color="auto"/>
              </w:divBdr>
            </w:div>
            <w:div w:id="2055232555">
              <w:marLeft w:val="0"/>
              <w:marRight w:val="0"/>
              <w:marTop w:val="0"/>
              <w:marBottom w:val="0"/>
              <w:divBdr>
                <w:top w:val="none" w:sz="0" w:space="0" w:color="auto"/>
                <w:left w:val="none" w:sz="0" w:space="0" w:color="auto"/>
                <w:bottom w:val="none" w:sz="0" w:space="0" w:color="auto"/>
                <w:right w:val="none" w:sz="0" w:space="0" w:color="auto"/>
              </w:divBdr>
            </w:div>
            <w:div w:id="29958693">
              <w:marLeft w:val="0"/>
              <w:marRight w:val="0"/>
              <w:marTop w:val="0"/>
              <w:marBottom w:val="0"/>
              <w:divBdr>
                <w:top w:val="none" w:sz="0" w:space="0" w:color="auto"/>
                <w:left w:val="none" w:sz="0" w:space="0" w:color="auto"/>
                <w:bottom w:val="none" w:sz="0" w:space="0" w:color="auto"/>
                <w:right w:val="none" w:sz="0" w:space="0" w:color="auto"/>
              </w:divBdr>
            </w:div>
            <w:div w:id="1748723182">
              <w:marLeft w:val="0"/>
              <w:marRight w:val="0"/>
              <w:marTop w:val="0"/>
              <w:marBottom w:val="0"/>
              <w:divBdr>
                <w:top w:val="none" w:sz="0" w:space="0" w:color="auto"/>
                <w:left w:val="none" w:sz="0" w:space="0" w:color="auto"/>
                <w:bottom w:val="none" w:sz="0" w:space="0" w:color="auto"/>
                <w:right w:val="none" w:sz="0" w:space="0" w:color="auto"/>
              </w:divBdr>
            </w:div>
            <w:div w:id="262306260">
              <w:marLeft w:val="0"/>
              <w:marRight w:val="0"/>
              <w:marTop w:val="0"/>
              <w:marBottom w:val="0"/>
              <w:divBdr>
                <w:top w:val="none" w:sz="0" w:space="0" w:color="auto"/>
                <w:left w:val="none" w:sz="0" w:space="0" w:color="auto"/>
                <w:bottom w:val="none" w:sz="0" w:space="0" w:color="auto"/>
                <w:right w:val="none" w:sz="0" w:space="0" w:color="auto"/>
              </w:divBdr>
            </w:div>
            <w:div w:id="1878005729">
              <w:marLeft w:val="0"/>
              <w:marRight w:val="0"/>
              <w:marTop w:val="0"/>
              <w:marBottom w:val="0"/>
              <w:divBdr>
                <w:top w:val="none" w:sz="0" w:space="0" w:color="auto"/>
                <w:left w:val="none" w:sz="0" w:space="0" w:color="auto"/>
                <w:bottom w:val="none" w:sz="0" w:space="0" w:color="auto"/>
                <w:right w:val="none" w:sz="0" w:space="0" w:color="auto"/>
              </w:divBdr>
            </w:div>
            <w:div w:id="502864817">
              <w:marLeft w:val="0"/>
              <w:marRight w:val="0"/>
              <w:marTop w:val="0"/>
              <w:marBottom w:val="0"/>
              <w:divBdr>
                <w:top w:val="none" w:sz="0" w:space="0" w:color="auto"/>
                <w:left w:val="none" w:sz="0" w:space="0" w:color="auto"/>
                <w:bottom w:val="none" w:sz="0" w:space="0" w:color="auto"/>
                <w:right w:val="none" w:sz="0" w:space="0" w:color="auto"/>
              </w:divBdr>
            </w:div>
            <w:div w:id="1502038528">
              <w:marLeft w:val="0"/>
              <w:marRight w:val="0"/>
              <w:marTop w:val="0"/>
              <w:marBottom w:val="0"/>
              <w:divBdr>
                <w:top w:val="none" w:sz="0" w:space="0" w:color="auto"/>
                <w:left w:val="none" w:sz="0" w:space="0" w:color="auto"/>
                <w:bottom w:val="none" w:sz="0" w:space="0" w:color="auto"/>
                <w:right w:val="none" w:sz="0" w:space="0" w:color="auto"/>
              </w:divBdr>
            </w:div>
            <w:div w:id="2074152963">
              <w:marLeft w:val="0"/>
              <w:marRight w:val="0"/>
              <w:marTop w:val="0"/>
              <w:marBottom w:val="0"/>
              <w:divBdr>
                <w:top w:val="none" w:sz="0" w:space="0" w:color="auto"/>
                <w:left w:val="none" w:sz="0" w:space="0" w:color="auto"/>
                <w:bottom w:val="none" w:sz="0" w:space="0" w:color="auto"/>
                <w:right w:val="none" w:sz="0" w:space="0" w:color="auto"/>
              </w:divBdr>
            </w:div>
            <w:div w:id="1379428390">
              <w:marLeft w:val="0"/>
              <w:marRight w:val="0"/>
              <w:marTop w:val="0"/>
              <w:marBottom w:val="0"/>
              <w:divBdr>
                <w:top w:val="none" w:sz="0" w:space="0" w:color="auto"/>
                <w:left w:val="none" w:sz="0" w:space="0" w:color="auto"/>
                <w:bottom w:val="none" w:sz="0" w:space="0" w:color="auto"/>
                <w:right w:val="none" w:sz="0" w:space="0" w:color="auto"/>
              </w:divBdr>
            </w:div>
            <w:div w:id="328601862">
              <w:marLeft w:val="0"/>
              <w:marRight w:val="0"/>
              <w:marTop w:val="0"/>
              <w:marBottom w:val="0"/>
              <w:divBdr>
                <w:top w:val="none" w:sz="0" w:space="0" w:color="auto"/>
                <w:left w:val="none" w:sz="0" w:space="0" w:color="auto"/>
                <w:bottom w:val="none" w:sz="0" w:space="0" w:color="auto"/>
                <w:right w:val="none" w:sz="0" w:space="0" w:color="auto"/>
              </w:divBdr>
            </w:div>
            <w:div w:id="383022821">
              <w:marLeft w:val="0"/>
              <w:marRight w:val="0"/>
              <w:marTop w:val="0"/>
              <w:marBottom w:val="0"/>
              <w:divBdr>
                <w:top w:val="none" w:sz="0" w:space="0" w:color="auto"/>
                <w:left w:val="none" w:sz="0" w:space="0" w:color="auto"/>
                <w:bottom w:val="none" w:sz="0" w:space="0" w:color="auto"/>
                <w:right w:val="none" w:sz="0" w:space="0" w:color="auto"/>
              </w:divBdr>
            </w:div>
            <w:div w:id="1524636260">
              <w:marLeft w:val="0"/>
              <w:marRight w:val="0"/>
              <w:marTop w:val="0"/>
              <w:marBottom w:val="0"/>
              <w:divBdr>
                <w:top w:val="none" w:sz="0" w:space="0" w:color="auto"/>
                <w:left w:val="none" w:sz="0" w:space="0" w:color="auto"/>
                <w:bottom w:val="none" w:sz="0" w:space="0" w:color="auto"/>
                <w:right w:val="none" w:sz="0" w:space="0" w:color="auto"/>
              </w:divBdr>
            </w:div>
            <w:div w:id="78335655">
              <w:marLeft w:val="0"/>
              <w:marRight w:val="0"/>
              <w:marTop w:val="0"/>
              <w:marBottom w:val="0"/>
              <w:divBdr>
                <w:top w:val="none" w:sz="0" w:space="0" w:color="auto"/>
                <w:left w:val="none" w:sz="0" w:space="0" w:color="auto"/>
                <w:bottom w:val="none" w:sz="0" w:space="0" w:color="auto"/>
                <w:right w:val="none" w:sz="0" w:space="0" w:color="auto"/>
              </w:divBdr>
            </w:div>
            <w:div w:id="2086948305">
              <w:marLeft w:val="0"/>
              <w:marRight w:val="0"/>
              <w:marTop w:val="0"/>
              <w:marBottom w:val="0"/>
              <w:divBdr>
                <w:top w:val="none" w:sz="0" w:space="0" w:color="auto"/>
                <w:left w:val="none" w:sz="0" w:space="0" w:color="auto"/>
                <w:bottom w:val="none" w:sz="0" w:space="0" w:color="auto"/>
                <w:right w:val="none" w:sz="0" w:space="0" w:color="auto"/>
              </w:divBdr>
            </w:div>
            <w:div w:id="2057123359">
              <w:marLeft w:val="0"/>
              <w:marRight w:val="0"/>
              <w:marTop w:val="0"/>
              <w:marBottom w:val="0"/>
              <w:divBdr>
                <w:top w:val="none" w:sz="0" w:space="0" w:color="auto"/>
                <w:left w:val="none" w:sz="0" w:space="0" w:color="auto"/>
                <w:bottom w:val="none" w:sz="0" w:space="0" w:color="auto"/>
                <w:right w:val="none" w:sz="0" w:space="0" w:color="auto"/>
              </w:divBdr>
            </w:div>
            <w:div w:id="1555655367">
              <w:marLeft w:val="0"/>
              <w:marRight w:val="0"/>
              <w:marTop w:val="0"/>
              <w:marBottom w:val="0"/>
              <w:divBdr>
                <w:top w:val="none" w:sz="0" w:space="0" w:color="auto"/>
                <w:left w:val="none" w:sz="0" w:space="0" w:color="auto"/>
                <w:bottom w:val="none" w:sz="0" w:space="0" w:color="auto"/>
                <w:right w:val="none" w:sz="0" w:space="0" w:color="auto"/>
              </w:divBdr>
            </w:div>
            <w:div w:id="158153137">
              <w:marLeft w:val="0"/>
              <w:marRight w:val="0"/>
              <w:marTop w:val="0"/>
              <w:marBottom w:val="0"/>
              <w:divBdr>
                <w:top w:val="none" w:sz="0" w:space="0" w:color="auto"/>
                <w:left w:val="none" w:sz="0" w:space="0" w:color="auto"/>
                <w:bottom w:val="none" w:sz="0" w:space="0" w:color="auto"/>
                <w:right w:val="none" w:sz="0" w:space="0" w:color="auto"/>
              </w:divBdr>
            </w:div>
            <w:div w:id="1584147827">
              <w:marLeft w:val="0"/>
              <w:marRight w:val="0"/>
              <w:marTop w:val="0"/>
              <w:marBottom w:val="0"/>
              <w:divBdr>
                <w:top w:val="none" w:sz="0" w:space="0" w:color="auto"/>
                <w:left w:val="none" w:sz="0" w:space="0" w:color="auto"/>
                <w:bottom w:val="none" w:sz="0" w:space="0" w:color="auto"/>
                <w:right w:val="none" w:sz="0" w:space="0" w:color="auto"/>
              </w:divBdr>
            </w:div>
            <w:div w:id="1014574051">
              <w:marLeft w:val="0"/>
              <w:marRight w:val="0"/>
              <w:marTop w:val="0"/>
              <w:marBottom w:val="0"/>
              <w:divBdr>
                <w:top w:val="none" w:sz="0" w:space="0" w:color="auto"/>
                <w:left w:val="none" w:sz="0" w:space="0" w:color="auto"/>
                <w:bottom w:val="none" w:sz="0" w:space="0" w:color="auto"/>
                <w:right w:val="none" w:sz="0" w:space="0" w:color="auto"/>
              </w:divBdr>
            </w:div>
            <w:div w:id="1127165111">
              <w:marLeft w:val="0"/>
              <w:marRight w:val="0"/>
              <w:marTop w:val="0"/>
              <w:marBottom w:val="0"/>
              <w:divBdr>
                <w:top w:val="none" w:sz="0" w:space="0" w:color="auto"/>
                <w:left w:val="none" w:sz="0" w:space="0" w:color="auto"/>
                <w:bottom w:val="none" w:sz="0" w:space="0" w:color="auto"/>
                <w:right w:val="none" w:sz="0" w:space="0" w:color="auto"/>
              </w:divBdr>
            </w:div>
            <w:div w:id="2066635857">
              <w:marLeft w:val="0"/>
              <w:marRight w:val="0"/>
              <w:marTop w:val="0"/>
              <w:marBottom w:val="0"/>
              <w:divBdr>
                <w:top w:val="none" w:sz="0" w:space="0" w:color="auto"/>
                <w:left w:val="none" w:sz="0" w:space="0" w:color="auto"/>
                <w:bottom w:val="none" w:sz="0" w:space="0" w:color="auto"/>
                <w:right w:val="none" w:sz="0" w:space="0" w:color="auto"/>
              </w:divBdr>
            </w:div>
            <w:div w:id="948319425">
              <w:marLeft w:val="0"/>
              <w:marRight w:val="0"/>
              <w:marTop w:val="0"/>
              <w:marBottom w:val="0"/>
              <w:divBdr>
                <w:top w:val="none" w:sz="0" w:space="0" w:color="auto"/>
                <w:left w:val="none" w:sz="0" w:space="0" w:color="auto"/>
                <w:bottom w:val="none" w:sz="0" w:space="0" w:color="auto"/>
                <w:right w:val="none" w:sz="0" w:space="0" w:color="auto"/>
              </w:divBdr>
            </w:div>
            <w:div w:id="1899587635">
              <w:marLeft w:val="0"/>
              <w:marRight w:val="0"/>
              <w:marTop w:val="0"/>
              <w:marBottom w:val="0"/>
              <w:divBdr>
                <w:top w:val="none" w:sz="0" w:space="0" w:color="auto"/>
                <w:left w:val="none" w:sz="0" w:space="0" w:color="auto"/>
                <w:bottom w:val="none" w:sz="0" w:space="0" w:color="auto"/>
                <w:right w:val="none" w:sz="0" w:space="0" w:color="auto"/>
              </w:divBdr>
            </w:div>
            <w:div w:id="249239665">
              <w:marLeft w:val="0"/>
              <w:marRight w:val="0"/>
              <w:marTop w:val="0"/>
              <w:marBottom w:val="0"/>
              <w:divBdr>
                <w:top w:val="none" w:sz="0" w:space="0" w:color="auto"/>
                <w:left w:val="none" w:sz="0" w:space="0" w:color="auto"/>
                <w:bottom w:val="none" w:sz="0" w:space="0" w:color="auto"/>
                <w:right w:val="none" w:sz="0" w:space="0" w:color="auto"/>
              </w:divBdr>
            </w:div>
            <w:div w:id="852453989">
              <w:marLeft w:val="0"/>
              <w:marRight w:val="0"/>
              <w:marTop w:val="0"/>
              <w:marBottom w:val="0"/>
              <w:divBdr>
                <w:top w:val="none" w:sz="0" w:space="0" w:color="auto"/>
                <w:left w:val="none" w:sz="0" w:space="0" w:color="auto"/>
                <w:bottom w:val="none" w:sz="0" w:space="0" w:color="auto"/>
                <w:right w:val="none" w:sz="0" w:space="0" w:color="auto"/>
              </w:divBdr>
            </w:div>
            <w:div w:id="1512332220">
              <w:marLeft w:val="0"/>
              <w:marRight w:val="0"/>
              <w:marTop w:val="0"/>
              <w:marBottom w:val="0"/>
              <w:divBdr>
                <w:top w:val="none" w:sz="0" w:space="0" w:color="auto"/>
                <w:left w:val="none" w:sz="0" w:space="0" w:color="auto"/>
                <w:bottom w:val="none" w:sz="0" w:space="0" w:color="auto"/>
                <w:right w:val="none" w:sz="0" w:space="0" w:color="auto"/>
              </w:divBdr>
            </w:div>
            <w:div w:id="1747678632">
              <w:marLeft w:val="0"/>
              <w:marRight w:val="0"/>
              <w:marTop w:val="0"/>
              <w:marBottom w:val="0"/>
              <w:divBdr>
                <w:top w:val="none" w:sz="0" w:space="0" w:color="auto"/>
                <w:left w:val="none" w:sz="0" w:space="0" w:color="auto"/>
                <w:bottom w:val="none" w:sz="0" w:space="0" w:color="auto"/>
                <w:right w:val="none" w:sz="0" w:space="0" w:color="auto"/>
              </w:divBdr>
            </w:div>
            <w:div w:id="1797675007">
              <w:marLeft w:val="0"/>
              <w:marRight w:val="0"/>
              <w:marTop w:val="0"/>
              <w:marBottom w:val="0"/>
              <w:divBdr>
                <w:top w:val="none" w:sz="0" w:space="0" w:color="auto"/>
                <w:left w:val="none" w:sz="0" w:space="0" w:color="auto"/>
                <w:bottom w:val="none" w:sz="0" w:space="0" w:color="auto"/>
                <w:right w:val="none" w:sz="0" w:space="0" w:color="auto"/>
              </w:divBdr>
            </w:div>
            <w:div w:id="1644580571">
              <w:marLeft w:val="0"/>
              <w:marRight w:val="0"/>
              <w:marTop w:val="0"/>
              <w:marBottom w:val="0"/>
              <w:divBdr>
                <w:top w:val="none" w:sz="0" w:space="0" w:color="auto"/>
                <w:left w:val="none" w:sz="0" w:space="0" w:color="auto"/>
                <w:bottom w:val="none" w:sz="0" w:space="0" w:color="auto"/>
                <w:right w:val="none" w:sz="0" w:space="0" w:color="auto"/>
              </w:divBdr>
            </w:div>
            <w:div w:id="961351635">
              <w:marLeft w:val="0"/>
              <w:marRight w:val="0"/>
              <w:marTop w:val="0"/>
              <w:marBottom w:val="0"/>
              <w:divBdr>
                <w:top w:val="none" w:sz="0" w:space="0" w:color="auto"/>
                <w:left w:val="none" w:sz="0" w:space="0" w:color="auto"/>
                <w:bottom w:val="none" w:sz="0" w:space="0" w:color="auto"/>
                <w:right w:val="none" w:sz="0" w:space="0" w:color="auto"/>
              </w:divBdr>
            </w:div>
            <w:div w:id="421292869">
              <w:marLeft w:val="0"/>
              <w:marRight w:val="0"/>
              <w:marTop w:val="0"/>
              <w:marBottom w:val="0"/>
              <w:divBdr>
                <w:top w:val="none" w:sz="0" w:space="0" w:color="auto"/>
                <w:left w:val="none" w:sz="0" w:space="0" w:color="auto"/>
                <w:bottom w:val="none" w:sz="0" w:space="0" w:color="auto"/>
                <w:right w:val="none" w:sz="0" w:space="0" w:color="auto"/>
              </w:divBdr>
            </w:div>
            <w:div w:id="1874612778">
              <w:marLeft w:val="0"/>
              <w:marRight w:val="0"/>
              <w:marTop w:val="0"/>
              <w:marBottom w:val="0"/>
              <w:divBdr>
                <w:top w:val="none" w:sz="0" w:space="0" w:color="auto"/>
                <w:left w:val="none" w:sz="0" w:space="0" w:color="auto"/>
                <w:bottom w:val="none" w:sz="0" w:space="0" w:color="auto"/>
                <w:right w:val="none" w:sz="0" w:space="0" w:color="auto"/>
              </w:divBdr>
            </w:div>
            <w:div w:id="1132600656">
              <w:marLeft w:val="0"/>
              <w:marRight w:val="0"/>
              <w:marTop w:val="0"/>
              <w:marBottom w:val="0"/>
              <w:divBdr>
                <w:top w:val="none" w:sz="0" w:space="0" w:color="auto"/>
                <w:left w:val="none" w:sz="0" w:space="0" w:color="auto"/>
                <w:bottom w:val="none" w:sz="0" w:space="0" w:color="auto"/>
                <w:right w:val="none" w:sz="0" w:space="0" w:color="auto"/>
              </w:divBdr>
            </w:div>
            <w:div w:id="513570377">
              <w:marLeft w:val="0"/>
              <w:marRight w:val="0"/>
              <w:marTop w:val="0"/>
              <w:marBottom w:val="0"/>
              <w:divBdr>
                <w:top w:val="none" w:sz="0" w:space="0" w:color="auto"/>
                <w:left w:val="none" w:sz="0" w:space="0" w:color="auto"/>
                <w:bottom w:val="none" w:sz="0" w:space="0" w:color="auto"/>
                <w:right w:val="none" w:sz="0" w:space="0" w:color="auto"/>
              </w:divBdr>
            </w:div>
            <w:div w:id="2125534054">
              <w:marLeft w:val="0"/>
              <w:marRight w:val="0"/>
              <w:marTop w:val="0"/>
              <w:marBottom w:val="0"/>
              <w:divBdr>
                <w:top w:val="none" w:sz="0" w:space="0" w:color="auto"/>
                <w:left w:val="none" w:sz="0" w:space="0" w:color="auto"/>
                <w:bottom w:val="none" w:sz="0" w:space="0" w:color="auto"/>
                <w:right w:val="none" w:sz="0" w:space="0" w:color="auto"/>
              </w:divBdr>
            </w:div>
            <w:div w:id="889848653">
              <w:marLeft w:val="0"/>
              <w:marRight w:val="0"/>
              <w:marTop w:val="0"/>
              <w:marBottom w:val="0"/>
              <w:divBdr>
                <w:top w:val="none" w:sz="0" w:space="0" w:color="auto"/>
                <w:left w:val="none" w:sz="0" w:space="0" w:color="auto"/>
                <w:bottom w:val="none" w:sz="0" w:space="0" w:color="auto"/>
                <w:right w:val="none" w:sz="0" w:space="0" w:color="auto"/>
              </w:divBdr>
            </w:div>
            <w:div w:id="510221043">
              <w:marLeft w:val="0"/>
              <w:marRight w:val="0"/>
              <w:marTop w:val="0"/>
              <w:marBottom w:val="0"/>
              <w:divBdr>
                <w:top w:val="none" w:sz="0" w:space="0" w:color="auto"/>
                <w:left w:val="none" w:sz="0" w:space="0" w:color="auto"/>
                <w:bottom w:val="none" w:sz="0" w:space="0" w:color="auto"/>
                <w:right w:val="none" w:sz="0" w:space="0" w:color="auto"/>
              </w:divBdr>
            </w:div>
            <w:div w:id="956957505">
              <w:marLeft w:val="0"/>
              <w:marRight w:val="0"/>
              <w:marTop w:val="0"/>
              <w:marBottom w:val="0"/>
              <w:divBdr>
                <w:top w:val="none" w:sz="0" w:space="0" w:color="auto"/>
                <w:left w:val="none" w:sz="0" w:space="0" w:color="auto"/>
                <w:bottom w:val="none" w:sz="0" w:space="0" w:color="auto"/>
                <w:right w:val="none" w:sz="0" w:space="0" w:color="auto"/>
              </w:divBdr>
            </w:div>
            <w:div w:id="1668554065">
              <w:marLeft w:val="0"/>
              <w:marRight w:val="0"/>
              <w:marTop w:val="0"/>
              <w:marBottom w:val="0"/>
              <w:divBdr>
                <w:top w:val="none" w:sz="0" w:space="0" w:color="auto"/>
                <w:left w:val="none" w:sz="0" w:space="0" w:color="auto"/>
                <w:bottom w:val="none" w:sz="0" w:space="0" w:color="auto"/>
                <w:right w:val="none" w:sz="0" w:space="0" w:color="auto"/>
              </w:divBdr>
            </w:div>
            <w:div w:id="780223618">
              <w:marLeft w:val="0"/>
              <w:marRight w:val="0"/>
              <w:marTop w:val="0"/>
              <w:marBottom w:val="0"/>
              <w:divBdr>
                <w:top w:val="none" w:sz="0" w:space="0" w:color="auto"/>
                <w:left w:val="none" w:sz="0" w:space="0" w:color="auto"/>
                <w:bottom w:val="none" w:sz="0" w:space="0" w:color="auto"/>
                <w:right w:val="none" w:sz="0" w:space="0" w:color="auto"/>
              </w:divBdr>
            </w:div>
            <w:div w:id="1261908710">
              <w:marLeft w:val="0"/>
              <w:marRight w:val="0"/>
              <w:marTop w:val="0"/>
              <w:marBottom w:val="0"/>
              <w:divBdr>
                <w:top w:val="none" w:sz="0" w:space="0" w:color="auto"/>
                <w:left w:val="none" w:sz="0" w:space="0" w:color="auto"/>
                <w:bottom w:val="none" w:sz="0" w:space="0" w:color="auto"/>
                <w:right w:val="none" w:sz="0" w:space="0" w:color="auto"/>
              </w:divBdr>
            </w:div>
            <w:div w:id="640428872">
              <w:marLeft w:val="0"/>
              <w:marRight w:val="0"/>
              <w:marTop w:val="0"/>
              <w:marBottom w:val="0"/>
              <w:divBdr>
                <w:top w:val="none" w:sz="0" w:space="0" w:color="auto"/>
                <w:left w:val="none" w:sz="0" w:space="0" w:color="auto"/>
                <w:bottom w:val="none" w:sz="0" w:space="0" w:color="auto"/>
                <w:right w:val="none" w:sz="0" w:space="0" w:color="auto"/>
              </w:divBdr>
            </w:div>
            <w:div w:id="137037004">
              <w:marLeft w:val="0"/>
              <w:marRight w:val="0"/>
              <w:marTop w:val="0"/>
              <w:marBottom w:val="0"/>
              <w:divBdr>
                <w:top w:val="none" w:sz="0" w:space="0" w:color="auto"/>
                <w:left w:val="none" w:sz="0" w:space="0" w:color="auto"/>
                <w:bottom w:val="none" w:sz="0" w:space="0" w:color="auto"/>
                <w:right w:val="none" w:sz="0" w:space="0" w:color="auto"/>
              </w:divBdr>
            </w:div>
            <w:div w:id="220487351">
              <w:marLeft w:val="0"/>
              <w:marRight w:val="0"/>
              <w:marTop w:val="0"/>
              <w:marBottom w:val="0"/>
              <w:divBdr>
                <w:top w:val="none" w:sz="0" w:space="0" w:color="auto"/>
                <w:left w:val="none" w:sz="0" w:space="0" w:color="auto"/>
                <w:bottom w:val="none" w:sz="0" w:space="0" w:color="auto"/>
                <w:right w:val="none" w:sz="0" w:space="0" w:color="auto"/>
              </w:divBdr>
            </w:div>
            <w:div w:id="859007806">
              <w:marLeft w:val="0"/>
              <w:marRight w:val="0"/>
              <w:marTop w:val="0"/>
              <w:marBottom w:val="0"/>
              <w:divBdr>
                <w:top w:val="none" w:sz="0" w:space="0" w:color="auto"/>
                <w:left w:val="none" w:sz="0" w:space="0" w:color="auto"/>
                <w:bottom w:val="none" w:sz="0" w:space="0" w:color="auto"/>
                <w:right w:val="none" w:sz="0" w:space="0" w:color="auto"/>
              </w:divBdr>
            </w:div>
            <w:div w:id="1661495413">
              <w:marLeft w:val="0"/>
              <w:marRight w:val="0"/>
              <w:marTop w:val="0"/>
              <w:marBottom w:val="0"/>
              <w:divBdr>
                <w:top w:val="none" w:sz="0" w:space="0" w:color="auto"/>
                <w:left w:val="none" w:sz="0" w:space="0" w:color="auto"/>
                <w:bottom w:val="none" w:sz="0" w:space="0" w:color="auto"/>
                <w:right w:val="none" w:sz="0" w:space="0" w:color="auto"/>
              </w:divBdr>
            </w:div>
            <w:div w:id="2081441625">
              <w:marLeft w:val="0"/>
              <w:marRight w:val="0"/>
              <w:marTop w:val="0"/>
              <w:marBottom w:val="0"/>
              <w:divBdr>
                <w:top w:val="none" w:sz="0" w:space="0" w:color="auto"/>
                <w:left w:val="none" w:sz="0" w:space="0" w:color="auto"/>
                <w:bottom w:val="none" w:sz="0" w:space="0" w:color="auto"/>
                <w:right w:val="none" w:sz="0" w:space="0" w:color="auto"/>
              </w:divBdr>
            </w:div>
            <w:div w:id="1045449514">
              <w:marLeft w:val="0"/>
              <w:marRight w:val="0"/>
              <w:marTop w:val="0"/>
              <w:marBottom w:val="0"/>
              <w:divBdr>
                <w:top w:val="none" w:sz="0" w:space="0" w:color="auto"/>
                <w:left w:val="none" w:sz="0" w:space="0" w:color="auto"/>
                <w:bottom w:val="none" w:sz="0" w:space="0" w:color="auto"/>
                <w:right w:val="none" w:sz="0" w:space="0" w:color="auto"/>
              </w:divBdr>
            </w:div>
            <w:div w:id="429202339">
              <w:marLeft w:val="0"/>
              <w:marRight w:val="0"/>
              <w:marTop w:val="0"/>
              <w:marBottom w:val="0"/>
              <w:divBdr>
                <w:top w:val="none" w:sz="0" w:space="0" w:color="auto"/>
                <w:left w:val="none" w:sz="0" w:space="0" w:color="auto"/>
                <w:bottom w:val="none" w:sz="0" w:space="0" w:color="auto"/>
                <w:right w:val="none" w:sz="0" w:space="0" w:color="auto"/>
              </w:divBdr>
            </w:div>
            <w:div w:id="1139344209">
              <w:marLeft w:val="0"/>
              <w:marRight w:val="0"/>
              <w:marTop w:val="0"/>
              <w:marBottom w:val="0"/>
              <w:divBdr>
                <w:top w:val="none" w:sz="0" w:space="0" w:color="auto"/>
                <w:left w:val="none" w:sz="0" w:space="0" w:color="auto"/>
                <w:bottom w:val="none" w:sz="0" w:space="0" w:color="auto"/>
                <w:right w:val="none" w:sz="0" w:space="0" w:color="auto"/>
              </w:divBdr>
            </w:div>
            <w:div w:id="1068571018">
              <w:marLeft w:val="0"/>
              <w:marRight w:val="0"/>
              <w:marTop w:val="0"/>
              <w:marBottom w:val="0"/>
              <w:divBdr>
                <w:top w:val="none" w:sz="0" w:space="0" w:color="auto"/>
                <w:left w:val="none" w:sz="0" w:space="0" w:color="auto"/>
                <w:bottom w:val="none" w:sz="0" w:space="0" w:color="auto"/>
                <w:right w:val="none" w:sz="0" w:space="0" w:color="auto"/>
              </w:divBdr>
            </w:div>
            <w:div w:id="1281186274">
              <w:marLeft w:val="0"/>
              <w:marRight w:val="0"/>
              <w:marTop w:val="0"/>
              <w:marBottom w:val="0"/>
              <w:divBdr>
                <w:top w:val="none" w:sz="0" w:space="0" w:color="auto"/>
                <w:left w:val="none" w:sz="0" w:space="0" w:color="auto"/>
                <w:bottom w:val="none" w:sz="0" w:space="0" w:color="auto"/>
                <w:right w:val="none" w:sz="0" w:space="0" w:color="auto"/>
              </w:divBdr>
            </w:div>
            <w:div w:id="1749887880">
              <w:marLeft w:val="0"/>
              <w:marRight w:val="0"/>
              <w:marTop w:val="0"/>
              <w:marBottom w:val="0"/>
              <w:divBdr>
                <w:top w:val="none" w:sz="0" w:space="0" w:color="auto"/>
                <w:left w:val="none" w:sz="0" w:space="0" w:color="auto"/>
                <w:bottom w:val="none" w:sz="0" w:space="0" w:color="auto"/>
                <w:right w:val="none" w:sz="0" w:space="0" w:color="auto"/>
              </w:divBdr>
            </w:div>
            <w:div w:id="533343896">
              <w:marLeft w:val="0"/>
              <w:marRight w:val="0"/>
              <w:marTop w:val="0"/>
              <w:marBottom w:val="0"/>
              <w:divBdr>
                <w:top w:val="none" w:sz="0" w:space="0" w:color="auto"/>
                <w:left w:val="none" w:sz="0" w:space="0" w:color="auto"/>
                <w:bottom w:val="none" w:sz="0" w:space="0" w:color="auto"/>
                <w:right w:val="none" w:sz="0" w:space="0" w:color="auto"/>
              </w:divBdr>
            </w:div>
            <w:div w:id="315111480">
              <w:marLeft w:val="0"/>
              <w:marRight w:val="0"/>
              <w:marTop w:val="0"/>
              <w:marBottom w:val="0"/>
              <w:divBdr>
                <w:top w:val="none" w:sz="0" w:space="0" w:color="auto"/>
                <w:left w:val="none" w:sz="0" w:space="0" w:color="auto"/>
                <w:bottom w:val="none" w:sz="0" w:space="0" w:color="auto"/>
                <w:right w:val="none" w:sz="0" w:space="0" w:color="auto"/>
              </w:divBdr>
            </w:div>
            <w:div w:id="1510289395">
              <w:marLeft w:val="0"/>
              <w:marRight w:val="0"/>
              <w:marTop w:val="0"/>
              <w:marBottom w:val="0"/>
              <w:divBdr>
                <w:top w:val="none" w:sz="0" w:space="0" w:color="auto"/>
                <w:left w:val="none" w:sz="0" w:space="0" w:color="auto"/>
                <w:bottom w:val="none" w:sz="0" w:space="0" w:color="auto"/>
                <w:right w:val="none" w:sz="0" w:space="0" w:color="auto"/>
              </w:divBdr>
            </w:div>
            <w:div w:id="112526658">
              <w:marLeft w:val="0"/>
              <w:marRight w:val="0"/>
              <w:marTop w:val="0"/>
              <w:marBottom w:val="0"/>
              <w:divBdr>
                <w:top w:val="none" w:sz="0" w:space="0" w:color="auto"/>
                <w:left w:val="none" w:sz="0" w:space="0" w:color="auto"/>
                <w:bottom w:val="none" w:sz="0" w:space="0" w:color="auto"/>
                <w:right w:val="none" w:sz="0" w:space="0" w:color="auto"/>
              </w:divBdr>
            </w:div>
            <w:div w:id="971055873">
              <w:marLeft w:val="0"/>
              <w:marRight w:val="0"/>
              <w:marTop w:val="0"/>
              <w:marBottom w:val="0"/>
              <w:divBdr>
                <w:top w:val="none" w:sz="0" w:space="0" w:color="auto"/>
                <w:left w:val="none" w:sz="0" w:space="0" w:color="auto"/>
                <w:bottom w:val="none" w:sz="0" w:space="0" w:color="auto"/>
                <w:right w:val="none" w:sz="0" w:space="0" w:color="auto"/>
              </w:divBdr>
            </w:div>
            <w:div w:id="1799372587">
              <w:marLeft w:val="0"/>
              <w:marRight w:val="0"/>
              <w:marTop w:val="0"/>
              <w:marBottom w:val="0"/>
              <w:divBdr>
                <w:top w:val="none" w:sz="0" w:space="0" w:color="auto"/>
                <w:left w:val="none" w:sz="0" w:space="0" w:color="auto"/>
                <w:bottom w:val="none" w:sz="0" w:space="0" w:color="auto"/>
                <w:right w:val="none" w:sz="0" w:space="0" w:color="auto"/>
              </w:divBdr>
            </w:div>
            <w:div w:id="1730955407">
              <w:marLeft w:val="0"/>
              <w:marRight w:val="0"/>
              <w:marTop w:val="0"/>
              <w:marBottom w:val="0"/>
              <w:divBdr>
                <w:top w:val="none" w:sz="0" w:space="0" w:color="auto"/>
                <w:left w:val="none" w:sz="0" w:space="0" w:color="auto"/>
                <w:bottom w:val="none" w:sz="0" w:space="0" w:color="auto"/>
                <w:right w:val="none" w:sz="0" w:space="0" w:color="auto"/>
              </w:divBdr>
            </w:div>
            <w:div w:id="638997375">
              <w:marLeft w:val="0"/>
              <w:marRight w:val="0"/>
              <w:marTop w:val="0"/>
              <w:marBottom w:val="0"/>
              <w:divBdr>
                <w:top w:val="none" w:sz="0" w:space="0" w:color="auto"/>
                <w:left w:val="none" w:sz="0" w:space="0" w:color="auto"/>
                <w:bottom w:val="none" w:sz="0" w:space="0" w:color="auto"/>
                <w:right w:val="none" w:sz="0" w:space="0" w:color="auto"/>
              </w:divBdr>
            </w:div>
            <w:div w:id="1034618955">
              <w:marLeft w:val="0"/>
              <w:marRight w:val="0"/>
              <w:marTop w:val="0"/>
              <w:marBottom w:val="0"/>
              <w:divBdr>
                <w:top w:val="none" w:sz="0" w:space="0" w:color="auto"/>
                <w:left w:val="none" w:sz="0" w:space="0" w:color="auto"/>
                <w:bottom w:val="none" w:sz="0" w:space="0" w:color="auto"/>
                <w:right w:val="none" w:sz="0" w:space="0" w:color="auto"/>
              </w:divBdr>
            </w:div>
            <w:div w:id="790898069">
              <w:marLeft w:val="0"/>
              <w:marRight w:val="0"/>
              <w:marTop w:val="0"/>
              <w:marBottom w:val="0"/>
              <w:divBdr>
                <w:top w:val="none" w:sz="0" w:space="0" w:color="auto"/>
                <w:left w:val="none" w:sz="0" w:space="0" w:color="auto"/>
                <w:bottom w:val="none" w:sz="0" w:space="0" w:color="auto"/>
                <w:right w:val="none" w:sz="0" w:space="0" w:color="auto"/>
              </w:divBdr>
            </w:div>
            <w:div w:id="1519661071">
              <w:marLeft w:val="0"/>
              <w:marRight w:val="0"/>
              <w:marTop w:val="0"/>
              <w:marBottom w:val="0"/>
              <w:divBdr>
                <w:top w:val="none" w:sz="0" w:space="0" w:color="auto"/>
                <w:left w:val="none" w:sz="0" w:space="0" w:color="auto"/>
                <w:bottom w:val="none" w:sz="0" w:space="0" w:color="auto"/>
                <w:right w:val="none" w:sz="0" w:space="0" w:color="auto"/>
              </w:divBdr>
            </w:div>
            <w:div w:id="956911116">
              <w:marLeft w:val="0"/>
              <w:marRight w:val="0"/>
              <w:marTop w:val="0"/>
              <w:marBottom w:val="0"/>
              <w:divBdr>
                <w:top w:val="none" w:sz="0" w:space="0" w:color="auto"/>
                <w:left w:val="none" w:sz="0" w:space="0" w:color="auto"/>
                <w:bottom w:val="none" w:sz="0" w:space="0" w:color="auto"/>
                <w:right w:val="none" w:sz="0" w:space="0" w:color="auto"/>
              </w:divBdr>
            </w:div>
            <w:div w:id="956639215">
              <w:marLeft w:val="0"/>
              <w:marRight w:val="0"/>
              <w:marTop w:val="0"/>
              <w:marBottom w:val="0"/>
              <w:divBdr>
                <w:top w:val="none" w:sz="0" w:space="0" w:color="auto"/>
                <w:left w:val="none" w:sz="0" w:space="0" w:color="auto"/>
                <w:bottom w:val="none" w:sz="0" w:space="0" w:color="auto"/>
                <w:right w:val="none" w:sz="0" w:space="0" w:color="auto"/>
              </w:divBdr>
            </w:div>
            <w:div w:id="576090083">
              <w:marLeft w:val="0"/>
              <w:marRight w:val="0"/>
              <w:marTop w:val="0"/>
              <w:marBottom w:val="0"/>
              <w:divBdr>
                <w:top w:val="none" w:sz="0" w:space="0" w:color="auto"/>
                <w:left w:val="none" w:sz="0" w:space="0" w:color="auto"/>
                <w:bottom w:val="none" w:sz="0" w:space="0" w:color="auto"/>
                <w:right w:val="none" w:sz="0" w:space="0" w:color="auto"/>
              </w:divBdr>
            </w:div>
            <w:div w:id="1909000843">
              <w:marLeft w:val="0"/>
              <w:marRight w:val="0"/>
              <w:marTop w:val="0"/>
              <w:marBottom w:val="0"/>
              <w:divBdr>
                <w:top w:val="none" w:sz="0" w:space="0" w:color="auto"/>
                <w:left w:val="none" w:sz="0" w:space="0" w:color="auto"/>
                <w:bottom w:val="none" w:sz="0" w:space="0" w:color="auto"/>
                <w:right w:val="none" w:sz="0" w:space="0" w:color="auto"/>
              </w:divBdr>
            </w:div>
            <w:div w:id="29653997">
              <w:marLeft w:val="0"/>
              <w:marRight w:val="0"/>
              <w:marTop w:val="0"/>
              <w:marBottom w:val="0"/>
              <w:divBdr>
                <w:top w:val="none" w:sz="0" w:space="0" w:color="auto"/>
                <w:left w:val="none" w:sz="0" w:space="0" w:color="auto"/>
                <w:bottom w:val="none" w:sz="0" w:space="0" w:color="auto"/>
                <w:right w:val="none" w:sz="0" w:space="0" w:color="auto"/>
              </w:divBdr>
            </w:div>
            <w:div w:id="1461654158">
              <w:marLeft w:val="0"/>
              <w:marRight w:val="0"/>
              <w:marTop w:val="0"/>
              <w:marBottom w:val="0"/>
              <w:divBdr>
                <w:top w:val="none" w:sz="0" w:space="0" w:color="auto"/>
                <w:left w:val="none" w:sz="0" w:space="0" w:color="auto"/>
                <w:bottom w:val="none" w:sz="0" w:space="0" w:color="auto"/>
                <w:right w:val="none" w:sz="0" w:space="0" w:color="auto"/>
              </w:divBdr>
            </w:div>
            <w:div w:id="1569075948">
              <w:marLeft w:val="0"/>
              <w:marRight w:val="0"/>
              <w:marTop w:val="0"/>
              <w:marBottom w:val="0"/>
              <w:divBdr>
                <w:top w:val="none" w:sz="0" w:space="0" w:color="auto"/>
                <w:left w:val="none" w:sz="0" w:space="0" w:color="auto"/>
                <w:bottom w:val="none" w:sz="0" w:space="0" w:color="auto"/>
                <w:right w:val="none" w:sz="0" w:space="0" w:color="auto"/>
              </w:divBdr>
            </w:div>
            <w:div w:id="419913498">
              <w:marLeft w:val="0"/>
              <w:marRight w:val="0"/>
              <w:marTop w:val="0"/>
              <w:marBottom w:val="0"/>
              <w:divBdr>
                <w:top w:val="none" w:sz="0" w:space="0" w:color="auto"/>
                <w:left w:val="none" w:sz="0" w:space="0" w:color="auto"/>
                <w:bottom w:val="none" w:sz="0" w:space="0" w:color="auto"/>
                <w:right w:val="none" w:sz="0" w:space="0" w:color="auto"/>
              </w:divBdr>
            </w:div>
            <w:div w:id="201286993">
              <w:marLeft w:val="0"/>
              <w:marRight w:val="0"/>
              <w:marTop w:val="0"/>
              <w:marBottom w:val="0"/>
              <w:divBdr>
                <w:top w:val="none" w:sz="0" w:space="0" w:color="auto"/>
                <w:left w:val="none" w:sz="0" w:space="0" w:color="auto"/>
                <w:bottom w:val="none" w:sz="0" w:space="0" w:color="auto"/>
                <w:right w:val="none" w:sz="0" w:space="0" w:color="auto"/>
              </w:divBdr>
            </w:div>
            <w:div w:id="2059356864">
              <w:marLeft w:val="0"/>
              <w:marRight w:val="0"/>
              <w:marTop w:val="0"/>
              <w:marBottom w:val="0"/>
              <w:divBdr>
                <w:top w:val="none" w:sz="0" w:space="0" w:color="auto"/>
                <w:left w:val="none" w:sz="0" w:space="0" w:color="auto"/>
                <w:bottom w:val="none" w:sz="0" w:space="0" w:color="auto"/>
                <w:right w:val="none" w:sz="0" w:space="0" w:color="auto"/>
              </w:divBdr>
            </w:div>
            <w:div w:id="1402482891">
              <w:marLeft w:val="0"/>
              <w:marRight w:val="0"/>
              <w:marTop w:val="0"/>
              <w:marBottom w:val="0"/>
              <w:divBdr>
                <w:top w:val="none" w:sz="0" w:space="0" w:color="auto"/>
                <w:left w:val="none" w:sz="0" w:space="0" w:color="auto"/>
                <w:bottom w:val="none" w:sz="0" w:space="0" w:color="auto"/>
                <w:right w:val="none" w:sz="0" w:space="0" w:color="auto"/>
              </w:divBdr>
            </w:div>
            <w:div w:id="1691102800">
              <w:marLeft w:val="0"/>
              <w:marRight w:val="0"/>
              <w:marTop w:val="0"/>
              <w:marBottom w:val="0"/>
              <w:divBdr>
                <w:top w:val="none" w:sz="0" w:space="0" w:color="auto"/>
                <w:left w:val="none" w:sz="0" w:space="0" w:color="auto"/>
                <w:bottom w:val="none" w:sz="0" w:space="0" w:color="auto"/>
                <w:right w:val="none" w:sz="0" w:space="0" w:color="auto"/>
              </w:divBdr>
            </w:div>
            <w:div w:id="968049842">
              <w:marLeft w:val="0"/>
              <w:marRight w:val="0"/>
              <w:marTop w:val="0"/>
              <w:marBottom w:val="0"/>
              <w:divBdr>
                <w:top w:val="none" w:sz="0" w:space="0" w:color="auto"/>
                <w:left w:val="none" w:sz="0" w:space="0" w:color="auto"/>
                <w:bottom w:val="none" w:sz="0" w:space="0" w:color="auto"/>
                <w:right w:val="none" w:sz="0" w:space="0" w:color="auto"/>
              </w:divBdr>
            </w:div>
            <w:div w:id="186723774">
              <w:marLeft w:val="0"/>
              <w:marRight w:val="0"/>
              <w:marTop w:val="0"/>
              <w:marBottom w:val="0"/>
              <w:divBdr>
                <w:top w:val="none" w:sz="0" w:space="0" w:color="auto"/>
                <w:left w:val="none" w:sz="0" w:space="0" w:color="auto"/>
                <w:bottom w:val="none" w:sz="0" w:space="0" w:color="auto"/>
                <w:right w:val="none" w:sz="0" w:space="0" w:color="auto"/>
              </w:divBdr>
            </w:div>
            <w:div w:id="2035156335">
              <w:marLeft w:val="0"/>
              <w:marRight w:val="0"/>
              <w:marTop w:val="0"/>
              <w:marBottom w:val="0"/>
              <w:divBdr>
                <w:top w:val="none" w:sz="0" w:space="0" w:color="auto"/>
                <w:left w:val="none" w:sz="0" w:space="0" w:color="auto"/>
                <w:bottom w:val="none" w:sz="0" w:space="0" w:color="auto"/>
                <w:right w:val="none" w:sz="0" w:space="0" w:color="auto"/>
              </w:divBdr>
            </w:div>
            <w:div w:id="1851261850">
              <w:marLeft w:val="0"/>
              <w:marRight w:val="0"/>
              <w:marTop w:val="0"/>
              <w:marBottom w:val="0"/>
              <w:divBdr>
                <w:top w:val="none" w:sz="0" w:space="0" w:color="auto"/>
                <w:left w:val="none" w:sz="0" w:space="0" w:color="auto"/>
                <w:bottom w:val="none" w:sz="0" w:space="0" w:color="auto"/>
                <w:right w:val="none" w:sz="0" w:space="0" w:color="auto"/>
              </w:divBdr>
            </w:div>
            <w:div w:id="710299484">
              <w:marLeft w:val="0"/>
              <w:marRight w:val="0"/>
              <w:marTop w:val="0"/>
              <w:marBottom w:val="0"/>
              <w:divBdr>
                <w:top w:val="none" w:sz="0" w:space="0" w:color="auto"/>
                <w:left w:val="none" w:sz="0" w:space="0" w:color="auto"/>
                <w:bottom w:val="none" w:sz="0" w:space="0" w:color="auto"/>
                <w:right w:val="none" w:sz="0" w:space="0" w:color="auto"/>
              </w:divBdr>
            </w:div>
            <w:div w:id="205798894">
              <w:marLeft w:val="0"/>
              <w:marRight w:val="0"/>
              <w:marTop w:val="0"/>
              <w:marBottom w:val="0"/>
              <w:divBdr>
                <w:top w:val="none" w:sz="0" w:space="0" w:color="auto"/>
                <w:left w:val="none" w:sz="0" w:space="0" w:color="auto"/>
                <w:bottom w:val="none" w:sz="0" w:space="0" w:color="auto"/>
                <w:right w:val="none" w:sz="0" w:space="0" w:color="auto"/>
              </w:divBdr>
            </w:div>
            <w:div w:id="2012172449">
              <w:marLeft w:val="0"/>
              <w:marRight w:val="0"/>
              <w:marTop w:val="0"/>
              <w:marBottom w:val="0"/>
              <w:divBdr>
                <w:top w:val="none" w:sz="0" w:space="0" w:color="auto"/>
                <w:left w:val="none" w:sz="0" w:space="0" w:color="auto"/>
                <w:bottom w:val="none" w:sz="0" w:space="0" w:color="auto"/>
                <w:right w:val="none" w:sz="0" w:space="0" w:color="auto"/>
              </w:divBdr>
            </w:div>
            <w:div w:id="1353265665">
              <w:marLeft w:val="0"/>
              <w:marRight w:val="0"/>
              <w:marTop w:val="0"/>
              <w:marBottom w:val="0"/>
              <w:divBdr>
                <w:top w:val="none" w:sz="0" w:space="0" w:color="auto"/>
                <w:left w:val="none" w:sz="0" w:space="0" w:color="auto"/>
                <w:bottom w:val="none" w:sz="0" w:space="0" w:color="auto"/>
                <w:right w:val="none" w:sz="0" w:space="0" w:color="auto"/>
              </w:divBdr>
            </w:div>
            <w:div w:id="1488866296">
              <w:marLeft w:val="0"/>
              <w:marRight w:val="0"/>
              <w:marTop w:val="0"/>
              <w:marBottom w:val="0"/>
              <w:divBdr>
                <w:top w:val="none" w:sz="0" w:space="0" w:color="auto"/>
                <w:left w:val="none" w:sz="0" w:space="0" w:color="auto"/>
                <w:bottom w:val="none" w:sz="0" w:space="0" w:color="auto"/>
                <w:right w:val="none" w:sz="0" w:space="0" w:color="auto"/>
              </w:divBdr>
            </w:div>
            <w:div w:id="2053381136">
              <w:marLeft w:val="0"/>
              <w:marRight w:val="0"/>
              <w:marTop w:val="0"/>
              <w:marBottom w:val="0"/>
              <w:divBdr>
                <w:top w:val="none" w:sz="0" w:space="0" w:color="auto"/>
                <w:left w:val="none" w:sz="0" w:space="0" w:color="auto"/>
                <w:bottom w:val="none" w:sz="0" w:space="0" w:color="auto"/>
                <w:right w:val="none" w:sz="0" w:space="0" w:color="auto"/>
              </w:divBdr>
            </w:div>
            <w:div w:id="522862337">
              <w:marLeft w:val="0"/>
              <w:marRight w:val="0"/>
              <w:marTop w:val="0"/>
              <w:marBottom w:val="0"/>
              <w:divBdr>
                <w:top w:val="none" w:sz="0" w:space="0" w:color="auto"/>
                <w:left w:val="none" w:sz="0" w:space="0" w:color="auto"/>
                <w:bottom w:val="none" w:sz="0" w:space="0" w:color="auto"/>
                <w:right w:val="none" w:sz="0" w:space="0" w:color="auto"/>
              </w:divBdr>
            </w:div>
            <w:div w:id="419372977">
              <w:marLeft w:val="0"/>
              <w:marRight w:val="0"/>
              <w:marTop w:val="0"/>
              <w:marBottom w:val="0"/>
              <w:divBdr>
                <w:top w:val="none" w:sz="0" w:space="0" w:color="auto"/>
                <w:left w:val="none" w:sz="0" w:space="0" w:color="auto"/>
                <w:bottom w:val="none" w:sz="0" w:space="0" w:color="auto"/>
                <w:right w:val="none" w:sz="0" w:space="0" w:color="auto"/>
              </w:divBdr>
            </w:div>
            <w:div w:id="1334263432">
              <w:marLeft w:val="0"/>
              <w:marRight w:val="0"/>
              <w:marTop w:val="0"/>
              <w:marBottom w:val="0"/>
              <w:divBdr>
                <w:top w:val="none" w:sz="0" w:space="0" w:color="auto"/>
                <w:left w:val="none" w:sz="0" w:space="0" w:color="auto"/>
                <w:bottom w:val="none" w:sz="0" w:space="0" w:color="auto"/>
                <w:right w:val="none" w:sz="0" w:space="0" w:color="auto"/>
              </w:divBdr>
            </w:div>
            <w:div w:id="34619449">
              <w:marLeft w:val="0"/>
              <w:marRight w:val="0"/>
              <w:marTop w:val="0"/>
              <w:marBottom w:val="0"/>
              <w:divBdr>
                <w:top w:val="none" w:sz="0" w:space="0" w:color="auto"/>
                <w:left w:val="none" w:sz="0" w:space="0" w:color="auto"/>
                <w:bottom w:val="none" w:sz="0" w:space="0" w:color="auto"/>
                <w:right w:val="none" w:sz="0" w:space="0" w:color="auto"/>
              </w:divBdr>
            </w:div>
            <w:div w:id="1673220618">
              <w:marLeft w:val="0"/>
              <w:marRight w:val="0"/>
              <w:marTop w:val="0"/>
              <w:marBottom w:val="0"/>
              <w:divBdr>
                <w:top w:val="none" w:sz="0" w:space="0" w:color="auto"/>
                <w:left w:val="none" w:sz="0" w:space="0" w:color="auto"/>
                <w:bottom w:val="none" w:sz="0" w:space="0" w:color="auto"/>
                <w:right w:val="none" w:sz="0" w:space="0" w:color="auto"/>
              </w:divBdr>
            </w:div>
            <w:div w:id="1613438834">
              <w:marLeft w:val="0"/>
              <w:marRight w:val="0"/>
              <w:marTop w:val="0"/>
              <w:marBottom w:val="0"/>
              <w:divBdr>
                <w:top w:val="none" w:sz="0" w:space="0" w:color="auto"/>
                <w:left w:val="none" w:sz="0" w:space="0" w:color="auto"/>
                <w:bottom w:val="none" w:sz="0" w:space="0" w:color="auto"/>
                <w:right w:val="none" w:sz="0" w:space="0" w:color="auto"/>
              </w:divBdr>
            </w:div>
            <w:div w:id="1585872561">
              <w:marLeft w:val="0"/>
              <w:marRight w:val="0"/>
              <w:marTop w:val="0"/>
              <w:marBottom w:val="0"/>
              <w:divBdr>
                <w:top w:val="none" w:sz="0" w:space="0" w:color="auto"/>
                <w:left w:val="none" w:sz="0" w:space="0" w:color="auto"/>
                <w:bottom w:val="none" w:sz="0" w:space="0" w:color="auto"/>
                <w:right w:val="none" w:sz="0" w:space="0" w:color="auto"/>
              </w:divBdr>
            </w:div>
            <w:div w:id="2027250450">
              <w:marLeft w:val="0"/>
              <w:marRight w:val="0"/>
              <w:marTop w:val="0"/>
              <w:marBottom w:val="0"/>
              <w:divBdr>
                <w:top w:val="none" w:sz="0" w:space="0" w:color="auto"/>
                <w:left w:val="none" w:sz="0" w:space="0" w:color="auto"/>
                <w:bottom w:val="none" w:sz="0" w:space="0" w:color="auto"/>
                <w:right w:val="none" w:sz="0" w:space="0" w:color="auto"/>
              </w:divBdr>
            </w:div>
            <w:div w:id="1196189801">
              <w:marLeft w:val="0"/>
              <w:marRight w:val="0"/>
              <w:marTop w:val="0"/>
              <w:marBottom w:val="0"/>
              <w:divBdr>
                <w:top w:val="none" w:sz="0" w:space="0" w:color="auto"/>
                <w:left w:val="none" w:sz="0" w:space="0" w:color="auto"/>
                <w:bottom w:val="none" w:sz="0" w:space="0" w:color="auto"/>
                <w:right w:val="none" w:sz="0" w:space="0" w:color="auto"/>
              </w:divBdr>
            </w:div>
            <w:div w:id="597105013">
              <w:marLeft w:val="0"/>
              <w:marRight w:val="0"/>
              <w:marTop w:val="0"/>
              <w:marBottom w:val="0"/>
              <w:divBdr>
                <w:top w:val="none" w:sz="0" w:space="0" w:color="auto"/>
                <w:left w:val="none" w:sz="0" w:space="0" w:color="auto"/>
                <w:bottom w:val="none" w:sz="0" w:space="0" w:color="auto"/>
                <w:right w:val="none" w:sz="0" w:space="0" w:color="auto"/>
              </w:divBdr>
            </w:div>
            <w:div w:id="873931992">
              <w:marLeft w:val="0"/>
              <w:marRight w:val="0"/>
              <w:marTop w:val="0"/>
              <w:marBottom w:val="0"/>
              <w:divBdr>
                <w:top w:val="none" w:sz="0" w:space="0" w:color="auto"/>
                <w:left w:val="none" w:sz="0" w:space="0" w:color="auto"/>
                <w:bottom w:val="none" w:sz="0" w:space="0" w:color="auto"/>
                <w:right w:val="none" w:sz="0" w:space="0" w:color="auto"/>
              </w:divBdr>
            </w:div>
            <w:div w:id="2124109054">
              <w:marLeft w:val="0"/>
              <w:marRight w:val="0"/>
              <w:marTop w:val="0"/>
              <w:marBottom w:val="0"/>
              <w:divBdr>
                <w:top w:val="none" w:sz="0" w:space="0" w:color="auto"/>
                <w:left w:val="none" w:sz="0" w:space="0" w:color="auto"/>
                <w:bottom w:val="none" w:sz="0" w:space="0" w:color="auto"/>
                <w:right w:val="none" w:sz="0" w:space="0" w:color="auto"/>
              </w:divBdr>
            </w:div>
            <w:div w:id="871189103">
              <w:marLeft w:val="0"/>
              <w:marRight w:val="0"/>
              <w:marTop w:val="0"/>
              <w:marBottom w:val="0"/>
              <w:divBdr>
                <w:top w:val="none" w:sz="0" w:space="0" w:color="auto"/>
                <w:left w:val="none" w:sz="0" w:space="0" w:color="auto"/>
                <w:bottom w:val="none" w:sz="0" w:space="0" w:color="auto"/>
                <w:right w:val="none" w:sz="0" w:space="0" w:color="auto"/>
              </w:divBdr>
            </w:div>
            <w:div w:id="370542337">
              <w:marLeft w:val="0"/>
              <w:marRight w:val="0"/>
              <w:marTop w:val="0"/>
              <w:marBottom w:val="0"/>
              <w:divBdr>
                <w:top w:val="none" w:sz="0" w:space="0" w:color="auto"/>
                <w:left w:val="none" w:sz="0" w:space="0" w:color="auto"/>
                <w:bottom w:val="none" w:sz="0" w:space="0" w:color="auto"/>
                <w:right w:val="none" w:sz="0" w:space="0" w:color="auto"/>
              </w:divBdr>
            </w:div>
            <w:div w:id="800533704">
              <w:marLeft w:val="0"/>
              <w:marRight w:val="0"/>
              <w:marTop w:val="0"/>
              <w:marBottom w:val="0"/>
              <w:divBdr>
                <w:top w:val="none" w:sz="0" w:space="0" w:color="auto"/>
                <w:left w:val="none" w:sz="0" w:space="0" w:color="auto"/>
                <w:bottom w:val="none" w:sz="0" w:space="0" w:color="auto"/>
                <w:right w:val="none" w:sz="0" w:space="0" w:color="auto"/>
              </w:divBdr>
            </w:div>
            <w:div w:id="378939834">
              <w:marLeft w:val="0"/>
              <w:marRight w:val="0"/>
              <w:marTop w:val="0"/>
              <w:marBottom w:val="0"/>
              <w:divBdr>
                <w:top w:val="none" w:sz="0" w:space="0" w:color="auto"/>
                <w:left w:val="none" w:sz="0" w:space="0" w:color="auto"/>
                <w:bottom w:val="none" w:sz="0" w:space="0" w:color="auto"/>
                <w:right w:val="none" w:sz="0" w:space="0" w:color="auto"/>
              </w:divBdr>
            </w:div>
            <w:div w:id="1209797873">
              <w:marLeft w:val="0"/>
              <w:marRight w:val="0"/>
              <w:marTop w:val="0"/>
              <w:marBottom w:val="0"/>
              <w:divBdr>
                <w:top w:val="none" w:sz="0" w:space="0" w:color="auto"/>
                <w:left w:val="none" w:sz="0" w:space="0" w:color="auto"/>
                <w:bottom w:val="none" w:sz="0" w:space="0" w:color="auto"/>
                <w:right w:val="none" w:sz="0" w:space="0" w:color="auto"/>
              </w:divBdr>
            </w:div>
            <w:div w:id="2050060853">
              <w:marLeft w:val="0"/>
              <w:marRight w:val="0"/>
              <w:marTop w:val="0"/>
              <w:marBottom w:val="0"/>
              <w:divBdr>
                <w:top w:val="none" w:sz="0" w:space="0" w:color="auto"/>
                <w:left w:val="none" w:sz="0" w:space="0" w:color="auto"/>
                <w:bottom w:val="none" w:sz="0" w:space="0" w:color="auto"/>
                <w:right w:val="none" w:sz="0" w:space="0" w:color="auto"/>
              </w:divBdr>
            </w:div>
            <w:div w:id="337083448">
              <w:marLeft w:val="0"/>
              <w:marRight w:val="0"/>
              <w:marTop w:val="0"/>
              <w:marBottom w:val="0"/>
              <w:divBdr>
                <w:top w:val="none" w:sz="0" w:space="0" w:color="auto"/>
                <w:left w:val="none" w:sz="0" w:space="0" w:color="auto"/>
                <w:bottom w:val="none" w:sz="0" w:space="0" w:color="auto"/>
                <w:right w:val="none" w:sz="0" w:space="0" w:color="auto"/>
              </w:divBdr>
            </w:div>
            <w:div w:id="495344336">
              <w:marLeft w:val="0"/>
              <w:marRight w:val="0"/>
              <w:marTop w:val="0"/>
              <w:marBottom w:val="0"/>
              <w:divBdr>
                <w:top w:val="none" w:sz="0" w:space="0" w:color="auto"/>
                <w:left w:val="none" w:sz="0" w:space="0" w:color="auto"/>
                <w:bottom w:val="none" w:sz="0" w:space="0" w:color="auto"/>
                <w:right w:val="none" w:sz="0" w:space="0" w:color="auto"/>
              </w:divBdr>
            </w:div>
            <w:div w:id="108278307">
              <w:marLeft w:val="0"/>
              <w:marRight w:val="0"/>
              <w:marTop w:val="0"/>
              <w:marBottom w:val="0"/>
              <w:divBdr>
                <w:top w:val="none" w:sz="0" w:space="0" w:color="auto"/>
                <w:left w:val="none" w:sz="0" w:space="0" w:color="auto"/>
                <w:bottom w:val="none" w:sz="0" w:space="0" w:color="auto"/>
                <w:right w:val="none" w:sz="0" w:space="0" w:color="auto"/>
              </w:divBdr>
            </w:div>
            <w:div w:id="207303501">
              <w:marLeft w:val="0"/>
              <w:marRight w:val="0"/>
              <w:marTop w:val="0"/>
              <w:marBottom w:val="0"/>
              <w:divBdr>
                <w:top w:val="none" w:sz="0" w:space="0" w:color="auto"/>
                <w:left w:val="none" w:sz="0" w:space="0" w:color="auto"/>
                <w:bottom w:val="none" w:sz="0" w:space="0" w:color="auto"/>
                <w:right w:val="none" w:sz="0" w:space="0" w:color="auto"/>
              </w:divBdr>
            </w:div>
            <w:div w:id="668291668">
              <w:marLeft w:val="0"/>
              <w:marRight w:val="0"/>
              <w:marTop w:val="0"/>
              <w:marBottom w:val="0"/>
              <w:divBdr>
                <w:top w:val="none" w:sz="0" w:space="0" w:color="auto"/>
                <w:left w:val="none" w:sz="0" w:space="0" w:color="auto"/>
                <w:bottom w:val="none" w:sz="0" w:space="0" w:color="auto"/>
                <w:right w:val="none" w:sz="0" w:space="0" w:color="auto"/>
              </w:divBdr>
            </w:div>
            <w:div w:id="1912618260">
              <w:marLeft w:val="0"/>
              <w:marRight w:val="0"/>
              <w:marTop w:val="0"/>
              <w:marBottom w:val="0"/>
              <w:divBdr>
                <w:top w:val="none" w:sz="0" w:space="0" w:color="auto"/>
                <w:left w:val="none" w:sz="0" w:space="0" w:color="auto"/>
                <w:bottom w:val="none" w:sz="0" w:space="0" w:color="auto"/>
                <w:right w:val="none" w:sz="0" w:space="0" w:color="auto"/>
              </w:divBdr>
            </w:div>
            <w:div w:id="1405838414">
              <w:marLeft w:val="0"/>
              <w:marRight w:val="0"/>
              <w:marTop w:val="0"/>
              <w:marBottom w:val="0"/>
              <w:divBdr>
                <w:top w:val="none" w:sz="0" w:space="0" w:color="auto"/>
                <w:left w:val="none" w:sz="0" w:space="0" w:color="auto"/>
                <w:bottom w:val="none" w:sz="0" w:space="0" w:color="auto"/>
                <w:right w:val="none" w:sz="0" w:space="0" w:color="auto"/>
              </w:divBdr>
            </w:div>
            <w:div w:id="470099840">
              <w:marLeft w:val="0"/>
              <w:marRight w:val="0"/>
              <w:marTop w:val="0"/>
              <w:marBottom w:val="0"/>
              <w:divBdr>
                <w:top w:val="none" w:sz="0" w:space="0" w:color="auto"/>
                <w:left w:val="none" w:sz="0" w:space="0" w:color="auto"/>
                <w:bottom w:val="none" w:sz="0" w:space="0" w:color="auto"/>
                <w:right w:val="none" w:sz="0" w:space="0" w:color="auto"/>
              </w:divBdr>
            </w:div>
            <w:div w:id="1763991567">
              <w:marLeft w:val="0"/>
              <w:marRight w:val="0"/>
              <w:marTop w:val="0"/>
              <w:marBottom w:val="0"/>
              <w:divBdr>
                <w:top w:val="none" w:sz="0" w:space="0" w:color="auto"/>
                <w:left w:val="none" w:sz="0" w:space="0" w:color="auto"/>
                <w:bottom w:val="none" w:sz="0" w:space="0" w:color="auto"/>
                <w:right w:val="none" w:sz="0" w:space="0" w:color="auto"/>
              </w:divBdr>
            </w:div>
            <w:div w:id="1041829523">
              <w:marLeft w:val="0"/>
              <w:marRight w:val="0"/>
              <w:marTop w:val="0"/>
              <w:marBottom w:val="0"/>
              <w:divBdr>
                <w:top w:val="none" w:sz="0" w:space="0" w:color="auto"/>
                <w:left w:val="none" w:sz="0" w:space="0" w:color="auto"/>
                <w:bottom w:val="none" w:sz="0" w:space="0" w:color="auto"/>
                <w:right w:val="none" w:sz="0" w:space="0" w:color="auto"/>
              </w:divBdr>
            </w:div>
            <w:div w:id="388382705">
              <w:marLeft w:val="0"/>
              <w:marRight w:val="0"/>
              <w:marTop w:val="0"/>
              <w:marBottom w:val="0"/>
              <w:divBdr>
                <w:top w:val="none" w:sz="0" w:space="0" w:color="auto"/>
                <w:left w:val="none" w:sz="0" w:space="0" w:color="auto"/>
                <w:bottom w:val="none" w:sz="0" w:space="0" w:color="auto"/>
                <w:right w:val="none" w:sz="0" w:space="0" w:color="auto"/>
              </w:divBdr>
            </w:div>
            <w:div w:id="698092468">
              <w:marLeft w:val="0"/>
              <w:marRight w:val="0"/>
              <w:marTop w:val="0"/>
              <w:marBottom w:val="0"/>
              <w:divBdr>
                <w:top w:val="none" w:sz="0" w:space="0" w:color="auto"/>
                <w:left w:val="none" w:sz="0" w:space="0" w:color="auto"/>
                <w:bottom w:val="none" w:sz="0" w:space="0" w:color="auto"/>
                <w:right w:val="none" w:sz="0" w:space="0" w:color="auto"/>
              </w:divBdr>
            </w:div>
            <w:div w:id="332536507">
              <w:marLeft w:val="0"/>
              <w:marRight w:val="0"/>
              <w:marTop w:val="0"/>
              <w:marBottom w:val="0"/>
              <w:divBdr>
                <w:top w:val="none" w:sz="0" w:space="0" w:color="auto"/>
                <w:left w:val="none" w:sz="0" w:space="0" w:color="auto"/>
                <w:bottom w:val="none" w:sz="0" w:space="0" w:color="auto"/>
                <w:right w:val="none" w:sz="0" w:space="0" w:color="auto"/>
              </w:divBdr>
            </w:div>
            <w:div w:id="1973049970">
              <w:marLeft w:val="0"/>
              <w:marRight w:val="0"/>
              <w:marTop w:val="0"/>
              <w:marBottom w:val="0"/>
              <w:divBdr>
                <w:top w:val="none" w:sz="0" w:space="0" w:color="auto"/>
                <w:left w:val="none" w:sz="0" w:space="0" w:color="auto"/>
                <w:bottom w:val="none" w:sz="0" w:space="0" w:color="auto"/>
                <w:right w:val="none" w:sz="0" w:space="0" w:color="auto"/>
              </w:divBdr>
            </w:div>
            <w:div w:id="1581019191">
              <w:marLeft w:val="0"/>
              <w:marRight w:val="0"/>
              <w:marTop w:val="0"/>
              <w:marBottom w:val="0"/>
              <w:divBdr>
                <w:top w:val="none" w:sz="0" w:space="0" w:color="auto"/>
                <w:left w:val="none" w:sz="0" w:space="0" w:color="auto"/>
                <w:bottom w:val="none" w:sz="0" w:space="0" w:color="auto"/>
                <w:right w:val="none" w:sz="0" w:space="0" w:color="auto"/>
              </w:divBdr>
            </w:div>
            <w:div w:id="566382785">
              <w:marLeft w:val="0"/>
              <w:marRight w:val="0"/>
              <w:marTop w:val="0"/>
              <w:marBottom w:val="0"/>
              <w:divBdr>
                <w:top w:val="none" w:sz="0" w:space="0" w:color="auto"/>
                <w:left w:val="none" w:sz="0" w:space="0" w:color="auto"/>
                <w:bottom w:val="none" w:sz="0" w:space="0" w:color="auto"/>
                <w:right w:val="none" w:sz="0" w:space="0" w:color="auto"/>
              </w:divBdr>
            </w:div>
            <w:div w:id="448403275">
              <w:marLeft w:val="0"/>
              <w:marRight w:val="0"/>
              <w:marTop w:val="0"/>
              <w:marBottom w:val="0"/>
              <w:divBdr>
                <w:top w:val="none" w:sz="0" w:space="0" w:color="auto"/>
                <w:left w:val="none" w:sz="0" w:space="0" w:color="auto"/>
                <w:bottom w:val="none" w:sz="0" w:space="0" w:color="auto"/>
                <w:right w:val="none" w:sz="0" w:space="0" w:color="auto"/>
              </w:divBdr>
            </w:div>
            <w:div w:id="513304028">
              <w:marLeft w:val="0"/>
              <w:marRight w:val="0"/>
              <w:marTop w:val="0"/>
              <w:marBottom w:val="0"/>
              <w:divBdr>
                <w:top w:val="none" w:sz="0" w:space="0" w:color="auto"/>
                <w:left w:val="none" w:sz="0" w:space="0" w:color="auto"/>
                <w:bottom w:val="none" w:sz="0" w:space="0" w:color="auto"/>
                <w:right w:val="none" w:sz="0" w:space="0" w:color="auto"/>
              </w:divBdr>
            </w:div>
            <w:div w:id="1579090924">
              <w:marLeft w:val="0"/>
              <w:marRight w:val="0"/>
              <w:marTop w:val="0"/>
              <w:marBottom w:val="0"/>
              <w:divBdr>
                <w:top w:val="none" w:sz="0" w:space="0" w:color="auto"/>
                <w:left w:val="none" w:sz="0" w:space="0" w:color="auto"/>
                <w:bottom w:val="none" w:sz="0" w:space="0" w:color="auto"/>
                <w:right w:val="none" w:sz="0" w:space="0" w:color="auto"/>
              </w:divBdr>
            </w:div>
            <w:div w:id="163859524">
              <w:marLeft w:val="0"/>
              <w:marRight w:val="0"/>
              <w:marTop w:val="0"/>
              <w:marBottom w:val="0"/>
              <w:divBdr>
                <w:top w:val="none" w:sz="0" w:space="0" w:color="auto"/>
                <w:left w:val="none" w:sz="0" w:space="0" w:color="auto"/>
                <w:bottom w:val="none" w:sz="0" w:space="0" w:color="auto"/>
                <w:right w:val="none" w:sz="0" w:space="0" w:color="auto"/>
              </w:divBdr>
            </w:div>
            <w:div w:id="1683513656">
              <w:marLeft w:val="0"/>
              <w:marRight w:val="0"/>
              <w:marTop w:val="0"/>
              <w:marBottom w:val="0"/>
              <w:divBdr>
                <w:top w:val="none" w:sz="0" w:space="0" w:color="auto"/>
                <w:left w:val="none" w:sz="0" w:space="0" w:color="auto"/>
                <w:bottom w:val="none" w:sz="0" w:space="0" w:color="auto"/>
                <w:right w:val="none" w:sz="0" w:space="0" w:color="auto"/>
              </w:divBdr>
            </w:div>
            <w:div w:id="1208487620">
              <w:marLeft w:val="0"/>
              <w:marRight w:val="0"/>
              <w:marTop w:val="0"/>
              <w:marBottom w:val="0"/>
              <w:divBdr>
                <w:top w:val="none" w:sz="0" w:space="0" w:color="auto"/>
                <w:left w:val="none" w:sz="0" w:space="0" w:color="auto"/>
                <w:bottom w:val="none" w:sz="0" w:space="0" w:color="auto"/>
                <w:right w:val="none" w:sz="0" w:space="0" w:color="auto"/>
              </w:divBdr>
            </w:div>
            <w:div w:id="2022200097">
              <w:marLeft w:val="0"/>
              <w:marRight w:val="0"/>
              <w:marTop w:val="0"/>
              <w:marBottom w:val="0"/>
              <w:divBdr>
                <w:top w:val="none" w:sz="0" w:space="0" w:color="auto"/>
                <w:left w:val="none" w:sz="0" w:space="0" w:color="auto"/>
                <w:bottom w:val="none" w:sz="0" w:space="0" w:color="auto"/>
                <w:right w:val="none" w:sz="0" w:space="0" w:color="auto"/>
              </w:divBdr>
            </w:div>
            <w:div w:id="961691764">
              <w:marLeft w:val="0"/>
              <w:marRight w:val="0"/>
              <w:marTop w:val="0"/>
              <w:marBottom w:val="0"/>
              <w:divBdr>
                <w:top w:val="none" w:sz="0" w:space="0" w:color="auto"/>
                <w:left w:val="none" w:sz="0" w:space="0" w:color="auto"/>
                <w:bottom w:val="none" w:sz="0" w:space="0" w:color="auto"/>
                <w:right w:val="none" w:sz="0" w:space="0" w:color="auto"/>
              </w:divBdr>
            </w:div>
            <w:div w:id="1238903997">
              <w:marLeft w:val="0"/>
              <w:marRight w:val="0"/>
              <w:marTop w:val="0"/>
              <w:marBottom w:val="0"/>
              <w:divBdr>
                <w:top w:val="none" w:sz="0" w:space="0" w:color="auto"/>
                <w:left w:val="none" w:sz="0" w:space="0" w:color="auto"/>
                <w:bottom w:val="none" w:sz="0" w:space="0" w:color="auto"/>
                <w:right w:val="none" w:sz="0" w:space="0" w:color="auto"/>
              </w:divBdr>
            </w:div>
            <w:div w:id="1634869893">
              <w:marLeft w:val="0"/>
              <w:marRight w:val="0"/>
              <w:marTop w:val="0"/>
              <w:marBottom w:val="0"/>
              <w:divBdr>
                <w:top w:val="none" w:sz="0" w:space="0" w:color="auto"/>
                <w:left w:val="none" w:sz="0" w:space="0" w:color="auto"/>
                <w:bottom w:val="none" w:sz="0" w:space="0" w:color="auto"/>
                <w:right w:val="none" w:sz="0" w:space="0" w:color="auto"/>
              </w:divBdr>
            </w:div>
            <w:div w:id="1623268446">
              <w:marLeft w:val="0"/>
              <w:marRight w:val="0"/>
              <w:marTop w:val="0"/>
              <w:marBottom w:val="0"/>
              <w:divBdr>
                <w:top w:val="none" w:sz="0" w:space="0" w:color="auto"/>
                <w:left w:val="none" w:sz="0" w:space="0" w:color="auto"/>
                <w:bottom w:val="none" w:sz="0" w:space="0" w:color="auto"/>
                <w:right w:val="none" w:sz="0" w:space="0" w:color="auto"/>
              </w:divBdr>
            </w:div>
            <w:div w:id="1666589086">
              <w:marLeft w:val="0"/>
              <w:marRight w:val="0"/>
              <w:marTop w:val="0"/>
              <w:marBottom w:val="0"/>
              <w:divBdr>
                <w:top w:val="none" w:sz="0" w:space="0" w:color="auto"/>
                <w:left w:val="none" w:sz="0" w:space="0" w:color="auto"/>
                <w:bottom w:val="none" w:sz="0" w:space="0" w:color="auto"/>
                <w:right w:val="none" w:sz="0" w:space="0" w:color="auto"/>
              </w:divBdr>
            </w:div>
            <w:div w:id="1216625209">
              <w:marLeft w:val="0"/>
              <w:marRight w:val="0"/>
              <w:marTop w:val="0"/>
              <w:marBottom w:val="0"/>
              <w:divBdr>
                <w:top w:val="none" w:sz="0" w:space="0" w:color="auto"/>
                <w:left w:val="none" w:sz="0" w:space="0" w:color="auto"/>
                <w:bottom w:val="none" w:sz="0" w:space="0" w:color="auto"/>
                <w:right w:val="none" w:sz="0" w:space="0" w:color="auto"/>
              </w:divBdr>
            </w:div>
            <w:div w:id="1149201808">
              <w:marLeft w:val="0"/>
              <w:marRight w:val="0"/>
              <w:marTop w:val="0"/>
              <w:marBottom w:val="0"/>
              <w:divBdr>
                <w:top w:val="none" w:sz="0" w:space="0" w:color="auto"/>
                <w:left w:val="none" w:sz="0" w:space="0" w:color="auto"/>
                <w:bottom w:val="none" w:sz="0" w:space="0" w:color="auto"/>
                <w:right w:val="none" w:sz="0" w:space="0" w:color="auto"/>
              </w:divBdr>
            </w:div>
            <w:div w:id="1622954773">
              <w:marLeft w:val="0"/>
              <w:marRight w:val="0"/>
              <w:marTop w:val="0"/>
              <w:marBottom w:val="0"/>
              <w:divBdr>
                <w:top w:val="none" w:sz="0" w:space="0" w:color="auto"/>
                <w:left w:val="none" w:sz="0" w:space="0" w:color="auto"/>
                <w:bottom w:val="none" w:sz="0" w:space="0" w:color="auto"/>
                <w:right w:val="none" w:sz="0" w:space="0" w:color="auto"/>
              </w:divBdr>
            </w:div>
            <w:div w:id="2003699744">
              <w:marLeft w:val="0"/>
              <w:marRight w:val="0"/>
              <w:marTop w:val="0"/>
              <w:marBottom w:val="0"/>
              <w:divBdr>
                <w:top w:val="none" w:sz="0" w:space="0" w:color="auto"/>
                <w:left w:val="none" w:sz="0" w:space="0" w:color="auto"/>
                <w:bottom w:val="none" w:sz="0" w:space="0" w:color="auto"/>
                <w:right w:val="none" w:sz="0" w:space="0" w:color="auto"/>
              </w:divBdr>
            </w:div>
            <w:div w:id="895316911">
              <w:marLeft w:val="0"/>
              <w:marRight w:val="0"/>
              <w:marTop w:val="0"/>
              <w:marBottom w:val="0"/>
              <w:divBdr>
                <w:top w:val="none" w:sz="0" w:space="0" w:color="auto"/>
                <w:left w:val="none" w:sz="0" w:space="0" w:color="auto"/>
                <w:bottom w:val="none" w:sz="0" w:space="0" w:color="auto"/>
                <w:right w:val="none" w:sz="0" w:space="0" w:color="auto"/>
              </w:divBdr>
            </w:div>
            <w:div w:id="637032562">
              <w:marLeft w:val="0"/>
              <w:marRight w:val="0"/>
              <w:marTop w:val="0"/>
              <w:marBottom w:val="0"/>
              <w:divBdr>
                <w:top w:val="none" w:sz="0" w:space="0" w:color="auto"/>
                <w:left w:val="none" w:sz="0" w:space="0" w:color="auto"/>
                <w:bottom w:val="none" w:sz="0" w:space="0" w:color="auto"/>
                <w:right w:val="none" w:sz="0" w:space="0" w:color="auto"/>
              </w:divBdr>
            </w:div>
            <w:div w:id="926158928">
              <w:marLeft w:val="0"/>
              <w:marRight w:val="0"/>
              <w:marTop w:val="0"/>
              <w:marBottom w:val="0"/>
              <w:divBdr>
                <w:top w:val="none" w:sz="0" w:space="0" w:color="auto"/>
                <w:left w:val="none" w:sz="0" w:space="0" w:color="auto"/>
                <w:bottom w:val="none" w:sz="0" w:space="0" w:color="auto"/>
                <w:right w:val="none" w:sz="0" w:space="0" w:color="auto"/>
              </w:divBdr>
            </w:div>
            <w:div w:id="1216621853">
              <w:marLeft w:val="0"/>
              <w:marRight w:val="0"/>
              <w:marTop w:val="0"/>
              <w:marBottom w:val="0"/>
              <w:divBdr>
                <w:top w:val="none" w:sz="0" w:space="0" w:color="auto"/>
                <w:left w:val="none" w:sz="0" w:space="0" w:color="auto"/>
                <w:bottom w:val="none" w:sz="0" w:space="0" w:color="auto"/>
                <w:right w:val="none" w:sz="0" w:space="0" w:color="auto"/>
              </w:divBdr>
            </w:div>
            <w:div w:id="1464619727">
              <w:marLeft w:val="0"/>
              <w:marRight w:val="0"/>
              <w:marTop w:val="0"/>
              <w:marBottom w:val="0"/>
              <w:divBdr>
                <w:top w:val="none" w:sz="0" w:space="0" w:color="auto"/>
                <w:left w:val="none" w:sz="0" w:space="0" w:color="auto"/>
                <w:bottom w:val="none" w:sz="0" w:space="0" w:color="auto"/>
                <w:right w:val="none" w:sz="0" w:space="0" w:color="auto"/>
              </w:divBdr>
            </w:div>
            <w:div w:id="1613631458">
              <w:marLeft w:val="0"/>
              <w:marRight w:val="0"/>
              <w:marTop w:val="0"/>
              <w:marBottom w:val="0"/>
              <w:divBdr>
                <w:top w:val="none" w:sz="0" w:space="0" w:color="auto"/>
                <w:left w:val="none" w:sz="0" w:space="0" w:color="auto"/>
                <w:bottom w:val="none" w:sz="0" w:space="0" w:color="auto"/>
                <w:right w:val="none" w:sz="0" w:space="0" w:color="auto"/>
              </w:divBdr>
            </w:div>
            <w:div w:id="1292437809">
              <w:marLeft w:val="0"/>
              <w:marRight w:val="0"/>
              <w:marTop w:val="0"/>
              <w:marBottom w:val="0"/>
              <w:divBdr>
                <w:top w:val="none" w:sz="0" w:space="0" w:color="auto"/>
                <w:left w:val="none" w:sz="0" w:space="0" w:color="auto"/>
                <w:bottom w:val="none" w:sz="0" w:space="0" w:color="auto"/>
                <w:right w:val="none" w:sz="0" w:space="0" w:color="auto"/>
              </w:divBdr>
            </w:div>
            <w:div w:id="623385829">
              <w:marLeft w:val="0"/>
              <w:marRight w:val="0"/>
              <w:marTop w:val="0"/>
              <w:marBottom w:val="0"/>
              <w:divBdr>
                <w:top w:val="none" w:sz="0" w:space="0" w:color="auto"/>
                <w:left w:val="none" w:sz="0" w:space="0" w:color="auto"/>
                <w:bottom w:val="none" w:sz="0" w:space="0" w:color="auto"/>
                <w:right w:val="none" w:sz="0" w:space="0" w:color="auto"/>
              </w:divBdr>
            </w:div>
            <w:div w:id="424424510">
              <w:marLeft w:val="0"/>
              <w:marRight w:val="0"/>
              <w:marTop w:val="0"/>
              <w:marBottom w:val="0"/>
              <w:divBdr>
                <w:top w:val="none" w:sz="0" w:space="0" w:color="auto"/>
                <w:left w:val="none" w:sz="0" w:space="0" w:color="auto"/>
                <w:bottom w:val="none" w:sz="0" w:space="0" w:color="auto"/>
                <w:right w:val="none" w:sz="0" w:space="0" w:color="auto"/>
              </w:divBdr>
            </w:div>
            <w:div w:id="914700382">
              <w:marLeft w:val="0"/>
              <w:marRight w:val="0"/>
              <w:marTop w:val="0"/>
              <w:marBottom w:val="0"/>
              <w:divBdr>
                <w:top w:val="none" w:sz="0" w:space="0" w:color="auto"/>
                <w:left w:val="none" w:sz="0" w:space="0" w:color="auto"/>
                <w:bottom w:val="none" w:sz="0" w:space="0" w:color="auto"/>
                <w:right w:val="none" w:sz="0" w:space="0" w:color="auto"/>
              </w:divBdr>
            </w:div>
            <w:div w:id="397674874">
              <w:marLeft w:val="0"/>
              <w:marRight w:val="0"/>
              <w:marTop w:val="0"/>
              <w:marBottom w:val="0"/>
              <w:divBdr>
                <w:top w:val="none" w:sz="0" w:space="0" w:color="auto"/>
                <w:left w:val="none" w:sz="0" w:space="0" w:color="auto"/>
                <w:bottom w:val="none" w:sz="0" w:space="0" w:color="auto"/>
                <w:right w:val="none" w:sz="0" w:space="0" w:color="auto"/>
              </w:divBdr>
            </w:div>
            <w:div w:id="481654102">
              <w:marLeft w:val="0"/>
              <w:marRight w:val="0"/>
              <w:marTop w:val="0"/>
              <w:marBottom w:val="0"/>
              <w:divBdr>
                <w:top w:val="none" w:sz="0" w:space="0" w:color="auto"/>
                <w:left w:val="none" w:sz="0" w:space="0" w:color="auto"/>
                <w:bottom w:val="none" w:sz="0" w:space="0" w:color="auto"/>
                <w:right w:val="none" w:sz="0" w:space="0" w:color="auto"/>
              </w:divBdr>
            </w:div>
            <w:div w:id="249436802">
              <w:marLeft w:val="0"/>
              <w:marRight w:val="0"/>
              <w:marTop w:val="0"/>
              <w:marBottom w:val="0"/>
              <w:divBdr>
                <w:top w:val="none" w:sz="0" w:space="0" w:color="auto"/>
                <w:left w:val="none" w:sz="0" w:space="0" w:color="auto"/>
                <w:bottom w:val="none" w:sz="0" w:space="0" w:color="auto"/>
                <w:right w:val="none" w:sz="0" w:space="0" w:color="auto"/>
              </w:divBdr>
            </w:div>
            <w:div w:id="2782866">
              <w:marLeft w:val="0"/>
              <w:marRight w:val="0"/>
              <w:marTop w:val="0"/>
              <w:marBottom w:val="0"/>
              <w:divBdr>
                <w:top w:val="none" w:sz="0" w:space="0" w:color="auto"/>
                <w:left w:val="none" w:sz="0" w:space="0" w:color="auto"/>
                <w:bottom w:val="none" w:sz="0" w:space="0" w:color="auto"/>
                <w:right w:val="none" w:sz="0" w:space="0" w:color="auto"/>
              </w:divBdr>
            </w:div>
            <w:div w:id="2089643622">
              <w:marLeft w:val="0"/>
              <w:marRight w:val="0"/>
              <w:marTop w:val="0"/>
              <w:marBottom w:val="0"/>
              <w:divBdr>
                <w:top w:val="none" w:sz="0" w:space="0" w:color="auto"/>
                <w:left w:val="none" w:sz="0" w:space="0" w:color="auto"/>
                <w:bottom w:val="none" w:sz="0" w:space="0" w:color="auto"/>
                <w:right w:val="none" w:sz="0" w:space="0" w:color="auto"/>
              </w:divBdr>
            </w:div>
            <w:div w:id="1574782128">
              <w:marLeft w:val="0"/>
              <w:marRight w:val="0"/>
              <w:marTop w:val="0"/>
              <w:marBottom w:val="0"/>
              <w:divBdr>
                <w:top w:val="none" w:sz="0" w:space="0" w:color="auto"/>
                <w:left w:val="none" w:sz="0" w:space="0" w:color="auto"/>
                <w:bottom w:val="none" w:sz="0" w:space="0" w:color="auto"/>
                <w:right w:val="none" w:sz="0" w:space="0" w:color="auto"/>
              </w:divBdr>
            </w:div>
            <w:div w:id="608464064">
              <w:marLeft w:val="0"/>
              <w:marRight w:val="0"/>
              <w:marTop w:val="0"/>
              <w:marBottom w:val="0"/>
              <w:divBdr>
                <w:top w:val="none" w:sz="0" w:space="0" w:color="auto"/>
                <w:left w:val="none" w:sz="0" w:space="0" w:color="auto"/>
                <w:bottom w:val="none" w:sz="0" w:space="0" w:color="auto"/>
                <w:right w:val="none" w:sz="0" w:space="0" w:color="auto"/>
              </w:divBdr>
            </w:div>
            <w:div w:id="811561369">
              <w:marLeft w:val="0"/>
              <w:marRight w:val="0"/>
              <w:marTop w:val="0"/>
              <w:marBottom w:val="0"/>
              <w:divBdr>
                <w:top w:val="none" w:sz="0" w:space="0" w:color="auto"/>
                <w:left w:val="none" w:sz="0" w:space="0" w:color="auto"/>
                <w:bottom w:val="none" w:sz="0" w:space="0" w:color="auto"/>
                <w:right w:val="none" w:sz="0" w:space="0" w:color="auto"/>
              </w:divBdr>
            </w:div>
            <w:div w:id="916404884">
              <w:marLeft w:val="0"/>
              <w:marRight w:val="0"/>
              <w:marTop w:val="0"/>
              <w:marBottom w:val="0"/>
              <w:divBdr>
                <w:top w:val="none" w:sz="0" w:space="0" w:color="auto"/>
                <w:left w:val="none" w:sz="0" w:space="0" w:color="auto"/>
                <w:bottom w:val="none" w:sz="0" w:space="0" w:color="auto"/>
                <w:right w:val="none" w:sz="0" w:space="0" w:color="auto"/>
              </w:divBdr>
            </w:div>
            <w:div w:id="1297687116">
              <w:marLeft w:val="0"/>
              <w:marRight w:val="0"/>
              <w:marTop w:val="0"/>
              <w:marBottom w:val="0"/>
              <w:divBdr>
                <w:top w:val="none" w:sz="0" w:space="0" w:color="auto"/>
                <w:left w:val="none" w:sz="0" w:space="0" w:color="auto"/>
                <w:bottom w:val="none" w:sz="0" w:space="0" w:color="auto"/>
                <w:right w:val="none" w:sz="0" w:space="0" w:color="auto"/>
              </w:divBdr>
            </w:div>
            <w:div w:id="1457874308">
              <w:marLeft w:val="0"/>
              <w:marRight w:val="0"/>
              <w:marTop w:val="0"/>
              <w:marBottom w:val="0"/>
              <w:divBdr>
                <w:top w:val="none" w:sz="0" w:space="0" w:color="auto"/>
                <w:left w:val="none" w:sz="0" w:space="0" w:color="auto"/>
                <w:bottom w:val="none" w:sz="0" w:space="0" w:color="auto"/>
                <w:right w:val="none" w:sz="0" w:space="0" w:color="auto"/>
              </w:divBdr>
            </w:div>
            <w:div w:id="638655846">
              <w:marLeft w:val="0"/>
              <w:marRight w:val="0"/>
              <w:marTop w:val="0"/>
              <w:marBottom w:val="0"/>
              <w:divBdr>
                <w:top w:val="none" w:sz="0" w:space="0" w:color="auto"/>
                <w:left w:val="none" w:sz="0" w:space="0" w:color="auto"/>
                <w:bottom w:val="none" w:sz="0" w:space="0" w:color="auto"/>
                <w:right w:val="none" w:sz="0" w:space="0" w:color="auto"/>
              </w:divBdr>
            </w:div>
            <w:div w:id="1784222728">
              <w:marLeft w:val="0"/>
              <w:marRight w:val="0"/>
              <w:marTop w:val="0"/>
              <w:marBottom w:val="0"/>
              <w:divBdr>
                <w:top w:val="none" w:sz="0" w:space="0" w:color="auto"/>
                <w:left w:val="none" w:sz="0" w:space="0" w:color="auto"/>
                <w:bottom w:val="none" w:sz="0" w:space="0" w:color="auto"/>
                <w:right w:val="none" w:sz="0" w:space="0" w:color="auto"/>
              </w:divBdr>
            </w:div>
            <w:div w:id="25642401">
              <w:marLeft w:val="0"/>
              <w:marRight w:val="0"/>
              <w:marTop w:val="0"/>
              <w:marBottom w:val="0"/>
              <w:divBdr>
                <w:top w:val="none" w:sz="0" w:space="0" w:color="auto"/>
                <w:left w:val="none" w:sz="0" w:space="0" w:color="auto"/>
                <w:bottom w:val="none" w:sz="0" w:space="0" w:color="auto"/>
                <w:right w:val="none" w:sz="0" w:space="0" w:color="auto"/>
              </w:divBdr>
            </w:div>
            <w:div w:id="1245644200">
              <w:marLeft w:val="0"/>
              <w:marRight w:val="0"/>
              <w:marTop w:val="0"/>
              <w:marBottom w:val="0"/>
              <w:divBdr>
                <w:top w:val="none" w:sz="0" w:space="0" w:color="auto"/>
                <w:left w:val="none" w:sz="0" w:space="0" w:color="auto"/>
                <w:bottom w:val="none" w:sz="0" w:space="0" w:color="auto"/>
                <w:right w:val="none" w:sz="0" w:space="0" w:color="auto"/>
              </w:divBdr>
            </w:div>
            <w:div w:id="2005008745">
              <w:marLeft w:val="0"/>
              <w:marRight w:val="0"/>
              <w:marTop w:val="0"/>
              <w:marBottom w:val="0"/>
              <w:divBdr>
                <w:top w:val="none" w:sz="0" w:space="0" w:color="auto"/>
                <w:left w:val="none" w:sz="0" w:space="0" w:color="auto"/>
                <w:bottom w:val="none" w:sz="0" w:space="0" w:color="auto"/>
                <w:right w:val="none" w:sz="0" w:space="0" w:color="auto"/>
              </w:divBdr>
            </w:div>
            <w:div w:id="796534221">
              <w:marLeft w:val="0"/>
              <w:marRight w:val="0"/>
              <w:marTop w:val="0"/>
              <w:marBottom w:val="0"/>
              <w:divBdr>
                <w:top w:val="none" w:sz="0" w:space="0" w:color="auto"/>
                <w:left w:val="none" w:sz="0" w:space="0" w:color="auto"/>
                <w:bottom w:val="none" w:sz="0" w:space="0" w:color="auto"/>
                <w:right w:val="none" w:sz="0" w:space="0" w:color="auto"/>
              </w:divBdr>
            </w:div>
            <w:div w:id="815804676">
              <w:marLeft w:val="0"/>
              <w:marRight w:val="0"/>
              <w:marTop w:val="0"/>
              <w:marBottom w:val="0"/>
              <w:divBdr>
                <w:top w:val="none" w:sz="0" w:space="0" w:color="auto"/>
                <w:left w:val="none" w:sz="0" w:space="0" w:color="auto"/>
                <w:bottom w:val="none" w:sz="0" w:space="0" w:color="auto"/>
                <w:right w:val="none" w:sz="0" w:space="0" w:color="auto"/>
              </w:divBdr>
            </w:div>
            <w:div w:id="2123183511">
              <w:marLeft w:val="0"/>
              <w:marRight w:val="0"/>
              <w:marTop w:val="0"/>
              <w:marBottom w:val="0"/>
              <w:divBdr>
                <w:top w:val="none" w:sz="0" w:space="0" w:color="auto"/>
                <w:left w:val="none" w:sz="0" w:space="0" w:color="auto"/>
                <w:bottom w:val="none" w:sz="0" w:space="0" w:color="auto"/>
                <w:right w:val="none" w:sz="0" w:space="0" w:color="auto"/>
              </w:divBdr>
            </w:div>
            <w:div w:id="1753821312">
              <w:marLeft w:val="0"/>
              <w:marRight w:val="0"/>
              <w:marTop w:val="0"/>
              <w:marBottom w:val="0"/>
              <w:divBdr>
                <w:top w:val="none" w:sz="0" w:space="0" w:color="auto"/>
                <w:left w:val="none" w:sz="0" w:space="0" w:color="auto"/>
                <w:bottom w:val="none" w:sz="0" w:space="0" w:color="auto"/>
                <w:right w:val="none" w:sz="0" w:space="0" w:color="auto"/>
              </w:divBdr>
            </w:div>
            <w:div w:id="671759962">
              <w:marLeft w:val="0"/>
              <w:marRight w:val="0"/>
              <w:marTop w:val="0"/>
              <w:marBottom w:val="0"/>
              <w:divBdr>
                <w:top w:val="none" w:sz="0" w:space="0" w:color="auto"/>
                <w:left w:val="none" w:sz="0" w:space="0" w:color="auto"/>
                <w:bottom w:val="none" w:sz="0" w:space="0" w:color="auto"/>
                <w:right w:val="none" w:sz="0" w:space="0" w:color="auto"/>
              </w:divBdr>
            </w:div>
            <w:div w:id="341467871">
              <w:marLeft w:val="0"/>
              <w:marRight w:val="0"/>
              <w:marTop w:val="0"/>
              <w:marBottom w:val="0"/>
              <w:divBdr>
                <w:top w:val="none" w:sz="0" w:space="0" w:color="auto"/>
                <w:left w:val="none" w:sz="0" w:space="0" w:color="auto"/>
                <w:bottom w:val="none" w:sz="0" w:space="0" w:color="auto"/>
                <w:right w:val="none" w:sz="0" w:space="0" w:color="auto"/>
              </w:divBdr>
            </w:div>
            <w:div w:id="416292650">
              <w:marLeft w:val="0"/>
              <w:marRight w:val="0"/>
              <w:marTop w:val="0"/>
              <w:marBottom w:val="0"/>
              <w:divBdr>
                <w:top w:val="none" w:sz="0" w:space="0" w:color="auto"/>
                <w:left w:val="none" w:sz="0" w:space="0" w:color="auto"/>
                <w:bottom w:val="none" w:sz="0" w:space="0" w:color="auto"/>
                <w:right w:val="none" w:sz="0" w:space="0" w:color="auto"/>
              </w:divBdr>
            </w:div>
            <w:div w:id="593711034">
              <w:marLeft w:val="0"/>
              <w:marRight w:val="0"/>
              <w:marTop w:val="0"/>
              <w:marBottom w:val="0"/>
              <w:divBdr>
                <w:top w:val="none" w:sz="0" w:space="0" w:color="auto"/>
                <w:left w:val="none" w:sz="0" w:space="0" w:color="auto"/>
                <w:bottom w:val="none" w:sz="0" w:space="0" w:color="auto"/>
                <w:right w:val="none" w:sz="0" w:space="0" w:color="auto"/>
              </w:divBdr>
            </w:div>
            <w:div w:id="1045372627">
              <w:marLeft w:val="0"/>
              <w:marRight w:val="0"/>
              <w:marTop w:val="0"/>
              <w:marBottom w:val="0"/>
              <w:divBdr>
                <w:top w:val="none" w:sz="0" w:space="0" w:color="auto"/>
                <w:left w:val="none" w:sz="0" w:space="0" w:color="auto"/>
                <w:bottom w:val="none" w:sz="0" w:space="0" w:color="auto"/>
                <w:right w:val="none" w:sz="0" w:space="0" w:color="auto"/>
              </w:divBdr>
            </w:div>
            <w:div w:id="630283640">
              <w:marLeft w:val="0"/>
              <w:marRight w:val="0"/>
              <w:marTop w:val="0"/>
              <w:marBottom w:val="0"/>
              <w:divBdr>
                <w:top w:val="none" w:sz="0" w:space="0" w:color="auto"/>
                <w:left w:val="none" w:sz="0" w:space="0" w:color="auto"/>
                <w:bottom w:val="none" w:sz="0" w:space="0" w:color="auto"/>
                <w:right w:val="none" w:sz="0" w:space="0" w:color="auto"/>
              </w:divBdr>
            </w:div>
            <w:div w:id="1843159012">
              <w:marLeft w:val="0"/>
              <w:marRight w:val="0"/>
              <w:marTop w:val="0"/>
              <w:marBottom w:val="0"/>
              <w:divBdr>
                <w:top w:val="none" w:sz="0" w:space="0" w:color="auto"/>
                <w:left w:val="none" w:sz="0" w:space="0" w:color="auto"/>
                <w:bottom w:val="none" w:sz="0" w:space="0" w:color="auto"/>
                <w:right w:val="none" w:sz="0" w:space="0" w:color="auto"/>
              </w:divBdr>
            </w:div>
            <w:div w:id="1628122102">
              <w:marLeft w:val="0"/>
              <w:marRight w:val="0"/>
              <w:marTop w:val="0"/>
              <w:marBottom w:val="0"/>
              <w:divBdr>
                <w:top w:val="none" w:sz="0" w:space="0" w:color="auto"/>
                <w:left w:val="none" w:sz="0" w:space="0" w:color="auto"/>
                <w:bottom w:val="none" w:sz="0" w:space="0" w:color="auto"/>
                <w:right w:val="none" w:sz="0" w:space="0" w:color="auto"/>
              </w:divBdr>
            </w:div>
            <w:div w:id="96950407">
              <w:marLeft w:val="0"/>
              <w:marRight w:val="0"/>
              <w:marTop w:val="0"/>
              <w:marBottom w:val="0"/>
              <w:divBdr>
                <w:top w:val="none" w:sz="0" w:space="0" w:color="auto"/>
                <w:left w:val="none" w:sz="0" w:space="0" w:color="auto"/>
                <w:bottom w:val="none" w:sz="0" w:space="0" w:color="auto"/>
                <w:right w:val="none" w:sz="0" w:space="0" w:color="auto"/>
              </w:divBdr>
            </w:div>
            <w:div w:id="1168402128">
              <w:marLeft w:val="0"/>
              <w:marRight w:val="0"/>
              <w:marTop w:val="0"/>
              <w:marBottom w:val="0"/>
              <w:divBdr>
                <w:top w:val="none" w:sz="0" w:space="0" w:color="auto"/>
                <w:left w:val="none" w:sz="0" w:space="0" w:color="auto"/>
                <w:bottom w:val="none" w:sz="0" w:space="0" w:color="auto"/>
                <w:right w:val="none" w:sz="0" w:space="0" w:color="auto"/>
              </w:divBdr>
            </w:div>
            <w:div w:id="1679387346">
              <w:marLeft w:val="0"/>
              <w:marRight w:val="0"/>
              <w:marTop w:val="0"/>
              <w:marBottom w:val="0"/>
              <w:divBdr>
                <w:top w:val="none" w:sz="0" w:space="0" w:color="auto"/>
                <w:left w:val="none" w:sz="0" w:space="0" w:color="auto"/>
                <w:bottom w:val="none" w:sz="0" w:space="0" w:color="auto"/>
                <w:right w:val="none" w:sz="0" w:space="0" w:color="auto"/>
              </w:divBdr>
            </w:div>
            <w:div w:id="542717192">
              <w:marLeft w:val="0"/>
              <w:marRight w:val="0"/>
              <w:marTop w:val="0"/>
              <w:marBottom w:val="0"/>
              <w:divBdr>
                <w:top w:val="none" w:sz="0" w:space="0" w:color="auto"/>
                <w:left w:val="none" w:sz="0" w:space="0" w:color="auto"/>
                <w:bottom w:val="none" w:sz="0" w:space="0" w:color="auto"/>
                <w:right w:val="none" w:sz="0" w:space="0" w:color="auto"/>
              </w:divBdr>
            </w:div>
            <w:div w:id="350375167">
              <w:marLeft w:val="0"/>
              <w:marRight w:val="0"/>
              <w:marTop w:val="0"/>
              <w:marBottom w:val="0"/>
              <w:divBdr>
                <w:top w:val="none" w:sz="0" w:space="0" w:color="auto"/>
                <w:left w:val="none" w:sz="0" w:space="0" w:color="auto"/>
                <w:bottom w:val="none" w:sz="0" w:space="0" w:color="auto"/>
                <w:right w:val="none" w:sz="0" w:space="0" w:color="auto"/>
              </w:divBdr>
            </w:div>
            <w:div w:id="1640770996">
              <w:marLeft w:val="0"/>
              <w:marRight w:val="0"/>
              <w:marTop w:val="0"/>
              <w:marBottom w:val="0"/>
              <w:divBdr>
                <w:top w:val="none" w:sz="0" w:space="0" w:color="auto"/>
                <w:left w:val="none" w:sz="0" w:space="0" w:color="auto"/>
                <w:bottom w:val="none" w:sz="0" w:space="0" w:color="auto"/>
                <w:right w:val="none" w:sz="0" w:space="0" w:color="auto"/>
              </w:divBdr>
            </w:div>
            <w:div w:id="1436292675">
              <w:marLeft w:val="0"/>
              <w:marRight w:val="0"/>
              <w:marTop w:val="0"/>
              <w:marBottom w:val="0"/>
              <w:divBdr>
                <w:top w:val="none" w:sz="0" w:space="0" w:color="auto"/>
                <w:left w:val="none" w:sz="0" w:space="0" w:color="auto"/>
                <w:bottom w:val="none" w:sz="0" w:space="0" w:color="auto"/>
                <w:right w:val="none" w:sz="0" w:space="0" w:color="auto"/>
              </w:divBdr>
            </w:div>
            <w:div w:id="559363719">
              <w:marLeft w:val="0"/>
              <w:marRight w:val="0"/>
              <w:marTop w:val="0"/>
              <w:marBottom w:val="0"/>
              <w:divBdr>
                <w:top w:val="none" w:sz="0" w:space="0" w:color="auto"/>
                <w:left w:val="none" w:sz="0" w:space="0" w:color="auto"/>
                <w:bottom w:val="none" w:sz="0" w:space="0" w:color="auto"/>
                <w:right w:val="none" w:sz="0" w:space="0" w:color="auto"/>
              </w:divBdr>
            </w:div>
            <w:div w:id="2074042914">
              <w:marLeft w:val="0"/>
              <w:marRight w:val="0"/>
              <w:marTop w:val="0"/>
              <w:marBottom w:val="0"/>
              <w:divBdr>
                <w:top w:val="none" w:sz="0" w:space="0" w:color="auto"/>
                <w:left w:val="none" w:sz="0" w:space="0" w:color="auto"/>
                <w:bottom w:val="none" w:sz="0" w:space="0" w:color="auto"/>
                <w:right w:val="none" w:sz="0" w:space="0" w:color="auto"/>
              </w:divBdr>
            </w:div>
            <w:div w:id="1730417483">
              <w:marLeft w:val="0"/>
              <w:marRight w:val="0"/>
              <w:marTop w:val="0"/>
              <w:marBottom w:val="0"/>
              <w:divBdr>
                <w:top w:val="none" w:sz="0" w:space="0" w:color="auto"/>
                <w:left w:val="none" w:sz="0" w:space="0" w:color="auto"/>
                <w:bottom w:val="none" w:sz="0" w:space="0" w:color="auto"/>
                <w:right w:val="none" w:sz="0" w:space="0" w:color="auto"/>
              </w:divBdr>
            </w:div>
            <w:div w:id="1044334021">
              <w:marLeft w:val="0"/>
              <w:marRight w:val="0"/>
              <w:marTop w:val="0"/>
              <w:marBottom w:val="0"/>
              <w:divBdr>
                <w:top w:val="none" w:sz="0" w:space="0" w:color="auto"/>
                <w:left w:val="none" w:sz="0" w:space="0" w:color="auto"/>
                <w:bottom w:val="none" w:sz="0" w:space="0" w:color="auto"/>
                <w:right w:val="none" w:sz="0" w:space="0" w:color="auto"/>
              </w:divBdr>
            </w:div>
            <w:div w:id="879787171">
              <w:marLeft w:val="0"/>
              <w:marRight w:val="0"/>
              <w:marTop w:val="0"/>
              <w:marBottom w:val="0"/>
              <w:divBdr>
                <w:top w:val="none" w:sz="0" w:space="0" w:color="auto"/>
                <w:left w:val="none" w:sz="0" w:space="0" w:color="auto"/>
                <w:bottom w:val="none" w:sz="0" w:space="0" w:color="auto"/>
                <w:right w:val="none" w:sz="0" w:space="0" w:color="auto"/>
              </w:divBdr>
            </w:div>
            <w:div w:id="542251180">
              <w:marLeft w:val="0"/>
              <w:marRight w:val="0"/>
              <w:marTop w:val="0"/>
              <w:marBottom w:val="0"/>
              <w:divBdr>
                <w:top w:val="none" w:sz="0" w:space="0" w:color="auto"/>
                <w:left w:val="none" w:sz="0" w:space="0" w:color="auto"/>
                <w:bottom w:val="none" w:sz="0" w:space="0" w:color="auto"/>
                <w:right w:val="none" w:sz="0" w:space="0" w:color="auto"/>
              </w:divBdr>
            </w:div>
            <w:div w:id="2124957048">
              <w:marLeft w:val="0"/>
              <w:marRight w:val="0"/>
              <w:marTop w:val="0"/>
              <w:marBottom w:val="0"/>
              <w:divBdr>
                <w:top w:val="none" w:sz="0" w:space="0" w:color="auto"/>
                <w:left w:val="none" w:sz="0" w:space="0" w:color="auto"/>
                <w:bottom w:val="none" w:sz="0" w:space="0" w:color="auto"/>
                <w:right w:val="none" w:sz="0" w:space="0" w:color="auto"/>
              </w:divBdr>
            </w:div>
            <w:div w:id="549145595">
              <w:marLeft w:val="0"/>
              <w:marRight w:val="0"/>
              <w:marTop w:val="0"/>
              <w:marBottom w:val="0"/>
              <w:divBdr>
                <w:top w:val="none" w:sz="0" w:space="0" w:color="auto"/>
                <w:left w:val="none" w:sz="0" w:space="0" w:color="auto"/>
                <w:bottom w:val="none" w:sz="0" w:space="0" w:color="auto"/>
                <w:right w:val="none" w:sz="0" w:space="0" w:color="auto"/>
              </w:divBdr>
            </w:div>
            <w:div w:id="1923027728">
              <w:marLeft w:val="0"/>
              <w:marRight w:val="0"/>
              <w:marTop w:val="0"/>
              <w:marBottom w:val="0"/>
              <w:divBdr>
                <w:top w:val="none" w:sz="0" w:space="0" w:color="auto"/>
                <w:left w:val="none" w:sz="0" w:space="0" w:color="auto"/>
                <w:bottom w:val="none" w:sz="0" w:space="0" w:color="auto"/>
                <w:right w:val="none" w:sz="0" w:space="0" w:color="auto"/>
              </w:divBdr>
            </w:div>
            <w:div w:id="1673407717">
              <w:marLeft w:val="0"/>
              <w:marRight w:val="0"/>
              <w:marTop w:val="0"/>
              <w:marBottom w:val="0"/>
              <w:divBdr>
                <w:top w:val="none" w:sz="0" w:space="0" w:color="auto"/>
                <w:left w:val="none" w:sz="0" w:space="0" w:color="auto"/>
                <w:bottom w:val="none" w:sz="0" w:space="0" w:color="auto"/>
                <w:right w:val="none" w:sz="0" w:space="0" w:color="auto"/>
              </w:divBdr>
            </w:div>
            <w:div w:id="1759329408">
              <w:marLeft w:val="0"/>
              <w:marRight w:val="0"/>
              <w:marTop w:val="0"/>
              <w:marBottom w:val="0"/>
              <w:divBdr>
                <w:top w:val="none" w:sz="0" w:space="0" w:color="auto"/>
                <w:left w:val="none" w:sz="0" w:space="0" w:color="auto"/>
                <w:bottom w:val="none" w:sz="0" w:space="0" w:color="auto"/>
                <w:right w:val="none" w:sz="0" w:space="0" w:color="auto"/>
              </w:divBdr>
            </w:div>
            <w:div w:id="533884258">
              <w:marLeft w:val="0"/>
              <w:marRight w:val="0"/>
              <w:marTop w:val="0"/>
              <w:marBottom w:val="0"/>
              <w:divBdr>
                <w:top w:val="none" w:sz="0" w:space="0" w:color="auto"/>
                <w:left w:val="none" w:sz="0" w:space="0" w:color="auto"/>
                <w:bottom w:val="none" w:sz="0" w:space="0" w:color="auto"/>
                <w:right w:val="none" w:sz="0" w:space="0" w:color="auto"/>
              </w:divBdr>
            </w:div>
            <w:div w:id="1951428502">
              <w:marLeft w:val="0"/>
              <w:marRight w:val="0"/>
              <w:marTop w:val="0"/>
              <w:marBottom w:val="0"/>
              <w:divBdr>
                <w:top w:val="none" w:sz="0" w:space="0" w:color="auto"/>
                <w:left w:val="none" w:sz="0" w:space="0" w:color="auto"/>
                <w:bottom w:val="none" w:sz="0" w:space="0" w:color="auto"/>
                <w:right w:val="none" w:sz="0" w:space="0" w:color="auto"/>
              </w:divBdr>
            </w:div>
            <w:div w:id="1867986351">
              <w:marLeft w:val="0"/>
              <w:marRight w:val="0"/>
              <w:marTop w:val="0"/>
              <w:marBottom w:val="0"/>
              <w:divBdr>
                <w:top w:val="none" w:sz="0" w:space="0" w:color="auto"/>
                <w:left w:val="none" w:sz="0" w:space="0" w:color="auto"/>
                <w:bottom w:val="none" w:sz="0" w:space="0" w:color="auto"/>
                <w:right w:val="none" w:sz="0" w:space="0" w:color="auto"/>
              </w:divBdr>
            </w:div>
            <w:div w:id="260261137">
              <w:marLeft w:val="0"/>
              <w:marRight w:val="0"/>
              <w:marTop w:val="0"/>
              <w:marBottom w:val="0"/>
              <w:divBdr>
                <w:top w:val="none" w:sz="0" w:space="0" w:color="auto"/>
                <w:left w:val="none" w:sz="0" w:space="0" w:color="auto"/>
                <w:bottom w:val="none" w:sz="0" w:space="0" w:color="auto"/>
                <w:right w:val="none" w:sz="0" w:space="0" w:color="auto"/>
              </w:divBdr>
            </w:div>
            <w:div w:id="995768113">
              <w:marLeft w:val="0"/>
              <w:marRight w:val="0"/>
              <w:marTop w:val="0"/>
              <w:marBottom w:val="0"/>
              <w:divBdr>
                <w:top w:val="none" w:sz="0" w:space="0" w:color="auto"/>
                <w:left w:val="none" w:sz="0" w:space="0" w:color="auto"/>
                <w:bottom w:val="none" w:sz="0" w:space="0" w:color="auto"/>
                <w:right w:val="none" w:sz="0" w:space="0" w:color="auto"/>
              </w:divBdr>
            </w:div>
            <w:div w:id="1609386806">
              <w:marLeft w:val="0"/>
              <w:marRight w:val="0"/>
              <w:marTop w:val="0"/>
              <w:marBottom w:val="0"/>
              <w:divBdr>
                <w:top w:val="none" w:sz="0" w:space="0" w:color="auto"/>
                <w:left w:val="none" w:sz="0" w:space="0" w:color="auto"/>
                <w:bottom w:val="none" w:sz="0" w:space="0" w:color="auto"/>
                <w:right w:val="none" w:sz="0" w:space="0" w:color="auto"/>
              </w:divBdr>
            </w:div>
            <w:div w:id="1706708147">
              <w:marLeft w:val="0"/>
              <w:marRight w:val="0"/>
              <w:marTop w:val="0"/>
              <w:marBottom w:val="0"/>
              <w:divBdr>
                <w:top w:val="none" w:sz="0" w:space="0" w:color="auto"/>
                <w:left w:val="none" w:sz="0" w:space="0" w:color="auto"/>
                <w:bottom w:val="none" w:sz="0" w:space="0" w:color="auto"/>
                <w:right w:val="none" w:sz="0" w:space="0" w:color="auto"/>
              </w:divBdr>
            </w:div>
            <w:div w:id="164134897">
              <w:marLeft w:val="0"/>
              <w:marRight w:val="0"/>
              <w:marTop w:val="0"/>
              <w:marBottom w:val="0"/>
              <w:divBdr>
                <w:top w:val="none" w:sz="0" w:space="0" w:color="auto"/>
                <w:left w:val="none" w:sz="0" w:space="0" w:color="auto"/>
                <w:bottom w:val="none" w:sz="0" w:space="0" w:color="auto"/>
                <w:right w:val="none" w:sz="0" w:space="0" w:color="auto"/>
              </w:divBdr>
            </w:div>
            <w:div w:id="1712683421">
              <w:marLeft w:val="0"/>
              <w:marRight w:val="0"/>
              <w:marTop w:val="0"/>
              <w:marBottom w:val="0"/>
              <w:divBdr>
                <w:top w:val="none" w:sz="0" w:space="0" w:color="auto"/>
                <w:left w:val="none" w:sz="0" w:space="0" w:color="auto"/>
                <w:bottom w:val="none" w:sz="0" w:space="0" w:color="auto"/>
                <w:right w:val="none" w:sz="0" w:space="0" w:color="auto"/>
              </w:divBdr>
            </w:div>
            <w:div w:id="925310562">
              <w:marLeft w:val="0"/>
              <w:marRight w:val="0"/>
              <w:marTop w:val="0"/>
              <w:marBottom w:val="0"/>
              <w:divBdr>
                <w:top w:val="none" w:sz="0" w:space="0" w:color="auto"/>
                <w:left w:val="none" w:sz="0" w:space="0" w:color="auto"/>
                <w:bottom w:val="none" w:sz="0" w:space="0" w:color="auto"/>
                <w:right w:val="none" w:sz="0" w:space="0" w:color="auto"/>
              </w:divBdr>
            </w:div>
            <w:div w:id="736368366">
              <w:marLeft w:val="0"/>
              <w:marRight w:val="0"/>
              <w:marTop w:val="0"/>
              <w:marBottom w:val="0"/>
              <w:divBdr>
                <w:top w:val="none" w:sz="0" w:space="0" w:color="auto"/>
                <w:left w:val="none" w:sz="0" w:space="0" w:color="auto"/>
                <w:bottom w:val="none" w:sz="0" w:space="0" w:color="auto"/>
                <w:right w:val="none" w:sz="0" w:space="0" w:color="auto"/>
              </w:divBdr>
            </w:div>
            <w:div w:id="1116100834">
              <w:marLeft w:val="0"/>
              <w:marRight w:val="0"/>
              <w:marTop w:val="0"/>
              <w:marBottom w:val="0"/>
              <w:divBdr>
                <w:top w:val="none" w:sz="0" w:space="0" w:color="auto"/>
                <w:left w:val="none" w:sz="0" w:space="0" w:color="auto"/>
                <w:bottom w:val="none" w:sz="0" w:space="0" w:color="auto"/>
                <w:right w:val="none" w:sz="0" w:space="0" w:color="auto"/>
              </w:divBdr>
            </w:div>
            <w:div w:id="100495430">
              <w:marLeft w:val="0"/>
              <w:marRight w:val="0"/>
              <w:marTop w:val="0"/>
              <w:marBottom w:val="0"/>
              <w:divBdr>
                <w:top w:val="none" w:sz="0" w:space="0" w:color="auto"/>
                <w:left w:val="none" w:sz="0" w:space="0" w:color="auto"/>
                <w:bottom w:val="none" w:sz="0" w:space="0" w:color="auto"/>
                <w:right w:val="none" w:sz="0" w:space="0" w:color="auto"/>
              </w:divBdr>
            </w:div>
            <w:div w:id="1277104591">
              <w:marLeft w:val="0"/>
              <w:marRight w:val="0"/>
              <w:marTop w:val="0"/>
              <w:marBottom w:val="0"/>
              <w:divBdr>
                <w:top w:val="none" w:sz="0" w:space="0" w:color="auto"/>
                <w:left w:val="none" w:sz="0" w:space="0" w:color="auto"/>
                <w:bottom w:val="none" w:sz="0" w:space="0" w:color="auto"/>
                <w:right w:val="none" w:sz="0" w:space="0" w:color="auto"/>
              </w:divBdr>
            </w:div>
            <w:div w:id="944268671">
              <w:marLeft w:val="0"/>
              <w:marRight w:val="0"/>
              <w:marTop w:val="0"/>
              <w:marBottom w:val="0"/>
              <w:divBdr>
                <w:top w:val="none" w:sz="0" w:space="0" w:color="auto"/>
                <w:left w:val="none" w:sz="0" w:space="0" w:color="auto"/>
                <w:bottom w:val="none" w:sz="0" w:space="0" w:color="auto"/>
                <w:right w:val="none" w:sz="0" w:space="0" w:color="auto"/>
              </w:divBdr>
            </w:div>
            <w:div w:id="1777944776">
              <w:marLeft w:val="0"/>
              <w:marRight w:val="0"/>
              <w:marTop w:val="0"/>
              <w:marBottom w:val="0"/>
              <w:divBdr>
                <w:top w:val="none" w:sz="0" w:space="0" w:color="auto"/>
                <w:left w:val="none" w:sz="0" w:space="0" w:color="auto"/>
                <w:bottom w:val="none" w:sz="0" w:space="0" w:color="auto"/>
                <w:right w:val="none" w:sz="0" w:space="0" w:color="auto"/>
              </w:divBdr>
            </w:div>
            <w:div w:id="731544081">
              <w:marLeft w:val="0"/>
              <w:marRight w:val="0"/>
              <w:marTop w:val="0"/>
              <w:marBottom w:val="0"/>
              <w:divBdr>
                <w:top w:val="none" w:sz="0" w:space="0" w:color="auto"/>
                <w:left w:val="none" w:sz="0" w:space="0" w:color="auto"/>
                <w:bottom w:val="none" w:sz="0" w:space="0" w:color="auto"/>
                <w:right w:val="none" w:sz="0" w:space="0" w:color="auto"/>
              </w:divBdr>
            </w:div>
            <w:div w:id="2055538315">
              <w:marLeft w:val="0"/>
              <w:marRight w:val="0"/>
              <w:marTop w:val="0"/>
              <w:marBottom w:val="0"/>
              <w:divBdr>
                <w:top w:val="none" w:sz="0" w:space="0" w:color="auto"/>
                <w:left w:val="none" w:sz="0" w:space="0" w:color="auto"/>
                <w:bottom w:val="none" w:sz="0" w:space="0" w:color="auto"/>
                <w:right w:val="none" w:sz="0" w:space="0" w:color="auto"/>
              </w:divBdr>
            </w:div>
            <w:div w:id="7219731">
              <w:marLeft w:val="0"/>
              <w:marRight w:val="0"/>
              <w:marTop w:val="0"/>
              <w:marBottom w:val="0"/>
              <w:divBdr>
                <w:top w:val="none" w:sz="0" w:space="0" w:color="auto"/>
                <w:left w:val="none" w:sz="0" w:space="0" w:color="auto"/>
                <w:bottom w:val="none" w:sz="0" w:space="0" w:color="auto"/>
                <w:right w:val="none" w:sz="0" w:space="0" w:color="auto"/>
              </w:divBdr>
            </w:div>
            <w:div w:id="792097558">
              <w:marLeft w:val="0"/>
              <w:marRight w:val="0"/>
              <w:marTop w:val="0"/>
              <w:marBottom w:val="0"/>
              <w:divBdr>
                <w:top w:val="none" w:sz="0" w:space="0" w:color="auto"/>
                <w:left w:val="none" w:sz="0" w:space="0" w:color="auto"/>
                <w:bottom w:val="none" w:sz="0" w:space="0" w:color="auto"/>
                <w:right w:val="none" w:sz="0" w:space="0" w:color="auto"/>
              </w:divBdr>
            </w:div>
            <w:div w:id="728919293">
              <w:marLeft w:val="0"/>
              <w:marRight w:val="0"/>
              <w:marTop w:val="0"/>
              <w:marBottom w:val="0"/>
              <w:divBdr>
                <w:top w:val="none" w:sz="0" w:space="0" w:color="auto"/>
                <w:left w:val="none" w:sz="0" w:space="0" w:color="auto"/>
                <w:bottom w:val="none" w:sz="0" w:space="0" w:color="auto"/>
                <w:right w:val="none" w:sz="0" w:space="0" w:color="auto"/>
              </w:divBdr>
            </w:div>
            <w:div w:id="1176308272">
              <w:marLeft w:val="0"/>
              <w:marRight w:val="0"/>
              <w:marTop w:val="0"/>
              <w:marBottom w:val="0"/>
              <w:divBdr>
                <w:top w:val="none" w:sz="0" w:space="0" w:color="auto"/>
                <w:left w:val="none" w:sz="0" w:space="0" w:color="auto"/>
                <w:bottom w:val="none" w:sz="0" w:space="0" w:color="auto"/>
                <w:right w:val="none" w:sz="0" w:space="0" w:color="auto"/>
              </w:divBdr>
            </w:div>
            <w:div w:id="1579091730">
              <w:marLeft w:val="0"/>
              <w:marRight w:val="0"/>
              <w:marTop w:val="0"/>
              <w:marBottom w:val="0"/>
              <w:divBdr>
                <w:top w:val="none" w:sz="0" w:space="0" w:color="auto"/>
                <w:left w:val="none" w:sz="0" w:space="0" w:color="auto"/>
                <w:bottom w:val="none" w:sz="0" w:space="0" w:color="auto"/>
                <w:right w:val="none" w:sz="0" w:space="0" w:color="auto"/>
              </w:divBdr>
            </w:div>
            <w:div w:id="961423762">
              <w:marLeft w:val="0"/>
              <w:marRight w:val="0"/>
              <w:marTop w:val="0"/>
              <w:marBottom w:val="0"/>
              <w:divBdr>
                <w:top w:val="none" w:sz="0" w:space="0" w:color="auto"/>
                <w:left w:val="none" w:sz="0" w:space="0" w:color="auto"/>
                <w:bottom w:val="none" w:sz="0" w:space="0" w:color="auto"/>
                <w:right w:val="none" w:sz="0" w:space="0" w:color="auto"/>
              </w:divBdr>
            </w:div>
            <w:div w:id="1713457598">
              <w:marLeft w:val="0"/>
              <w:marRight w:val="0"/>
              <w:marTop w:val="0"/>
              <w:marBottom w:val="0"/>
              <w:divBdr>
                <w:top w:val="none" w:sz="0" w:space="0" w:color="auto"/>
                <w:left w:val="none" w:sz="0" w:space="0" w:color="auto"/>
                <w:bottom w:val="none" w:sz="0" w:space="0" w:color="auto"/>
                <w:right w:val="none" w:sz="0" w:space="0" w:color="auto"/>
              </w:divBdr>
            </w:div>
            <w:div w:id="164983719">
              <w:marLeft w:val="0"/>
              <w:marRight w:val="0"/>
              <w:marTop w:val="0"/>
              <w:marBottom w:val="0"/>
              <w:divBdr>
                <w:top w:val="none" w:sz="0" w:space="0" w:color="auto"/>
                <w:left w:val="none" w:sz="0" w:space="0" w:color="auto"/>
                <w:bottom w:val="none" w:sz="0" w:space="0" w:color="auto"/>
                <w:right w:val="none" w:sz="0" w:space="0" w:color="auto"/>
              </w:divBdr>
            </w:div>
            <w:div w:id="1764495946">
              <w:marLeft w:val="0"/>
              <w:marRight w:val="0"/>
              <w:marTop w:val="0"/>
              <w:marBottom w:val="0"/>
              <w:divBdr>
                <w:top w:val="none" w:sz="0" w:space="0" w:color="auto"/>
                <w:left w:val="none" w:sz="0" w:space="0" w:color="auto"/>
                <w:bottom w:val="none" w:sz="0" w:space="0" w:color="auto"/>
                <w:right w:val="none" w:sz="0" w:space="0" w:color="auto"/>
              </w:divBdr>
            </w:div>
            <w:div w:id="942495817">
              <w:marLeft w:val="0"/>
              <w:marRight w:val="0"/>
              <w:marTop w:val="0"/>
              <w:marBottom w:val="0"/>
              <w:divBdr>
                <w:top w:val="none" w:sz="0" w:space="0" w:color="auto"/>
                <w:left w:val="none" w:sz="0" w:space="0" w:color="auto"/>
                <w:bottom w:val="none" w:sz="0" w:space="0" w:color="auto"/>
                <w:right w:val="none" w:sz="0" w:space="0" w:color="auto"/>
              </w:divBdr>
            </w:div>
            <w:div w:id="2140295014">
              <w:marLeft w:val="0"/>
              <w:marRight w:val="0"/>
              <w:marTop w:val="0"/>
              <w:marBottom w:val="0"/>
              <w:divBdr>
                <w:top w:val="none" w:sz="0" w:space="0" w:color="auto"/>
                <w:left w:val="none" w:sz="0" w:space="0" w:color="auto"/>
                <w:bottom w:val="none" w:sz="0" w:space="0" w:color="auto"/>
                <w:right w:val="none" w:sz="0" w:space="0" w:color="auto"/>
              </w:divBdr>
            </w:div>
            <w:div w:id="538006458">
              <w:marLeft w:val="0"/>
              <w:marRight w:val="0"/>
              <w:marTop w:val="0"/>
              <w:marBottom w:val="0"/>
              <w:divBdr>
                <w:top w:val="none" w:sz="0" w:space="0" w:color="auto"/>
                <w:left w:val="none" w:sz="0" w:space="0" w:color="auto"/>
                <w:bottom w:val="none" w:sz="0" w:space="0" w:color="auto"/>
                <w:right w:val="none" w:sz="0" w:space="0" w:color="auto"/>
              </w:divBdr>
            </w:div>
            <w:div w:id="961229616">
              <w:marLeft w:val="0"/>
              <w:marRight w:val="0"/>
              <w:marTop w:val="0"/>
              <w:marBottom w:val="0"/>
              <w:divBdr>
                <w:top w:val="none" w:sz="0" w:space="0" w:color="auto"/>
                <w:left w:val="none" w:sz="0" w:space="0" w:color="auto"/>
                <w:bottom w:val="none" w:sz="0" w:space="0" w:color="auto"/>
                <w:right w:val="none" w:sz="0" w:space="0" w:color="auto"/>
              </w:divBdr>
            </w:div>
            <w:div w:id="1482044479">
              <w:marLeft w:val="0"/>
              <w:marRight w:val="0"/>
              <w:marTop w:val="0"/>
              <w:marBottom w:val="0"/>
              <w:divBdr>
                <w:top w:val="none" w:sz="0" w:space="0" w:color="auto"/>
                <w:left w:val="none" w:sz="0" w:space="0" w:color="auto"/>
                <w:bottom w:val="none" w:sz="0" w:space="0" w:color="auto"/>
                <w:right w:val="none" w:sz="0" w:space="0" w:color="auto"/>
              </w:divBdr>
            </w:div>
            <w:div w:id="2113015258">
              <w:marLeft w:val="0"/>
              <w:marRight w:val="0"/>
              <w:marTop w:val="0"/>
              <w:marBottom w:val="0"/>
              <w:divBdr>
                <w:top w:val="none" w:sz="0" w:space="0" w:color="auto"/>
                <w:left w:val="none" w:sz="0" w:space="0" w:color="auto"/>
                <w:bottom w:val="none" w:sz="0" w:space="0" w:color="auto"/>
                <w:right w:val="none" w:sz="0" w:space="0" w:color="auto"/>
              </w:divBdr>
            </w:div>
            <w:div w:id="1683967655">
              <w:marLeft w:val="0"/>
              <w:marRight w:val="0"/>
              <w:marTop w:val="0"/>
              <w:marBottom w:val="0"/>
              <w:divBdr>
                <w:top w:val="none" w:sz="0" w:space="0" w:color="auto"/>
                <w:left w:val="none" w:sz="0" w:space="0" w:color="auto"/>
                <w:bottom w:val="none" w:sz="0" w:space="0" w:color="auto"/>
                <w:right w:val="none" w:sz="0" w:space="0" w:color="auto"/>
              </w:divBdr>
            </w:div>
            <w:div w:id="1932473130">
              <w:marLeft w:val="0"/>
              <w:marRight w:val="0"/>
              <w:marTop w:val="0"/>
              <w:marBottom w:val="0"/>
              <w:divBdr>
                <w:top w:val="none" w:sz="0" w:space="0" w:color="auto"/>
                <w:left w:val="none" w:sz="0" w:space="0" w:color="auto"/>
                <w:bottom w:val="none" w:sz="0" w:space="0" w:color="auto"/>
                <w:right w:val="none" w:sz="0" w:space="0" w:color="auto"/>
              </w:divBdr>
            </w:div>
            <w:div w:id="1893231612">
              <w:marLeft w:val="0"/>
              <w:marRight w:val="0"/>
              <w:marTop w:val="0"/>
              <w:marBottom w:val="0"/>
              <w:divBdr>
                <w:top w:val="none" w:sz="0" w:space="0" w:color="auto"/>
                <w:left w:val="none" w:sz="0" w:space="0" w:color="auto"/>
                <w:bottom w:val="none" w:sz="0" w:space="0" w:color="auto"/>
                <w:right w:val="none" w:sz="0" w:space="0" w:color="auto"/>
              </w:divBdr>
            </w:div>
            <w:div w:id="1095707635">
              <w:marLeft w:val="0"/>
              <w:marRight w:val="0"/>
              <w:marTop w:val="0"/>
              <w:marBottom w:val="0"/>
              <w:divBdr>
                <w:top w:val="none" w:sz="0" w:space="0" w:color="auto"/>
                <w:left w:val="none" w:sz="0" w:space="0" w:color="auto"/>
                <w:bottom w:val="none" w:sz="0" w:space="0" w:color="auto"/>
                <w:right w:val="none" w:sz="0" w:space="0" w:color="auto"/>
              </w:divBdr>
            </w:div>
            <w:div w:id="354581005">
              <w:marLeft w:val="0"/>
              <w:marRight w:val="0"/>
              <w:marTop w:val="0"/>
              <w:marBottom w:val="0"/>
              <w:divBdr>
                <w:top w:val="none" w:sz="0" w:space="0" w:color="auto"/>
                <w:left w:val="none" w:sz="0" w:space="0" w:color="auto"/>
                <w:bottom w:val="none" w:sz="0" w:space="0" w:color="auto"/>
                <w:right w:val="none" w:sz="0" w:space="0" w:color="auto"/>
              </w:divBdr>
            </w:div>
            <w:div w:id="1713459724">
              <w:marLeft w:val="0"/>
              <w:marRight w:val="0"/>
              <w:marTop w:val="0"/>
              <w:marBottom w:val="0"/>
              <w:divBdr>
                <w:top w:val="none" w:sz="0" w:space="0" w:color="auto"/>
                <w:left w:val="none" w:sz="0" w:space="0" w:color="auto"/>
                <w:bottom w:val="none" w:sz="0" w:space="0" w:color="auto"/>
                <w:right w:val="none" w:sz="0" w:space="0" w:color="auto"/>
              </w:divBdr>
            </w:div>
            <w:div w:id="712265940">
              <w:marLeft w:val="0"/>
              <w:marRight w:val="0"/>
              <w:marTop w:val="0"/>
              <w:marBottom w:val="0"/>
              <w:divBdr>
                <w:top w:val="none" w:sz="0" w:space="0" w:color="auto"/>
                <w:left w:val="none" w:sz="0" w:space="0" w:color="auto"/>
                <w:bottom w:val="none" w:sz="0" w:space="0" w:color="auto"/>
                <w:right w:val="none" w:sz="0" w:space="0" w:color="auto"/>
              </w:divBdr>
            </w:div>
            <w:div w:id="17126379">
              <w:marLeft w:val="0"/>
              <w:marRight w:val="0"/>
              <w:marTop w:val="0"/>
              <w:marBottom w:val="0"/>
              <w:divBdr>
                <w:top w:val="none" w:sz="0" w:space="0" w:color="auto"/>
                <w:left w:val="none" w:sz="0" w:space="0" w:color="auto"/>
                <w:bottom w:val="none" w:sz="0" w:space="0" w:color="auto"/>
                <w:right w:val="none" w:sz="0" w:space="0" w:color="auto"/>
              </w:divBdr>
            </w:div>
            <w:div w:id="1976645366">
              <w:marLeft w:val="0"/>
              <w:marRight w:val="0"/>
              <w:marTop w:val="0"/>
              <w:marBottom w:val="0"/>
              <w:divBdr>
                <w:top w:val="none" w:sz="0" w:space="0" w:color="auto"/>
                <w:left w:val="none" w:sz="0" w:space="0" w:color="auto"/>
                <w:bottom w:val="none" w:sz="0" w:space="0" w:color="auto"/>
                <w:right w:val="none" w:sz="0" w:space="0" w:color="auto"/>
              </w:divBdr>
            </w:div>
            <w:div w:id="113989899">
              <w:marLeft w:val="0"/>
              <w:marRight w:val="0"/>
              <w:marTop w:val="0"/>
              <w:marBottom w:val="0"/>
              <w:divBdr>
                <w:top w:val="none" w:sz="0" w:space="0" w:color="auto"/>
                <w:left w:val="none" w:sz="0" w:space="0" w:color="auto"/>
                <w:bottom w:val="none" w:sz="0" w:space="0" w:color="auto"/>
                <w:right w:val="none" w:sz="0" w:space="0" w:color="auto"/>
              </w:divBdr>
            </w:div>
            <w:div w:id="346296565">
              <w:marLeft w:val="0"/>
              <w:marRight w:val="0"/>
              <w:marTop w:val="0"/>
              <w:marBottom w:val="0"/>
              <w:divBdr>
                <w:top w:val="none" w:sz="0" w:space="0" w:color="auto"/>
                <w:left w:val="none" w:sz="0" w:space="0" w:color="auto"/>
                <w:bottom w:val="none" w:sz="0" w:space="0" w:color="auto"/>
                <w:right w:val="none" w:sz="0" w:space="0" w:color="auto"/>
              </w:divBdr>
            </w:div>
            <w:div w:id="157383509">
              <w:marLeft w:val="0"/>
              <w:marRight w:val="0"/>
              <w:marTop w:val="0"/>
              <w:marBottom w:val="0"/>
              <w:divBdr>
                <w:top w:val="none" w:sz="0" w:space="0" w:color="auto"/>
                <w:left w:val="none" w:sz="0" w:space="0" w:color="auto"/>
                <w:bottom w:val="none" w:sz="0" w:space="0" w:color="auto"/>
                <w:right w:val="none" w:sz="0" w:space="0" w:color="auto"/>
              </w:divBdr>
            </w:div>
            <w:div w:id="382367601">
              <w:marLeft w:val="0"/>
              <w:marRight w:val="0"/>
              <w:marTop w:val="0"/>
              <w:marBottom w:val="0"/>
              <w:divBdr>
                <w:top w:val="none" w:sz="0" w:space="0" w:color="auto"/>
                <w:left w:val="none" w:sz="0" w:space="0" w:color="auto"/>
                <w:bottom w:val="none" w:sz="0" w:space="0" w:color="auto"/>
                <w:right w:val="none" w:sz="0" w:space="0" w:color="auto"/>
              </w:divBdr>
            </w:div>
            <w:div w:id="1286083110">
              <w:marLeft w:val="0"/>
              <w:marRight w:val="0"/>
              <w:marTop w:val="0"/>
              <w:marBottom w:val="0"/>
              <w:divBdr>
                <w:top w:val="none" w:sz="0" w:space="0" w:color="auto"/>
                <w:left w:val="none" w:sz="0" w:space="0" w:color="auto"/>
                <w:bottom w:val="none" w:sz="0" w:space="0" w:color="auto"/>
                <w:right w:val="none" w:sz="0" w:space="0" w:color="auto"/>
              </w:divBdr>
            </w:div>
            <w:div w:id="1354452178">
              <w:marLeft w:val="0"/>
              <w:marRight w:val="0"/>
              <w:marTop w:val="0"/>
              <w:marBottom w:val="0"/>
              <w:divBdr>
                <w:top w:val="none" w:sz="0" w:space="0" w:color="auto"/>
                <w:left w:val="none" w:sz="0" w:space="0" w:color="auto"/>
                <w:bottom w:val="none" w:sz="0" w:space="0" w:color="auto"/>
                <w:right w:val="none" w:sz="0" w:space="0" w:color="auto"/>
              </w:divBdr>
            </w:div>
            <w:div w:id="695231243">
              <w:marLeft w:val="0"/>
              <w:marRight w:val="0"/>
              <w:marTop w:val="0"/>
              <w:marBottom w:val="0"/>
              <w:divBdr>
                <w:top w:val="none" w:sz="0" w:space="0" w:color="auto"/>
                <w:left w:val="none" w:sz="0" w:space="0" w:color="auto"/>
                <w:bottom w:val="none" w:sz="0" w:space="0" w:color="auto"/>
                <w:right w:val="none" w:sz="0" w:space="0" w:color="auto"/>
              </w:divBdr>
            </w:div>
            <w:div w:id="1122578553">
              <w:marLeft w:val="0"/>
              <w:marRight w:val="0"/>
              <w:marTop w:val="0"/>
              <w:marBottom w:val="0"/>
              <w:divBdr>
                <w:top w:val="none" w:sz="0" w:space="0" w:color="auto"/>
                <w:left w:val="none" w:sz="0" w:space="0" w:color="auto"/>
                <w:bottom w:val="none" w:sz="0" w:space="0" w:color="auto"/>
                <w:right w:val="none" w:sz="0" w:space="0" w:color="auto"/>
              </w:divBdr>
            </w:div>
            <w:div w:id="787506655">
              <w:marLeft w:val="0"/>
              <w:marRight w:val="0"/>
              <w:marTop w:val="0"/>
              <w:marBottom w:val="0"/>
              <w:divBdr>
                <w:top w:val="none" w:sz="0" w:space="0" w:color="auto"/>
                <w:left w:val="none" w:sz="0" w:space="0" w:color="auto"/>
                <w:bottom w:val="none" w:sz="0" w:space="0" w:color="auto"/>
                <w:right w:val="none" w:sz="0" w:space="0" w:color="auto"/>
              </w:divBdr>
            </w:div>
            <w:div w:id="932126329">
              <w:marLeft w:val="0"/>
              <w:marRight w:val="0"/>
              <w:marTop w:val="0"/>
              <w:marBottom w:val="0"/>
              <w:divBdr>
                <w:top w:val="none" w:sz="0" w:space="0" w:color="auto"/>
                <w:left w:val="none" w:sz="0" w:space="0" w:color="auto"/>
                <w:bottom w:val="none" w:sz="0" w:space="0" w:color="auto"/>
                <w:right w:val="none" w:sz="0" w:space="0" w:color="auto"/>
              </w:divBdr>
            </w:div>
            <w:div w:id="166099707">
              <w:marLeft w:val="0"/>
              <w:marRight w:val="0"/>
              <w:marTop w:val="0"/>
              <w:marBottom w:val="0"/>
              <w:divBdr>
                <w:top w:val="none" w:sz="0" w:space="0" w:color="auto"/>
                <w:left w:val="none" w:sz="0" w:space="0" w:color="auto"/>
                <w:bottom w:val="none" w:sz="0" w:space="0" w:color="auto"/>
                <w:right w:val="none" w:sz="0" w:space="0" w:color="auto"/>
              </w:divBdr>
            </w:div>
            <w:div w:id="554050455">
              <w:marLeft w:val="0"/>
              <w:marRight w:val="0"/>
              <w:marTop w:val="0"/>
              <w:marBottom w:val="0"/>
              <w:divBdr>
                <w:top w:val="none" w:sz="0" w:space="0" w:color="auto"/>
                <w:left w:val="none" w:sz="0" w:space="0" w:color="auto"/>
                <w:bottom w:val="none" w:sz="0" w:space="0" w:color="auto"/>
                <w:right w:val="none" w:sz="0" w:space="0" w:color="auto"/>
              </w:divBdr>
            </w:div>
            <w:div w:id="1992712005">
              <w:marLeft w:val="0"/>
              <w:marRight w:val="0"/>
              <w:marTop w:val="0"/>
              <w:marBottom w:val="0"/>
              <w:divBdr>
                <w:top w:val="none" w:sz="0" w:space="0" w:color="auto"/>
                <w:left w:val="none" w:sz="0" w:space="0" w:color="auto"/>
                <w:bottom w:val="none" w:sz="0" w:space="0" w:color="auto"/>
                <w:right w:val="none" w:sz="0" w:space="0" w:color="auto"/>
              </w:divBdr>
            </w:div>
            <w:div w:id="61954836">
              <w:marLeft w:val="0"/>
              <w:marRight w:val="0"/>
              <w:marTop w:val="0"/>
              <w:marBottom w:val="0"/>
              <w:divBdr>
                <w:top w:val="none" w:sz="0" w:space="0" w:color="auto"/>
                <w:left w:val="none" w:sz="0" w:space="0" w:color="auto"/>
                <w:bottom w:val="none" w:sz="0" w:space="0" w:color="auto"/>
                <w:right w:val="none" w:sz="0" w:space="0" w:color="auto"/>
              </w:divBdr>
            </w:div>
            <w:div w:id="765226863">
              <w:marLeft w:val="0"/>
              <w:marRight w:val="0"/>
              <w:marTop w:val="0"/>
              <w:marBottom w:val="0"/>
              <w:divBdr>
                <w:top w:val="none" w:sz="0" w:space="0" w:color="auto"/>
                <w:left w:val="none" w:sz="0" w:space="0" w:color="auto"/>
                <w:bottom w:val="none" w:sz="0" w:space="0" w:color="auto"/>
                <w:right w:val="none" w:sz="0" w:space="0" w:color="auto"/>
              </w:divBdr>
            </w:div>
            <w:div w:id="301927050">
              <w:marLeft w:val="0"/>
              <w:marRight w:val="0"/>
              <w:marTop w:val="0"/>
              <w:marBottom w:val="0"/>
              <w:divBdr>
                <w:top w:val="none" w:sz="0" w:space="0" w:color="auto"/>
                <w:left w:val="none" w:sz="0" w:space="0" w:color="auto"/>
                <w:bottom w:val="none" w:sz="0" w:space="0" w:color="auto"/>
                <w:right w:val="none" w:sz="0" w:space="0" w:color="auto"/>
              </w:divBdr>
            </w:div>
            <w:div w:id="1825125440">
              <w:marLeft w:val="0"/>
              <w:marRight w:val="0"/>
              <w:marTop w:val="0"/>
              <w:marBottom w:val="0"/>
              <w:divBdr>
                <w:top w:val="none" w:sz="0" w:space="0" w:color="auto"/>
                <w:left w:val="none" w:sz="0" w:space="0" w:color="auto"/>
                <w:bottom w:val="none" w:sz="0" w:space="0" w:color="auto"/>
                <w:right w:val="none" w:sz="0" w:space="0" w:color="auto"/>
              </w:divBdr>
            </w:div>
            <w:div w:id="73165999">
              <w:marLeft w:val="0"/>
              <w:marRight w:val="0"/>
              <w:marTop w:val="0"/>
              <w:marBottom w:val="0"/>
              <w:divBdr>
                <w:top w:val="none" w:sz="0" w:space="0" w:color="auto"/>
                <w:left w:val="none" w:sz="0" w:space="0" w:color="auto"/>
                <w:bottom w:val="none" w:sz="0" w:space="0" w:color="auto"/>
                <w:right w:val="none" w:sz="0" w:space="0" w:color="auto"/>
              </w:divBdr>
            </w:div>
            <w:div w:id="407653735">
              <w:marLeft w:val="0"/>
              <w:marRight w:val="0"/>
              <w:marTop w:val="0"/>
              <w:marBottom w:val="0"/>
              <w:divBdr>
                <w:top w:val="none" w:sz="0" w:space="0" w:color="auto"/>
                <w:left w:val="none" w:sz="0" w:space="0" w:color="auto"/>
                <w:bottom w:val="none" w:sz="0" w:space="0" w:color="auto"/>
                <w:right w:val="none" w:sz="0" w:space="0" w:color="auto"/>
              </w:divBdr>
            </w:div>
            <w:div w:id="370418456">
              <w:marLeft w:val="0"/>
              <w:marRight w:val="0"/>
              <w:marTop w:val="0"/>
              <w:marBottom w:val="0"/>
              <w:divBdr>
                <w:top w:val="none" w:sz="0" w:space="0" w:color="auto"/>
                <w:left w:val="none" w:sz="0" w:space="0" w:color="auto"/>
                <w:bottom w:val="none" w:sz="0" w:space="0" w:color="auto"/>
                <w:right w:val="none" w:sz="0" w:space="0" w:color="auto"/>
              </w:divBdr>
            </w:div>
            <w:div w:id="1380275901">
              <w:marLeft w:val="0"/>
              <w:marRight w:val="0"/>
              <w:marTop w:val="0"/>
              <w:marBottom w:val="0"/>
              <w:divBdr>
                <w:top w:val="none" w:sz="0" w:space="0" w:color="auto"/>
                <w:left w:val="none" w:sz="0" w:space="0" w:color="auto"/>
                <w:bottom w:val="none" w:sz="0" w:space="0" w:color="auto"/>
                <w:right w:val="none" w:sz="0" w:space="0" w:color="auto"/>
              </w:divBdr>
            </w:div>
            <w:div w:id="1044018063">
              <w:marLeft w:val="0"/>
              <w:marRight w:val="0"/>
              <w:marTop w:val="0"/>
              <w:marBottom w:val="0"/>
              <w:divBdr>
                <w:top w:val="none" w:sz="0" w:space="0" w:color="auto"/>
                <w:left w:val="none" w:sz="0" w:space="0" w:color="auto"/>
                <w:bottom w:val="none" w:sz="0" w:space="0" w:color="auto"/>
                <w:right w:val="none" w:sz="0" w:space="0" w:color="auto"/>
              </w:divBdr>
            </w:div>
            <w:div w:id="1513105923">
              <w:marLeft w:val="0"/>
              <w:marRight w:val="0"/>
              <w:marTop w:val="0"/>
              <w:marBottom w:val="0"/>
              <w:divBdr>
                <w:top w:val="none" w:sz="0" w:space="0" w:color="auto"/>
                <w:left w:val="none" w:sz="0" w:space="0" w:color="auto"/>
                <w:bottom w:val="none" w:sz="0" w:space="0" w:color="auto"/>
                <w:right w:val="none" w:sz="0" w:space="0" w:color="auto"/>
              </w:divBdr>
            </w:div>
            <w:div w:id="948464851">
              <w:marLeft w:val="0"/>
              <w:marRight w:val="0"/>
              <w:marTop w:val="0"/>
              <w:marBottom w:val="0"/>
              <w:divBdr>
                <w:top w:val="none" w:sz="0" w:space="0" w:color="auto"/>
                <w:left w:val="none" w:sz="0" w:space="0" w:color="auto"/>
                <w:bottom w:val="none" w:sz="0" w:space="0" w:color="auto"/>
                <w:right w:val="none" w:sz="0" w:space="0" w:color="auto"/>
              </w:divBdr>
            </w:div>
            <w:div w:id="2011521277">
              <w:marLeft w:val="0"/>
              <w:marRight w:val="0"/>
              <w:marTop w:val="0"/>
              <w:marBottom w:val="0"/>
              <w:divBdr>
                <w:top w:val="none" w:sz="0" w:space="0" w:color="auto"/>
                <w:left w:val="none" w:sz="0" w:space="0" w:color="auto"/>
                <w:bottom w:val="none" w:sz="0" w:space="0" w:color="auto"/>
                <w:right w:val="none" w:sz="0" w:space="0" w:color="auto"/>
              </w:divBdr>
            </w:div>
            <w:div w:id="1762294474">
              <w:marLeft w:val="0"/>
              <w:marRight w:val="0"/>
              <w:marTop w:val="0"/>
              <w:marBottom w:val="0"/>
              <w:divBdr>
                <w:top w:val="none" w:sz="0" w:space="0" w:color="auto"/>
                <w:left w:val="none" w:sz="0" w:space="0" w:color="auto"/>
                <w:bottom w:val="none" w:sz="0" w:space="0" w:color="auto"/>
                <w:right w:val="none" w:sz="0" w:space="0" w:color="auto"/>
              </w:divBdr>
            </w:div>
            <w:div w:id="855464995">
              <w:marLeft w:val="0"/>
              <w:marRight w:val="0"/>
              <w:marTop w:val="0"/>
              <w:marBottom w:val="0"/>
              <w:divBdr>
                <w:top w:val="none" w:sz="0" w:space="0" w:color="auto"/>
                <w:left w:val="none" w:sz="0" w:space="0" w:color="auto"/>
                <w:bottom w:val="none" w:sz="0" w:space="0" w:color="auto"/>
                <w:right w:val="none" w:sz="0" w:space="0" w:color="auto"/>
              </w:divBdr>
            </w:div>
            <w:div w:id="1324433667">
              <w:marLeft w:val="0"/>
              <w:marRight w:val="0"/>
              <w:marTop w:val="0"/>
              <w:marBottom w:val="0"/>
              <w:divBdr>
                <w:top w:val="none" w:sz="0" w:space="0" w:color="auto"/>
                <w:left w:val="none" w:sz="0" w:space="0" w:color="auto"/>
                <w:bottom w:val="none" w:sz="0" w:space="0" w:color="auto"/>
                <w:right w:val="none" w:sz="0" w:space="0" w:color="auto"/>
              </w:divBdr>
            </w:div>
            <w:div w:id="631639683">
              <w:marLeft w:val="0"/>
              <w:marRight w:val="0"/>
              <w:marTop w:val="0"/>
              <w:marBottom w:val="0"/>
              <w:divBdr>
                <w:top w:val="none" w:sz="0" w:space="0" w:color="auto"/>
                <w:left w:val="none" w:sz="0" w:space="0" w:color="auto"/>
                <w:bottom w:val="none" w:sz="0" w:space="0" w:color="auto"/>
                <w:right w:val="none" w:sz="0" w:space="0" w:color="auto"/>
              </w:divBdr>
            </w:div>
            <w:div w:id="1032849077">
              <w:marLeft w:val="0"/>
              <w:marRight w:val="0"/>
              <w:marTop w:val="0"/>
              <w:marBottom w:val="0"/>
              <w:divBdr>
                <w:top w:val="none" w:sz="0" w:space="0" w:color="auto"/>
                <w:left w:val="none" w:sz="0" w:space="0" w:color="auto"/>
                <w:bottom w:val="none" w:sz="0" w:space="0" w:color="auto"/>
                <w:right w:val="none" w:sz="0" w:space="0" w:color="auto"/>
              </w:divBdr>
            </w:div>
            <w:div w:id="1355185353">
              <w:marLeft w:val="0"/>
              <w:marRight w:val="0"/>
              <w:marTop w:val="0"/>
              <w:marBottom w:val="0"/>
              <w:divBdr>
                <w:top w:val="none" w:sz="0" w:space="0" w:color="auto"/>
                <w:left w:val="none" w:sz="0" w:space="0" w:color="auto"/>
                <w:bottom w:val="none" w:sz="0" w:space="0" w:color="auto"/>
                <w:right w:val="none" w:sz="0" w:space="0" w:color="auto"/>
              </w:divBdr>
            </w:div>
            <w:div w:id="1407338691">
              <w:marLeft w:val="0"/>
              <w:marRight w:val="0"/>
              <w:marTop w:val="0"/>
              <w:marBottom w:val="0"/>
              <w:divBdr>
                <w:top w:val="none" w:sz="0" w:space="0" w:color="auto"/>
                <w:left w:val="none" w:sz="0" w:space="0" w:color="auto"/>
                <w:bottom w:val="none" w:sz="0" w:space="0" w:color="auto"/>
                <w:right w:val="none" w:sz="0" w:space="0" w:color="auto"/>
              </w:divBdr>
            </w:div>
            <w:div w:id="279453941">
              <w:marLeft w:val="0"/>
              <w:marRight w:val="0"/>
              <w:marTop w:val="0"/>
              <w:marBottom w:val="0"/>
              <w:divBdr>
                <w:top w:val="none" w:sz="0" w:space="0" w:color="auto"/>
                <w:left w:val="none" w:sz="0" w:space="0" w:color="auto"/>
                <w:bottom w:val="none" w:sz="0" w:space="0" w:color="auto"/>
                <w:right w:val="none" w:sz="0" w:space="0" w:color="auto"/>
              </w:divBdr>
            </w:div>
            <w:div w:id="1557929926">
              <w:marLeft w:val="0"/>
              <w:marRight w:val="0"/>
              <w:marTop w:val="0"/>
              <w:marBottom w:val="0"/>
              <w:divBdr>
                <w:top w:val="none" w:sz="0" w:space="0" w:color="auto"/>
                <w:left w:val="none" w:sz="0" w:space="0" w:color="auto"/>
                <w:bottom w:val="none" w:sz="0" w:space="0" w:color="auto"/>
                <w:right w:val="none" w:sz="0" w:space="0" w:color="auto"/>
              </w:divBdr>
            </w:div>
            <w:div w:id="14770129">
              <w:marLeft w:val="0"/>
              <w:marRight w:val="0"/>
              <w:marTop w:val="0"/>
              <w:marBottom w:val="0"/>
              <w:divBdr>
                <w:top w:val="none" w:sz="0" w:space="0" w:color="auto"/>
                <w:left w:val="none" w:sz="0" w:space="0" w:color="auto"/>
                <w:bottom w:val="none" w:sz="0" w:space="0" w:color="auto"/>
                <w:right w:val="none" w:sz="0" w:space="0" w:color="auto"/>
              </w:divBdr>
            </w:div>
            <w:div w:id="195044470">
              <w:marLeft w:val="0"/>
              <w:marRight w:val="0"/>
              <w:marTop w:val="0"/>
              <w:marBottom w:val="0"/>
              <w:divBdr>
                <w:top w:val="none" w:sz="0" w:space="0" w:color="auto"/>
                <w:left w:val="none" w:sz="0" w:space="0" w:color="auto"/>
                <w:bottom w:val="none" w:sz="0" w:space="0" w:color="auto"/>
                <w:right w:val="none" w:sz="0" w:space="0" w:color="auto"/>
              </w:divBdr>
            </w:div>
            <w:div w:id="1707637937">
              <w:marLeft w:val="0"/>
              <w:marRight w:val="0"/>
              <w:marTop w:val="0"/>
              <w:marBottom w:val="0"/>
              <w:divBdr>
                <w:top w:val="none" w:sz="0" w:space="0" w:color="auto"/>
                <w:left w:val="none" w:sz="0" w:space="0" w:color="auto"/>
                <w:bottom w:val="none" w:sz="0" w:space="0" w:color="auto"/>
                <w:right w:val="none" w:sz="0" w:space="0" w:color="auto"/>
              </w:divBdr>
            </w:div>
            <w:div w:id="1189102993">
              <w:marLeft w:val="0"/>
              <w:marRight w:val="0"/>
              <w:marTop w:val="0"/>
              <w:marBottom w:val="0"/>
              <w:divBdr>
                <w:top w:val="none" w:sz="0" w:space="0" w:color="auto"/>
                <w:left w:val="none" w:sz="0" w:space="0" w:color="auto"/>
                <w:bottom w:val="none" w:sz="0" w:space="0" w:color="auto"/>
                <w:right w:val="none" w:sz="0" w:space="0" w:color="auto"/>
              </w:divBdr>
            </w:div>
            <w:div w:id="1574660646">
              <w:marLeft w:val="0"/>
              <w:marRight w:val="0"/>
              <w:marTop w:val="0"/>
              <w:marBottom w:val="0"/>
              <w:divBdr>
                <w:top w:val="none" w:sz="0" w:space="0" w:color="auto"/>
                <w:left w:val="none" w:sz="0" w:space="0" w:color="auto"/>
                <w:bottom w:val="none" w:sz="0" w:space="0" w:color="auto"/>
                <w:right w:val="none" w:sz="0" w:space="0" w:color="auto"/>
              </w:divBdr>
            </w:div>
            <w:div w:id="1232502184">
              <w:marLeft w:val="0"/>
              <w:marRight w:val="0"/>
              <w:marTop w:val="0"/>
              <w:marBottom w:val="0"/>
              <w:divBdr>
                <w:top w:val="none" w:sz="0" w:space="0" w:color="auto"/>
                <w:left w:val="none" w:sz="0" w:space="0" w:color="auto"/>
                <w:bottom w:val="none" w:sz="0" w:space="0" w:color="auto"/>
                <w:right w:val="none" w:sz="0" w:space="0" w:color="auto"/>
              </w:divBdr>
            </w:div>
            <w:div w:id="1296108943">
              <w:marLeft w:val="0"/>
              <w:marRight w:val="0"/>
              <w:marTop w:val="0"/>
              <w:marBottom w:val="0"/>
              <w:divBdr>
                <w:top w:val="none" w:sz="0" w:space="0" w:color="auto"/>
                <w:left w:val="none" w:sz="0" w:space="0" w:color="auto"/>
                <w:bottom w:val="none" w:sz="0" w:space="0" w:color="auto"/>
                <w:right w:val="none" w:sz="0" w:space="0" w:color="auto"/>
              </w:divBdr>
            </w:div>
            <w:div w:id="730806461">
              <w:marLeft w:val="0"/>
              <w:marRight w:val="0"/>
              <w:marTop w:val="0"/>
              <w:marBottom w:val="0"/>
              <w:divBdr>
                <w:top w:val="none" w:sz="0" w:space="0" w:color="auto"/>
                <w:left w:val="none" w:sz="0" w:space="0" w:color="auto"/>
                <w:bottom w:val="none" w:sz="0" w:space="0" w:color="auto"/>
                <w:right w:val="none" w:sz="0" w:space="0" w:color="auto"/>
              </w:divBdr>
            </w:div>
            <w:div w:id="1058749076">
              <w:marLeft w:val="0"/>
              <w:marRight w:val="0"/>
              <w:marTop w:val="0"/>
              <w:marBottom w:val="0"/>
              <w:divBdr>
                <w:top w:val="none" w:sz="0" w:space="0" w:color="auto"/>
                <w:left w:val="none" w:sz="0" w:space="0" w:color="auto"/>
                <w:bottom w:val="none" w:sz="0" w:space="0" w:color="auto"/>
                <w:right w:val="none" w:sz="0" w:space="0" w:color="auto"/>
              </w:divBdr>
            </w:div>
            <w:div w:id="1494027303">
              <w:marLeft w:val="0"/>
              <w:marRight w:val="0"/>
              <w:marTop w:val="0"/>
              <w:marBottom w:val="0"/>
              <w:divBdr>
                <w:top w:val="none" w:sz="0" w:space="0" w:color="auto"/>
                <w:left w:val="none" w:sz="0" w:space="0" w:color="auto"/>
                <w:bottom w:val="none" w:sz="0" w:space="0" w:color="auto"/>
                <w:right w:val="none" w:sz="0" w:space="0" w:color="auto"/>
              </w:divBdr>
            </w:div>
            <w:div w:id="1024089858">
              <w:marLeft w:val="0"/>
              <w:marRight w:val="0"/>
              <w:marTop w:val="0"/>
              <w:marBottom w:val="0"/>
              <w:divBdr>
                <w:top w:val="none" w:sz="0" w:space="0" w:color="auto"/>
                <w:left w:val="none" w:sz="0" w:space="0" w:color="auto"/>
                <w:bottom w:val="none" w:sz="0" w:space="0" w:color="auto"/>
                <w:right w:val="none" w:sz="0" w:space="0" w:color="auto"/>
              </w:divBdr>
            </w:div>
            <w:div w:id="2139301459">
              <w:marLeft w:val="0"/>
              <w:marRight w:val="0"/>
              <w:marTop w:val="0"/>
              <w:marBottom w:val="0"/>
              <w:divBdr>
                <w:top w:val="none" w:sz="0" w:space="0" w:color="auto"/>
                <w:left w:val="none" w:sz="0" w:space="0" w:color="auto"/>
                <w:bottom w:val="none" w:sz="0" w:space="0" w:color="auto"/>
                <w:right w:val="none" w:sz="0" w:space="0" w:color="auto"/>
              </w:divBdr>
            </w:div>
            <w:div w:id="1480223569">
              <w:marLeft w:val="0"/>
              <w:marRight w:val="0"/>
              <w:marTop w:val="0"/>
              <w:marBottom w:val="0"/>
              <w:divBdr>
                <w:top w:val="none" w:sz="0" w:space="0" w:color="auto"/>
                <w:left w:val="none" w:sz="0" w:space="0" w:color="auto"/>
                <w:bottom w:val="none" w:sz="0" w:space="0" w:color="auto"/>
                <w:right w:val="none" w:sz="0" w:space="0" w:color="auto"/>
              </w:divBdr>
            </w:div>
            <w:div w:id="557715429">
              <w:marLeft w:val="0"/>
              <w:marRight w:val="0"/>
              <w:marTop w:val="0"/>
              <w:marBottom w:val="0"/>
              <w:divBdr>
                <w:top w:val="none" w:sz="0" w:space="0" w:color="auto"/>
                <w:left w:val="none" w:sz="0" w:space="0" w:color="auto"/>
                <w:bottom w:val="none" w:sz="0" w:space="0" w:color="auto"/>
                <w:right w:val="none" w:sz="0" w:space="0" w:color="auto"/>
              </w:divBdr>
            </w:div>
            <w:div w:id="1092508717">
              <w:marLeft w:val="0"/>
              <w:marRight w:val="0"/>
              <w:marTop w:val="0"/>
              <w:marBottom w:val="0"/>
              <w:divBdr>
                <w:top w:val="none" w:sz="0" w:space="0" w:color="auto"/>
                <w:left w:val="none" w:sz="0" w:space="0" w:color="auto"/>
                <w:bottom w:val="none" w:sz="0" w:space="0" w:color="auto"/>
                <w:right w:val="none" w:sz="0" w:space="0" w:color="auto"/>
              </w:divBdr>
            </w:div>
            <w:div w:id="1446728157">
              <w:marLeft w:val="0"/>
              <w:marRight w:val="0"/>
              <w:marTop w:val="0"/>
              <w:marBottom w:val="0"/>
              <w:divBdr>
                <w:top w:val="none" w:sz="0" w:space="0" w:color="auto"/>
                <w:left w:val="none" w:sz="0" w:space="0" w:color="auto"/>
                <w:bottom w:val="none" w:sz="0" w:space="0" w:color="auto"/>
                <w:right w:val="none" w:sz="0" w:space="0" w:color="auto"/>
              </w:divBdr>
            </w:div>
            <w:div w:id="754016789">
              <w:marLeft w:val="0"/>
              <w:marRight w:val="0"/>
              <w:marTop w:val="0"/>
              <w:marBottom w:val="0"/>
              <w:divBdr>
                <w:top w:val="none" w:sz="0" w:space="0" w:color="auto"/>
                <w:left w:val="none" w:sz="0" w:space="0" w:color="auto"/>
                <w:bottom w:val="none" w:sz="0" w:space="0" w:color="auto"/>
                <w:right w:val="none" w:sz="0" w:space="0" w:color="auto"/>
              </w:divBdr>
            </w:div>
            <w:div w:id="1542935996">
              <w:marLeft w:val="0"/>
              <w:marRight w:val="0"/>
              <w:marTop w:val="0"/>
              <w:marBottom w:val="0"/>
              <w:divBdr>
                <w:top w:val="none" w:sz="0" w:space="0" w:color="auto"/>
                <w:left w:val="none" w:sz="0" w:space="0" w:color="auto"/>
                <w:bottom w:val="none" w:sz="0" w:space="0" w:color="auto"/>
                <w:right w:val="none" w:sz="0" w:space="0" w:color="auto"/>
              </w:divBdr>
            </w:div>
            <w:div w:id="572618461">
              <w:marLeft w:val="0"/>
              <w:marRight w:val="0"/>
              <w:marTop w:val="0"/>
              <w:marBottom w:val="0"/>
              <w:divBdr>
                <w:top w:val="none" w:sz="0" w:space="0" w:color="auto"/>
                <w:left w:val="none" w:sz="0" w:space="0" w:color="auto"/>
                <w:bottom w:val="none" w:sz="0" w:space="0" w:color="auto"/>
                <w:right w:val="none" w:sz="0" w:space="0" w:color="auto"/>
              </w:divBdr>
            </w:div>
            <w:div w:id="591281161">
              <w:marLeft w:val="0"/>
              <w:marRight w:val="0"/>
              <w:marTop w:val="0"/>
              <w:marBottom w:val="0"/>
              <w:divBdr>
                <w:top w:val="none" w:sz="0" w:space="0" w:color="auto"/>
                <w:left w:val="none" w:sz="0" w:space="0" w:color="auto"/>
                <w:bottom w:val="none" w:sz="0" w:space="0" w:color="auto"/>
                <w:right w:val="none" w:sz="0" w:space="0" w:color="auto"/>
              </w:divBdr>
            </w:div>
            <w:div w:id="910896105">
              <w:marLeft w:val="0"/>
              <w:marRight w:val="0"/>
              <w:marTop w:val="0"/>
              <w:marBottom w:val="0"/>
              <w:divBdr>
                <w:top w:val="none" w:sz="0" w:space="0" w:color="auto"/>
                <w:left w:val="none" w:sz="0" w:space="0" w:color="auto"/>
                <w:bottom w:val="none" w:sz="0" w:space="0" w:color="auto"/>
                <w:right w:val="none" w:sz="0" w:space="0" w:color="auto"/>
              </w:divBdr>
            </w:div>
            <w:div w:id="587154626">
              <w:marLeft w:val="0"/>
              <w:marRight w:val="0"/>
              <w:marTop w:val="0"/>
              <w:marBottom w:val="0"/>
              <w:divBdr>
                <w:top w:val="none" w:sz="0" w:space="0" w:color="auto"/>
                <w:left w:val="none" w:sz="0" w:space="0" w:color="auto"/>
                <w:bottom w:val="none" w:sz="0" w:space="0" w:color="auto"/>
                <w:right w:val="none" w:sz="0" w:space="0" w:color="auto"/>
              </w:divBdr>
            </w:div>
            <w:div w:id="1744251837">
              <w:marLeft w:val="0"/>
              <w:marRight w:val="0"/>
              <w:marTop w:val="0"/>
              <w:marBottom w:val="0"/>
              <w:divBdr>
                <w:top w:val="none" w:sz="0" w:space="0" w:color="auto"/>
                <w:left w:val="none" w:sz="0" w:space="0" w:color="auto"/>
                <w:bottom w:val="none" w:sz="0" w:space="0" w:color="auto"/>
                <w:right w:val="none" w:sz="0" w:space="0" w:color="auto"/>
              </w:divBdr>
            </w:div>
            <w:div w:id="386880756">
              <w:marLeft w:val="0"/>
              <w:marRight w:val="0"/>
              <w:marTop w:val="0"/>
              <w:marBottom w:val="0"/>
              <w:divBdr>
                <w:top w:val="none" w:sz="0" w:space="0" w:color="auto"/>
                <w:left w:val="none" w:sz="0" w:space="0" w:color="auto"/>
                <w:bottom w:val="none" w:sz="0" w:space="0" w:color="auto"/>
                <w:right w:val="none" w:sz="0" w:space="0" w:color="auto"/>
              </w:divBdr>
            </w:div>
            <w:div w:id="1064716122">
              <w:marLeft w:val="0"/>
              <w:marRight w:val="0"/>
              <w:marTop w:val="0"/>
              <w:marBottom w:val="0"/>
              <w:divBdr>
                <w:top w:val="none" w:sz="0" w:space="0" w:color="auto"/>
                <w:left w:val="none" w:sz="0" w:space="0" w:color="auto"/>
                <w:bottom w:val="none" w:sz="0" w:space="0" w:color="auto"/>
                <w:right w:val="none" w:sz="0" w:space="0" w:color="auto"/>
              </w:divBdr>
            </w:div>
            <w:div w:id="1467090776">
              <w:marLeft w:val="0"/>
              <w:marRight w:val="0"/>
              <w:marTop w:val="0"/>
              <w:marBottom w:val="0"/>
              <w:divBdr>
                <w:top w:val="none" w:sz="0" w:space="0" w:color="auto"/>
                <w:left w:val="none" w:sz="0" w:space="0" w:color="auto"/>
                <w:bottom w:val="none" w:sz="0" w:space="0" w:color="auto"/>
                <w:right w:val="none" w:sz="0" w:space="0" w:color="auto"/>
              </w:divBdr>
            </w:div>
            <w:div w:id="862868277">
              <w:marLeft w:val="0"/>
              <w:marRight w:val="0"/>
              <w:marTop w:val="0"/>
              <w:marBottom w:val="0"/>
              <w:divBdr>
                <w:top w:val="none" w:sz="0" w:space="0" w:color="auto"/>
                <w:left w:val="none" w:sz="0" w:space="0" w:color="auto"/>
                <w:bottom w:val="none" w:sz="0" w:space="0" w:color="auto"/>
                <w:right w:val="none" w:sz="0" w:space="0" w:color="auto"/>
              </w:divBdr>
            </w:div>
            <w:div w:id="1203784698">
              <w:marLeft w:val="0"/>
              <w:marRight w:val="0"/>
              <w:marTop w:val="0"/>
              <w:marBottom w:val="0"/>
              <w:divBdr>
                <w:top w:val="none" w:sz="0" w:space="0" w:color="auto"/>
                <w:left w:val="none" w:sz="0" w:space="0" w:color="auto"/>
                <w:bottom w:val="none" w:sz="0" w:space="0" w:color="auto"/>
                <w:right w:val="none" w:sz="0" w:space="0" w:color="auto"/>
              </w:divBdr>
            </w:div>
            <w:div w:id="1151361469">
              <w:marLeft w:val="0"/>
              <w:marRight w:val="0"/>
              <w:marTop w:val="0"/>
              <w:marBottom w:val="0"/>
              <w:divBdr>
                <w:top w:val="none" w:sz="0" w:space="0" w:color="auto"/>
                <w:left w:val="none" w:sz="0" w:space="0" w:color="auto"/>
                <w:bottom w:val="none" w:sz="0" w:space="0" w:color="auto"/>
                <w:right w:val="none" w:sz="0" w:space="0" w:color="auto"/>
              </w:divBdr>
            </w:div>
            <w:div w:id="1120758057">
              <w:marLeft w:val="0"/>
              <w:marRight w:val="0"/>
              <w:marTop w:val="0"/>
              <w:marBottom w:val="0"/>
              <w:divBdr>
                <w:top w:val="none" w:sz="0" w:space="0" w:color="auto"/>
                <w:left w:val="none" w:sz="0" w:space="0" w:color="auto"/>
                <w:bottom w:val="none" w:sz="0" w:space="0" w:color="auto"/>
                <w:right w:val="none" w:sz="0" w:space="0" w:color="auto"/>
              </w:divBdr>
            </w:div>
            <w:div w:id="1713725516">
              <w:marLeft w:val="0"/>
              <w:marRight w:val="0"/>
              <w:marTop w:val="0"/>
              <w:marBottom w:val="0"/>
              <w:divBdr>
                <w:top w:val="none" w:sz="0" w:space="0" w:color="auto"/>
                <w:left w:val="none" w:sz="0" w:space="0" w:color="auto"/>
                <w:bottom w:val="none" w:sz="0" w:space="0" w:color="auto"/>
                <w:right w:val="none" w:sz="0" w:space="0" w:color="auto"/>
              </w:divBdr>
            </w:div>
            <w:div w:id="1836799960">
              <w:marLeft w:val="0"/>
              <w:marRight w:val="0"/>
              <w:marTop w:val="0"/>
              <w:marBottom w:val="0"/>
              <w:divBdr>
                <w:top w:val="none" w:sz="0" w:space="0" w:color="auto"/>
                <w:left w:val="none" w:sz="0" w:space="0" w:color="auto"/>
                <w:bottom w:val="none" w:sz="0" w:space="0" w:color="auto"/>
                <w:right w:val="none" w:sz="0" w:space="0" w:color="auto"/>
              </w:divBdr>
            </w:div>
            <w:div w:id="455031993">
              <w:marLeft w:val="0"/>
              <w:marRight w:val="0"/>
              <w:marTop w:val="0"/>
              <w:marBottom w:val="0"/>
              <w:divBdr>
                <w:top w:val="none" w:sz="0" w:space="0" w:color="auto"/>
                <w:left w:val="none" w:sz="0" w:space="0" w:color="auto"/>
                <w:bottom w:val="none" w:sz="0" w:space="0" w:color="auto"/>
                <w:right w:val="none" w:sz="0" w:space="0" w:color="auto"/>
              </w:divBdr>
            </w:div>
            <w:div w:id="308091715">
              <w:marLeft w:val="0"/>
              <w:marRight w:val="0"/>
              <w:marTop w:val="0"/>
              <w:marBottom w:val="0"/>
              <w:divBdr>
                <w:top w:val="none" w:sz="0" w:space="0" w:color="auto"/>
                <w:left w:val="none" w:sz="0" w:space="0" w:color="auto"/>
                <w:bottom w:val="none" w:sz="0" w:space="0" w:color="auto"/>
                <w:right w:val="none" w:sz="0" w:space="0" w:color="auto"/>
              </w:divBdr>
            </w:div>
            <w:div w:id="1591700743">
              <w:marLeft w:val="0"/>
              <w:marRight w:val="0"/>
              <w:marTop w:val="0"/>
              <w:marBottom w:val="0"/>
              <w:divBdr>
                <w:top w:val="none" w:sz="0" w:space="0" w:color="auto"/>
                <w:left w:val="none" w:sz="0" w:space="0" w:color="auto"/>
                <w:bottom w:val="none" w:sz="0" w:space="0" w:color="auto"/>
                <w:right w:val="none" w:sz="0" w:space="0" w:color="auto"/>
              </w:divBdr>
            </w:div>
            <w:div w:id="1532960843">
              <w:marLeft w:val="0"/>
              <w:marRight w:val="0"/>
              <w:marTop w:val="0"/>
              <w:marBottom w:val="0"/>
              <w:divBdr>
                <w:top w:val="none" w:sz="0" w:space="0" w:color="auto"/>
                <w:left w:val="none" w:sz="0" w:space="0" w:color="auto"/>
                <w:bottom w:val="none" w:sz="0" w:space="0" w:color="auto"/>
                <w:right w:val="none" w:sz="0" w:space="0" w:color="auto"/>
              </w:divBdr>
            </w:div>
            <w:div w:id="1740134191">
              <w:marLeft w:val="0"/>
              <w:marRight w:val="0"/>
              <w:marTop w:val="0"/>
              <w:marBottom w:val="0"/>
              <w:divBdr>
                <w:top w:val="none" w:sz="0" w:space="0" w:color="auto"/>
                <w:left w:val="none" w:sz="0" w:space="0" w:color="auto"/>
                <w:bottom w:val="none" w:sz="0" w:space="0" w:color="auto"/>
                <w:right w:val="none" w:sz="0" w:space="0" w:color="auto"/>
              </w:divBdr>
            </w:div>
            <w:div w:id="1291783828">
              <w:marLeft w:val="0"/>
              <w:marRight w:val="0"/>
              <w:marTop w:val="0"/>
              <w:marBottom w:val="0"/>
              <w:divBdr>
                <w:top w:val="none" w:sz="0" w:space="0" w:color="auto"/>
                <w:left w:val="none" w:sz="0" w:space="0" w:color="auto"/>
                <w:bottom w:val="none" w:sz="0" w:space="0" w:color="auto"/>
                <w:right w:val="none" w:sz="0" w:space="0" w:color="auto"/>
              </w:divBdr>
            </w:div>
            <w:div w:id="1563904633">
              <w:marLeft w:val="0"/>
              <w:marRight w:val="0"/>
              <w:marTop w:val="0"/>
              <w:marBottom w:val="0"/>
              <w:divBdr>
                <w:top w:val="none" w:sz="0" w:space="0" w:color="auto"/>
                <w:left w:val="none" w:sz="0" w:space="0" w:color="auto"/>
                <w:bottom w:val="none" w:sz="0" w:space="0" w:color="auto"/>
                <w:right w:val="none" w:sz="0" w:space="0" w:color="auto"/>
              </w:divBdr>
            </w:div>
            <w:div w:id="730272909">
              <w:marLeft w:val="0"/>
              <w:marRight w:val="0"/>
              <w:marTop w:val="0"/>
              <w:marBottom w:val="0"/>
              <w:divBdr>
                <w:top w:val="none" w:sz="0" w:space="0" w:color="auto"/>
                <w:left w:val="none" w:sz="0" w:space="0" w:color="auto"/>
                <w:bottom w:val="none" w:sz="0" w:space="0" w:color="auto"/>
                <w:right w:val="none" w:sz="0" w:space="0" w:color="auto"/>
              </w:divBdr>
            </w:div>
            <w:div w:id="9458241">
              <w:marLeft w:val="0"/>
              <w:marRight w:val="0"/>
              <w:marTop w:val="0"/>
              <w:marBottom w:val="0"/>
              <w:divBdr>
                <w:top w:val="none" w:sz="0" w:space="0" w:color="auto"/>
                <w:left w:val="none" w:sz="0" w:space="0" w:color="auto"/>
                <w:bottom w:val="none" w:sz="0" w:space="0" w:color="auto"/>
                <w:right w:val="none" w:sz="0" w:space="0" w:color="auto"/>
              </w:divBdr>
            </w:div>
            <w:div w:id="384917217">
              <w:marLeft w:val="0"/>
              <w:marRight w:val="0"/>
              <w:marTop w:val="0"/>
              <w:marBottom w:val="0"/>
              <w:divBdr>
                <w:top w:val="none" w:sz="0" w:space="0" w:color="auto"/>
                <w:left w:val="none" w:sz="0" w:space="0" w:color="auto"/>
                <w:bottom w:val="none" w:sz="0" w:space="0" w:color="auto"/>
                <w:right w:val="none" w:sz="0" w:space="0" w:color="auto"/>
              </w:divBdr>
            </w:div>
            <w:div w:id="318195796">
              <w:marLeft w:val="0"/>
              <w:marRight w:val="0"/>
              <w:marTop w:val="0"/>
              <w:marBottom w:val="0"/>
              <w:divBdr>
                <w:top w:val="none" w:sz="0" w:space="0" w:color="auto"/>
                <w:left w:val="none" w:sz="0" w:space="0" w:color="auto"/>
                <w:bottom w:val="none" w:sz="0" w:space="0" w:color="auto"/>
                <w:right w:val="none" w:sz="0" w:space="0" w:color="auto"/>
              </w:divBdr>
            </w:div>
            <w:div w:id="1855878207">
              <w:marLeft w:val="0"/>
              <w:marRight w:val="0"/>
              <w:marTop w:val="0"/>
              <w:marBottom w:val="0"/>
              <w:divBdr>
                <w:top w:val="none" w:sz="0" w:space="0" w:color="auto"/>
                <w:left w:val="none" w:sz="0" w:space="0" w:color="auto"/>
                <w:bottom w:val="none" w:sz="0" w:space="0" w:color="auto"/>
                <w:right w:val="none" w:sz="0" w:space="0" w:color="auto"/>
              </w:divBdr>
            </w:div>
            <w:div w:id="1321427273">
              <w:marLeft w:val="0"/>
              <w:marRight w:val="0"/>
              <w:marTop w:val="0"/>
              <w:marBottom w:val="0"/>
              <w:divBdr>
                <w:top w:val="none" w:sz="0" w:space="0" w:color="auto"/>
                <w:left w:val="none" w:sz="0" w:space="0" w:color="auto"/>
                <w:bottom w:val="none" w:sz="0" w:space="0" w:color="auto"/>
                <w:right w:val="none" w:sz="0" w:space="0" w:color="auto"/>
              </w:divBdr>
            </w:div>
            <w:div w:id="1083600334">
              <w:marLeft w:val="0"/>
              <w:marRight w:val="0"/>
              <w:marTop w:val="0"/>
              <w:marBottom w:val="0"/>
              <w:divBdr>
                <w:top w:val="none" w:sz="0" w:space="0" w:color="auto"/>
                <w:left w:val="none" w:sz="0" w:space="0" w:color="auto"/>
                <w:bottom w:val="none" w:sz="0" w:space="0" w:color="auto"/>
                <w:right w:val="none" w:sz="0" w:space="0" w:color="auto"/>
              </w:divBdr>
            </w:div>
            <w:div w:id="368771624">
              <w:marLeft w:val="0"/>
              <w:marRight w:val="0"/>
              <w:marTop w:val="0"/>
              <w:marBottom w:val="0"/>
              <w:divBdr>
                <w:top w:val="none" w:sz="0" w:space="0" w:color="auto"/>
                <w:left w:val="none" w:sz="0" w:space="0" w:color="auto"/>
                <w:bottom w:val="none" w:sz="0" w:space="0" w:color="auto"/>
                <w:right w:val="none" w:sz="0" w:space="0" w:color="auto"/>
              </w:divBdr>
            </w:div>
            <w:div w:id="860705753">
              <w:marLeft w:val="0"/>
              <w:marRight w:val="0"/>
              <w:marTop w:val="0"/>
              <w:marBottom w:val="0"/>
              <w:divBdr>
                <w:top w:val="none" w:sz="0" w:space="0" w:color="auto"/>
                <w:left w:val="none" w:sz="0" w:space="0" w:color="auto"/>
                <w:bottom w:val="none" w:sz="0" w:space="0" w:color="auto"/>
                <w:right w:val="none" w:sz="0" w:space="0" w:color="auto"/>
              </w:divBdr>
            </w:div>
            <w:div w:id="1556893842">
              <w:marLeft w:val="0"/>
              <w:marRight w:val="0"/>
              <w:marTop w:val="0"/>
              <w:marBottom w:val="0"/>
              <w:divBdr>
                <w:top w:val="none" w:sz="0" w:space="0" w:color="auto"/>
                <w:left w:val="none" w:sz="0" w:space="0" w:color="auto"/>
                <w:bottom w:val="none" w:sz="0" w:space="0" w:color="auto"/>
                <w:right w:val="none" w:sz="0" w:space="0" w:color="auto"/>
              </w:divBdr>
            </w:div>
            <w:div w:id="65230754">
              <w:marLeft w:val="0"/>
              <w:marRight w:val="0"/>
              <w:marTop w:val="0"/>
              <w:marBottom w:val="0"/>
              <w:divBdr>
                <w:top w:val="none" w:sz="0" w:space="0" w:color="auto"/>
                <w:left w:val="none" w:sz="0" w:space="0" w:color="auto"/>
                <w:bottom w:val="none" w:sz="0" w:space="0" w:color="auto"/>
                <w:right w:val="none" w:sz="0" w:space="0" w:color="auto"/>
              </w:divBdr>
            </w:div>
            <w:div w:id="2071688373">
              <w:marLeft w:val="0"/>
              <w:marRight w:val="0"/>
              <w:marTop w:val="0"/>
              <w:marBottom w:val="0"/>
              <w:divBdr>
                <w:top w:val="none" w:sz="0" w:space="0" w:color="auto"/>
                <w:left w:val="none" w:sz="0" w:space="0" w:color="auto"/>
                <w:bottom w:val="none" w:sz="0" w:space="0" w:color="auto"/>
                <w:right w:val="none" w:sz="0" w:space="0" w:color="auto"/>
              </w:divBdr>
            </w:div>
            <w:div w:id="1704331468">
              <w:marLeft w:val="0"/>
              <w:marRight w:val="0"/>
              <w:marTop w:val="0"/>
              <w:marBottom w:val="0"/>
              <w:divBdr>
                <w:top w:val="none" w:sz="0" w:space="0" w:color="auto"/>
                <w:left w:val="none" w:sz="0" w:space="0" w:color="auto"/>
                <w:bottom w:val="none" w:sz="0" w:space="0" w:color="auto"/>
                <w:right w:val="none" w:sz="0" w:space="0" w:color="auto"/>
              </w:divBdr>
            </w:div>
            <w:div w:id="229192866">
              <w:marLeft w:val="0"/>
              <w:marRight w:val="0"/>
              <w:marTop w:val="0"/>
              <w:marBottom w:val="0"/>
              <w:divBdr>
                <w:top w:val="none" w:sz="0" w:space="0" w:color="auto"/>
                <w:left w:val="none" w:sz="0" w:space="0" w:color="auto"/>
                <w:bottom w:val="none" w:sz="0" w:space="0" w:color="auto"/>
                <w:right w:val="none" w:sz="0" w:space="0" w:color="auto"/>
              </w:divBdr>
            </w:div>
            <w:div w:id="886724382">
              <w:marLeft w:val="0"/>
              <w:marRight w:val="0"/>
              <w:marTop w:val="0"/>
              <w:marBottom w:val="0"/>
              <w:divBdr>
                <w:top w:val="none" w:sz="0" w:space="0" w:color="auto"/>
                <w:left w:val="none" w:sz="0" w:space="0" w:color="auto"/>
                <w:bottom w:val="none" w:sz="0" w:space="0" w:color="auto"/>
                <w:right w:val="none" w:sz="0" w:space="0" w:color="auto"/>
              </w:divBdr>
            </w:div>
            <w:div w:id="848832391">
              <w:marLeft w:val="0"/>
              <w:marRight w:val="0"/>
              <w:marTop w:val="0"/>
              <w:marBottom w:val="0"/>
              <w:divBdr>
                <w:top w:val="none" w:sz="0" w:space="0" w:color="auto"/>
                <w:left w:val="none" w:sz="0" w:space="0" w:color="auto"/>
                <w:bottom w:val="none" w:sz="0" w:space="0" w:color="auto"/>
                <w:right w:val="none" w:sz="0" w:space="0" w:color="auto"/>
              </w:divBdr>
            </w:div>
            <w:div w:id="202864565">
              <w:marLeft w:val="0"/>
              <w:marRight w:val="0"/>
              <w:marTop w:val="0"/>
              <w:marBottom w:val="0"/>
              <w:divBdr>
                <w:top w:val="none" w:sz="0" w:space="0" w:color="auto"/>
                <w:left w:val="none" w:sz="0" w:space="0" w:color="auto"/>
                <w:bottom w:val="none" w:sz="0" w:space="0" w:color="auto"/>
                <w:right w:val="none" w:sz="0" w:space="0" w:color="auto"/>
              </w:divBdr>
            </w:div>
            <w:div w:id="2084255307">
              <w:marLeft w:val="0"/>
              <w:marRight w:val="0"/>
              <w:marTop w:val="0"/>
              <w:marBottom w:val="0"/>
              <w:divBdr>
                <w:top w:val="none" w:sz="0" w:space="0" w:color="auto"/>
                <w:left w:val="none" w:sz="0" w:space="0" w:color="auto"/>
                <w:bottom w:val="none" w:sz="0" w:space="0" w:color="auto"/>
                <w:right w:val="none" w:sz="0" w:space="0" w:color="auto"/>
              </w:divBdr>
            </w:div>
            <w:div w:id="1640502142">
              <w:marLeft w:val="0"/>
              <w:marRight w:val="0"/>
              <w:marTop w:val="0"/>
              <w:marBottom w:val="0"/>
              <w:divBdr>
                <w:top w:val="none" w:sz="0" w:space="0" w:color="auto"/>
                <w:left w:val="none" w:sz="0" w:space="0" w:color="auto"/>
                <w:bottom w:val="none" w:sz="0" w:space="0" w:color="auto"/>
                <w:right w:val="none" w:sz="0" w:space="0" w:color="auto"/>
              </w:divBdr>
            </w:div>
            <w:div w:id="1375882376">
              <w:marLeft w:val="0"/>
              <w:marRight w:val="0"/>
              <w:marTop w:val="0"/>
              <w:marBottom w:val="0"/>
              <w:divBdr>
                <w:top w:val="none" w:sz="0" w:space="0" w:color="auto"/>
                <w:left w:val="none" w:sz="0" w:space="0" w:color="auto"/>
                <w:bottom w:val="none" w:sz="0" w:space="0" w:color="auto"/>
                <w:right w:val="none" w:sz="0" w:space="0" w:color="auto"/>
              </w:divBdr>
            </w:div>
            <w:div w:id="683019329">
              <w:marLeft w:val="0"/>
              <w:marRight w:val="0"/>
              <w:marTop w:val="0"/>
              <w:marBottom w:val="0"/>
              <w:divBdr>
                <w:top w:val="none" w:sz="0" w:space="0" w:color="auto"/>
                <w:left w:val="none" w:sz="0" w:space="0" w:color="auto"/>
                <w:bottom w:val="none" w:sz="0" w:space="0" w:color="auto"/>
                <w:right w:val="none" w:sz="0" w:space="0" w:color="auto"/>
              </w:divBdr>
            </w:div>
            <w:div w:id="669791217">
              <w:marLeft w:val="0"/>
              <w:marRight w:val="0"/>
              <w:marTop w:val="0"/>
              <w:marBottom w:val="0"/>
              <w:divBdr>
                <w:top w:val="none" w:sz="0" w:space="0" w:color="auto"/>
                <w:left w:val="none" w:sz="0" w:space="0" w:color="auto"/>
                <w:bottom w:val="none" w:sz="0" w:space="0" w:color="auto"/>
                <w:right w:val="none" w:sz="0" w:space="0" w:color="auto"/>
              </w:divBdr>
            </w:div>
            <w:div w:id="1281109606">
              <w:marLeft w:val="0"/>
              <w:marRight w:val="0"/>
              <w:marTop w:val="0"/>
              <w:marBottom w:val="0"/>
              <w:divBdr>
                <w:top w:val="none" w:sz="0" w:space="0" w:color="auto"/>
                <w:left w:val="none" w:sz="0" w:space="0" w:color="auto"/>
                <w:bottom w:val="none" w:sz="0" w:space="0" w:color="auto"/>
                <w:right w:val="none" w:sz="0" w:space="0" w:color="auto"/>
              </w:divBdr>
            </w:div>
            <w:div w:id="81417174">
              <w:marLeft w:val="0"/>
              <w:marRight w:val="0"/>
              <w:marTop w:val="0"/>
              <w:marBottom w:val="0"/>
              <w:divBdr>
                <w:top w:val="none" w:sz="0" w:space="0" w:color="auto"/>
                <w:left w:val="none" w:sz="0" w:space="0" w:color="auto"/>
                <w:bottom w:val="none" w:sz="0" w:space="0" w:color="auto"/>
                <w:right w:val="none" w:sz="0" w:space="0" w:color="auto"/>
              </w:divBdr>
            </w:div>
            <w:div w:id="1632324206">
              <w:marLeft w:val="0"/>
              <w:marRight w:val="0"/>
              <w:marTop w:val="0"/>
              <w:marBottom w:val="0"/>
              <w:divBdr>
                <w:top w:val="none" w:sz="0" w:space="0" w:color="auto"/>
                <w:left w:val="none" w:sz="0" w:space="0" w:color="auto"/>
                <w:bottom w:val="none" w:sz="0" w:space="0" w:color="auto"/>
                <w:right w:val="none" w:sz="0" w:space="0" w:color="auto"/>
              </w:divBdr>
            </w:div>
            <w:div w:id="1825928243">
              <w:marLeft w:val="0"/>
              <w:marRight w:val="0"/>
              <w:marTop w:val="0"/>
              <w:marBottom w:val="0"/>
              <w:divBdr>
                <w:top w:val="none" w:sz="0" w:space="0" w:color="auto"/>
                <w:left w:val="none" w:sz="0" w:space="0" w:color="auto"/>
                <w:bottom w:val="none" w:sz="0" w:space="0" w:color="auto"/>
                <w:right w:val="none" w:sz="0" w:space="0" w:color="auto"/>
              </w:divBdr>
            </w:div>
            <w:div w:id="1848903237">
              <w:marLeft w:val="0"/>
              <w:marRight w:val="0"/>
              <w:marTop w:val="0"/>
              <w:marBottom w:val="0"/>
              <w:divBdr>
                <w:top w:val="none" w:sz="0" w:space="0" w:color="auto"/>
                <w:left w:val="none" w:sz="0" w:space="0" w:color="auto"/>
                <w:bottom w:val="none" w:sz="0" w:space="0" w:color="auto"/>
                <w:right w:val="none" w:sz="0" w:space="0" w:color="auto"/>
              </w:divBdr>
            </w:div>
            <w:div w:id="539755019">
              <w:marLeft w:val="0"/>
              <w:marRight w:val="0"/>
              <w:marTop w:val="0"/>
              <w:marBottom w:val="0"/>
              <w:divBdr>
                <w:top w:val="none" w:sz="0" w:space="0" w:color="auto"/>
                <w:left w:val="none" w:sz="0" w:space="0" w:color="auto"/>
                <w:bottom w:val="none" w:sz="0" w:space="0" w:color="auto"/>
                <w:right w:val="none" w:sz="0" w:space="0" w:color="auto"/>
              </w:divBdr>
            </w:div>
            <w:div w:id="1635722160">
              <w:marLeft w:val="0"/>
              <w:marRight w:val="0"/>
              <w:marTop w:val="0"/>
              <w:marBottom w:val="0"/>
              <w:divBdr>
                <w:top w:val="none" w:sz="0" w:space="0" w:color="auto"/>
                <w:left w:val="none" w:sz="0" w:space="0" w:color="auto"/>
                <w:bottom w:val="none" w:sz="0" w:space="0" w:color="auto"/>
                <w:right w:val="none" w:sz="0" w:space="0" w:color="auto"/>
              </w:divBdr>
            </w:div>
            <w:div w:id="878126670">
              <w:marLeft w:val="0"/>
              <w:marRight w:val="0"/>
              <w:marTop w:val="0"/>
              <w:marBottom w:val="0"/>
              <w:divBdr>
                <w:top w:val="none" w:sz="0" w:space="0" w:color="auto"/>
                <w:left w:val="none" w:sz="0" w:space="0" w:color="auto"/>
                <w:bottom w:val="none" w:sz="0" w:space="0" w:color="auto"/>
                <w:right w:val="none" w:sz="0" w:space="0" w:color="auto"/>
              </w:divBdr>
            </w:div>
            <w:div w:id="10691082">
              <w:marLeft w:val="0"/>
              <w:marRight w:val="0"/>
              <w:marTop w:val="0"/>
              <w:marBottom w:val="0"/>
              <w:divBdr>
                <w:top w:val="none" w:sz="0" w:space="0" w:color="auto"/>
                <w:left w:val="none" w:sz="0" w:space="0" w:color="auto"/>
                <w:bottom w:val="none" w:sz="0" w:space="0" w:color="auto"/>
                <w:right w:val="none" w:sz="0" w:space="0" w:color="auto"/>
              </w:divBdr>
            </w:div>
            <w:div w:id="2108571932">
              <w:marLeft w:val="0"/>
              <w:marRight w:val="0"/>
              <w:marTop w:val="0"/>
              <w:marBottom w:val="0"/>
              <w:divBdr>
                <w:top w:val="none" w:sz="0" w:space="0" w:color="auto"/>
                <w:left w:val="none" w:sz="0" w:space="0" w:color="auto"/>
                <w:bottom w:val="none" w:sz="0" w:space="0" w:color="auto"/>
                <w:right w:val="none" w:sz="0" w:space="0" w:color="auto"/>
              </w:divBdr>
            </w:div>
            <w:div w:id="2060589258">
              <w:marLeft w:val="0"/>
              <w:marRight w:val="0"/>
              <w:marTop w:val="0"/>
              <w:marBottom w:val="0"/>
              <w:divBdr>
                <w:top w:val="none" w:sz="0" w:space="0" w:color="auto"/>
                <w:left w:val="none" w:sz="0" w:space="0" w:color="auto"/>
                <w:bottom w:val="none" w:sz="0" w:space="0" w:color="auto"/>
                <w:right w:val="none" w:sz="0" w:space="0" w:color="auto"/>
              </w:divBdr>
            </w:div>
            <w:div w:id="2103061449">
              <w:marLeft w:val="0"/>
              <w:marRight w:val="0"/>
              <w:marTop w:val="0"/>
              <w:marBottom w:val="0"/>
              <w:divBdr>
                <w:top w:val="none" w:sz="0" w:space="0" w:color="auto"/>
                <w:left w:val="none" w:sz="0" w:space="0" w:color="auto"/>
                <w:bottom w:val="none" w:sz="0" w:space="0" w:color="auto"/>
                <w:right w:val="none" w:sz="0" w:space="0" w:color="auto"/>
              </w:divBdr>
            </w:div>
            <w:div w:id="1173908594">
              <w:marLeft w:val="0"/>
              <w:marRight w:val="0"/>
              <w:marTop w:val="0"/>
              <w:marBottom w:val="0"/>
              <w:divBdr>
                <w:top w:val="none" w:sz="0" w:space="0" w:color="auto"/>
                <w:left w:val="none" w:sz="0" w:space="0" w:color="auto"/>
                <w:bottom w:val="none" w:sz="0" w:space="0" w:color="auto"/>
                <w:right w:val="none" w:sz="0" w:space="0" w:color="auto"/>
              </w:divBdr>
            </w:div>
            <w:div w:id="139882728">
              <w:marLeft w:val="0"/>
              <w:marRight w:val="0"/>
              <w:marTop w:val="0"/>
              <w:marBottom w:val="0"/>
              <w:divBdr>
                <w:top w:val="none" w:sz="0" w:space="0" w:color="auto"/>
                <w:left w:val="none" w:sz="0" w:space="0" w:color="auto"/>
                <w:bottom w:val="none" w:sz="0" w:space="0" w:color="auto"/>
                <w:right w:val="none" w:sz="0" w:space="0" w:color="auto"/>
              </w:divBdr>
            </w:div>
            <w:div w:id="198708054">
              <w:marLeft w:val="0"/>
              <w:marRight w:val="0"/>
              <w:marTop w:val="0"/>
              <w:marBottom w:val="0"/>
              <w:divBdr>
                <w:top w:val="none" w:sz="0" w:space="0" w:color="auto"/>
                <w:left w:val="none" w:sz="0" w:space="0" w:color="auto"/>
                <w:bottom w:val="none" w:sz="0" w:space="0" w:color="auto"/>
                <w:right w:val="none" w:sz="0" w:space="0" w:color="auto"/>
              </w:divBdr>
            </w:div>
            <w:div w:id="2073116925">
              <w:marLeft w:val="0"/>
              <w:marRight w:val="0"/>
              <w:marTop w:val="0"/>
              <w:marBottom w:val="0"/>
              <w:divBdr>
                <w:top w:val="none" w:sz="0" w:space="0" w:color="auto"/>
                <w:left w:val="none" w:sz="0" w:space="0" w:color="auto"/>
                <w:bottom w:val="none" w:sz="0" w:space="0" w:color="auto"/>
                <w:right w:val="none" w:sz="0" w:space="0" w:color="auto"/>
              </w:divBdr>
            </w:div>
            <w:div w:id="1425027494">
              <w:marLeft w:val="0"/>
              <w:marRight w:val="0"/>
              <w:marTop w:val="0"/>
              <w:marBottom w:val="0"/>
              <w:divBdr>
                <w:top w:val="none" w:sz="0" w:space="0" w:color="auto"/>
                <w:left w:val="none" w:sz="0" w:space="0" w:color="auto"/>
                <w:bottom w:val="none" w:sz="0" w:space="0" w:color="auto"/>
                <w:right w:val="none" w:sz="0" w:space="0" w:color="auto"/>
              </w:divBdr>
            </w:div>
            <w:div w:id="1412586586">
              <w:marLeft w:val="0"/>
              <w:marRight w:val="0"/>
              <w:marTop w:val="0"/>
              <w:marBottom w:val="0"/>
              <w:divBdr>
                <w:top w:val="none" w:sz="0" w:space="0" w:color="auto"/>
                <w:left w:val="none" w:sz="0" w:space="0" w:color="auto"/>
                <w:bottom w:val="none" w:sz="0" w:space="0" w:color="auto"/>
                <w:right w:val="none" w:sz="0" w:space="0" w:color="auto"/>
              </w:divBdr>
            </w:div>
            <w:div w:id="243341509">
              <w:marLeft w:val="0"/>
              <w:marRight w:val="0"/>
              <w:marTop w:val="0"/>
              <w:marBottom w:val="0"/>
              <w:divBdr>
                <w:top w:val="none" w:sz="0" w:space="0" w:color="auto"/>
                <w:left w:val="none" w:sz="0" w:space="0" w:color="auto"/>
                <w:bottom w:val="none" w:sz="0" w:space="0" w:color="auto"/>
                <w:right w:val="none" w:sz="0" w:space="0" w:color="auto"/>
              </w:divBdr>
            </w:div>
            <w:div w:id="1566142442">
              <w:marLeft w:val="0"/>
              <w:marRight w:val="0"/>
              <w:marTop w:val="0"/>
              <w:marBottom w:val="0"/>
              <w:divBdr>
                <w:top w:val="none" w:sz="0" w:space="0" w:color="auto"/>
                <w:left w:val="none" w:sz="0" w:space="0" w:color="auto"/>
                <w:bottom w:val="none" w:sz="0" w:space="0" w:color="auto"/>
                <w:right w:val="none" w:sz="0" w:space="0" w:color="auto"/>
              </w:divBdr>
            </w:div>
            <w:div w:id="321471843">
              <w:marLeft w:val="0"/>
              <w:marRight w:val="0"/>
              <w:marTop w:val="0"/>
              <w:marBottom w:val="0"/>
              <w:divBdr>
                <w:top w:val="none" w:sz="0" w:space="0" w:color="auto"/>
                <w:left w:val="none" w:sz="0" w:space="0" w:color="auto"/>
                <w:bottom w:val="none" w:sz="0" w:space="0" w:color="auto"/>
                <w:right w:val="none" w:sz="0" w:space="0" w:color="auto"/>
              </w:divBdr>
            </w:div>
            <w:div w:id="369499442">
              <w:marLeft w:val="0"/>
              <w:marRight w:val="0"/>
              <w:marTop w:val="0"/>
              <w:marBottom w:val="0"/>
              <w:divBdr>
                <w:top w:val="none" w:sz="0" w:space="0" w:color="auto"/>
                <w:left w:val="none" w:sz="0" w:space="0" w:color="auto"/>
                <w:bottom w:val="none" w:sz="0" w:space="0" w:color="auto"/>
                <w:right w:val="none" w:sz="0" w:space="0" w:color="auto"/>
              </w:divBdr>
            </w:div>
            <w:div w:id="633025122">
              <w:marLeft w:val="0"/>
              <w:marRight w:val="0"/>
              <w:marTop w:val="0"/>
              <w:marBottom w:val="0"/>
              <w:divBdr>
                <w:top w:val="none" w:sz="0" w:space="0" w:color="auto"/>
                <w:left w:val="none" w:sz="0" w:space="0" w:color="auto"/>
                <w:bottom w:val="none" w:sz="0" w:space="0" w:color="auto"/>
                <w:right w:val="none" w:sz="0" w:space="0" w:color="auto"/>
              </w:divBdr>
            </w:div>
            <w:div w:id="1882671258">
              <w:marLeft w:val="0"/>
              <w:marRight w:val="0"/>
              <w:marTop w:val="0"/>
              <w:marBottom w:val="0"/>
              <w:divBdr>
                <w:top w:val="none" w:sz="0" w:space="0" w:color="auto"/>
                <w:left w:val="none" w:sz="0" w:space="0" w:color="auto"/>
                <w:bottom w:val="none" w:sz="0" w:space="0" w:color="auto"/>
                <w:right w:val="none" w:sz="0" w:space="0" w:color="auto"/>
              </w:divBdr>
            </w:div>
            <w:div w:id="1690178578">
              <w:marLeft w:val="0"/>
              <w:marRight w:val="0"/>
              <w:marTop w:val="0"/>
              <w:marBottom w:val="0"/>
              <w:divBdr>
                <w:top w:val="none" w:sz="0" w:space="0" w:color="auto"/>
                <w:left w:val="none" w:sz="0" w:space="0" w:color="auto"/>
                <w:bottom w:val="none" w:sz="0" w:space="0" w:color="auto"/>
                <w:right w:val="none" w:sz="0" w:space="0" w:color="auto"/>
              </w:divBdr>
            </w:div>
            <w:div w:id="2028090915">
              <w:marLeft w:val="0"/>
              <w:marRight w:val="0"/>
              <w:marTop w:val="0"/>
              <w:marBottom w:val="0"/>
              <w:divBdr>
                <w:top w:val="none" w:sz="0" w:space="0" w:color="auto"/>
                <w:left w:val="none" w:sz="0" w:space="0" w:color="auto"/>
                <w:bottom w:val="none" w:sz="0" w:space="0" w:color="auto"/>
                <w:right w:val="none" w:sz="0" w:space="0" w:color="auto"/>
              </w:divBdr>
            </w:div>
            <w:div w:id="2086028819">
              <w:marLeft w:val="0"/>
              <w:marRight w:val="0"/>
              <w:marTop w:val="0"/>
              <w:marBottom w:val="0"/>
              <w:divBdr>
                <w:top w:val="none" w:sz="0" w:space="0" w:color="auto"/>
                <w:left w:val="none" w:sz="0" w:space="0" w:color="auto"/>
                <w:bottom w:val="none" w:sz="0" w:space="0" w:color="auto"/>
                <w:right w:val="none" w:sz="0" w:space="0" w:color="auto"/>
              </w:divBdr>
            </w:div>
            <w:div w:id="1970670904">
              <w:marLeft w:val="0"/>
              <w:marRight w:val="0"/>
              <w:marTop w:val="0"/>
              <w:marBottom w:val="0"/>
              <w:divBdr>
                <w:top w:val="none" w:sz="0" w:space="0" w:color="auto"/>
                <w:left w:val="none" w:sz="0" w:space="0" w:color="auto"/>
                <w:bottom w:val="none" w:sz="0" w:space="0" w:color="auto"/>
                <w:right w:val="none" w:sz="0" w:space="0" w:color="auto"/>
              </w:divBdr>
            </w:div>
            <w:div w:id="630332847">
              <w:marLeft w:val="0"/>
              <w:marRight w:val="0"/>
              <w:marTop w:val="0"/>
              <w:marBottom w:val="0"/>
              <w:divBdr>
                <w:top w:val="none" w:sz="0" w:space="0" w:color="auto"/>
                <w:left w:val="none" w:sz="0" w:space="0" w:color="auto"/>
                <w:bottom w:val="none" w:sz="0" w:space="0" w:color="auto"/>
                <w:right w:val="none" w:sz="0" w:space="0" w:color="auto"/>
              </w:divBdr>
            </w:div>
            <w:div w:id="1569488866">
              <w:marLeft w:val="0"/>
              <w:marRight w:val="0"/>
              <w:marTop w:val="0"/>
              <w:marBottom w:val="0"/>
              <w:divBdr>
                <w:top w:val="none" w:sz="0" w:space="0" w:color="auto"/>
                <w:left w:val="none" w:sz="0" w:space="0" w:color="auto"/>
                <w:bottom w:val="none" w:sz="0" w:space="0" w:color="auto"/>
                <w:right w:val="none" w:sz="0" w:space="0" w:color="auto"/>
              </w:divBdr>
            </w:div>
            <w:div w:id="729234497">
              <w:marLeft w:val="0"/>
              <w:marRight w:val="0"/>
              <w:marTop w:val="0"/>
              <w:marBottom w:val="0"/>
              <w:divBdr>
                <w:top w:val="none" w:sz="0" w:space="0" w:color="auto"/>
                <w:left w:val="none" w:sz="0" w:space="0" w:color="auto"/>
                <w:bottom w:val="none" w:sz="0" w:space="0" w:color="auto"/>
                <w:right w:val="none" w:sz="0" w:space="0" w:color="auto"/>
              </w:divBdr>
            </w:div>
            <w:div w:id="736171129">
              <w:marLeft w:val="0"/>
              <w:marRight w:val="0"/>
              <w:marTop w:val="0"/>
              <w:marBottom w:val="0"/>
              <w:divBdr>
                <w:top w:val="none" w:sz="0" w:space="0" w:color="auto"/>
                <w:left w:val="none" w:sz="0" w:space="0" w:color="auto"/>
                <w:bottom w:val="none" w:sz="0" w:space="0" w:color="auto"/>
                <w:right w:val="none" w:sz="0" w:space="0" w:color="auto"/>
              </w:divBdr>
            </w:div>
            <w:div w:id="2012489288">
              <w:marLeft w:val="0"/>
              <w:marRight w:val="0"/>
              <w:marTop w:val="0"/>
              <w:marBottom w:val="0"/>
              <w:divBdr>
                <w:top w:val="none" w:sz="0" w:space="0" w:color="auto"/>
                <w:left w:val="none" w:sz="0" w:space="0" w:color="auto"/>
                <w:bottom w:val="none" w:sz="0" w:space="0" w:color="auto"/>
                <w:right w:val="none" w:sz="0" w:space="0" w:color="auto"/>
              </w:divBdr>
            </w:div>
            <w:div w:id="848831924">
              <w:marLeft w:val="0"/>
              <w:marRight w:val="0"/>
              <w:marTop w:val="0"/>
              <w:marBottom w:val="0"/>
              <w:divBdr>
                <w:top w:val="none" w:sz="0" w:space="0" w:color="auto"/>
                <w:left w:val="none" w:sz="0" w:space="0" w:color="auto"/>
                <w:bottom w:val="none" w:sz="0" w:space="0" w:color="auto"/>
                <w:right w:val="none" w:sz="0" w:space="0" w:color="auto"/>
              </w:divBdr>
            </w:div>
            <w:div w:id="1884708236">
              <w:marLeft w:val="0"/>
              <w:marRight w:val="0"/>
              <w:marTop w:val="0"/>
              <w:marBottom w:val="0"/>
              <w:divBdr>
                <w:top w:val="none" w:sz="0" w:space="0" w:color="auto"/>
                <w:left w:val="none" w:sz="0" w:space="0" w:color="auto"/>
                <w:bottom w:val="none" w:sz="0" w:space="0" w:color="auto"/>
                <w:right w:val="none" w:sz="0" w:space="0" w:color="auto"/>
              </w:divBdr>
            </w:div>
            <w:div w:id="1456869531">
              <w:marLeft w:val="0"/>
              <w:marRight w:val="0"/>
              <w:marTop w:val="0"/>
              <w:marBottom w:val="0"/>
              <w:divBdr>
                <w:top w:val="none" w:sz="0" w:space="0" w:color="auto"/>
                <w:left w:val="none" w:sz="0" w:space="0" w:color="auto"/>
                <w:bottom w:val="none" w:sz="0" w:space="0" w:color="auto"/>
                <w:right w:val="none" w:sz="0" w:space="0" w:color="auto"/>
              </w:divBdr>
            </w:div>
            <w:div w:id="655037302">
              <w:marLeft w:val="0"/>
              <w:marRight w:val="0"/>
              <w:marTop w:val="0"/>
              <w:marBottom w:val="0"/>
              <w:divBdr>
                <w:top w:val="none" w:sz="0" w:space="0" w:color="auto"/>
                <w:left w:val="none" w:sz="0" w:space="0" w:color="auto"/>
                <w:bottom w:val="none" w:sz="0" w:space="0" w:color="auto"/>
                <w:right w:val="none" w:sz="0" w:space="0" w:color="auto"/>
              </w:divBdr>
            </w:div>
            <w:div w:id="296645196">
              <w:marLeft w:val="0"/>
              <w:marRight w:val="0"/>
              <w:marTop w:val="0"/>
              <w:marBottom w:val="0"/>
              <w:divBdr>
                <w:top w:val="none" w:sz="0" w:space="0" w:color="auto"/>
                <w:left w:val="none" w:sz="0" w:space="0" w:color="auto"/>
                <w:bottom w:val="none" w:sz="0" w:space="0" w:color="auto"/>
                <w:right w:val="none" w:sz="0" w:space="0" w:color="auto"/>
              </w:divBdr>
            </w:div>
            <w:div w:id="1988166760">
              <w:marLeft w:val="0"/>
              <w:marRight w:val="0"/>
              <w:marTop w:val="0"/>
              <w:marBottom w:val="0"/>
              <w:divBdr>
                <w:top w:val="none" w:sz="0" w:space="0" w:color="auto"/>
                <w:left w:val="none" w:sz="0" w:space="0" w:color="auto"/>
                <w:bottom w:val="none" w:sz="0" w:space="0" w:color="auto"/>
                <w:right w:val="none" w:sz="0" w:space="0" w:color="auto"/>
              </w:divBdr>
            </w:div>
            <w:div w:id="607667091">
              <w:marLeft w:val="0"/>
              <w:marRight w:val="0"/>
              <w:marTop w:val="0"/>
              <w:marBottom w:val="0"/>
              <w:divBdr>
                <w:top w:val="none" w:sz="0" w:space="0" w:color="auto"/>
                <w:left w:val="none" w:sz="0" w:space="0" w:color="auto"/>
                <w:bottom w:val="none" w:sz="0" w:space="0" w:color="auto"/>
                <w:right w:val="none" w:sz="0" w:space="0" w:color="auto"/>
              </w:divBdr>
            </w:div>
            <w:div w:id="3747743">
              <w:marLeft w:val="0"/>
              <w:marRight w:val="0"/>
              <w:marTop w:val="0"/>
              <w:marBottom w:val="0"/>
              <w:divBdr>
                <w:top w:val="none" w:sz="0" w:space="0" w:color="auto"/>
                <w:left w:val="none" w:sz="0" w:space="0" w:color="auto"/>
                <w:bottom w:val="none" w:sz="0" w:space="0" w:color="auto"/>
                <w:right w:val="none" w:sz="0" w:space="0" w:color="auto"/>
              </w:divBdr>
            </w:div>
            <w:div w:id="1868446473">
              <w:marLeft w:val="0"/>
              <w:marRight w:val="0"/>
              <w:marTop w:val="0"/>
              <w:marBottom w:val="0"/>
              <w:divBdr>
                <w:top w:val="none" w:sz="0" w:space="0" w:color="auto"/>
                <w:left w:val="none" w:sz="0" w:space="0" w:color="auto"/>
                <w:bottom w:val="none" w:sz="0" w:space="0" w:color="auto"/>
                <w:right w:val="none" w:sz="0" w:space="0" w:color="auto"/>
              </w:divBdr>
            </w:div>
            <w:div w:id="1410008180">
              <w:marLeft w:val="0"/>
              <w:marRight w:val="0"/>
              <w:marTop w:val="0"/>
              <w:marBottom w:val="0"/>
              <w:divBdr>
                <w:top w:val="none" w:sz="0" w:space="0" w:color="auto"/>
                <w:left w:val="none" w:sz="0" w:space="0" w:color="auto"/>
                <w:bottom w:val="none" w:sz="0" w:space="0" w:color="auto"/>
                <w:right w:val="none" w:sz="0" w:space="0" w:color="auto"/>
              </w:divBdr>
            </w:div>
            <w:div w:id="1337733006">
              <w:marLeft w:val="0"/>
              <w:marRight w:val="0"/>
              <w:marTop w:val="0"/>
              <w:marBottom w:val="0"/>
              <w:divBdr>
                <w:top w:val="none" w:sz="0" w:space="0" w:color="auto"/>
                <w:left w:val="none" w:sz="0" w:space="0" w:color="auto"/>
                <w:bottom w:val="none" w:sz="0" w:space="0" w:color="auto"/>
                <w:right w:val="none" w:sz="0" w:space="0" w:color="auto"/>
              </w:divBdr>
            </w:div>
            <w:div w:id="2050101657">
              <w:marLeft w:val="0"/>
              <w:marRight w:val="0"/>
              <w:marTop w:val="0"/>
              <w:marBottom w:val="0"/>
              <w:divBdr>
                <w:top w:val="none" w:sz="0" w:space="0" w:color="auto"/>
                <w:left w:val="none" w:sz="0" w:space="0" w:color="auto"/>
                <w:bottom w:val="none" w:sz="0" w:space="0" w:color="auto"/>
                <w:right w:val="none" w:sz="0" w:space="0" w:color="auto"/>
              </w:divBdr>
            </w:div>
            <w:div w:id="352460514">
              <w:marLeft w:val="0"/>
              <w:marRight w:val="0"/>
              <w:marTop w:val="0"/>
              <w:marBottom w:val="0"/>
              <w:divBdr>
                <w:top w:val="none" w:sz="0" w:space="0" w:color="auto"/>
                <w:left w:val="none" w:sz="0" w:space="0" w:color="auto"/>
                <w:bottom w:val="none" w:sz="0" w:space="0" w:color="auto"/>
                <w:right w:val="none" w:sz="0" w:space="0" w:color="auto"/>
              </w:divBdr>
            </w:div>
            <w:div w:id="1680740684">
              <w:marLeft w:val="0"/>
              <w:marRight w:val="0"/>
              <w:marTop w:val="0"/>
              <w:marBottom w:val="0"/>
              <w:divBdr>
                <w:top w:val="none" w:sz="0" w:space="0" w:color="auto"/>
                <w:left w:val="none" w:sz="0" w:space="0" w:color="auto"/>
                <w:bottom w:val="none" w:sz="0" w:space="0" w:color="auto"/>
                <w:right w:val="none" w:sz="0" w:space="0" w:color="auto"/>
              </w:divBdr>
            </w:div>
            <w:div w:id="242377021">
              <w:marLeft w:val="0"/>
              <w:marRight w:val="0"/>
              <w:marTop w:val="0"/>
              <w:marBottom w:val="0"/>
              <w:divBdr>
                <w:top w:val="none" w:sz="0" w:space="0" w:color="auto"/>
                <w:left w:val="none" w:sz="0" w:space="0" w:color="auto"/>
                <w:bottom w:val="none" w:sz="0" w:space="0" w:color="auto"/>
                <w:right w:val="none" w:sz="0" w:space="0" w:color="auto"/>
              </w:divBdr>
            </w:div>
            <w:div w:id="340086870">
              <w:marLeft w:val="0"/>
              <w:marRight w:val="0"/>
              <w:marTop w:val="0"/>
              <w:marBottom w:val="0"/>
              <w:divBdr>
                <w:top w:val="none" w:sz="0" w:space="0" w:color="auto"/>
                <w:left w:val="none" w:sz="0" w:space="0" w:color="auto"/>
                <w:bottom w:val="none" w:sz="0" w:space="0" w:color="auto"/>
                <w:right w:val="none" w:sz="0" w:space="0" w:color="auto"/>
              </w:divBdr>
            </w:div>
            <w:div w:id="418723150">
              <w:marLeft w:val="0"/>
              <w:marRight w:val="0"/>
              <w:marTop w:val="0"/>
              <w:marBottom w:val="0"/>
              <w:divBdr>
                <w:top w:val="none" w:sz="0" w:space="0" w:color="auto"/>
                <w:left w:val="none" w:sz="0" w:space="0" w:color="auto"/>
                <w:bottom w:val="none" w:sz="0" w:space="0" w:color="auto"/>
                <w:right w:val="none" w:sz="0" w:space="0" w:color="auto"/>
              </w:divBdr>
            </w:div>
            <w:div w:id="14621342">
              <w:marLeft w:val="0"/>
              <w:marRight w:val="0"/>
              <w:marTop w:val="0"/>
              <w:marBottom w:val="0"/>
              <w:divBdr>
                <w:top w:val="none" w:sz="0" w:space="0" w:color="auto"/>
                <w:left w:val="none" w:sz="0" w:space="0" w:color="auto"/>
                <w:bottom w:val="none" w:sz="0" w:space="0" w:color="auto"/>
                <w:right w:val="none" w:sz="0" w:space="0" w:color="auto"/>
              </w:divBdr>
            </w:div>
            <w:div w:id="769735125">
              <w:marLeft w:val="0"/>
              <w:marRight w:val="0"/>
              <w:marTop w:val="0"/>
              <w:marBottom w:val="0"/>
              <w:divBdr>
                <w:top w:val="none" w:sz="0" w:space="0" w:color="auto"/>
                <w:left w:val="none" w:sz="0" w:space="0" w:color="auto"/>
                <w:bottom w:val="none" w:sz="0" w:space="0" w:color="auto"/>
                <w:right w:val="none" w:sz="0" w:space="0" w:color="auto"/>
              </w:divBdr>
            </w:div>
            <w:div w:id="854802865">
              <w:marLeft w:val="0"/>
              <w:marRight w:val="0"/>
              <w:marTop w:val="0"/>
              <w:marBottom w:val="0"/>
              <w:divBdr>
                <w:top w:val="none" w:sz="0" w:space="0" w:color="auto"/>
                <w:left w:val="none" w:sz="0" w:space="0" w:color="auto"/>
                <w:bottom w:val="none" w:sz="0" w:space="0" w:color="auto"/>
                <w:right w:val="none" w:sz="0" w:space="0" w:color="auto"/>
              </w:divBdr>
            </w:div>
            <w:div w:id="1197355772">
              <w:marLeft w:val="0"/>
              <w:marRight w:val="0"/>
              <w:marTop w:val="0"/>
              <w:marBottom w:val="0"/>
              <w:divBdr>
                <w:top w:val="none" w:sz="0" w:space="0" w:color="auto"/>
                <w:left w:val="none" w:sz="0" w:space="0" w:color="auto"/>
                <w:bottom w:val="none" w:sz="0" w:space="0" w:color="auto"/>
                <w:right w:val="none" w:sz="0" w:space="0" w:color="auto"/>
              </w:divBdr>
            </w:div>
            <w:div w:id="16084664">
              <w:marLeft w:val="0"/>
              <w:marRight w:val="0"/>
              <w:marTop w:val="0"/>
              <w:marBottom w:val="0"/>
              <w:divBdr>
                <w:top w:val="none" w:sz="0" w:space="0" w:color="auto"/>
                <w:left w:val="none" w:sz="0" w:space="0" w:color="auto"/>
                <w:bottom w:val="none" w:sz="0" w:space="0" w:color="auto"/>
                <w:right w:val="none" w:sz="0" w:space="0" w:color="auto"/>
              </w:divBdr>
            </w:div>
            <w:div w:id="840319188">
              <w:marLeft w:val="0"/>
              <w:marRight w:val="0"/>
              <w:marTop w:val="0"/>
              <w:marBottom w:val="0"/>
              <w:divBdr>
                <w:top w:val="none" w:sz="0" w:space="0" w:color="auto"/>
                <w:left w:val="none" w:sz="0" w:space="0" w:color="auto"/>
                <w:bottom w:val="none" w:sz="0" w:space="0" w:color="auto"/>
                <w:right w:val="none" w:sz="0" w:space="0" w:color="auto"/>
              </w:divBdr>
            </w:div>
            <w:div w:id="356085022">
              <w:marLeft w:val="0"/>
              <w:marRight w:val="0"/>
              <w:marTop w:val="0"/>
              <w:marBottom w:val="0"/>
              <w:divBdr>
                <w:top w:val="none" w:sz="0" w:space="0" w:color="auto"/>
                <w:left w:val="none" w:sz="0" w:space="0" w:color="auto"/>
                <w:bottom w:val="none" w:sz="0" w:space="0" w:color="auto"/>
                <w:right w:val="none" w:sz="0" w:space="0" w:color="auto"/>
              </w:divBdr>
            </w:div>
            <w:div w:id="774331203">
              <w:marLeft w:val="0"/>
              <w:marRight w:val="0"/>
              <w:marTop w:val="0"/>
              <w:marBottom w:val="0"/>
              <w:divBdr>
                <w:top w:val="none" w:sz="0" w:space="0" w:color="auto"/>
                <w:left w:val="none" w:sz="0" w:space="0" w:color="auto"/>
                <w:bottom w:val="none" w:sz="0" w:space="0" w:color="auto"/>
                <w:right w:val="none" w:sz="0" w:space="0" w:color="auto"/>
              </w:divBdr>
            </w:div>
            <w:div w:id="1045371861">
              <w:marLeft w:val="0"/>
              <w:marRight w:val="0"/>
              <w:marTop w:val="0"/>
              <w:marBottom w:val="0"/>
              <w:divBdr>
                <w:top w:val="none" w:sz="0" w:space="0" w:color="auto"/>
                <w:left w:val="none" w:sz="0" w:space="0" w:color="auto"/>
                <w:bottom w:val="none" w:sz="0" w:space="0" w:color="auto"/>
                <w:right w:val="none" w:sz="0" w:space="0" w:color="auto"/>
              </w:divBdr>
            </w:div>
            <w:div w:id="1312519497">
              <w:marLeft w:val="0"/>
              <w:marRight w:val="0"/>
              <w:marTop w:val="0"/>
              <w:marBottom w:val="0"/>
              <w:divBdr>
                <w:top w:val="none" w:sz="0" w:space="0" w:color="auto"/>
                <w:left w:val="none" w:sz="0" w:space="0" w:color="auto"/>
                <w:bottom w:val="none" w:sz="0" w:space="0" w:color="auto"/>
                <w:right w:val="none" w:sz="0" w:space="0" w:color="auto"/>
              </w:divBdr>
            </w:div>
            <w:div w:id="520818982">
              <w:marLeft w:val="0"/>
              <w:marRight w:val="0"/>
              <w:marTop w:val="0"/>
              <w:marBottom w:val="0"/>
              <w:divBdr>
                <w:top w:val="none" w:sz="0" w:space="0" w:color="auto"/>
                <w:left w:val="none" w:sz="0" w:space="0" w:color="auto"/>
                <w:bottom w:val="none" w:sz="0" w:space="0" w:color="auto"/>
                <w:right w:val="none" w:sz="0" w:space="0" w:color="auto"/>
              </w:divBdr>
            </w:div>
            <w:div w:id="1669285261">
              <w:marLeft w:val="0"/>
              <w:marRight w:val="0"/>
              <w:marTop w:val="0"/>
              <w:marBottom w:val="0"/>
              <w:divBdr>
                <w:top w:val="none" w:sz="0" w:space="0" w:color="auto"/>
                <w:left w:val="none" w:sz="0" w:space="0" w:color="auto"/>
                <w:bottom w:val="none" w:sz="0" w:space="0" w:color="auto"/>
                <w:right w:val="none" w:sz="0" w:space="0" w:color="auto"/>
              </w:divBdr>
            </w:div>
            <w:div w:id="1543590128">
              <w:marLeft w:val="0"/>
              <w:marRight w:val="0"/>
              <w:marTop w:val="0"/>
              <w:marBottom w:val="0"/>
              <w:divBdr>
                <w:top w:val="none" w:sz="0" w:space="0" w:color="auto"/>
                <w:left w:val="none" w:sz="0" w:space="0" w:color="auto"/>
                <w:bottom w:val="none" w:sz="0" w:space="0" w:color="auto"/>
                <w:right w:val="none" w:sz="0" w:space="0" w:color="auto"/>
              </w:divBdr>
            </w:div>
            <w:div w:id="678198721">
              <w:marLeft w:val="0"/>
              <w:marRight w:val="0"/>
              <w:marTop w:val="0"/>
              <w:marBottom w:val="0"/>
              <w:divBdr>
                <w:top w:val="none" w:sz="0" w:space="0" w:color="auto"/>
                <w:left w:val="none" w:sz="0" w:space="0" w:color="auto"/>
                <w:bottom w:val="none" w:sz="0" w:space="0" w:color="auto"/>
                <w:right w:val="none" w:sz="0" w:space="0" w:color="auto"/>
              </w:divBdr>
            </w:div>
            <w:div w:id="1902058372">
              <w:marLeft w:val="0"/>
              <w:marRight w:val="0"/>
              <w:marTop w:val="0"/>
              <w:marBottom w:val="0"/>
              <w:divBdr>
                <w:top w:val="none" w:sz="0" w:space="0" w:color="auto"/>
                <w:left w:val="none" w:sz="0" w:space="0" w:color="auto"/>
                <w:bottom w:val="none" w:sz="0" w:space="0" w:color="auto"/>
                <w:right w:val="none" w:sz="0" w:space="0" w:color="auto"/>
              </w:divBdr>
            </w:div>
            <w:div w:id="956637919">
              <w:marLeft w:val="0"/>
              <w:marRight w:val="0"/>
              <w:marTop w:val="0"/>
              <w:marBottom w:val="0"/>
              <w:divBdr>
                <w:top w:val="none" w:sz="0" w:space="0" w:color="auto"/>
                <w:left w:val="none" w:sz="0" w:space="0" w:color="auto"/>
                <w:bottom w:val="none" w:sz="0" w:space="0" w:color="auto"/>
                <w:right w:val="none" w:sz="0" w:space="0" w:color="auto"/>
              </w:divBdr>
            </w:div>
            <w:div w:id="1528105220">
              <w:marLeft w:val="0"/>
              <w:marRight w:val="0"/>
              <w:marTop w:val="0"/>
              <w:marBottom w:val="0"/>
              <w:divBdr>
                <w:top w:val="none" w:sz="0" w:space="0" w:color="auto"/>
                <w:left w:val="none" w:sz="0" w:space="0" w:color="auto"/>
                <w:bottom w:val="none" w:sz="0" w:space="0" w:color="auto"/>
                <w:right w:val="none" w:sz="0" w:space="0" w:color="auto"/>
              </w:divBdr>
            </w:div>
            <w:div w:id="1669937449">
              <w:marLeft w:val="0"/>
              <w:marRight w:val="0"/>
              <w:marTop w:val="0"/>
              <w:marBottom w:val="0"/>
              <w:divBdr>
                <w:top w:val="none" w:sz="0" w:space="0" w:color="auto"/>
                <w:left w:val="none" w:sz="0" w:space="0" w:color="auto"/>
                <w:bottom w:val="none" w:sz="0" w:space="0" w:color="auto"/>
                <w:right w:val="none" w:sz="0" w:space="0" w:color="auto"/>
              </w:divBdr>
            </w:div>
            <w:div w:id="1769234266">
              <w:marLeft w:val="0"/>
              <w:marRight w:val="0"/>
              <w:marTop w:val="0"/>
              <w:marBottom w:val="0"/>
              <w:divBdr>
                <w:top w:val="none" w:sz="0" w:space="0" w:color="auto"/>
                <w:left w:val="none" w:sz="0" w:space="0" w:color="auto"/>
                <w:bottom w:val="none" w:sz="0" w:space="0" w:color="auto"/>
                <w:right w:val="none" w:sz="0" w:space="0" w:color="auto"/>
              </w:divBdr>
            </w:div>
            <w:div w:id="441920915">
              <w:marLeft w:val="0"/>
              <w:marRight w:val="0"/>
              <w:marTop w:val="0"/>
              <w:marBottom w:val="0"/>
              <w:divBdr>
                <w:top w:val="none" w:sz="0" w:space="0" w:color="auto"/>
                <w:left w:val="none" w:sz="0" w:space="0" w:color="auto"/>
                <w:bottom w:val="none" w:sz="0" w:space="0" w:color="auto"/>
                <w:right w:val="none" w:sz="0" w:space="0" w:color="auto"/>
              </w:divBdr>
            </w:div>
            <w:div w:id="2126001203">
              <w:marLeft w:val="0"/>
              <w:marRight w:val="0"/>
              <w:marTop w:val="0"/>
              <w:marBottom w:val="0"/>
              <w:divBdr>
                <w:top w:val="none" w:sz="0" w:space="0" w:color="auto"/>
                <w:left w:val="none" w:sz="0" w:space="0" w:color="auto"/>
                <w:bottom w:val="none" w:sz="0" w:space="0" w:color="auto"/>
                <w:right w:val="none" w:sz="0" w:space="0" w:color="auto"/>
              </w:divBdr>
            </w:div>
            <w:div w:id="299382736">
              <w:marLeft w:val="0"/>
              <w:marRight w:val="0"/>
              <w:marTop w:val="0"/>
              <w:marBottom w:val="0"/>
              <w:divBdr>
                <w:top w:val="none" w:sz="0" w:space="0" w:color="auto"/>
                <w:left w:val="none" w:sz="0" w:space="0" w:color="auto"/>
                <w:bottom w:val="none" w:sz="0" w:space="0" w:color="auto"/>
                <w:right w:val="none" w:sz="0" w:space="0" w:color="auto"/>
              </w:divBdr>
            </w:div>
            <w:div w:id="1328288260">
              <w:marLeft w:val="0"/>
              <w:marRight w:val="0"/>
              <w:marTop w:val="0"/>
              <w:marBottom w:val="0"/>
              <w:divBdr>
                <w:top w:val="none" w:sz="0" w:space="0" w:color="auto"/>
                <w:left w:val="none" w:sz="0" w:space="0" w:color="auto"/>
                <w:bottom w:val="none" w:sz="0" w:space="0" w:color="auto"/>
                <w:right w:val="none" w:sz="0" w:space="0" w:color="auto"/>
              </w:divBdr>
            </w:div>
            <w:div w:id="1019308446">
              <w:marLeft w:val="0"/>
              <w:marRight w:val="0"/>
              <w:marTop w:val="0"/>
              <w:marBottom w:val="0"/>
              <w:divBdr>
                <w:top w:val="none" w:sz="0" w:space="0" w:color="auto"/>
                <w:left w:val="none" w:sz="0" w:space="0" w:color="auto"/>
                <w:bottom w:val="none" w:sz="0" w:space="0" w:color="auto"/>
                <w:right w:val="none" w:sz="0" w:space="0" w:color="auto"/>
              </w:divBdr>
            </w:div>
            <w:div w:id="1738746872">
              <w:marLeft w:val="0"/>
              <w:marRight w:val="0"/>
              <w:marTop w:val="0"/>
              <w:marBottom w:val="0"/>
              <w:divBdr>
                <w:top w:val="none" w:sz="0" w:space="0" w:color="auto"/>
                <w:left w:val="none" w:sz="0" w:space="0" w:color="auto"/>
                <w:bottom w:val="none" w:sz="0" w:space="0" w:color="auto"/>
                <w:right w:val="none" w:sz="0" w:space="0" w:color="auto"/>
              </w:divBdr>
            </w:div>
            <w:div w:id="1739786797">
              <w:marLeft w:val="0"/>
              <w:marRight w:val="0"/>
              <w:marTop w:val="0"/>
              <w:marBottom w:val="0"/>
              <w:divBdr>
                <w:top w:val="none" w:sz="0" w:space="0" w:color="auto"/>
                <w:left w:val="none" w:sz="0" w:space="0" w:color="auto"/>
                <w:bottom w:val="none" w:sz="0" w:space="0" w:color="auto"/>
                <w:right w:val="none" w:sz="0" w:space="0" w:color="auto"/>
              </w:divBdr>
            </w:div>
            <w:div w:id="1586451806">
              <w:marLeft w:val="0"/>
              <w:marRight w:val="0"/>
              <w:marTop w:val="0"/>
              <w:marBottom w:val="0"/>
              <w:divBdr>
                <w:top w:val="none" w:sz="0" w:space="0" w:color="auto"/>
                <w:left w:val="none" w:sz="0" w:space="0" w:color="auto"/>
                <w:bottom w:val="none" w:sz="0" w:space="0" w:color="auto"/>
                <w:right w:val="none" w:sz="0" w:space="0" w:color="auto"/>
              </w:divBdr>
            </w:div>
            <w:div w:id="408383304">
              <w:marLeft w:val="0"/>
              <w:marRight w:val="0"/>
              <w:marTop w:val="0"/>
              <w:marBottom w:val="0"/>
              <w:divBdr>
                <w:top w:val="none" w:sz="0" w:space="0" w:color="auto"/>
                <w:left w:val="none" w:sz="0" w:space="0" w:color="auto"/>
                <w:bottom w:val="none" w:sz="0" w:space="0" w:color="auto"/>
                <w:right w:val="none" w:sz="0" w:space="0" w:color="auto"/>
              </w:divBdr>
            </w:div>
            <w:div w:id="1271352187">
              <w:marLeft w:val="0"/>
              <w:marRight w:val="0"/>
              <w:marTop w:val="0"/>
              <w:marBottom w:val="0"/>
              <w:divBdr>
                <w:top w:val="none" w:sz="0" w:space="0" w:color="auto"/>
                <w:left w:val="none" w:sz="0" w:space="0" w:color="auto"/>
                <w:bottom w:val="none" w:sz="0" w:space="0" w:color="auto"/>
                <w:right w:val="none" w:sz="0" w:space="0" w:color="auto"/>
              </w:divBdr>
            </w:div>
            <w:div w:id="1043754861">
              <w:marLeft w:val="0"/>
              <w:marRight w:val="0"/>
              <w:marTop w:val="0"/>
              <w:marBottom w:val="0"/>
              <w:divBdr>
                <w:top w:val="none" w:sz="0" w:space="0" w:color="auto"/>
                <w:left w:val="none" w:sz="0" w:space="0" w:color="auto"/>
                <w:bottom w:val="none" w:sz="0" w:space="0" w:color="auto"/>
                <w:right w:val="none" w:sz="0" w:space="0" w:color="auto"/>
              </w:divBdr>
            </w:div>
            <w:div w:id="1685549000">
              <w:marLeft w:val="0"/>
              <w:marRight w:val="0"/>
              <w:marTop w:val="0"/>
              <w:marBottom w:val="0"/>
              <w:divBdr>
                <w:top w:val="none" w:sz="0" w:space="0" w:color="auto"/>
                <w:left w:val="none" w:sz="0" w:space="0" w:color="auto"/>
                <w:bottom w:val="none" w:sz="0" w:space="0" w:color="auto"/>
                <w:right w:val="none" w:sz="0" w:space="0" w:color="auto"/>
              </w:divBdr>
            </w:div>
            <w:div w:id="1848398583">
              <w:marLeft w:val="0"/>
              <w:marRight w:val="0"/>
              <w:marTop w:val="0"/>
              <w:marBottom w:val="0"/>
              <w:divBdr>
                <w:top w:val="none" w:sz="0" w:space="0" w:color="auto"/>
                <w:left w:val="none" w:sz="0" w:space="0" w:color="auto"/>
                <w:bottom w:val="none" w:sz="0" w:space="0" w:color="auto"/>
                <w:right w:val="none" w:sz="0" w:space="0" w:color="auto"/>
              </w:divBdr>
            </w:div>
            <w:div w:id="2063485058">
              <w:marLeft w:val="0"/>
              <w:marRight w:val="0"/>
              <w:marTop w:val="0"/>
              <w:marBottom w:val="0"/>
              <w:divBdr>
                <w:top w:val="none" w:sz="0" w:space="0" w:color="auto"/>
                <w:left w:val="none" w:sz="0" w:space="0" w:color="auto"/>
                <w:bottom w:val="none" w:sz="0" w:space="0" w:color="auto"/>
                <w:right w:val="none" w:sz="0" w:space="0" w:color="auto"/>
              </w:divBdr>
            </w:div>
            <w:div w:id="1134953185">
              <w:marLeft w:val="0"/>
              <w:marRight w:val="0"/>
              <w:marTop w:val="0"/>
              <w:marBottom w:val="0"/>
              <w:divBdr>
                <w:top w:val="none" w:sz="0" w:space="0" w:color="auto"/>
                <w:left w:val="none" w:sz="0" w:space="0" w:color="auto"/>
                <w:bottom w:val="none" w:sz="0" w:space="0" w:color="auto"/>
                <w:right w:val="none" w:sz="0" w:space="0" w:color="auto"/>
              </w:divBdr>
            </w:div>
            <w:div w:id="1838303245">
              <w:marLeft w:val="0"/>
              <w:marRight w:val="0"/>
              <w:marTop w:val="0"/>
              <w:marBottom w:val="0"/>
              <w:divBdr>
                <w:top w:val="none" w:sz="0" w:space="0" w:color="auto"/>
                <w:left w:val="none" w:sz="0" w:space="0" w:color="auto"/>
                <w:bottom w:val="none" w:sz="0" w:space="0" w:color="auto"/>
                <w:right w:val="none" w:sz="0" w:space="0" w:color="auto"/>
              </w:divBdr>
            </w:div>
            <w:div w:id="1046686468">
              <w:marLeft w:val="0"/>
              <w:marRight w:val="0"/>
              <w:marTop w:val="0"/>
              <w:marBottom w:val="0"/>
              <w:divBdr>
                <w:top w:val="none" w:sz="0" w:space="0" w:color="auto"/>
                <w:left w:val="none" w:sz="0" w:space="0" w:color="auto"/>
                <w:bottom w:val="none" w:sz="0" w:space="0" w:color="auto"/>
                <w:right w:val="none" w:sz="0" w:space="0" w:color="auto"/>
              </w:divBdr>
            </w:div>
            <w:div w:id="1049376756">
              <w:marLeft w:val="0"/>
              <w:marRight w:val="0"/>
              <w:marTop w:val="0"/>
              <w:marBottom w:val="0"/>
              <w:divBdr>
                <w:top w:val="none" w:sz="0" w:space="0" w:color="auto"/>
                <w:left w:val="none" w:sz="0" w:space="0" w:color="auto"/>
                <w:bottom w:val="none" w:sz="0" w:space="0" w:color="auto"/>
                <w:right w:val="none" w:sz="0" w:space="0" w:color="auto"/>
              </w:divBdr>
            </w:div>
            <w:div w:id="691613526">
              <w:marLeft w:val="0"/>
              <w:marRight w:val="0"/>
              <w:marTop w:val="0"/>
              <w:marBottom w:val="0"/>
              <w:divBdr>
                <w:top w:val="none" w:sz="0" w:space="0" w:color="auto"/>
                <w:left w:val="none" w:sz="0" w:space="0" w:color="auto"/>
                <w:bottom w:val="none" w:sz="0" w:space="0" w:color="auto"/>
                <w:right w:val="none" w:sz="0" w:space="0" w:color="auto"/>
              </w:divBdr>
            </w:div>
            <w:div w:id="304431842">
              <w:marLeft w:val="0"/>
              <w:marRight w:val="0"/>
              <w:marTop w:val="0"/>
              <w:marBottom w:val="0"/>
              <w:divBdr>
                <w:top w:val="none" w:sz="0" w:space="0" w:color="auto"/>
                <w:left w:val="none" w:sz="0" w:space="0" w:color="auto"/>
                <w:bottom w:val="none" w:sz="0" w:space="0" w:color="auto"/>
                <w:right w:val="none" w:sz="0" w:space="0" w:color="auto"/>
              </w:divBdr>
            </w:div>
            <w:div w:id="1782912691">
              <w:marLeft w:val="0"/>
              <w:marRight w:val="0"/>
              <w:marTop w:val="0"/>
              <w:marBottom w:val="0"/>
              <w:divBdr>
                <w:top w:val="none" w:sz="0" w:space="0" w:color="auto"/>
                <w:left w:val="none" w:sz="0" w:space="0" w:color="auto"/>
                <w:bottom w:val="none" w:sz="0" w:space="0" w:color="auto"/>
                <w:right w:val="none" w:sz="0" w:space="0" w:color="auto"/>
              </w:divBdr>
            </w:div>
            <w:div w:id="1794129054">
              <w:marLeft w:val="0"/>
              <w:marRight w:val="0"/>
              <w:marTop w:val="0"/>
              <w:marBottom w:val="0"/>
              <w:divBdr>
                <w:top w:val="none" w:sz="0" w:space="0" w:color="auto"/>
                <w:left w:val="none" w:sz="0" w:space="0" w:color="auto"/>
                <w:bottom w:val="none" w:sz="0" w:space="0" w:color="auto"/>
                <w:right w:val="none" w:sz="0" w:space="0" w:color="auto"/>
              </w:divBdr>
            </w:div>
            <w:div w:id="45028681">
              <w:marLeft w:val="0"/>
              <w:marRight w:val="0"/>
              <w:marTop w:val="0"/>
              <w:marBottom w:val="0"/>
              <w:divBdr>
                <w:top w:val="none" w:sz="0" w:space="0" w:color="auto"/>
                <w:left w:val="none" w:sz="0" w:space="0" w:color="auto"/>
                <w:bottom w:val="none" w:sz="0" w:space="0" w:color="auto"/>
                <w:right w:val="none" w:sz="0" w:space="0" w:color="auto"/>
              </w:divBdr>
            </w:div>
            <w:div w:id="516040739">
              <w:marLeft w:val="0"/>
              <w:marRight w:val="0"/>
              <w:marTop w:val="0"/>
              <w:marBottom w:val="0"/>
              <w:divBdr>
                <w:top w:val="none" w:sz="0" w:space="0" w:color="auto"/>
                <w:left w:val="none" w:sz="0" w:space="0" w:color="auto"/>
                <w:bottom w:val="none" w:sz="0" w:space="0" w:color="auto"/>
                <w:right w:val="none" w:sz="0" w:space="0" w:color="auto"/>
              </w:divBdr>
            </w:div>
            <w:div w:id="1733429715">
              <w:marLeft w:val="0"/>
              <w:marRight w:val="0"/>
              <w:marTop w:val="0"/>
              <w:marBottom w:val="0"/>
              <w:divBdr>
                <w:top w:val="none" w:sz="0" w:space="0" w:color="auto"/>
                <w:left w:val="none" w:sz="0" w:space="0" w:color="auto"/>
                <w:bottom w:val="none" w:sz="0" w:space="0" w:color="auto"/>
                <w:right w:val="none" w:sz="0" w:space="0" w:color="auto"/>
              </w:divBdr>
            </w:div>
            <w:div w:id="1973634687">
              <w:marLeft w:val="0"/>
              <w:marRight w:val="0"/>
              <w:marTop w:val="0"/>
              <w:marBottom w:val="0"/>
              <w:divBdr>
                <w:top w:val="none" w:sz="0" w:space="0" w:color="auto"/>
                <w:left w:val="none" w:sz="0" w:space="0" w:color="auto"/>
                <w:bottom w:val="none" w:sz="0" w:space="0" w:color="auto"/>
                <w:right w:val="none" w:sz="0" w:space="0" w:color="auto"/>
              </w:divBdr>
            </w:div>
            <w:div w:id="139159568">
              <w:marLeft w:val="0"/>
              <w:marRight w:val="0"/>
              <w:marTop w:val="0"/>
              <w:marBottom w:val="0"/>
              <w:divBdr>
                <w:top w:val="none" w:sz="0" w:space="0" w:color="auto"/>
                <w:left w:val="none" w:sz="0" w:space="0" w:color="auto"/>
                <w:bottom w:val="none" w:sz="0" w:space="0" w:color="auto"/>
                <w:right w:val="none" w:sz="0" w:space="0" w:color="auto"/>
              </w:divBdr>
            </w:div>
            <w:div w:id="1489518848">
              <w:marLeft w:val="0"/>
              <w:marRight w:val="0"/>
              <w:marTop w:val="0"/>
              <w:marBottom w:val="0"/>
              <w:divBdr>
                <w:top w:val="none" w:sz="0" w:space="0" w:color="auto"/>
                <w:left w:val="none" w:sz="0" w:space="0" w:color="auto"/>
                <w:bottom w:val="none" w:sz="0" w:space="0" w:color="auto"/>
                <w:right w:val="none" w:sz="0" w:space="0" w:color="auto"/>
              </w:divBdr>
            </w:div>
            <w:div w:id="962419127">
              <w:marLeft w:val="0"/>
              <w:marRight w:val="0"/>
              <w:marTop w:val="0"/>
              <w:marBottom w:val="0"/>
              <w:divBdr>
                <w:top w:val="none" w:sz="0" w:space="0" w:color="auto"/>
                <w:left w:val="none" w:sz="0" w:space="0" w:color="auto"/>
                <w:bottom w:val="none" w:sz="0" w:space="0" w:color="auto"/>
                <w:right w:val="none" w:sz="0" w:space="0" w:color="auto"/>
              </w:divBdr>
            </w:div>
            <w:div w:id="1883208328">
              <w:marLeft w:val="0"/>
              <w:marRight w:val="0"/>
              <w:marTop w:val="0"/>
              <w:marBottom w:val="0"/>
              <w:divBdr>
                <w:top w:val="none" w:sz="0" w:space="0" w:color="auto"/>
                <w:left w:val="none" w:sz="0" w:space="0" w:color="auto"/>
                <w:bottom w:val="none" w:sz="0" w:space="0" w:color="auto"/>
                <w:right w:val="none" w:sz="0" w:space="0" w:color="auto"/>
              </w:divBdr>
            </w:div>
            <w:div w:id="1604797929">
              <w:marLeft w:val="0"/>
              <w:marRight w:val="0"/>
              <w:marTop w:val="0"/>
              <w:marBottom w:val="0"/>
              <w:divBdr>
                <w:top w:val="none" w:sz="0" w:space="0" w:color="auto"/>
                <w:left w:val="none" w:sz="0" w:space="0" w:color="auto"/>
                <w:bottom w:val="none" w:sz="0" w:space="0" w:color="auto"/>
                <w:right w:val="none" w:sz="0" w:space="0" w:color="auto"/>
              </w:divBdr>
            </w:div>
            <w:div w:id="244649136">
              <w:marLeft w:val="0"/>
              <w:marRight w:val="0"/>
              <w:marTop w:val="0"/>
              <w:marBottom w:val="0"/>
              <w:divBdr>
                <w:top w:val="none" w:sz="0" w:space="0" w:color="auto"/>
                <w:left w:val="none" w:sz="0" w:space="0" w:color="auto"/>
                <w:bottom w:val="none" w:sz="0" w:space="0" w:color="auto"/>
                <w:right w:val="none" w:sz="0" w:space="0" w:color="auto"/>
              </w:divBdr>
            </w:div>
            <w:div w:id="1325744633">
              <w:marLeft w:val="0"/>
              <w:marRight w:val="0"/>
              <w:marTop w:val="0"/>
              <w:marBottom w:val="0"/>
              <w:divBdr>
                <w:top w:val="none" w:sz="0" w:space="0" w:color="auto"/>
                <w:left w:val="none" w:sz="0" w:space="0" w:color="auto"/>
                <w:bottom w:val="none" w:sz="0" w:space="0" w:color="auto"/>
                <w:right w:val="none" w:sz="0" w:space="0" w:color="auto"/>
              </w:divBdr>
            </w:div>
            <w:div w:id="2080400728">
              <w:marLeft w:val="0"/>
              <w:marRight w:val="0"/>
              <w:marTop w:val="0"/>
              <w:marBottom w:val="0"/>
              <w:divBdr>
                <w:top w:val="none" w:sz="0" w:space="0" w:color="auto"/>
                <w:left w:val="none" w:sz="0" w:space="0" w:color="auto"/>
                <w:bottom w:val="none" w:sz="0" w:space="0" w:color="auto"/>
                <w:right w:val="none" w:sz="0" w:space="0" w:color="auto"/>
              </w:divBdr>
            </w:div>
            <w:div w:id="301466260">
              <w:marLeft w:val="0"/>
              <w:marRight w:val="0"/>
              <w:marTop w:val="0"/>
              <w:marBottom w:val="0"/>
              <w:divBdr>
                <w:top w:val="none" w:sz="0" w:space="0" w:color="auto"/>
                <w:left w:val="none" w:sz="0" w:space="0" w:color="auto"/>
                <w:bottom w:val="none" w:sz="0" w:space="0" w:color="auto"/>
                <w:right w:val="none" w:sz="0" w:space="0" w:color="auto"/>
              </w:divBdr>
            </w:div>
            <w:div w:id="1715807963">
              <w:marLeft w:val="0"/>
              <w:marRight w:val="0"/>
              <w:marTop w:val="0"/>
              <w:marBottom w:val="0"/>
              <w:divBdr>
                <w:top w:val="none" w:sz="0" w:space="0" w:color="auto"/>
                <w:left w:val="none" w:sz="0" w:space="0" w:color="auto"/>
                <w:bottom w:val="none" w:sz="0" w:space="0" w:color="auto"/>
                <w:right w:val="none" w:sz="0" w:space="0" w:color="auto"/>
              </w:divBdr>
            </w:div>
            <w:div w:id="947084796">
              <w:marLeft w:val="0"/>
              <w:marRight w:val="0"/>
              <w:marTop w:val="0"/>
              <w:marBottom w:val="0"/>
              <w:divBdr>
                <w:top w:val="none" w:sz="0" w:space="0" w:color="auto"/>
                <w:left w:val="none" w:sz="0" w:space="0" w:color="auto"/>
                <w:bottom w:val="none" w:sz="0" w:space="0" w:color="auto"/>
                <w:right w:val="none" w:sz="0" w:space="0" w:color="auto"/>
              </w:divBdr>
            </w:div>
            <w:div w:id="562447989">
              <w:marLeft w:val="0"/>
              <w:marRight w:val="0"/>
              <w:marTop w:val="0"/>
              <w:marBottom w:val="0"/>
              <w:divBdr>
                <w:top w:val="none" w:sz="0" w:space="0" w:color="auto"/>
                <w:left w:val="none" w:sz="0" w:space="0" w:color="auto"/>
                <w:bottom w:val="none" w:sz="0" w:space="0" w:color="auto"/>
                <w:right w:val="none" w:sz="0" w:space="0" w:color="auto"/>
              </w:divBdr>
            </w:div>
            <w:div w:id="296497938">
              <w:marLeft w:val="0"/>
              <w:marRight w:val="0"/>
              <w:marTop w:val="0"/>
              <w:marBottom w:val="0"/>
              <w:divBdr>
                <w:top w:val="none" w:sz="0" w:space="0" w:color="auto"/>
                <w:left w:val="none" w:sz="0" w:space="0" w:color="auto"/>
                <w:bottom w:val="none" w:sz="0" w:space="0" w:color="auto"/>
                <w:right w:val="none" w:sz="0" w:space="0" w:color="auto"/>
              </w:divBdr>
            </w:div>
            <w:div w:id="1138760606">
              <w:marLeft w:val="0"/>
              <w:marRight w:val="0"/>
              <w:marTop w:val="0"/>
              <w:marBottom w:val="0"/>
              <w:divBdr>
                <w:top w:val="none" w:sz="0" w:space="0" w:color="auto"/>
                <w:left w:val="none" w:sz="0" w:space="0" w:color="auto"/>
                <w:bottom w:val="none" w:sz="0" w:space="0" w:color="auto"/>
                <w:right w:val="none" w:sz="0" w:space="0" w:color="auto"/>
              </w:divBdr>
            </w:div>
            <w:div w:id="511453092">
              <w:marLeft w:val="0"/>
              <w:marRight w:val="0"/>
              <w:marTop w:val="0"/>
              <w:marBottom w:val="0"/>
              <w:divBdr>
                <w:top w:val="none" w:sz="0" w:space="0" w:color="auto"/>
                <w:left w:val="none" w:sz="0" w:space="0" w:color="auto"/>
                <w:bottom w:val="none" w:sz="0" w:space="0" w:color="auto"/>
                <w:right w:val="none" w:sz="0" w:space="0" w:color="auto"/>
              </w:divBdr>
            </w:div>
            <w:div w:id="1620212968">
              <w:marLeft w:val="0"/>
              <w:marRight w:val="0"/>
              <w:marTop w:val="0"/>
              <w:marBottom w:val="0"/>
              <w:divBdr>
                <w:top w:val="none" w:sz="0" w:space="0" w:color="auto"/>
                <w:left w:val="none" w:sz="0" w:space="0" w:color="auto"/>
                <w:bottom w:val="none" w:sz="0" w:space="0" w:color="auto"/>
                <w:right w:val="none" w:sz="0" w:space="0" w:color="auto"/>
              </w:divBdr>
            </w:div>
            <w:div w:id="82991031">
              <w:marLeft w:val="0"/>
              <w:marRight w:val="0"/>
              <w:marTop w:val="0"/>
              <w:marBottom w:val="0"/>
              <w:divBdr>
                <w:top w:val="none" w:sz="0" w:space="0" w:color="auto"/>
                <w:left w:val="none" w:sz="0" w:space="0" w:color="auto"/>
                <w:bottom w:val="none" w:sz="0" w:space="0" w:color="auto"/>
                <w:right w:val="none" w:sz="0" w:space="0" w:color="auto"/>
              </w:divBdr>
            </w:div>
            <w:div w:id="851452103">
              <w:marLeft w:val="0"/>
              <w:marRight w:val="0"/>
              <w:marTop w:val="0"/>
              <w:marBottom w:val="0"/>
              <w:divBdr>
                <w:top w:val="none" w:sz="0" w:space="0" w:color="auto"/>
                <w:left w:val="none" w:sz="0" w:space="0" w:color="auto"/>
                <w:bottom w:val="none" w:sz="0" w:space="0" w:color="auto"/>
                <w:right w:val="none" w:sz="0" w:space="0" w:color="auto"/>
              </w:divBdr>
            </w:div>
            <w:div w:id="1995836645">
              <w:marLeft w:val="0"/>
              <w:marRight w:val="0"/>
              <w:marTop w:val="0"/>
              <w:marBottom w:val="0"/>
              <w:divBdr>
                <w:top w:val="none" w:sz="0" w:space="0" w:color="auto"/>
                <w:left w:val="none" w:sz="0" w:space="0" w:color="auto"/>
                <w:bottom w:val="none" w:sz="0" w:space="0" w:color="auto"/>
                <w:right w:val="none" w:sz="0" w:space="0" w:color="auto"/>
              </w:divBdr>
            </w:div>
            <w:div w:id="1205600380">
              <w:marLeft w:val="0"/>
              <w:marRight w:val="0"/>
              <w:marTop w:val="0"/>
              <w:marBottom w:val="0"/>
              <w:divBdr>
                <w:top w:val="none" w:sz="0" w:space="0" w:color="auto"/>
                <w:left w:val="none" w:sz="0" w:space="0" w:color="auto"/>
                <w:bottom w:val="none" w:sz="0" w:space="0" w:color="auto"/>
                <w:right w:val="none" w:sz="0" w:space="0" w:color="auto"/>
              </w:divBdr>
            </w:div>
            <w:div w:id="618804823">
              <w:marLeft w:val="0"/>
              <w:marRight w:val="0"/>
              <w:marTop w:val="0"/>
              <w:marBottom w:val="0"/>
              <w:divBdr>
                <w:top w:val="none" w:sz="0" w:space="0" w:color="auto"/>
                <w:left w:val="none" w:sz="0" w:space="0" w:color="auto"/>
                <w:bottom w:val="none" w:sz="0" w:space="0" w:color="auto"/>
                <w:right w:val="none" w:sz="0" w:space="0" w:color="auto"/>
              </w:divBdr>
            </w:div>
            <w:div w:id="1338578240">
              <w:marLeft w:val="0"/>
              <w:marRight w:val="0"/>
              <w:marTop w:val="0"/>
              <w:marBottom w:val="0"/>
              <w:divBdr>
                <w:top w:val="none" w:sz="0" w:space="0" w:color="auto"/>
                <w:left w:val="none" w:sz="0" w:space="0" w:color="auto"/>
                <w:bottom w:val="none" w:sz="0" w:space="0" w:color="auto"/>
                <w:right w:val="none" w:sz="0" w:space="0" w:color="auto"/>
              </w:divBdr>
            </w:div>
            <w:div w:id="1428113993">
              <w:marLeft w:val="0"/>
              <w:marRight w:val="0"/>
              <w:marTop w:val="0"/>
              <w:marBottom w:val="0"/>
              <w:divBdr>
                <w:top w:val="none" w:sz="0" w:space="0" w:color="auto"/>
                <w:left w:val="none" w:sz="0" w:space="0" w:color="auto"/>
                <w:bottom w:val="none" w:sz="0" w:space="0" w:color="auto"/>
                <w:right w:val="none" w:sz="0" w:space="0" w:color="auto"/>
              </w:divBdr>
            </w:div>
            <w:div w:id="1648820325">
              <w:marLeft w:val="0"/>
              <w:marRight w:val="0"/>
              <w:marTop w:val="0"/>
              <w:marBottom w:val="0"/>
              <w:divBdr>
                <w:top w:val="none" w:sz="0" w:space="0" w:color="auto"/>
                <w:left w:val="none" w:sz="0" w:space="0" w:color="auto"/>
                <w:bottom w:val="none" w:sz="0" w:space="0" w:color="auto"/>
                <w:right w:val="none" w:sz="0" w:space="0" w:color="auto"/>
              </w:divBdr>
            </w:div>
            <w:div w:id="833689519">
              <w:marLeft w:val="0"/>
              <w:marRight w:val="0"/>
              <w:marTop w:val="0"/>
              <w:marBottom w:val="0"/>
              <w:divBdr>
                <w:top w:val="none" w:sz="0" w:space="0" w:color="auto"/>
                <w:left w:val="none" w:sz="0" w:space="0" w:color="auto"/>
                <w:bottom w:val="none" w:sz="0" w:space="0" w:color="auto"/>
                <w:right w:val="none" w:sz="0" w:space="0" w:color="auto"/>
              </w:divBdr>
            </w:div>
            <w:div w:id="283465203">
              <w:marLeft w:val="0"/>
              <w:marRight w:val="0"/>
              <w:marTop w:val="0"/>
              <w:marBottom w:val="0"/>
              <w:divBdr>
                <w:top w:val="none" w:sz="0" w:space="0" w:color="auto"/>
                <w:left w:val="none" w:sz="0" w:space="0" w:color="auto"/>
                <w:bottom w:val="none" w:sz="0" w:space="0" w:color="auto"/>
                <w:right w:val="none" w:sz="0" w:space="0" w:color="auto"/>
              </w:divBdr>
            </w:div>
            <w:div w:id="1949311963">
              <w:marLeft w:val="0"/>
              <w:marRight w:val="0"/>
              <w:marTop w:val="0"/>
              <w:marBottom w:val="0"/>
              <w:divBdr>
                <w:top w:val="none" w:sz="0" w:space="0" w:color="auto"/>
                <w:left w:val="none" w:sz="0" w:space="0" w:color="auto"/>
                <w:bottom w:val="none" w:sz="0" w:space="0" w:color="auto"/>
                <w:right w:val="none" w:sz="0" w:space="0" w:color="auto"/>
              </w:divBdr>
            </w:div>
            <w:div w:id="417488019">
              <w:marLeft w:val="0"/>
              <w:marRight w:val="0"/>
              <w:marTop w:val="0"/>
              <w:marBottom w:val="0"/>
              <w:divBdr>
                <w:top w:val="none" w:sz="0" w:space="0" w:color="auto"/>
                <w:left w:val="none" w:sz="0" w:space="0" w:color="auto"/>
                <w:bottom w:val="none" w:sz="0" w:space="0" w:color="auto"/>
                <w:right w:val="none" w:sz="0" w:space="0" w:color="auto"/>
              </w:divBdr>
            </w:div>
            <w:div w:id="398480627">
              <w:marLeft w:val="0"/>
              <w:marRight w:val="0"/>
              <w:marTop w:val="0"/>
              <w:marBottom w:val="0"/>
              <w:divBdr>
                <w:top w:val="none" w:sz="0" w:space="0" w:color="auto"/>
                <w:left w:val="none" w:sz="0" w:space="0" w:color="auto"/>
                <w:bottom w:val="none" w:sz="0" w:space="0" w:color="auto"/>
                <w:right w:val="none" w:sz="0" w:space="0" w:color="auto"/>
              </w:divBdr>
            </w:div>
            <w:div w:id="389808988">
              <w:marLeft w:val="0"/>
              <w:marRight w:val="0"/>
              <w:marTop w:val="0"/>
              <w:marBottom w:val="0"/>
              <w:divBdr>
                <w:top w:val="none" w:sz="0" w:space="0" w:color="auto"/>
                <w:left w:val="none" w:sz="0" w:space="0" w:color="auto"/>
                <w:bottom w:val="none" w:sz="0" w:space="0" w:color="auto"/>
                <w:right w:val="none" w:sz="0" w:space="0" w:color="auto"/>
              </w:divBdr>
            </w:div>
            <w:div w:id="1988893568">
              <w:marLeft w:val="0"/>
              <w:marRight w:val="0"/>
              <w:marTop w:val="0"/>
              <w:marBottom w:val="0"/>
              <w:divBdr>
                <w:top w:val="none" w:sz="0" w:space="0" w:color="auto"/>
                <w:left w:val="none" w:sz="0" w:space="0" w:color="auto"/>
                <w:bottom w:val="none" w:sz="0" w:space="0" w:color="auto"/>
                <w:right w:val="none" w:sz="0" w:space="0" w:color="auto"/>
              </w:divBdr>
            </w:div>
            <w:div w:id="129903072">
              <w:marLeft w:val="0"/>
              <w:marRight w:val="0"/>
              <w:marTop w:val="0"/>
              <w:marBottom w:val="0"/>
              <w:divBdr>
                <w:top w:val="none" w:sz="0" w:space="0" w:color="auto"/>
                <w:left w:val="none" w:sz="0" w:space="0" w:color="auto"/>
                <w:bottom w:val="none" w:sz="0" w:space="0" w:color="auto"/>
                <w:right w:val="none" w:sz="0" w:space="0" w:color="auto"/>
              </w:divBdr>
            </w:div>
            <w:div w:id="346908495">
              <w:marLeft w:val="0"/>
              <w:marRight w:val="0"/>
              <w:marTop w:val="0"/>
              <w:marBottom w:val="0"/>
              <w:divBdr>
                <w:top w:val="none" w:sz="0" w:space="0" w:color="auto"/>
                <w:left w:val="none" w:sz="0" w:space="0" w:color="auto"/>
                <w:bottom w:val="none" w:sz="0" w:space="0" w:color="auto"/>
                <w:right w:val="none" w:sz="0" w:space="0" w:color="auto"/>
              </w:divBdr>
            </w:div>
            <w:div w:id="1621379150">
              <w:marLeft w:val="0"/>
              <w:marRight w:val="0"/>
              <w:marTop w:val="0"/>
              <w:marBottom w:val="0"/>
              <w:divBdr>
                <w:top w:val="none" w:sz="0" w:space="0" w:color="auto"/>
                <w:left w:val="none" w:sz="0" w:space="0" w:color="auto"/>
                <w:bottom w:val="none" w:sz="0" w:space="0" w:color="auto"/>
                <w:right w:val="none" w:sz="0" w:space="0" w:color="auto"/>
              </w:divBdr>
            </w:div>
            <w:div w:id="62919147">
              <w:marLeft w:val="0"/>
              <w:marRight w:val="0"/>
              <w:marTop w:val="0"/>
              <w:marBottom w:val="0"/>
              <w:divBdr>
                <w:top w:val="none" w:sz="0" w:space="0" w:color="auto"/>
                <w:left w:val="none" w:sz="0" w:space="0" w:color="auto"/>
                <w:bottom w:val="none" w:sz="0" w:space="0" w:color="auto"/>
                <w:right w:val="none" w:sz="0" w:space="0" w:color="auto"/>
              </w:divBdr>
            </w:div>
            <w:div w:id="1811748872">
              <w:marLeft w:val="0"/>
              <w:marRight w:val="0"/>
              <w:marTop w:val="0"/>
              <w:marBottom w:val="0"/>
              <w:divBdr>
                <w:top w:val="none" w:sz="0" w:space="0" w:color="auto"/>
                <w:left w:val="none" w:sz="0" w:space="0" w:color="auto"/>
                <w:bottom w:val="none" w:sz="0" w:space="0" w:color="auto"/>
                <w:right w:val="none" w:sz="0" w:space="0" w:color="auto"/>
              </w:divBdr>
            </w:div>
            <w:div w:id="162282439">
              <w:marLeft w:val="0"/>
              <w:marRight w:val="0"/>
              <w:marTop w:val="0"/>
              <w:marBottom w:val="0"/>
              <w:divBdr>
                <w:top w:val="none" w:sz="0" w:space="0" w:color="auto"/>
                <w:left w:val="none" w:sz="0" w:space="0" w:color="auto"/>
                <w:bottom w:val="none" w:sz="0" w:space="0" w:color="auto"/>
                <w:right w:val="none" w:sz="0" w:space="0" w:color="auto"/>
              </w:divBdr>
            </w:div>
            <w:div w:id="1379088595">
              <w:marLeft w:val="0"/>
              <w:marRight w:val="0"/>
              <w:marTop w:val="0"/>
              <w:marBottom w:val="0"/>
              <w:divBdr>
                <w:top w:val="none" w:sz="0" w:space="0" w:color="auto"/>
                <w:left w:val="none" w:sz="0" w:space="0" w:color="auto"/>
                <w:bottom w:val="none" w:sz="0" w:space="0" w:color="auto"/>
                <w:right w:val="none" w:sz="0" w:space="0" w:color="auto"/>
              </w:divBdr>
            </w:div>
            <w:div w:id="391656019">
              <w:marLeft w:val="0"/>
              <w:marRight w:val="0"/>
              <w:marTop w:val="0"/>
              <w:marBottom w:val="0"/>
              <w:divBdr>
                <w:top w:val="none" w:sz="0" w:space="0" w:color="auto"/>
                <w:left w:val="none" w:sz="0" w:space="0" w:color="auto"/>
                <w:bottom w:val="none" w:sz="0" w:space="0" w:color="auto"/>
                <w:right w:val="none" w:sz="0" w:space="0" w:color="auto"/>
              </w:divBdr>
            </w:div>
            <w:div w:id="713698077">
              <w:marLeft w:val="0"/>
              <w:marRight w:val="0"/>
              <w:marTop w:val="0"/>
              <w:marBottom w:val="0"/>
              <w:divBdr>
                <w:top w:val="none" w:sz="0" w:space="0" w:color="auto"/>
                <w:left w:val="none" w:sz="0" w:space="0" w:color="auto"/>
                <w:bottom w:val="none" w:sz="0" w:space="0" w:color="auto"/>
                <w:right w:val="none" w:sz="0" w:space="0" w:color="auto"/>
              </w:divBdr>
            </w:div>
            <w:div w:id="243270025">
              <w:marLeft w:val="0"/>
              <w:marRight w:val="0"/>
              <w:marTop w:val="0"/>
              <w:marBottom w:val="0"/>
              <w:divBdr>
                <w:top w:val="none" w:sz="0" w:space="0" w:color="auto"/>
                <w:left w:val="none" w:sz="0" w:space="0" w:color="auto"/>
                <w:bottom w:val="none" w:sz="0" w:space="0" w:color="auto"/>
                <w:right w:val="none" w:sz="0" w:space="0" w:color="auto"/>
              </w:divBdr>
            </w:div>
            <w:div w:id="2128310483">
              <w:marLeft w:val="0"/>
              <w:marRight w:val="0"/>
              <w:marTop w:val="0"/>
              <w:marBottom w:val="0"/>
              <w:divBdr>
                <w:top w:val="none" w:sz="0" w:space="0" w:color="auto"/>
                <w:left w:val="none" w:sz="0" w:space="0" w:color="auto"/>
                <w:bottom w:val="none" w:sz="0" w:space="0" w:color="auto"/>
                <w:right w:val="none" w:sz="0" w:space="0" w:color="auto"/>
              </w:divBdr>
            </w:div>
            <w:div w:id="2020882770">
              <w:marLeft w:val="0"/>
              <w:marRight w:val="0"/>
              <w:marTop w:val="0"/>
              <w:marBottom w:val="0"/>
              <w:divBdr>
                <w:top w:val="none" w:sz="0" w:space="0" w:color="auto"/>
                <w:left w:val="none" w:sz="0" w:space="0" w:color="auto"/>
                <w:bottom w:val="none" w:sz="0" w:space="0" w:color="auto"/>
                <w:right w:val="none" w:sz="0" w:space="0" w:color="auto"/>
              </w:divBdr>
            </w:div>
            <w:div w:id="677654965">
              <w:marLeft w:val="0"/>
              <w:marRight w:val="0"/>
              <w:marTop w:val="0"/>
              <w:marBottom w:val="0"/>
              <w:divBdr>
                <w:top w:val="none" w:sz="0" w:space="0" w:color="auto"/>
                <w:left w:val="none" w:sz="0" w:space="0" w:color="auto"/>
                <w:bottom w:val="none" w:sz="0" w:space="0" w:color="auto"/>
                <w:right w:val="none" w:sz="0" w:space="0" w:color="auto"/>
              </w:divBdr>
            </w:div>
            <w:div w:id="263341260">
              <w:marLeft w:val="0"/>
              <w:marRight w:val="0"/>
              <w:marTop w:val="0"/>
              <w:marBottom w:val="0"/>
              <w:divBdr>
                <w:top w:val="none" w:sz="0" w:space="0" w:color="auto"/>
                <w:left w:val="none" w:sz="0" w:space="0" w:color="auto"/>
                <w:bottom w:val="none" w:sz="0" w:space="0" w:color="auto"/>
                <w:right w:val="none" w:sz="0" w:space="0" w:color="auto"/>
              </w:divBdr>
            </w:div>
            <w:div w:id="1725718963">
              <w:marLeft w:val="0"/>
              <w:marRight w:val="0"/>
              <w:marTop w:val="0"/>
              <w:marBottom w:val="0"/>
              <w:divBdr>
                <w:top w:val="none" w:sz="0" w:space="0" w:color="auto"/>
                <w:left w:val="none" w:sz="0" w:space="0" w:color="auto"/>
                <w:bottom w:val="none" w:sz="0" w:space="0" w:color="auto"/>
                <w:right w:val="none" w:sz="0" w:space="0" w:color="auto"/>
              </w:divBdr>
            </w:div>
            <w:div w:id="1188300669">
              <w:marLeft w:val="0"/>
              <w:marRight w:val="0"/>
              <w:marTop w:val="0"/>
              <w:marBottom w:val="0"/>
              <w:divBdr>
                <w:top w:val="none" w:sz="0" w:space="0" w:color="auto"/>
                <w:left w:val="none" w:sz="0" w:space="0" w:color="auto"/>
                <w:bottom w:val="none" w:sz="0" w:space="0" w:color="auto"/>
                <w:right w:val="none" w:sz="0" w:space="0" w:color="auto"/>
              </w:divBdr>
            </w:div>
            <w:div w:id="1351101892">
              <w:marLeft w:val="0"/>
              <w:marRight w:val="0"/>
              <w:marTop w:val="0"/>
              <w:marBottom w:val="0"/>
              <w:divBdr>
                <w:top w:val="none" w:sz="0" w:space="0" w:color="auto"/>
                <w:left w:val="none" w:sz="0" w:space="0" w:color="auto"/>
                <w:bottom w:val="none" w:sz="0" w:space="0" w:color="auto"/>
                <w:right w:val="none" w:sz="0" w:space="0" w:color="auto"/>
              </w:divBdr>
            </w:div>
            <w:div w:id="1607805546">
              <w:marLeft w:val="0"/>
              <w:marRight w:val="0"/>
              <w:marTop w:val="0"/>
              <w:marBottom w:val="0"/>
              <w:divBdr>
                <w:top w:val="none" w:sz="0" w:space="0" w:color="auto"/>
                <w:left w:val="none" w:sz="0" w:space="0" w:color="auto"/>
                <w:bottom w:val="none" w:sz="0" w:space="0" w:color="auto"/>
                <w:right w:val="none" w:sz="0" w:space="0" w:color="auto"/>
              </w:divBdr>
            </w:div>
            <w:div w:id="1017385035">
              <w:marLeft w:val="0"/>
              <w:marRight w:val="0"/>
              <w:marTop w:val="0"/>
              <w:marBottom w:val="0"/>
              <w:divBdr>
                <w:top w:val="none" w:sz="0" w:space="0" w:color="auto"/>
                <w:left w:val="none" w:sz="0" w:space="0" w:color="auto"/>
                <w:bottom w:val="none" w:sz="0" w:space="0" w:color="auto"/>
                <w:right w:val="none" w:sz="0" w:space="0" w:color="auto"/>
              </w:divBdr>
            </w:div>
            <w:div w:id="165558112">
              <w:marLeft w:val="0"/>
              <w:marRight w:val="0"/>
              <w:marTop w:val="0"/>
              <w:marBottom w:val="0"/>
              <w:divBdr>
                <w:top w:val="none" w:sz="0" w:space="0" w:color="auto"/>
                <w:left w:val="none" w:sz="0" w:space="0" w:color="auto"/>
                <w:bottom w:val="none" w:sz="0" w:space="0" w:color="auto"/>
                <w:right w:val="none" w:sz="0" w:space="0" w:color="auto"/>
              </w:divBdr>
            </w:div>
            <w:div w:id="58988503">
              <w:marLeft w:val="0"/>
              <w:marRight w:val="0"/>
              <w:marTop w:val="0"/>
              <w:marBottom w:val="0"/>
              <w:divBdr>
                <w:top w:val="none" w:sz="0" w:space="0" w:color="auto"/>
                <w:left w:val="none" w:sz="0" w:space="0" w:color="auto"/>
                <w:bottom w:val="none" w:sz="0" w:space="0" w:color="auto"/>
                <w:right w:val="none" w:sz="0" w:space="0" w:color="auto"/>
              </w:divBdr>
            </w:div>
            <w:div w:id="676006520">
              <w:marLeft w:val="0"/>
              <w:marRight w:val="0"/>
              <w:marTop w:val="0"/>
              <w:marBottom w:val="0"/>
              <w:divBdr>
                <w:top w:val="none" w:sz="0" w:space="0" w:color="auto"/>
                <w:left w:val="none" w:sz="0" w:space="0" w:color="auto"/>
                <w:bottom w:val="none" w:sz="0" w:space="0" w:color="auto"/>
                <w:right w:val="none" w:sz="0" w:space="0" w:color="auto"/>
              </w:divBdr>
            </w:div>
            <w:div w:id="908153245">
              <w:marLeft w:val="0"/>
              <w:marRight w:val="0"/>
              <w:marTop w:val="0"/>
              <w:marBottom w:val="0"/>
              <w:divBdr>
                <w:top w:val="none" w:sz="0" w:space="0" w:color="auto"/>
                <w:left w:val="none" w:sz="0" w:space="0" w:color="auto"/>
                <w:bottom w:val="none" w:sz="0" w:space="0" w:color="auto"/>
                <w:right w:val="none" w:sz="0" w:space="0" w:color="auto"/>
              </w:divBdr>
            </w:div>
            <w:div w:id="39675312">
              <w:marLeft w:val="0"/>
              <w:marRight w:val="0"/>
              <w:marTop w:val="0"/>
              <w:marBottom w:val="0"/>
              <w:divBdr>
                <w:top w:val="none" w:sz="0" w:space="0" w:color="auto"/>
                <w:left w:val="none" w:sz="0" w:space="0" w:color="auto"/>
                <w:bottom w:val="none" w:sz="0" w:space="0" w:color="auto"/>
                <w:right w:val="none" w:sz="0" w:space="0" w:color="auto"/>
              </w:divBdr>
            </w:div>
            <w:div w:id="1189417012">
              <w:marLeft w:val="0"/>
              <w:marRight w:val="0"/>
              <w:marTop w:val="0"/>
              <w:marBottom w:val="0"/>
              <w:divBdr>
                <w:top w:val="none" w:sz="0" w:space="0" w:color="auto"/>
                <w:left w:val="none" w:sz="0" w:space="0" w:color="auto"/>
                <w:bottom w:val="none" w:sz="0" w:space="0" w:color="auto"/>
                <w:right w:val="none" w:sz="0" w:space="0" w:color="auto"/>
              </w:divBdr>
            </w:div>
            <w:div w:id="499081780">
              <w:marLeft w:val="0"/>
              <w:marRight w:val="0"/>
              <w:marTop w:val="0"/>
              <w:marBottom w:val="0"/>
              <w:divBdr>
                <w:top w:val="none" w:sz="0" w:space="0" w:color="auto"/>
                <w:left w:val="none" w:sz="0" w:space="0" w:color="auto"/>
                <w:bottom w:val="none" w:sz="0" w:space="0" w:color="auto"/>
                <w:right w:val="none" w:sz="0" w:space="0" w:color="auto"/>
              </w:divBdr>
            </w:div>
            <w:div w:id="429349697">
              <w:marLeft w:val="0"/>
              <w:marRight w:val="0"/>
              <w:marTop w:val="0"/>
              <w:marBottom w:val="0"/>
              <w:divBdr>
                <w:top w:val="none" w:sz="0" w:space="0" w:color="auto"/>
                <w:left w:val="none" w:sz="0" w:space="0" w:color="auto"/>
                <w:bottom w:val="none" w:sz="0" w:space="0" w:color="auto"/>
                <w:right w:val="none" w:sz="0" w:space="0" w:color="auto"/>
              </w:divBdr>
            </w:div>
            <w:div w:id="1669840">
              <w:marLeft w:val="0"/>
              <w:marRight w:val="0"/>
              <w:marTop w:val="0"/>
              <w:marBottom w:val="0"/>
              <w:divBdr>
                <w:top w:val="none" w:sz="0" w:space="0" w:color="auto"/>
                <w:left w:val="none" w:sz="0" w:space="0" w:color="auto"/>
                <w:bottom w:val="none" w:sz="0" w:space="0" w:color="auto"/>
                <w:right w:val="none" w:sz="0" w:space="0" w:color="auto"/>
              </w:divBdr>
            </w:div>
            <w:div w:id="520319895">
              <w:marLeft w:val="0"/>
              <w:marRight w:val="0"/>
              <w:marTop w:val="0"/>
              <w:marBottom w:val="0"/>
              <w:divBdr>
                <w:top w:val="none" w:sz="0" w:space="0" w:color="auto"/>
                <w:left w:val="none" w:sz="0" w:space="0" w:color="auto"/>
                <w:bottom w:val="none" w:sz="0" w:space="0" w:color="auto"/>
                <w:right w:val="none" w:sz="0" w:space="0" w:color="auto"/>
              </w:divBdr>
            </w:div>
            <w:div w:id="570966340">
              <w:marLeft w:val="0"/>
              <w:marRight w:val="0"/>
              <w:marTop w:val="0"/>
              <w:marBottom w:val="0"/>
              <w:divBdr>
                <w:top w:val="none" w:sz="0" w:space="0" w:color="auto"/>
                <w:left w:val="none" w:sz="0" w:space="0" w:color="auto"/>
                <w:bottom w:val="none" w:sz="0" w:space="0" w:color="auto"/>
                <w:right w:val="none" w:sz="0" w:space="0" w:color="auto"/>
              </w:divBdr>
            </w:div>
            <w:div w:id="1994915982">
              <w:marLeft w:val="0"/>
              <w:marRight w:val="0"/>
              <w:marTop w:val="0"/>
              <w:marBottom w:val="0"/>
              <w:divBdr>
                <w:top w:val="none" w:sz="0" w:space="0" w:color="auto"/>
                <w:left w:val="none" w:sz="0" w:space="0" w:color="auto"/>
                <w:bottom w:val="none" w:sz="0" w:space="0" w:color="auto"/>
                <w:right w:val="none" w:sz="0" w:space="0" w:color="auto"/>
              </w:divBdr>
            </w:div>
            <w:div w:id="1289552629">
              <w:marLeft w:val="0"/>
              <w:marRight w:val="0"/>
              <w:marTop w:val="0"/>
              <w:marBottom w:val="0"/>
              <w:divBdr>
                <w:top w:val="none" w:sz="0" w:space="0" w:color="auto"/>
                <w:left w:val="none" w:sz="0" w:space="0" w:color="auto"/>
                <w:bottom w:val="none" w:sz="0" w:space="0" w:color="auto"/>
                <w:right w:val="none" w:sz="0" w:space="0" w:color="auto"/>
              </w:divBdr>
            </w:div>
            <w:div w:id="207566882">
              <w:marLeft w:val="0"/>
              <w:marRight w:val="0"/>
              <w:marTop w:val="0"/>
              <w:marBottom w:val="0"/>
              <w:divBdr>
                <w:top w:val="none" w:sz="0" w:space="0" w:color="auto"/>
                <w:left w:val="none" w:sz="0" w:space="0" w:color="auto"/>
                <w:bottom w:val="none" w:sz="0" w:space="0" w:color="auto"/>
                <w:right w:val="none" w:sz="0" w:space="0" w:color="auto"/>
              </w:divBdr>
            </w:div>
            <w:div w:id="176239027">
              <w:marLeft w:val="0"/>
              <w:marRight w:val="0"/>
              <w:marTop w:val="0"/>
              <w:marBottom w:val="0"/>
              <w:divBdr>
                <w:top w:val="none" w:sz="0" w:space="0" w:color="auto"/>
                <w:left w:val="none" w:sz="0" w:space="0" w:color="auto"/>
                <w:bottom w:val="none" w:sz="0" w:space="0" w:color="auto"/>
                <w:right w:val="none" w:sz="0" w:space="0" w:color="auto"/>
              </w:divBdr>
            </w:div>
            <w:div w:id="703020560">
              <w:marLeft w:val="0"/>
              <w:marRight w:val="0"/>
              <w:marTop w:val="0"/>
              <w:marBottom w:val="0"/>
              <w:divBdr>
                <w:top w:val="none" w:sz="0" w:space="0" w:color="auto"/>
                <w:left w:val="none" w:sz="0" w:space="0" w:color="auto"/>
                <w:bottom w:val="none" w:sz="0" w:space="0" w:color="auto"/>
                <w:right w:val="none" w:sz="0" w:space="0" w:color="auto"/>
              </w:divBdr>
            </w:div>
            <w:div w:id="353462203">
              <w:marLeft w:val="0"/>
              <w:marRight w:val="0"/>
              <w:marTop w:val="0"/>
              <w:marBottom w:val="0"/>
              <w:divBdr>
                <w:top w:val="none" w:sz="0" w:space="0" w:color="auto"/>
                <w:left w:val="none" w:sz="0" w:space="0" w:color="auto"/>
                <w:bottom w:val="none" w:sz="0" w:space="0" w:color="auto"/>
                <w:right w:val="none" w:sz="0" w:space="0" w:color="auto"/>
              </w:divBdr>
            </w:div>
            <w:div w:id="346830489">
              <w:marLeft w:val="0"/>
              <w:marRight w:val="0"/>
              <w:marTop w:val="0"/>
              <w:marBottom w:val="0"/>
              <w:divBdr>
                <w:top w:val="none" w:sz="0" w:space="0" w:color="auto"/>
                <w:left w:val="none" w:sz="0" w:space="0" w:color="auto"/>
                <w:bottom w:val="none" w:sz="0" w:space="0" w:color="auto"/>
                <w:right w:val="none" w:sz="0" w:space="0" w:color="auto"/>
              </w:divBdr>
            </w:div>
            <w:div w:id="475419317">
              <w:marLeft w:val="0"/>
              <w:marRight w:val="0"/>
              <w:marTop w:val="0"/>
              <w:marBottom w:val="0"/>
              <w:divBdr>
                <w:top w:val="none" w:sz="0" w:space="0" w:color="auto"/>
                <w:left w:val="none" w:sz="0" w:space="0" w:color="auto"/>
                <w:bottom w:val="none" w:sz="0" w:space="0" w:color="auto"/>
                <w:right w:val="none" w:sz="0" w:space="0" w:color="auto"/>
              </w:divBdr>
            </w:div>
            <w:div w:id="2078898036">
              <w:marLeft w:val="0"/>
              <w:marRight w:val="0"/>
              <w:marTop w:val="0"/>
              <w:marBottom w:val="0"/>
              <w:divBdr>
                <w:top w:val="none" w:sz="0" w:space="0" w:color="auto"/>
                <w:left w:val="none" w:sz="0" w:space="0" w:color="auto"/>
                <w:bottom w:val="none" w:sz="0" w:space="0" w:color="auto"/>
                <w:right w:val="none" w:sz="0" w:space="0" w:color="auto"/>
              </w:divBdr>
            </w:div>
            <w:div w:id="1393650621">
              <w:marLeft w:val="0"/>
              <w:marRight w:val="0"/>
              <w:marTop w:val="0"/>
              <w:marBottom w:val="0"/>
              <w:divBdr>
                <w:top w:val="none" w:sz="0" w:space="0" w:color="auto"/>
                <w:left w:val="none" w:sz="0" w:space="0" w:color="auto"/>
                <w:bottom w:val="none" w:sz="0" w:space="0" w:color="auto"/>
                <w:right w:val="none" w:sz="0" w:space="0" w:color="auto"/>
              </w:divBdr>
            </w:div>
            <w:div w:id="1246838825">
              <w:marLeft w:val="0"/>
              <w:marRight w:val="0"/>
              <w:marTop w:val="0"/>
              <w:marBottom w:val="0"/>
              <w:divBdr>
                <w:top w:val="none" w:sz="0" w:space="0" w:color="auto"/>
                <w:left w:val="none" w:sz="0" w:space="0" w:color="auto"/>
                <w:bottom w:val="none" w:sz="0" w:space="0" w:color="auto"/>
                <w:right w:val="none" w:sz="0" w:space="0" w:color="auto"/>
              </w:divBdr>
            </w:div>
            <w:div w:id="2048723885">
              <w:marLeft w:val="0"/>
              <w:marRight w:val="0"/>
              <w:marTop w:val="0"/>
              <w:marBottom w:val="0"/>
              <w:divBdr>
                <w:top w:val="none" w:sz="0" w:space="0" w:color="auto"/>
                <w:left w:val="none" w:sz="0" w:space="0" w:color="auto"/>
                <w:bottom w:val="none" w:sz="0" w:space="0" w:color="auto"/>
                <w:right w:val="none" w:sz="0" w:space="0" w:color="auto"/>
              </w:divBdr>
            </w:div>
            <w:div w:id="1938515091">
              <w:marLeft w:val="0"/>
              <w:marRight w:val="0"/>
              <w:marTop w:val="0"/>
              <w:marBottom w:val="0"/>
              <w:divBdr>
                <w:top w:val="none" w:sz="0" w:space="0" w:color="auto"/>
                <w:left w:val="none" w:sz="0" w:space="0" w:color="auto"/>
                <w:bottom w:val="none" w:sz="0" w:space="0" w:color="auto"/>
                <w:right w:val="none" w:sz="0" w:space="0" w:color="auto"/>
              </w:divBdr>
            </w:div>
            <w:div w:id="225187955">
              <w:marLeft w:val="0"/>
              <w:marRight w:val="0"/>
              <w:marTop w:val="0"/>
              <w:marBottom w:val="0"/>
              <w:divBdr>
                <w:top w:val="none" w:sz="0" w:space="0" w:color="auto"/>
                <w:left w:val="none" w:sz="0" w:space="0" w:color="auto"/>
                <w:bottom w:val="none" w:sz="0" w:space="0" w:color="auto"/>
                <w:right w:val="none" w:sz="0" w:space="0" w:color="auto"/>
              </w:divBdr>
            </w:div>
            <w:div w:id="1951010575">
              <w:marLeft w:val="0"/>
              <w:marRight w:val="0"/>
              <w:marTop w:val="0"/>
              <w:marBottom w:val="0"/>
              <w:divBdr>
                <w:top w:val="none" w:sz="0" w:space="0" w:color="auto"/>
                <w:left w:val="none" w:sz="0" w:space="0" w:color="auto"/>
                <w:bottom w:val="none" w:sz="0" w:space="0" w:color="auto"/>
                <w:right w:val="none" w:sz="0" w:space="0" w:color="auto"/>
              </w:divBdr>
            </w:div>
            <w:div w:id="1110319544">
              <w:marLeft w:val="0"/>
              <w:marRight w:val="0"/>
              <w:marTop w:val="0"/>
              <w:marBottom w:val="0"/>
              <w:divBdr>
                <w:top w:val="none" w:sz="0" w:space="0" w:color="auto"/>
                <w:left w:val="none" w:sz="0" w:space="0" w:color="auto"/>
                <w:bottom w:val="none" w:sz="0" w:space="0" w:color="auto"/>
                <w:right w:val="none" w:sz="0" w:space="0" w:color="auto"/>
              </w:divBdr>
            </w:div>
            <w:div w:id="558514363">
              <w:marLeft w:val="0"/>
              <w:marRight w:val="0"/>
              <w:marTop w:val="0"/>
              <w:marBottom w:val="0"/>
              <w:divBdr>
                <w:top w:val="none" w:sz="0" w:space="0" w:color="auto"/>
                <w:left w:val="none" w:sz="0" w:space="0" w:color="auto"/>
                <w:bottom w:val="none" w:sz="0" w:space="0" w:color="auto"/>
                <w:right w:val="none" w:sz="0" w:space="0" w:color="auto"/>
              </w:divBdr>
            </w:div>
            <w:div w:id="1488545808">
              <w:marLeft w:val="0"/>
              <w:marRight w:val="0"/>
              <w:marTop w:val="0"/>
              <w:marBottom w:val="0"/>
              <w:divBdr>
                <w:top w:val="none" w:sz="0" w:space="0" w:color="auto"/>
                <w:left w:val="none" w:sz="0" w:space="0" w:color="auto"/>
                <w:bottom w:val="none" w:sz="0" w:space="0" w:color="auto"/>
                <w:right w:val="none" w:sz="0" w:space="0" w:color="auto"/>
              </w:divBdr>
            </w:div>
            <w:div w:id="1442458858">
              <w:marLeft w:val="0"/>
              <w:marRight w:val="0"/>
              <w:marTop w:val="0"/>
              <w:marBottom w:val="0"/>
              <w:divBdr>
                <w:top w:val="none" w:sz="0" w:space="0" w:color="auto"/>
                <w:left w:val="none" w:sz="0" w:space="0" w:color="auto"/>
                <w:bottom w:val="none" w:sz="0" w:space="0" w:color="auto"/>
                <w:right w:val="none" w:sz="0" w:space="0" w:color="auto"/>
              </w:divBdr>
            </w:div>
            <w:div w:id="726878205">
              <w:marLeft w:val="0"/>
              <w:marRight w:val="0"/>
              <w:marTop w:val="0"/>
              <w:marBottom w:val="0"/>
              <w:divBdr>
                <w:top w:val="none" w:sz="0" w:space="0" w:color="auto"/>
                <w:left w:val="none" w:sz="0" w:space="0" w:color="auto"/>
                <w:bottom w:val="none" w:sz="0" w:space="0" w:color="auto"/>
                <w:right w:val="none" w:sz="0" w:space="0" w:color="auto"/>
              </w:divBdr>
            </w:div>
            <w:div w:id="1560745085">
              <w:marLeft w:val="0"/>
              <w:marRight w:val="0"/>
              <w:marTop w:val="0"/>
              <w:marBottom w:val="0"/>
              <w:divBdr>
                <w:top w:val="none" w:sz="0" w:space="0" w:color="auto"/>
                <w:left w:val="none" w:sz="0" w:space="0" w:color="auto"/>
                <w:bottom w:val="none" w:sz="0" w:space="0" w:color="auto"/>
                <w:right w:val="none" w:sz="0" w:space="0" w:color="auto"/>
              </w:divBdr>
            </w:div>
            <w:div w:id="2136823187">
              <w:marLeft w:val="0"/>
              <w:marRight w:val="0"/>
              <w:marTop w:val="0"/>
              <w:marBottom w:val="0"/>
              <w:divBdr>
                <w:top w:val="none" w:sz="0" w:space="0" w:color="auto"/>
                <w:left w:val="none" w:sz="0" w:space="0" w:color="auto"/>
                <w:bottom w:val="none" w:sz="0" w:space="0" w:color="auto"/>
                <w:right w:val="none" w:sz="0" w:space="0" w:color="auto"/>
              </w:divBdr>
            </w:div>
            <w:div w:id="414782753">
              <w:marLeft w:val="0"/>
              <w:marRight w:val="0"/>
              <w:marTop w:val="0"/>
              <w:marBottom w:val="0"/>
              <w:divBdr>
                <w:top w:val="none" w:sz="0" w:space="0" w:color="auto"/>
                <w:left w:val="none" w:sz="0" w:space="0" w:color="auto"/>
                <w:bottom w:val="none" w:sz="0" w:space="0" w:color="auto"/>
                <w:right w:val="none" w:sz="0" w:space="0" w:color="auto"/>
              </w:divBdr>
            </w:div>
            <w:div w:id="237792498">
              <w:marLeft w:val="0"/>
              <w:marRight w:val="0"/>
              <w:marTop w:val="0"/>
              <w:marBottom w:val="0"/>
              <w:divBdr>
                <w:top w:val="none" w:sz="0" w:space="0" w:color="auto"/>
                <w:left w:val="none" w:sz="0" w:space="0" w:color="auto"/>
                <w:bottom w:val="none" w:sz="0" w:space="0" w:color="auto"/>
                <w:right w:val="none" w:sz="0" w:space="0" w:color="auto"/>
              </w:divBdr>
            </w:div>
            <w:div w:id="720716245">
              <w:marLeft w:val="0"/>
              <w:marRight w:val="0"/>
              <w:marTop w:val="0"/>
              <w:marBottom w:val="0"/>
              <w:divBdr>
                <w:top w:val="none" w:sz="0" w:space="0" w:color="auto"/>
                <w:left w:val="none" w:sz="0" w:space="0" w:color="auto"/>
                <w:bottom w:val="none" w:sz="0" w:space="0" w:color="auto"/>
                <w:right w:val="none" w:sz="0" w:space="0" w:color="auto"/>
              </w:divBdr>
            </w:div>
            <w:div w:id="484205607">
              <w:marLeft w:val="0"/>
              <w:marRight w:val="0"/>
              <w:marTop w:val="0"/>
              <w:marBottom w:val="0"/>
              <w:divBdr>
                <w:top w:val="none" w:sz="0" w:space="0" w:color="auto"/>
                <w:left w:val="none" w:sz="0" w:space="0" w:color="auto"/>
                <w:bottom w:val="none" w:sz="0" w:space="0" w:color="auto"/>
                <w:right w:val="none" w:sz="0" w:space="0" w:color="auto"/>
              </w:divBdr>
            </w:div>
            <w:div w:id="1638337239">
              <w:marLeft w:val="0"/>
              <w:marRight w:val="0"/>
              <w:marTop w:val="0"/>
              <w:marBottom w:val="0"/>
              <w:divBdr>
                <w:top w:val="none" w:sz="0" w:space="0" w:color="auto"/>
                <w:left w:val="none" w:sz="0" w:space="0" w:color="auto"/>
                <w:bottom w:val="none" w:sz="0" w:space="0" w:color="auto"/>
                <w:right w:val="none" w:sz="0" w:space="0" w:color="auto"/>
              </w:divBdr>
            </w:div>
            <w:div w:id="1445884686">
              <w:marLeft w:val="0"/>
              <w:marRight w:val="0"/>
              <w:marTop w:val="0"/>
              <w:marBottom w:val="0"/>
              <w:divBdr>
                <w:top w:val="none" w:sz="0" w:space="0" w:color="auto"/>
                <w:left w:val="none" w:sz="0" w:space="0" w:color="auto"/>
                <w:bottom w:val="none" w:sz="0" w:space="0" w:color="auto"/>
                <w:right w:val="none" w:sz="0" w:space="0" w:color="auto"/>
              </w:divBdr>
            </w:div>
            <w:div w:id="229267549">
              <w:marLeft w:val="0"/>
              <w:marRight w:val="0"/>
              <w:marTop w:val="0"/>
              <w:marBottom w:val="0"/>
              <w:divBdr>
                <w:top w:val="none" w:sz="0" w:space="0" w:color="auto"/>
                <w:left w:val="none" w:sz="0" w:space="0" w:color="auto"/>
                <w:bottom w:val="none" w:sz="0" w:space="0" w:color="auto"/>
                <w:right w:val="none" w:sz="0" w:space="0" w:color="auto"/>
              </w:divBdr>
            </w:div>
            <w:div w:id="444738336">
              <w:marLeft w:val="0"/>
              <w:marRight w:val="0"/>
              <w:marTop w:val="0"/>
              <w:marBottom w:val="0"/>
              <w:divBdr>
                <w:top w:val="none" w:sz="0" w:space="0" w:color="auto"/>
                <w:left w:val="none" w:sz="0" w:space="0" w:color="auto"/>
                <w:bottom w:val="none" w:sz="0" w:space="0" w:color="auto"/>
                <w:right w:val="none" w:sz="0" w:space="0" w:color="auto"/>
              </w:divBdr>
            </w:div>
            <w:div w:id="184292490">
              <w:marLeft w:val="0"/>
              <w:marRight w:val="0"/>
              <w:marTop w:val="0"/>
              <w:marBottom w:val="0"/>
              <w:divBdr>
                <w:top w:val="none" w:sz="0" w:space="0" w:color="auto"/>
                <w:left w:val="none" w:sz="0" w:space="0" w:color="auto"/>
                <w:bottom w:val="none" w:sz="0" w:space="0" w:color="auto"/>
                <w:right w:val="none" w:sz="0" w:space="0" w:color="auto"/>
              </w:divBdr>
            </w:div>
            <w:div w:id="2023050627">
              <w:marLeft w:val="0"/>
              <w:marRight w:val="0"/>
              <w:marTop w:val="0"/>
              <w:marBottom w:val="0"/>
              <w:divBdr>
                <w:top w:val="none" w:sz="0" w:space="0" w:color="auto"/>
                <w:left w:val="none" w:sz="0" w:space="0" w:color="auto"/>
                <w:bottom w:val="none" w:sz="0" w:space="0" w:color="auto"/>
                <w:right w:val="none" w:sz="0" w:space="0" w:color="auto"/>
              </w:divBdr>
            </w:div>
            <w:div w:id="1204177813">
              <w:marLeft w:val="0"/>
              <w:marRight w:val="0"/>
              <w:marTop w:val="0"/>
              <w:marBottom w:val="0"/>
              <w:divBdr>
                <w:top w:val="none" w:sz="0" w:space="0" w:color="auto"/>
                <w:left w:val="none" w:sz="0" w:space="0" w:color="auto"/>
                <w:bottom w:val="none" w:sz="0" w:space="0" w:color="auto"/>
                <w:right w:val="none" w:sz="0" w:space="0" w:color="auto"/>
              </w:divBdr>
            </w:div>
            <w:div w:id="582377636">
              <w:marLeft w:val="0"/>
              <w:marRight w:val="0"/>
              <w:marTop w:val="0"/>
              <w:marBottom w:val="0"/>
              <w:divBdr>
                <w:top w:val="none" w:sz="0" w:space="0" w:color="auto"/>
                <w:left w:val="none" w:sz="0" w:space="0" w:color="auto"/>
                <w:bottom w:val="none" w:sz="0" w:space="0" w:color="auto"/>
                <w:right w:val="none" w:sz="0" w:space="0" w:color="auto"/>
              </w:divBdr>
            </w:div>
            <w:div w:id="212735945">
              <w:marLeft w:val="0"/>
              <w:marRight w:val="0"/>
              <w:marTop w:val="0"/>
              <w:marBottom w:val="0"/>
              <w:divBdr>
                <w:top w:val="none" w:sz="0" w:space="0" w:color="auto"/>
                <w:left w:val="none" w:sz="0" w:space="0" w:color="auto"/>
                <w:bottom w:val="none" w:sz="0" w:space="0" w:color="auto"/>
                <w:right w:val="none" w:sz="0" w:space="0" w:color="auto"/>
              </w:divBdr>
            </w:div>
            <w:div w:id="48505545">
              <w:marLeft w:val="0"/>
              <w:marRight w:val="0"/>
              <w:marTop w:val="0"/>
              <w:marBottom w:val="0"/>
              <w:divBdr>
                <w:top w:val="none" w:sz="0" w:space="0" w:color="auto"/>
                <w:left w:val="none" w:sz="0" w:space="0" w:color="auto"/>
                <w:bottom w:val="none" w:sz="0" w:space="0" w:color="auto"/>
                <w:right w:val="none" w:sz="0" w:space="0" w:color="auto"/>
              </w:divBdr>
            </w:div>
            <w:div w:id="223806925">
              <w:marLeft w:val="0"/>
              <w:marRight w:val="0"/>
              <w:marTop w:val="0"/>
              <w:marBottom w:val="0"/>
              <w:divBdr>
                <w:top w:val="none" w:sz="0" w:space="0" w:color="auto"/>
                <w:left w:val="none" w:sz="0" w:space="0" w:color="auto"/>
                <w:bottom w:val="none" w:sz="0" w:space="0" w:color="auto"/>
                <w:right w:val="none" w:sz="0" w:space="0" w:color="auto"/>
              </w:divBdr>
            </w:div>
            <w:div w:id="314528307">
              <w:marLeft w:val="0"/>
              <w:marRight w:val="0"/>
              <w:marTop w:val="0"/>
              <w:marBottom w:val="0"/>
              <w:divBdr>
                <w:top w:val="none" w:sz="0" w:space="0" w:color="auto"/>
                <w:left w:val="none" w:sz="0" w:space="0" w:color="auto"/>
                <w:bottom w:val="none" w:sz="0" w:space="0" w:color="auto"/>
                <w:right w:val="none" w:sz="0" w:space="0" w:color="auto"/>
              </w:divBdr>
            </w:div>
            <w:div w:id="561867441">
              <w:marLeft w:val="0"/>
              <w:marRight w:val="0"/>
              <w:marTop w:val="0"/>
              <w:marBottom w:val="0"/>
              <w:divBdr>
                <w:top w:val="none" w:sz="0" w:space="0" w:color="auto"/>
                <w:left w:val="none" w:sz="0" w:space="0" w:color="auto"/>
                <w:bottom w:val="none" w:sz="0" w:space="0" w:color="auto"/>
                <w:right w:val="none" w:sz="0" w:space="0" w:color="auto"/>
              </w:divBdr>
            </w:div>
            <w:div w:id="673797985">
              <w:marLeft w:val="0"/>
              <w:marRight w:val="0"/>
              <w:marTop w:val="0"/>
              <w:marBottom w:val="0"/>
              <w:divBdr>
                <w:top w:val="none" w:sz="0" w:space="0" w:color="auto"/>
                <w:left w:val="none" w:sz="0" w:space="0" w:color="auto"/>
                <w:bottom w:val="none" w:sz="0" w:space="0" w:color="auto"/>
                <w:right w:val="none" w:sz="0" w:space="0" w:color="auto"/>
              </w:divBdr>
            </w:div>
            <w:div w:id="1282685516">
              <w:marLeft w:val="0"/>
              <w:marRight w:val="0"/>
              <w:marTop w:val="0"/>
              <w:marBottom w:val="0"/>
              <w:divBdr>
                <w:top w:val="none" w:sz="0" w:space="0" w:color="auto"/>
                <w:left w:val="none" w:sz="0" w:space="0" w:color="auto"/>
                <w:bottom w:val="none" w:sz="0" w:space="0" w:color="auto"/>
                <w:right w:val="none" w:sz="0" w:space="0" w:color="auto"/>
              </w:divBdr>
            </w:div>
            <w:div w:id="533158757">
              <w:marLeft w:val="0"/>
              <w:marRight w:val="0"/>
              <w:marTop w:val="0"/>
              <w:marBottom w:val="0"/>
              <w:divBdr>
                <w:top w:val="none" w:sz="0" w:space="0" w:color="auto"/>
                <w:left w:val="none" w:sz="0" w:space="0" w:color="auto"/>
                <w:bottom w:val="none" w:sz="0" w:space="0" w:color="auto"/>
                <w:right w:val="none" w:sz="0" w:space="0" w:color="auto"/>
              </w:divBdr>
            </w:div>
            <w:div w:id="1737388683">
              <w:marLeft w:val="0"/>
              <w:marRight w:val="0"/>
              <w:marTop w:val="0"/>
              <w:marBottom w:val="0"/>
              <w:divBdr>
                <w:top w:val="none" w:sz="0" w:space="0" w:color="auto"/>
                <w:left w:val="none" w:sz="0" w:space="0" w:color="auto"/>
                <w:bottom w:val="none" w:sz="0" w:space="0" w:color="auto"/>
                <w:right w:val="none" w:sz="0" w:space="0" w:color="auto"/>
              </w:divBdr>
            </w:div>
            <w:div w:id="1563826232">
              <w:marLeft w:val="0"/>
              <w:marRight w:val="0"/>
              <w:marTop w:val="0"/>
              <w:marBottom w:val="0"/>
              <w:divBdr>
                <w:top w:val="none" w:sz="0" w:space="0" w:color="auto"/>
                <w:left w:val="none" w:sz="0" w:space="0" w:color="auto"/>
                <w:bottom w:val="none" w:sz="0" w:space="0" w:color="auto"/>
                <w:right w:val="none" w:sz="0" w:space="0" w:color="auto"/>
              </w:divBdr>
            </w:div>
            <w:div w:id="588470792">
              <w:marLeft w:val="0"/>
              <w:marRight w:val="0"/>
              <w:marTop w:val="0"/>
              <w:marBottom w:val="0"/>
              <w:divBdr>
                <w:top w:val="none" w:sz="0" w:space="0" w:color="auto"/>
                <w:left w:val="none" w:sz="0" w:space="0" w:color="auto"/>
                <w:bottom w:val="none" w:sz="0" w:space="0" w:color="auto"/>
                <w:right w:val="none" w:sz="0" w:space="0" w:color="auto"/>
              </w:divBdr>
            </w:div>
            <w:div w:id="1984189459">
              <w:marLeft w:val="0"/>
              <w:marRight w:val="0"/>
              <w:marTop w:val="0"/>
              <w:marBottom w:val="0"/>
              <w:divBdr>
                <w:top w:val="none" w:sz="0" w:space="0" w:color="auto"/>
                <w:left w:val="none" w:sz="0" w:space="0" w:color="auto"/>
                <w:bottom w:val="none" w:sz="0" w:space="0" w:color="auto"/>
                <w:right w:val="none" w:sz="0" w:space="0" w:color="auto"/>
              </w:divBdr>
            </w:div>
            <w:div w:id="44062423">
              <w:marLeft w:val="0"/>
              <w:marRight w:val="0"/>
              <w:marTop w:val="0"/>
              <w:marBottom w:val="0"/>
              <w:divBdr>
                <w:top w:val="none" w:sz="0" w:space="0" w:color="auto"/>
                <w:left w:val="none" w:sz="0" w:space="0" w:color="auto"/>
                <w:bottom w:val="none" w:sz="0" w:space="0" w:color="auto"/>
                <w:right w:val="none" w:sz="0" w:space="0" w:color="auto"/>
              </w:divBdr>
            </w:div>
            <w:div w:id="190605094">
              <w:marLeft w:val="0"/>
              <w:marRight w:val="0"/>
              <w:marTop w:val="0"/>
              <w:marBottom w:val="0"/>
              <w:divBdr>
                <w:top w:val="none" w:sz="0" w:space="0" w:color="auto"/>
                <w:left w:val="none" w:sz="0" w:space="0" w:color="auto"/>
                <w:bottom w:val="none" w:sz="0" w:space="0" w:color="auto"/>
                <w:right w:val="none" w:sz="0" w:space="0" w:color="auto"/>
              </w:divBdr>
            </w:div>
            <w:div w:id="1364598105">
              <w:marLeft w:val="0"/>
              <w:marRight w:val="0"/>
              <w:marTop w:val="0"/>
              <w:marBottom w:val="0"/>
              <w:divBdr>
                <w:top w:val="none" w:sz="0" w:space="0" w:color="auto"/>
                <w:left w:val="none" w:sz="0" w:space="0" w:color="auto"/>
                <w:bottom w:val="none" w:sz="0" w:space="0" w:color="auto"/>
                <w:right w:val="none" w:sz="0" w:space="0" w:color="auto"/>
              </w:divBdr>
            </w:div>
            <w:div w:id="1614559123">
              <w:marLeft w:val="0"/>
              <w:marRight w:val="0"/>
              <w:marTop w:val="0"/>
              <w:marBottom w:val="0"/>
              <w:divBdr>
                <w:top w:val="none" w:sz="0" w:space="0" w:color="auto"/>
                <w:left w:val="none" w:sz="0" w:space="0" w:color="auto"/>
                <w:bottom w:val="none" w:sz="0" w:space="0" w:color="auto"/>
                <w:right w:val="none" w:sz="0" w:space="0" w:color="auto"/>
              </w:divBdr>
            </w:div>
            <w:div w:id="480200109">
              <w:marLeft w:val="0"/>
              <w:marRight w:val="0"/>
              <w:marTop w:val="0"/>
              <w:marBottom w:val="0"/>
              <w:divBdr>
                <w:top w:val="none" w:sz="0" w:space="0" w:color="auto"/>
                <w:left w:val="none" w:sz="0" w:space="0" w:color="auto"/>
                <w:bottom w:val="none" w:sz="0" w:space="0" w:color="auto"/>
                <w:right w:val="none" w:sz="0" w:space="0" w:color="auto"/>
              </w:divBdr>
            </w:div>
            <w:div w:id="704985467">
              <w:marLeft w:val="0"/>
              <w:marRight w:val="0"/>
              <w:marTop w:val="0"/>
              <w:marBottom w:val="0"/>
              <w:divBdr>
                <w:top w:val="none" w:sz="0" w:space="0" w:color="auto"/>
                <w:left w:val="none" w:sz="0" w:space="0" w:color="auto"/>
                <w:bottom w:val="none" w:sz="0" w:space="0" w:color="auto"/>
                <w:right w:val="none" w:sz="0" w:space="0" w:color="auto"/>
              </w:divBdr>
            </w:div>
            <w:div w:id="1157384425">
              <w:marLeft w:val="0"/>
              <w:marRight w:val="0"/>
              <w:marTop w:val="0"/>
              <w:marBottom w:val="0"/>
              <w:divBdr>
                <w:top w:val="none" w:sz="0" w:space="0" w:color="auto"/>
                <w:left w:val="none" w:sz="0" w:space="0" w:color="auto"/>
                <w:bottom w:val="none" w:sz="0" w:space="0" w:color="auto"/>
                <w:right w:val="none" w:sz="0" w:space="0" w:color="auto"/>
              </w:divBdr>
            </w:div>
            <w:div w:id="896474147">
              <w:marLeft w:val="0"/>
              <w:marRight w:val="0"/>
              <w:marTop w:val="0"/>
              <w:marBottom w:val="0"/>
              <w:divBdr>
                <w:top w:val="none" w:sz="0" w:space="0" w:color="auto"/>
                <w:left w:val="none" w:sz="0" w:space="0" w:color="auto"/>
                <w:bottom w:val="none" w:sz="0" w:space="0" w:color="auto"/>
                <w:right w:val="none" w:sz="0" w:space="0" w:color="auto"/>
              </w:divBdr>
            </w:div>
            <w:div w:id="1891576744">
              <w:marLeft w:val="0"/>
              <w:marRight w:val="0"/>
              <w:marTop w:val="0"/>
              <w:marBottom w:val="0"/>
              <w:divBdr>
                <w:top w:val="none" w:sz="0" w:space="0" w:color="auto"/>
                <w:left w:val="none" w:sz="0" w:space="0" w:color="auto"/>
                <w:bottom w:val="none" w:sz="0" w:space="0" w:color="auto"/>
                <w:right w:val="none" w:sz="0" w:space="0" w:color="auto"/>
              </w:divBdr>
            </w:div>
            <w:div w:id="1333290186">
              <w:marLeft w:val="0"/>
              <w:marRight w:val="0"/>
              <w:marTop w:val="0"/>
              <w:marBottom w:val="0"/>
              <w:divBdr>
                <w:top w:val="none" w:sz="0" w:space="0" w:color="auto"/>
                <w:left w:val="none" w:sz="0" w:space="0" w:color="auto"/>
                <w:bottom w:val="none" w:sz="0" w:space="0" w:color="auto"/>
                <w:right w:val="none" w:sz="0" w:space="0" w:color="auto"/>
              </w:divBdr>
            </w:div>
            <w:div w:id="1383745541">
              <w:marLeft w:val="0"/>
              <w:marRight w:val="0"/>
              <w:marTop w:val="0"/>
              <w:marBottom w:val="0"/>
              <w:divBdr>
                <w:top w:val="none" w:sz="0" w:space="0" w:color="auto"/>
                <w:left w:val="none" w:sz="0" w:space="0" w:color="auto"/>
                <w:bottom w:val="none" w:sz="0" w:space="0" w:color="auto"/>
                <w:right w:val="none" w:sz="0" w:space="0" w:color="auto"/>
              </w:divBdr>
            </w:div>
            <w:div w:id="230849025">
              <w:marLeft w:val="0"/>
              <w:marRight w:val="0"/>
              <w:marTop w:val="0"/>
              <w:marBottom w:val="0"/>
              <w:divBdr>
                <w:top w:val="none" w:sz="0" w:space="0" w:color="auto"/>
                <w:left w:val="none" w:sz="0" w:space="0" w:color="auto"/>
                <w:bottom w:val="none" w:sz="0" w:space="0" w:color="auto"/>
                <w:right w:val="none" w:sz="0" w:space="0" w:color="auto"/>
              </w:divBdr>
            </w:div>
            <w:div w:id="912354448">
              <w:marLeft w:val="0"/>
              <w:marRight w:val="0"/>
              <w:marTop w:val="0"/>
              <w:marBottom w:val="0"/>
              <w:divBdr>
                <w:top w:val="none" w:sz="0" w:space="0" w:color="auto"/>
                <w:left w:val="none" w:sz="0" w:space="0" w:color="auto"/>
                <w:bottom w:val="none" w:sz="0" w:space="0" w:color="auto"/>
                <w:right w:val="none" w:sz="0" w:space="0" w:color="auto"/>
              </w:divBdr>
            </w:div>
            <w:div w:id="2011717739">
              <w:marLeft w:val="0"/>
              <w:marRight w:val="0"/>
              <w:marTop w:val="0"/>
              <w:marBottom w:val="0"/>
              <w:divBdr>
                <w:top w:val="none" w:sz="0" w:space="0" w:color="auto"/>
                <w:left w:val="none" w:sz="0" w:space="0" w:color="auto"/>
                <w:bottom w:val="none" w:sz="0" w:space="0" w:color="auto"/>
                <w:right w:val="none" w:sz="0" w:space="0" w:color="auto"/>
              </w:divBdr>
            </w:div>
            <w:div w:id="332345620">
              <w:marLeft w:val="0"/>
              <w:marRight w:val="0"/>
              <w:marTop w:val="0"/>
              <w:marBottom w:val="0"/>
              <w:divBdr>
                <w:top w:val="none" w:sz="0" w:space="0" w:color="auto"/>
                <w:left w:val="none" w:sz="0" w:space="0" w:color="auto"/>
                <w:bottom w:val="none" w:sz="0" w:space="0" w:color="auto"/>
                <w:right w:val="none" w:sz="0" w:space="0" w:color="auto"/>
              </w:divBdr>
            </w:div>
            <w:div w:id="1481076407">
              <w:marLeft w:val="0"/>
              <w:marRight w:val="0"/>
              <w:marTop w:val="0"/>
              <w:marBottom w:val="0"/>
              <w:divBdr>
                <w:top w:val="none" w:sz="0" w:space="0" w:color="auto"/>
                <w:left w:val="none" w:sz="0" w:space="0" w:color="auto"/>
                <w:bottom w:val="none" w:sz="0" w:space="0" w:color="auto"/>
                <w:right w:val="none" w:sz="0" w:space="0" w:color="auto"/>
              </w:divBdr>
            </w:div>
            <w:div w:id="236018989">
              <w:marLeft w:val="0"/>
              <w:marRight w:val="0"/>
              <w:marTop w:val="0"/>
              <w:marBottom w:val="0"/>
              <w:divBdr>
                <w:top w:val="none" w:sz="0" w:space="0" w:color="auto"/>
                <w:left w:val="none" w:sz="0" w:space="0" w:color="auto"/>
                <w:bottom w:val="none" w:sz="0" w:space="0" w:color="auto"/>
                <w:right w:val="none" w:sz="0" w:space="0" w:color="auto"/>
              </w:divBdr>
            </w:div>
            <w:div w:id="601231164">
              <w:marLeft w:val="0"/>
              <w:marRight w:val="0"/>
              <w:marTop w:val="0"/>
              <w:marBottom w:val="0"/>
              <w:divBdr>
                <w:top w:val="none" w:sz="0" w:space="0" w:color="auto"/>
                <w:left w:val="none" w:sz="0" w:space="0" w:color="auto"/>
                <w:bottom w:val="none" w:sz="0" w:space="0" w:color="auto"/>
                <w:right w:val="none" w:sz="0" w:space="0" w:color="auto"/>
              </w:divBdr>
            </w:div>
            <w:div w:id="2099791088">
              <w:marLeft w:val="0"/>
              <w:marRight w:val="0"/>
              <w:marTop w:val="0"/>
              <w:marBottom w:val="0"/>
              <w:divBdr>
                <w:top w:val="none" w:sz="0" w:space="0" w:color="auto"/>
                <w:left w:val="none" w:sz="0" w:space="0" w:color="auto"/>
                <w:bottom w:val="none" w:sz="0" w:space="0" w:color="auto"/>
                <w:right w:val="none" w:sz="0" w:space="0" w:color="auto"/>
              </w:divBdr>
            </w:div>
            <w:div w:id="1159616577">
              <w:marLeft w:val="0"/>
              <w:marRight w:val="0"/>
              <w:marTop w:val="0"/>
              <w:marBottom w:val="0"/>
              <w:divBdr>
                <w:top w:val="none" w:sz="0" w:space="0" w:color="auto"/>
                <w:left w:val="none" w:sz="0" w:space="0" w:color="auto"/>
                <w:bottom w:val="none" w:sz="0" w:space="0" w:color="auto"/>
                <w:right w:val="none" w:sz="0" w:space="0" w:color="auto"/>
              </w:divBdr>
            </w:div>
            <w:div w:id="1633361247">
              <w:marLeft w:val="0"/>
              <w:marRight w:val="0"/>
              <w:marTop w:val="0"/>
              <w:marBottom w:val="0"/>
              <w:divBdr>
                <w:top w:val="none" w:sz="0" w:space="0" w:color="auto"/>
                <w:left w:val="none" w:sz="0" w:space="0" w:color="auto"/>
                <w:bottom w:val="none" w:sz="0" w:space="0" w:color="auto"/>
                <w:right w:val="none" w:sz="0" w:space="0" w:color="auto"/>
              </w:divBdr>
            </w:div>
            <w:div w:id="1712268136">
              <w:marLeft w:val="0"/>
              <w:marRight w:val="0"/>
              <w:marTop w:val="0"/>
              <w:marBottom w:val="0"/>
              <w:divBdr>
                <w:top w:val="none" w:sz="0" w:space="0" w:color="auto"/>
                <w:left w:val="none" w:sz="0" w:space="0" w:color="auto"/>
                <w:bottom w:val="none" w:sz="0" w:space="0" w:color="auto"/>
                <w:right w:val="none" w:sz="0" w:space="0" w:color="auto"/>
              </w:divBdr>
            </w:div>
            <w:div w:id="1412001448">
              <w:marLeft w:val="0"/>
              <w:marRight w:val="0"/>
              <w:marTop w:val="0"/>
              <w:marBottom w:val="0"/>
              <w:divBdr>
                <w:top w:val="none" w:sz="0" w:space="0" w:color="auto"/>
                <w:left w:val="none" w:sz="0" w:space="0" w:color="auto"/>
                <w:bottom w:val="none" w:sz="0" w:space="0" w:color="auto"/>
                <w:right w:val="none" w:sz="0" w:space="0" w:color="auto"/>
              </w:divBdr>
            </w:div>
            <w:div w:id="1397820371">
              <w:marLeft w:val="0"/>
              <w:marRight w:val="0"/>
              <w:marTop w:val="0"/>
              <w:marBottom w:val="0"/>
              <w:divBdr>
                <w:top w:val="none" w:sz="0" w:space="0" w:color="auto"/>
                <w:left w:val="none" w:sz="0" w:space="0" w:color="auto"/>
                <w:bottom w:val="none" w:sz="0" w:space="0" w:color="auto"/>
                <w:right w:val="none" w:sz="0" w:space="0" w:color="auto"/>
              </w:divBdr>
            </w:div>
            <w:div w:id="872379554">
              <w:marLeft w:val="0"/>
              <w:marRight w:val="0"/>
              <w:marTop w:val="0"/>
              <w:marBottom w:val="0"/>
              <w:divBdr>
                <w:top w:val="none" w:sz="0" w:space="0" w:color="auto"/>
                <w:left w:val="none" w:sz="0" w:space="0" w:color="auto"/>
                <w:bottom w:val="none" w:sz="0" w:space="0" w:color="auto"/>
                <w:right w:val="none" w:sz="0" w:space="0" w:color="auto"/>
              </w:divBdr>
            </w:div>
            <w:div w:id="616958245">
              <w:marLeft w:val="0"/>
              <w:marRight w:val="0"/>
              <w:marTop w:val="0"/>
              <w:marBottom w:val="0"/>
              <w:divBdr>
                <w:top w:val="none" w:sz="0" w:space="0" w:color="auto"/>
                <w:left w:val="none" w:sz="0" w:space="0" w:color="auto"/>
                <w:bottom w:val="none" w:sz="0" w:space="0" w:color="auto"/>
                <w:right w:val="none" w:sz="0" w:space="0" w:color="auto"/>
              </w:divBdr>
            </w:div>
            <w:div w:id="1397899538">
              <w:marLeft w:val="0"/>
              <w:marRight w:val="0"/>
              <w:marTop w:val="0"/>
              <w:marBottom w:val="0"/>
              <w:divBdr>
                <w:top w:val="none" w:sz="0" w:space="0" w:color="auto"/>
                <w:left w:val="none" w:sz="0" w:space="0" w:color="auto"/>
                <w:bottom w:val="none" w:sz="0" w:space="0" w:color="auto"/>
                <w:right w:val="none" w:sz="0" w:space="0" w:color="auto"/>
              </w:divBdr>
            </w:div>
            <w:div w:id="1660841531">
              <w:marLeft w:val="0"/>
              <w:marRight w:val="0"/>
              <w:marTop w:val="0"/>
              <w:marBottom w:val="0"/>
              <w:divBdr>
                <w:top w:val="none" w:sz="0" w:space="0" w:color="auto"/>
                <w:left w:val="none" w:sz="0" w:space="0" w:color="auto"/>
                <w:bottom w:val="none" w:sz="0" w:space="0" w:color="auto"/>
                <w:right w:val="none" w:sz="0" w:space="0" w:color="auto"/>
              </w:divBdr>
            </w:div>
            <w:div w:id="61298217">
              <w:marLeft w:val="0"/>
              <w:marRight w:val="0"/>
              <w:marTop w:val="0"/>
              <w:marBottom w:val="0"/>
              <w:divBdr>
                <w:top w:val="none" w:sz="0" w:space="0" w:color="auto"/>
                <w:left w:val="none" w:sz="0" w:space="0" w:color="auto"/>
                <w:bottom w:val="none" w:sz="0" w:space="0" w:color="auto"/>
                <w:right w:val="none" w:sz="0" w:space="0" w:color="auto"/>
              </w:divBdr>
            </w:div>
            <w:div w:id="362243440">
              <w:marLeft w:val="0"/>
              <w:marRight w:val="0"/>
              <w:marTop w:val="0"/>
              <w:marBottom w:val="0"/>
              <w:divBdr>
                <w:top w:val="none" w:sz="0" w:space="0" w:color="auto"/>
                <w:left w:val="none" w:sz="0" w:space="0" w:color="auto"/>
                <w:bottom w:val="none" w:sz="0" w:space="0" w:color="auto"/>
                <w:right w:val="none" w:sz="0" w:space="0" w:color="auto"/>
              </w:divBdr>
            </w:div>
            <w:div w:id="286395395">
              <w:marLeft w:val="0"/>
              <w:marRight w:val="0"/>
              <w:marTop w:val="0"/>
              <w:marBottom w:val="0"/>
              <w:divBdr>
                <w:top w:val="none" w:sz="0" w:space="0" w:color="auto"/>
                <w:left w:val="none" w:sz="0" w:space="0" w:color="auto"/>
                <w:bottom w:val="none" w:sz="0" w:space="0" w:color="auto"/>
                <w:right w:val="none" w:sz="0" w:space="0" w:color="auto"/>
              </w:divBdr>
            </w:div>
            <w:div w:id="1403403432">
              <w:marLeft w:val="0"/>
              <w:marRight w:val="0"/>
              <w:marTop w:val="0"/>
              <w:marBottom w:val="0"/>
              <w:divBdr>
                <w:top w:val="none" w:sz="0" w:space="0" w:color="auto"/>
                <w:left w:val="none" w:sz="0" w:space="0" w:color="auto"/>
                <w:bottom w:val="none" w:sz="0" w:space="0" w:color="auto"/>
                <w:right w:val="none" w:sz="0" w:space="0" w:color="auto"/>
              </w:divBdr>
            </w:div>
            <w:div w:id="552887527">
              <w:marLeft w:val="0"/>
              <w:marRight w:val="0"/>
              <w:marTop w:val="0"/>
              <w:marBottom w:val="0"/>
              <w:divBdr>
                <w:top w:val="none" w:sz="0" w:space="0" w:color="auto"/>
                <w:left w:val="none" w:sz="0" w:space="0" w:color="auto"/>
                <w:bottom w:val="none" w:sz="0" w:space="0" w:color="auto"/>
                <w:right w:val="none" w:sz="0" w:space="0" w:color="auto"/>
              </w:divBdr>
            </w:div>
            <w:div w:id="667437945">
              <w:marLeft w:val="0"/>
              <w:marRight w:val="0"/>
              <w:marTop w:val="0"/>
              <w:marBottom w:val="0"/>
              <w:divBdr>
                <w:top w:val="none" w:sz="0" w:space="0" w:color="auto"/>
                <w:left w:val="none" w:sz="0" w:space="0" w:color="auto"/>
                <w:bottom w:val="none" w:sz="0" w:space="0" w:color="auto"/>
                <w:right w:val="none" w:sz="0" w:space="0" w:color="auto"/>
              </w:divBdr>
            </w:div>
            <w:div w:id="2036495983">
              <w:marLeft w:val="0"/>
              <w:marRight w:val="0"/>
              <w:marTop w:val="0"/>
              <w:marBottom w:val="0"/>
              <w:divBdr>
                <w:top w:val="none" w:sz="0" w:space="0" w:color="auto"/>
                <w:left w:val="none" w:sz="0" w:space="0" w:color="auto"/>
                <w:bottom w:val="none" w:sz="0" w:space="0" w:color="auto"/>
                <w:right w:val="none" w:sz="0" w:space="0" w:color="auto"/>
              </w:divBdr>
            </w:div>
            <w:div w:id="1033306202">
              <w:marLeft w:val="0"/>
              <w:marRight w:val="0"/>
              <w:marTop w:val="0"/>
              <w:marBottom w:val="0"/>
              <w:divBdr>
                <w:top w:val="none" w:sz="0" w:space="0" w:color="auto"/>
                <w:left w:val="none" w:sz="0" w:space="0" w:color="auto"/>
                <w:bottom w:val="none" w:sz="0" w:space="0" w:color="auto"/>
                <w:right w:val="none" w:sz="0" w:space="0" w:color="auto"/>
              </w:divBdr>
            </w:div>
            <w:div w:id="324631936">
              <w:marLeft w:val="0"/>
              <w:marRight w:val="0"/>
              <w:marTop w:val="0"/>
              <w:marBottom w:val="0"/>
              <w:divBdr>
                <w:top w:val="none" w:sz="0" w:space="0" w:color="auto"/>
                <w:left w:val="none" w:sz="0" w:space="0" w:color="auto"/>
                <w:bottom w:val="none" w:sz="0" w:space="0" w:color="auto"/>
                <w:right w:val="none" w:sz="0" w:space="0" w:color="auto"/>
              </w:divBdr>
            </w:div>
            <w:div w:id="872961587">
              <w:marLeft w:val="0"/>
              <w:marRight w:val="0"/>
              <w:marTop w:val="0"/>
              <w:marBottom w:val="0"/>
              <w:divBdr>
                <w:top w:val="none" w:sz="0" w:space="0" w:color="auto"/>
                <w:left w:val="none" w:sz="0" w:space="0" w:color="auto"/>
                <w:bottom w:val="none" w:sz="0" w:space="0" w:color="auto"/>
                <w:right w:val="none" w:sz="0" w:space="0" w:color="auto"/>
              </w:divBdr>
            </w:div>
            <w:div w:id="272590101">
              <w:marLeft w:val="0"/>
              <w:marRight w:val="0"/>
              <w:marTop w:val="0"/>
              <w:marBottom w:val="0"/>
              <w:divBdr>
                <w:top w:val="none" w:sz="0" w:space="0" w:color="auto"/>
                <w:left w:val="none" w:sz="0" w:space="0" w:color="auto"/>
                <w:bottom w:val="none" w:sz="0" w:space="0" w:color="auto"/>
                <w:right w:val="none" w:sz="0" w:space="0" w:color="auto"/>
              </w:divBdr>
            </w:div>
            <w:div w:id="110394195">
              <w:marLeft w:val="0"/>
              <w:marRight w:val="0"/>
              <w:marTop w:val="0"/>
              <w:marBottom w:val="0"/>
              <w:divBdr>
                <w:top w:val="none" w:sz="0" w:space="0" w:color="auto"/>
                <w:left w:val="none" w:sz="0" w:space="0" w:color="auto"/>
                <w:bottom w:val="none" w:sz="0" w:space="0" w:color="auto"/>
                <w:right w:val="none" w:sz="0" w:space="0" w:color="auto"/>
              </w:divBdr>
            </w:div>
            <w:div w:id="1594314087">
              <w:marLeft w:val="0"/>
              <w:marRight w:val="0"/>
              <w:marTop w:val="0"/>
              <w:marBottom w:val="0"/>
              <w:divBdr>
                <w:top w:val="none" w:sz="0" w:space="0" w:color="auto"/>
                <w:left w:val="none" w:sz="0" w:space="0" w:color="auto"/>
                <w:bottom w:val="none" w:sz="0" w:space="0" w:color="auto"/>
                <w:right w:val="none" w:sz="0" w:space="0" w:color="auto"/>
              </w:divBdr>
            </w:div>
            <w:div w:id="356739974">
              <w:marLeft w:val="0"/>
              <w:marRight w:val="0"/>
              <w:marTop w:val="0"/>
              <w:marBottom w:val="0"/>
              <w:divBdr>
                <w:top w:val="none" w:sz="0" w:space="0" w:color="auto"/>
                <w:left w:val="none" w:sz="0" w:space="0" w:color="auto"/>
                <w:bottom w:val="none" w:sz="0" w:space="0" w:color="auto"/>
                <w:right w:val="none" w:sz="0" w:space="0" w:color="auto"/>
              </w:divBdr>
            </w:div>
            <w:div w:id="349181253">
              <w:marLeft w:val="0"/>
              <w:marRight w:val="0"/>
              <w:marTop w:val="0"/>
              <w:marBottom w:val="0"/>
              <w:divBdr>
                <w:top w:val="none" w:sz="0" w:space="0" w:color="auto"/>
                <w:left w:val="none" w:sz="0" w:space="0" w:color="auto"/>
                <w:bottom w:val="none" w:sz="0" w:space="0" w:color="auto"/>
                <w:right w:val="none" w:sz="0" w:space="0" w:color="auto"/>
              </w:divBdr>
            </w:div>
            <w:div w:id="85005369">
              <w:marLeft w:val="0"/>
              <w:marRight w:val="0"/>
              <w:marTop w:val="0"/>
              <w:marBottom w:val="0"/>
              <w:divBdr>
                <w:top w:val="none" w:sz="0" w:space="0" w:color="auto"/>
                <w:left w:val="none" w:sz="0" w:space="0" w:color="auto"/>
                <w:bottom w:val="none" w:sz="0" w:space="0" w:color="auto"/>
                <w:right w:val="none" w:sz="0" w:space="0" w:color="auto"/>
              </w:divBdr>
            </w:div>
            <w:div w:id="1377509274">
              <w:marLeft w:val="0"/>
              <w:marRight w:val="0"/>
              <w:marTop w:val="0"/>
              <w:marBottom w:val="0"/>
              <w:divBdr>
                <w:top w:val="none" w:sz="0" w:space="0" w:color="auto"/>
                <w:left w:val="none" w:sz="0" w:space="0" w:color="auto"/>
                <w:bottom w:val="none" w:sz="0" w:space="0" w:color="auto"/>
                <w:right w:val="none" w:sz="0" w:space="0" w:color="auto"/>
              </w:divBdr>
            </w:div>
            <w:div w:id="1775127997">
              <w:marLeft w:val="0"/>
              <w:marRight w:val="0"/>
              <w:marTop w:val="0"/>
              <w:marBottom w:val="0"/>
              <w:divBdr>
                <w:top w:val="none" w:sz="0" w:space="0" w:color="auto"/>
                <w:left w:val="none" w:sz="0" w:space="0" w:color="auto"/>
                <w:bottom w:val="none" w:sz="0" w:space="0" w:color="auto"/>
                <w:right w:val="none" w:sz="0" w:space="0" w:color="auto"/>
              </w:divBdr>
            </w:div>
            <w:div w:id="1750270292">
              <w:marLeft w:val="0"/>
              <w:marRight w:val="0"/>
              <w:marTop w:val="0"/>
              <w:marBottom w:val="0"/>
              <w:divBdr>
                <w:top w:val="none" w:sz="0" w:space="0" w:color="auto"/>
                <w:left w:val="none" w:sz="0" w:space="0" w:color="auto"/>
                <w:bottom w:val="none" w:sz="0" w:space="0" w:color="auto"/>
                <w:right w:val="none" w:sz="0" w:space="0" w:color="auto"/>
              </w:divBdr>
            </w:div>
            <w:div w:id="2119331722">
              <w:marLeft w:val="0"/>
              <w:marRight w:val="0"/>
              <w:marTop w:val="0"/>
              <w:marBottom w:val="0"/>
              <w:divBdr>
                <w:top w:val="none" w:sz="0" w:space="0" w:color="auto"/>
                <w:left w:val="none" w:sz="0" w:space="0" w:color="auto"/>
                <w:bottom w:val="none" w:sz="0" w:space="0" w:color="auto"/>
                <w:right w:val="none" w:sz="0" w:space="0" w:color="auto"/>
              </w:divBdr>
            </w:div>
            <w:div w:id="834154253">
              <w:marLeft w:val="0"/>
              <w:marRight w:val="0"/>
              <w:marTop w:val="0"/>
              <w:marBottom w:val="0"/>
              <w:divBdr>
                <w:top w:val="none" w:sz="0" w:space="0" w:color="auto"/>
                <w:left w:val="none" w:sz="0" w:space="0" w:color="auto"/>
                <w:bottom w:val="none" w:sz="0" w:space="0" w:color="auto"/>
                <w:right w:val="none" w:sz="0" w:space="0" w:color="auto"/>
              </w:divBdr>
            </w:div>
            <w:div w:id="456146186">
              <w:marLeft w:val="0"/>
              <w:marRight w:val="0"/>
              <w:marTop w:val="0"/>
              <w:marBottom w:val="0"/>
              <w:divBdr>
                <w:top w:val="none" w:sz="0" w:space="0" w:color="auto"/>
                <w:left w:val="none" w:sz="0" w:space="0" w:color="auto"/>
                <w:bottom w:val="none" w:sz="0" w:space="0" w:color="auto"/>
                <w:right w:val="none" w:sz="0" w:space="0" w:color="auto"/>
              </w:divBdr>
            </w:div>
            <w:div w:id="1393969988">
              <w:marLeft w:val="0"/>
              <w:marRight w:val="0"/>
              <w:marTop w:val="0"/>
              <w:marBottom w:val="0"/>
              <w:divBdr>
                <w:top w:val="none" w:sz="0" w:space="0" w:color="auto"/>
                <w:left w:val="none" w:sz="0" w:space="0" w:color="auto"/>
                <w:bottom w:val="none" w:sz="0" w:space="0" w:color="auto"/>
                <w:right w:val="none" w:sz="0" w:space="0" w:color="auto"/>
              </w:divBdr>
            </w:div>
            <w:div w:id="266548071">
              <w:marLeft w:val="0"/>
              <w:marRight w:val="0"/>
              <w:marTop w:val="0"/>
              <w:marBottom w:val="0"/>
              <w:divBdr>
                <w:top w:val="none" w:sz="0" w:space="0" w:color="auto"/>
                <w:left w:val="none" w:sz="0" w:space="0" w:color="auto"/>
                <w:bottom w:val="none" w:sz="0" w:space="0" w:color="auto"/>
                <w:right w:val="none" w:sz="0" w:space="0" w:color="auto"/>
              </w:divBdr>
            </w:div>
            <w:div w:id="164634833">
              <w:marLeft w:val="0"/>
              <w:marRight w:val="0"/>
              <w:marTop w:val="0"/>
              <w:marBottom w:val="0"/>
              <w:divBdr>
                <w:top w:val="none" w:sz="0" w:space="0" w:color="auto"/>
                <w:left w:val="none" w:sz="0" w:space="0" w:color="auto"/>
                <w:bottom w:val="none" w:sz="0" w:space="0" w:color="auto"/>
                <w:right w:val="none" w:sz="0" w:space="0" w:color="auto"/>
              </w:divBdr>
            </w:div>
            <w:div w:id="207881249">
              <w:marLeft w:val="0"/>
              <w:marRight w:val="0"/>
              <w:marTop w:val="0"/>
              <w:marBottom w:val="0"/>
              <w:divBdr>
                <w:top w:val="none" w:sz="0" w:space="0" w:color="auto"/>
                <w:left w:val="none" w:sz="0" w:space="0" w:color="auto"/>
                <w:bottom w:val="none" w:sz="0" w:space="0" w:color="auto"/>
                <w:right w:val="none" w:sz="0" w:space="0" w:color="auto"/>
              </w:divBdr>
            </w:div>
            <w:div w:id="2089954891">
              <w:marLeft w:val="0"/>
              <w:marRight w:val="0"/>
              <w:marTop w:val="0"/>
              <w:marBottom w:val="0"/>
              <w:divBdr>
                <w:top w:val="none" w:sz="0" w:space="0" w:color="auto"/>
                <w:left w:val="none" w:sz="0" w:space="0" w:color="auto"/>
                <w:bottom w:val="none" w:sz="0" w:space="0" w:color="auto"/>
                <w:right w:val="none" w:sz="0" w:space="0" w:color="auto"/>
              </w:divBdr>
            </w:div>
            <w:div w:id="437873833">
              <w:marLeft w:val="0"/>
              <w:marRight w:val="0"/>
              <w:marTop w:val="0"/>
              <w:marBottom w:val="0"/>
              <w:divBdr>
                <w:top w:val="none" w:sz="0" w:space="0" w:color="auto"/>
                <w:left w:val="none" w:sz="0" w:space="0" w:color="auto"/>
                <w:bottom w:val="none" w:sz="0" w:space="0" w:color="auto"/>
                <w:right w:val="none" w:sz="0" w:space="0" w:color="auto"/>
              </w:divBdr>
            </w:div>
            <w:div w:id="980841732">
              <w:marLeft w:val="0"/>
              <w:marRight w:val="0"/>
              <w:marTop w:val="0"/>
              <w:marBottom w:val="0"/>
              <w:divBdr>
                <w:top w:val="none" w:sz="0" w:space="0" w:color="auto"/>
                <w:left w:val="none" w:sz="0" w:space="0" w:color="auto"/>
                <w:bottom w:val="none" w:sz="0" w:space="0" w:color="auto"/>
                <w:right w:val="none" w:sz="0" w:space="0" w:color="auto"/>
              </w:divBdr>
            </w:div>
            <w:div w:id="996223356">
              <w:marLeft w:val="0"/>
              <w:marRight w:val="0"/>
              <w:marTop w:val="0"/>
              <w:marBottom w:val="0"/>
              <w:divBdr>
                <w:top w:val="none" w:sz="0" w:space="0" w:color="auto"/>
                <w:left w:val="none" w:sz="0" w:space="0" w:color="auto"/>
                <w:bottom w:val="none" w:sz="0" w:space="0" w:color="auto"/>
                <w:right w:val="none" w:sz="0" w:space="0" w:color="auto"/>
              </w:divBdr>
            </w:div>
            <w:div w:id="413360333">
              <w:marLeft w:val="0"/>
              <w:marRight w:val="0"/>
              <w:marTop w:val="0"/>
              <w:marBottom w:val="0"/>
              <w:divBdr>
                <w:top w:val="none" w:sz="0" w:space="0" w:color="auto"/>
                <w:left w:val="none" w:sz="0" w:space="0" w:color="auto"/>
                <w:bottom w:val="none" w:sz="0" w:space="0" w:color="auto"/>
                <w:right w:val="none" w:sz="0" w:space="0" w:color="auto"/>
              </w:divBdr>
            </w:div>
            <w:div w:id="1200511390">
              <w:marLeft w:val="0"/>
              <w:marRight w:val="0"/>
              <w:marTop w:val="0"/>
              <w:marBottom w:val="0"/>
              <w:divBdr>
                <w:top w:val="none" w:sz="0" w:space="0" w:color="auto"/>
                <w:left w:val="none" w:sz="0" w:space="0" w:color="auto"/>
                <w:bottom w:val="none" w:sz="0" w:space="0" w:color="auto"/>
                <w:right w:val="none" w:sz="0" w:space="0" w:color="auto"/>
              </w:divBdr>
            </w:div>
            <w:div w:id="883517689">
              <w:marLeft w:val="0"/>
              <w:marRight w:val="0"/>
              <w:marTop w:val="0"/>
              <w:marBottom w:val="0"/>
              <w:divBdr>
                <w:top w:val="none" w:sz="0" w:space="0" w:color="auto"/>
                <w:left w:val="none" w:sz="0" w:space="0" w:color="auto"/>
                <w:bottom w:val="none" w:sz="0" w:space="0" w:color="auto"/>
                <w:right w:val="none" w:sz="0" w:space="0" w:color="auto"/>
              </w:divBdr>
            </w:div>
            <w:div w:id="1095902560">
              <w:marLeft w:val="0"/>
              <w:marRight w:val="0"/>
              <w:marTop w:val="0"/>
              <w:marBottom w:val="0"/>
              <w:divBdr>
                <w:top w:val="none" w:sz="0" w:space="0" w:color="auto"/>
                <w:left w:val="none" w:sz="0" w:space="0" w:color="auto"/>
                <w:bottom w:val="none" w:sz="0" w:space="0" w:color="auto"/>
                <w:right w:val="none" w:sz="0" w:space="0" w:color="auto"/>
              </w:divBdr>
            </w:div>
            <w:div w:id="2034528614">
              <w:marLeft w:val="0"/>
              <w:marRight w:val="0"/>
              <w:marTop w:val="0"/>
              <w:marBottom w:val="0"/>
              <w:divBdr>
                <w:top w:val="none" w:sz="0" w:space="0" w:color="auto"/>
                <w:left w:val="none" w:sz="0" w:space="0" w:color="auto"/>
                <w:bottom w:val="none" w:sz="0" w:space="0" w:color="auto"/>
                <w:right w:val="none" w:sz="0" w:space="0" w:color="auto"/>
              </w:divBdr>
            </w:div>
            <w:div w:id="290479082">
              <w:marLeft w:val="0"/>
              <w:marRight w:val="0"/>
              <w:marTop w:val="0"/>
              <w:marBottom w:val="0"/>
              <w:divBdr>
                <w:top w:val="none" w:sz="0" w:space="0" w:color="auto"/>
                <w:left w:val="none" w:sz="0" w:space="0" w:color="auto"/>
                <w:bottom w:val="none" w:sz="0" w:space="0" w:color="auto"/>
                <w:right w:val="none" w:sz="0" w:space="0" w:color="auto"/>
              </w:divBdr>
            </w:div>
            <w:div w:id="1316377575">
              <w:marLeft w:val="0"/>
              <w:marRight w:val="0"/>
              <w:marTop w:val="0"/>
              <w:marBottom w:val="0"/>
              <w:divBdr>
                <w:top w:val="none" w:sz="0" w:space="0" w:color="auto"/>
                <w:left w:val="none" w:sz="0" w:space="0" w:color="auto"/>
                <w:bottom w:val="none" w:sz="0" w:space="0" w:color="auto"/>
                <w:right w:val="none" w:sz="0" w:space="0" w:color="auto"/>
              </w:divBdr>
            </w:div>
            <w:div w:id="1693913881">
              <w:marLeft w:val="0"/>
              <w:marRight w:val="0"/>
              <w:marTop w:val="0"/>
              <w:marBottom w:val="0"/>
              <w:divBdr>
                <w:top w:val="none" w:sz="0" w:space="0" w:color="auto"/>
                <w:left w:val="none" w:sz="0" w:space="0" w:color="auto"/>
                <w:bottom w:val="none" w:sz="0" w:space="0" w:color="auto"/>
                <w:right w:val="none" w:sz="0" w:space="0" w:color="auto"/>
              </w:divBdr>
            </w:div>
            <w:div w:id="601031869">
              <w:marLeft w:val="0"/>
              <w:marRight w:val="0"/>
              <w:marTop w:val="0"/>
              <w:marBottom w:val="0"/>
              <w:divBdr>
                <w:top w:val="none" w:sz="0" w:space="0" w:color="auto"/>
                <w:left w:val="none" w:sz="0" w:space="0" w:color="auto"/>
                <w:bottom w:val="none" w:sz="0" w:space="0" w:color="auto"/>
                <w:right w:val="none" w:sz="0" w:space="0" w:color="auto"/>
              </w:divBdr>
            </w:div>
            <w:div w:id="1143349258">
              <w:marLeft w:val="0"/>
              <w:marRight w:val="0"/>
              <w:marTop w:val="0"/>
              <w:marBottom w:val="0"/>
              <w:divBdr>
                <w:top w:val="none" w:sz="0" w:space="0" w:color="auto"/>
                <w:left w:val="none" w:sz="0" w:space="0" w:color="auto"/>
                <w:bottom w:val="none" w:sz="0" w:space="0" w:color="auto"/>
                <w:right w:val="none" w:sz="0" w:space="0" w:color="auto"/>
              </w:divBdr>
            </w:div>
            <w:div w:id="770512757">
              <w:marLeft w:val="0"/>
              <w:marRight w:val="0"/>
              <w:marTop w:val="0"/>
              <w:marBottom w:val="0"/>
              <w:divBdr>
                <w:top w:val="none" w:sz="0" w:space="0" w:color="auto"/>
                <w:left w:val="none" w:sz="0" w:space="0" w:color="auto"/>
                <w:bottom w:val="none" w:sz="0" w:space="0" w:color="auto"/>
                <w:right w:val="none" w:sz="0" w:space="0" w:color="auto"/>
              </w:divBdr>
            </w:div>
            <w:div w:id="91555280">
              <w:marLeft w:val="0"/>
              <w:marRight w:val="0"/>
              <w:marTop w:val="0"/>
              <w:marBottom w:val="0"/>
              <w:divBdr>
                <w:top w:val="none" w:sz="0" w:space="0" w:color="auto"/>
                <w:left w:val="none" w:sz="0" w:space="0" w:color="auto"/>
                <w:bottom w:val="none" w:sz="0" w:space="0" w:color="auto"/>
                <w:right w:val="none" w:sz="0" w:space="0" w:color="auto"/>
              </w:divBdr>
            </w:div>
            <w:div w:id="156578390">
              <w:marLeft w:val="0"/>
              <w:marRight w:val="0"/>
              <w:marTop w:val="0"/>
              <w:marBottom w:val="0"/>
              <w:divBdr>
                <w:top w:val="none" w:sz="0" w:space="0" w:color="auto"/>
                <w:left w:val="none" w:sz="0" w:space="0" w:color="auto"/>
                <w:bottom w:val="none" w:sz="0" w:space="0" w:color="auto"/>
                <w:right w:val="none" w:sz="0" w:space="0" w:color="auto"/>
              </w:divBdr>
            </w:div>
            <w:div w:id="845636260">
              <w:marLeft w:val="0"/>
              <w:marRight w:val="0"/>
              <w:marTop w:val="0"/>
              <w:marBottom w:val="0"/>
              <w:divBdr>
                <w:top w:val="none" w:sz="0" w:space="0" w:color="auto"/>
                <w:left w:val="none" w:sz="0" w:space="0" w:color="auto"/>
                <w:bottom w:val="none" w:sz="0" w:space="0" w:color="auto"/>
                <w:right w:val="none" w:sz="0" w:space="0" w:color="auto"/>
              </w:divBdr>
            </w:div>
            <w:div w:id="1079907944">
              <w:marLeft w:val="0"/>
              <w:marRight w:val="0"/>
              <w:marTop w:val="0"/>
              <w:marBottom w:val="0"/>
              <w:divBdr>
                <w:top w:val="none" w:sz="0" w:space="0" w:color="auto"/>
                <w:left w:val="none" w:sz="0" w:space="0" w:color="auto"/>
                <w:bottom w:val="none" w:sz="0" w:space="0" w:color="auto"/>
                <w:right w:val="none" w:sz="0" w:space="0" w:color="auto"/>
              </w:divBdr>
            </w:div>
            <w:div w:id="331375525">
              <w:marLeft w:val="0"/>
              <w:marRight w:val="0"/>
              <w:marTop w:val="0"/>
              <w:marBottom w:val="0"/>
              <w:divBdr>
                <w:top w:val="none" w:sz="0" w:space="0" w:color="auto"/>
                <w:left w:val="none" w:sz="0" w:space="0" w:color="auto"/>
                <w:bottom w:val="none" w:sz="0" w:space="0" w:color="auto"/>
                <w:right w:val="none" w:sz="0" w:space="0" w:color="auto"/>
              </w:divBdr>
            </w:div>
            <w:div w:id="1474829847">
              <w:marLeft w:val="0"/>
              <w:marRight w:val="0"/>
              <w:marTop w:val="0"/>
              <w:marBottom w:val="0"/>
              <w:divBdr>
                <w:top w:val="none" w:sz="0" w:space="0" w:color="auto"/>
                <w:left w:val="none" w:sz="0" w:space="0" w:color="auto"/>
                <w:bottom w:val="none" w:sz="0" w:space="0" w:color="auto"/>
                <w:right w:val="none" w:sz="0" w:space="0" w:color="auto"/>
              </w:divBdr>
            </w:div>
            <w:div w:id="1996253765">
              <w:marLeft w:val="0"/>
              <w:marRight w:val="0"/>
              <w:marTop w:val="0"/>
              <w:marBottom w:val="0"/>
              <w:divBdr>
                <w:top w:val="none" w:sz="0" w:space="0" w:color="auto"/>
                <w:left w:val="none" w:sz="0" w:space="0" w:color="auto"/>
                <w:bottom w:val="none" w:sz="0" w:space="0" w:color="auto"/>
                <w:right w:val="none" w:sz="0" w:space="0" w:color="auto"/>
              </w:divBdr>
            </w:div>
            <w:div w:id="232662731">
              <w:marLeft w:val="0"/>
              <w:marRight w:val="0"/>
              <w:marTop w:val="0"/>
              <w:marBottom w:val="0"/>
              <w:divBdr>
                <w:top w:val="none" w:sz="0" w:space="0" w:color="auto"/>
                <w:left w:val="none" w:sz="0" w:space="0" w:color="auto"/>
                <w:bottom w:val="none" w:sz="0" w:space="0" w:color="auto"/>
                <w:right w:val="none" w:sz="0" w:space="0" w:color="auto"/>
              </w:divBdr>
            </w:div>
            <w:div w:id="1401758380">
              <w:marLeft w:val="0"/>
              <w:marRight w:val="0"/>
              <w:marTop w:val="0"/>
              <w:marBottom w:val="0"/>
              <w:divBdr>
                <w:top w:val="none" w:sz="0" w:space="0" w:color="auto"/>
                <w:left w:val="none" w:sz="0" w:space="0" w:color="auto"/>
                <w:bottom w:val="none" w:sz="0" w:space="0" w:color="auto"/>
                <w:right w:val="none" w:sz="0" w:space="0" w:color="auto"/>
              </w:divBdr>
            </w:div>
            <w:div w:id="904222454">
              <w:marLeft w:val="0"/>
              <w:marRight w:val="0"/>
              <w:marTop w:val="0"/>
              <w:marBottom w:val="0"/>
              <w:divBdr>
                <w:top w:val="none" w:sz="0" w:space="0" w:color="auto"/>
                <w:left w:val="none" w:sz="0" w:space="0" w:color="auto"/>
                <w:bottom w:val="none" w:sz="0" w:space="0" w:color="auto"/>
                <w:right w:val="none" w:sz="0" w:space="0" w:color="auto"/>
              </w:divBdr>
            </w:div>
            <w:div w:id="1120881697">
              <w:marLeft w:val="0"/>
              <w:marRight w:val="0"/>
              <w:marTop w:val="0"/>
              <w:marBottom w:val="0"/>
              <w:divBdr>
                <w:top w:val="none" w:sz="0" w:space="0" w:color="auto"/>
                <w:left w:val="none" w:sz="0" w:space="0" w:color="auto"/>
                <w:bottom w:val="none" w:sz="0" w:space="0" w:color="auto"/>
                <w:right w:val="none" w:sz="0" w:space="0" w:color="auto"/>
              </w:divBdr>
            </w:div>
            <w:div w:id="1017734512">
              <w:marLeft w:val="0"/>
              <w:marRight w:val="0"/>
              <w:marTop w:val="0"/>
              <w:marBottom w:val="0"/>
              <w:divBdr>
                <w:top w:val="none" w:sz="0" w:space="0" w:color="auto"/>
                <w:left w:val="none" w:sz="0" w:space="0" w:color="auto"/>
                <w:bottom w:val="none" w:sz="0" w:space="0" w:color="auto"/>
                <w:right w:val="none" w:sz="0" w:space="0" w:color="auto"/>
              </w:divBdr>
            </w:div>
            <w:div w:id="833187958">
              <w:marLeft w:val="0"/>
              <w:marRight w:val="0"/>
              <w:marTop w:val="0"/>
              <w:marBottom w:val="0"/>
              <w:divBdr>
                <w:top w:val="none" w:sz="0" w:space="0" w:color="auto"/>
                <w:left w:val="none" w:sz="0" w:space="0" w:color="auto"/>
                <w:bottom w:val="none" w:sz="0" w:space="0" w:color="auto"/>
                <w:right w:val="none" w:sz="0" w:space="0" w:color="auto"/>
              </w:divBdr>
            </w:div>
            <w:div w:id="192888453">
              <w:marLeft w:val="0"/>
              <w:marRight w:val="0"/>
              <w:marTop w:val="0"/>
              <w:marBottom w:val="0"/>
              <w:divBdr>
                <w:top w:val="none" w:sz="0" w:space="0" w:color="auto"/>
                <w:left w:val="none" w:sz="0" w:space="0" w:color="auto"/>
                <w:bottom w:val="none" w:sz="0" w:space="0" w:color="auto"/>
                <w:right w:val="none" w:sz="0" w:space="0" w:color="auto"/>
              </w:divBdr>
            </w:div>
            <w:div w:id="6563441">
              <w:marLeft w:val="0"/>
              <w:marRight w:val="0"/>
              <w:marTop w:val="0"/>
              <w:marBottom w:val="0"/>
              <w:divBdr>
                <w:top w:val="none" w:sz="0" w:space="0" w:color="auto"/>
                <w:left w:val="none" w:sz="0" w:space="0" w:color="auto"/>
                <w:bottom w:val="none" w:sz="0" w:space="0" w:color="auto"/>
                <w:right w:val="none" w:sz="0" w:space="0" w:color="auto"/>
              </w:divBdr>
            </w:div>
            <w:div w:id="1334066870">
              <w:marLeft w:val="0"/>
              <w:marRight w:val="0"/>
              <w:marTop w:val="0"/>
              <w:marBottom w:val="0"/>
              <w:divBdr>
                <w:top w:val="none" w:sz="0" w:space="0" w:color="auto"/>
                <w:left w:val="none" w:sz="0" w:space="0" w:color="auto"/>
                <w:bottom w:val="none" w:sz="0" w:space="0" w:color="auto"/>
                <w:right w:val="none" w:sz="0" w:space="0" w:color="auto"/>
              </w:divBdr>
            </w:div>
            <w:div w:id="1538002577">
              <w:marLeft w:val="0"/>
              <w:marRight w:val="0"/>
              <w:marTop w:val="0"/>
              <w:marBottom w:val="0"/>
              <w:divBdr>
                <w:top w:val="none" w:sz="0" w:space="0" w:color="auto"/>
                <w:left w:val="none" w:sz="0" w:space="0" w:color="auto"/>
                <w:bottom w:val="none" w:sz="0" w:space="0" w:color="auto"/>
                <w:right w:val="none" w:sz="0" w:space="0" w:color="auto"/>
              </w:divBdr>
            </w:div>
            <w:div w:id="1640576193">
              <w:marLeft w:val="0"/>
              <w:marRight w:val="0"/>
              <w:marTop w:val="0"/>
              <w:marBottom w:val="0"/>
              <w:divBdr>
                <w:top w:val="none" w:sz="0" w:space="0" w:color="auto"/>
                <w:left w:val="none" w:sz="0" w:space="0" w:color="auto"/>
                <w:bottom w:val="none" w:sz="0" w:space="0" w:color="auto"/>
                <w:right w:val="none" w:sz="0" w:space="0" w:color="auto"/>
              </w:divBdr>
            </w:div>
            <w:div w:id="1875607224">
              <w:marLeft w:val="0"/>
              <w:marRight w:val="0"/>
              <w:marTop w:val="0"/>
              <w:marBottom w:val="0"/>
              <w:divBdr>
                <w:top w:val="none" w:sz="0" w:space="0" w:color="auto"/>
                <w:left w:val="none" w:sz="0" w:space="0" w:color="auto"/>
                <w:bottom w:val="none" w:sz="0" w:space="0" w:color="auto"/>
                <w:right w:val="none" w:sz="0" w:space="0" w:color="auto"/>
              </w:divBdr>
            </w:div>
            <w:div w:id="1958675337">
              <w:marLeft w:val="0"/>
              <w:marRight w:val="0"/>
              <w:marTop w:val="0"/>
              <w:marBottom w:val="0"/>
              <w:divBdr>
                <w:top w:val="none" w:sz="0" w:space="0" w:color="auto"/>
                <w:left w:val="none" w:sz="0" w:space="0" w:color="auto"/>
                <w:bottom w:val="none" w:sz="0" w:space="0" w:color="auto"/>
                <w:right w:val="none" w:sz="0" w:space="0" w:color="auto"/>
              </w:divBdr>
            </w:div>
            <w:div w:id="762263712">
              <w:marLeft w:val="0"/>
              <w:marRight w:val="0"/>
              <w:marTop w:val="0"/>
              <w:marBottom w:val="0"/>
              <w:divBdr>
                <w:top w:val="none" w:sz="0" w:space="0" w:color="auto"/>
                <w:left w:val="none" w:sz="0" w:space="0" w:color="auto"/>
                <w:bottom w:val="none" w:sz="0" w:space="0" w:color="auto"/>
                <w:right w:val="none" w:sz="0" w:space="0" w:color="auto"/>
              </w:divBdr>
            </w:div>
            <w:div w:id="1962299548">
              <w:marLeft w:val="0"/>
              <w:marRight w:val="0"/>
              <w:marTop w:val="0"/>
              <w:marBottom w:val="0"/>
              <w:divBdr>
                <w:top w:val="none" w:sz="0" w:space="0" w:color="auto"/>
                <w:left w:val="none" w:sz="0" w:space="0" w:color="auto"/>
                <w:bottom w:val="none" w:sz="0" w:space="0" w:color="auto"/>
                <w:right w:val="none" w:sz="0" w:space="0" w:color="auto"/>
              </w:divBdr>
            </w:div>
            <w:div w:id="264925545">
              <w:marLeft w:val="0"/>
              <w:marRight w:val="0"/>
              <w:marTop w:val="0"/>
              <w:marBottom w:val="0"/>
              <w:divBdr>
                <w:top w:val="none" w:sz="0" w:space="0" w:color="auto"/>
                <w:left w:val="none" w:sz="0" w:space="0" w:color="auto"/>
                <w:bottom w:val="none" w:sz="0" w:space="0" w:color="auto"/>
                <w:right w:val="none" w:sz="0" w:space="0" w:color="auto"/>
              </w:divBdr>
            </w:div>
            <w:div w:id="1682930986">
              <w:marLeft w:val="0"/>
              <w:marRight w:val="0"/>
              <w:marTop w:val="0"/>
              <w:marBottom w:val="0"/>
              <w:divBdr>
                <w:top w:val="none" w:sz="0" w:space="0" w:color="auto"/>
                <w:left w:val="none" w:sz="0" w:space="0" w:color="auto"/>
                <w:bottom w:val="none" w:sz="0" w:space="0" w:color="auto"/>
                <w:right w:val="none" w:sz="0" w:space="0" w:color="auto"/>
              </w:divBdr>
            </w:div>
            <w:div w:id="1534029029">
              <w:marLeft w:val="0"/>
              <w:marRight w:val="0"/>
              <w:marTop w:val="0"/>
              <w:marBottom w:val="0"/>
              <w:divBdr>
                <w:top w:val="none" w:sz="0" w:space="0" w:color="auto"/>
                <w:left w:val="none" w:sz="0" w:space="0" w:color="auto"/>
                <w:bottom w:val="none" w:sz="0" w:space="0" w:color="auto"/>
                <w:right w:val="none" w:sz="0" w:space="0" w:color="auto"/>
              </w:divBdr>
            </w:div>
            <w:div w:id="697856777">
              <w:marLeft w:val="0"/>
              <w:marRight w:val="0"/>
              <w:marTop w:val="0"/>
              <w:marBottom w:val="0"/>
              <w:divBdr>
                <w:top w:val="none" w:sz="0" w:space="0" w:color="auto"/>
                <w:left w:val="none" w:sz="0" w:space="0" w:color="auto"/>
                <w:bottom w:val="none" w:sz="0" w:space="0" w:color="auto"/>
                <w:right w:val="none" w:sz="0" w:space="0" w:color="auto"/>
              </w:divBdr>
            </w:div>
            <w:div w:id="1365180610">
              <w:marLeft w:val="0"/>
              <w:marRight w:val="0"/>
              <w:marTop w:val="0"/>
              <w:marBottom w:val="0"/>
              <w:divBdr>
                <w:top w:val="none" w:sz="0" w:space="0" w:color="auto"/>
                <w:left w:val="none" w:sz="0" w:space="0" w:color="auto"/>
                <w:bottom w:val="none" w:sz="0" w:space="0" w:color="auto"/>
                <w:right w:val="none" w:sz="0" w:space="0" w:color="auto"/>
              </w:divBdr>
            </w:div>
            <w:div w:id="304745808">
              <w:marLeft w:val="0"/>
              <w:marRight w:val="0"/>
              <w:marTop w:val="0"/>
              <w:marBottom w:val="0"/>
              <w:divBdr>
                <w:top w:val="none" w:sz="0" w:space="0" w:color="auto"/>
                <w:left w:val="none" w:sz="0" w:space="0" w:color="auto"/>
                <w:bottom w:val="none" w:sz="0" w:space="0" w:color="auto"/>
                <w:right w:val="none" w:sz="0" w:space="0" w:color="auto"/>
              </w:divBdr>
            </w:div>
            <w:div w:id="1380206894">
              <w:marLeft w:val="0"/>
              <w:marRight w:val="0"/>
              <w:marTop w:val="0"/>
              <w:marBottom w:val="0"/>
              <w:divBdr>
                <w:top w:val="none" w:sz="0" w:space="0" w:color="auto"/>
                <w:left w:val="none" w:sz="0" w:space="0" w:color="auto"/>
                <w:bottom w:val="none" w:sz="0" w:space="0" w:color="auto"/>
                <w:right w:val="none" w:sz="0" w:space="0" w:color="auto"/>
              </w:divBdr>
            </w:div>
            <w:div w:id="284579762">
              <w:marLeft w:val="0"/>
              <w:marRight w:val="0"/>
              <w:marTop w:val="0"/>
              <w:marBottom w:val="0"/>
              <w:divBdr>
                <w:top w:val="none" w:sz="0" w:space="0" w:color="auto"/>
                <w:left w:val="none" w:sz="0" w:space="0" w:color="auto"/>
                <w:bottom w:val="none" w:sz="0" w:space="0" w:color="auto"/>
                <w:right w:val="none" w:sz="0" w:space="0" w:color="auto"/>
              </w:divBdr>
            </w:div>
            <w:div w:id="1988896718">
              <w:marLeft w:val="0"/>
              <w:marRight w:val="0"/>
              <w:marTop w:val="0"/>
              <w:marBottom w:val="0"/>
              <w:divBdr>
                <w:top w:val="none" w:sz="0" w:space="0" w:color="auto"/>
                <w:left w:val="none" w:sz="0" w:space="0" w:color="auto"/>
                <w:bottom w:val="none" w:sz="0" w:space="0" w:color="auto"/>
                <w:right w:val="none" w:sz="0" w:space="0" w:color="auto"/>
              </w:divBdr>
            </w:div>
            <w:div w:id="634869320">
              <w:marLeft w:val="0"/>
              <w:marRight w:val="0"/>
              <w:marTop w:val="0"/>
              <w:marBottom w:val="0"/>
              <w:divBdr>
                <w:top w:val="none" w:sz="0" w:space="0" w:color="auto"/>
                <w:left w:val="none" w:sz="0" w:space="0" w:color="auto"/>
                <w:bottom w:val="none" w:sz="0" w:space="0" w:color="auto"/>
                <w:right w:val="none" w:sz="0" w:space="0" w:color="auto"/>
              </w:divBdr>
            </w:div>
            <w:div w:id="529226298">
              <w:marLeft w:val="0"/>
              <w:marRight w:val="0"/>
              <w:marTop w:val="0"/>
              <w:marBottom w:val="0"/>
              <w:divBdr>
                <w:top w:val="none" w:sz="0" w:space="0" w:color="auto"/>
                <w:left w:val="none" w:sz="0" w:space="0" w:color="auto"/>
                <w:bottom w:val="none" w:sz="0" w:space="0" w:color="auto"/>
                <w:right w:val="none" w:sz="0" w:space="0" w:color="auto"/>
              </w:divBdr>
            </w:div>
            <w:div w:id="1994412912">
              <w:marLeft w:val="0"/>
              <w:marRight w:val="0"/>
              <w:marTop w:val="0"/>
              <w:marBottom w:val="0"/>
              <w:divBdr>
                <w:top w:val="none" w:sz="0" w:space="0" w:color="auto"/>
                <w:left w:val="none" w:sz="0" w:space="0" w:color="auto"/>
                <w:bottom w:val="none" w:sz="0" w:space="0" w:color="auto"/>
                <w:right w:val="none" w:sz="0" w:space="0" w:color="auto"/>
              </w:divBdr>
            </w:div>
            <w:div w:id="51007149">
              <w:marLeft w:val="0"/>
              <w:marRight w:val="0"/>
              <w:marTop w:val="0"/>
              <w:marBottom w:val="0"/>
              <w:divBdr>
                <w:top w:val="none" w:sz="0" w:space="0" w:color="auto"/>
                <w:left w:val="none" w:sz="0" w:space="0" w:color="auto"/>
                <w:bottom w:val="none" w:sz="0" w:space="0" w:color="auto"/>
                <w:right w:val="none" w:sz="0" w:space="0" w:color="auto"/>
              </w:divBdr>
            </w:div>
            <w:div w:id="1411386089">
              <w:marLeft w:val="0"/>
              <w:marRight w:val="0"/>
              <w:marTop w:val="0"/>
              <w:marBottom w:val="0"/>
              <w:divBdr>
                <w:top w:val="none" w:sz="0" w:space="0" w:color="auto"/>
                <w:left w:val="none" w:sz="0" w:space="0" w:color="auto"/>
                <w:bottom w:val="none" w:sz="0" w:space="0" w:color="auto"/>
                <w:right w:val="none" w:sz="0" w:space="0" w:color="auto"/>
              </w:divBdr>
            </w:div>
            <w:div w:id="629163518">
              <w:marLeft w:val="0"/>
              <w:marRight w:val="0"/>
              <w:marTop w:val="0"/>
              <w:marBottom w:val="0"/>
              <w:divBdr>
                <w:top w:val="none" w:sz="0" w:space="0" w:color="auto"/>
                <w:left w:val="none" w:sz="0" w:space="0" w:color="auto"/>
                <w:bottom w:val="none" w:sz="0" w:space="0" w:color="auto"/>
                <w:right w:val="none" w:sz="0" w:space="0" w:color="auto"/>
              </w:divBdr>
            </w:div>
            <w:div w:id="1161656165">
              <w:marLeft w:val="0"/>
              <w:marRight w:val="0"/>
              <w:marTop w:val="0"/>
              <w:marBottom w:val="0"/>
              <w:divBdr>
                <w:top w:val="none" w:sz="0" w:space="0" w:color="auto"/>
                <w:left w:val="none" w:sz="0" w:space="0" w:color="auto"/>
                <w:bottom w:val="none" w:sz="0" w:space="0" w:color="auto"/>
                <w:right w:val="none" w:sz="0" w:space="0" w:color="auto"/>
              </w:divBdr>
            </w:div>
            <w:div w:id="2028017360">
              <w:marLeft w:val="0"/>
              <w:marRight w:val="0"/>
              <w:marTop w:val="0"/>
              <w:marBottom w:val="0"/>
              <w:divBdr>
                <w:top w:val="none" w:sz="0" w:space="0" w:color="auto"/>
                <w:left w:val="none" w:sz="0" w:space="0" w:color="auto"/>
                <w:bottom w:val="none" w:sz="0" w:space="0" w:color="auto"/>
                <w:right w:val="none" w:sz="0" w:space="0" w:color="auto"/>
              </w:divBdr>
            </w:div>
            <w:div w:id="1053239647">
              <w:marLeft w:val="0"/>
              <w:marRight w:val="0"/>
              <w:marTop w:val="0"/>
              <w:marBottom w:val="0"/>
              <w:divBdr>
                <w:top w:val="none" w:sz="0" w:space="0" w:color="auto"/>
                <w:left w:val="none" w:sz="0" w:space="0" w:color="auto"/>
                <w:bottom w:val="none" w:sz="0" w:space="0" w:color="auto"/>
                <w:right w:val="none" w:sz="0" w:space="0" w:color="auto"/>
              </w:divBdr>
            </w:div>
            <w:div w:id="899637765">
              <w:marLeft w:val="0"/>
              <w:marRight w:val="0"/>
              <w:marTop w:val="0"/>
              <w:marBottom w:val="0"/>
              <w:divBdr>
                <w:top w:val="none" w:sz="0" w:space="0" w:color="auto"/>
                <w:left w:val="none" w:sz="0" w:space="0" w:color="auto"/>
                <w:bottom w:val="none" w:sz="0" w:space="0" w:color="auto"/>
                <w:right w:val="none" w:sz="0" w:space="0" w:color="auto"/>
              </w:divBdr>
            </w:div>
            <w:div w:id="2087875400">
              <w:marLeft w:val="0"/>
              <w:marRight w:val="0"/>
              <w:marTop w:val="0"/>
              <w:marBottom w:val="0"/>
              <w:divBdr>
                <w:top w:val="none" w:sz="0" w:space="0" w:color="auto"/>
                <w:left w:val="none" w:sz="0" w:space="0" w:color="auto"/>
                <w:bottom w:val="none" w:sz="0" w:space="0" w:color="auto"/>
                <w:right w:val="none" w:sz="0" w:space="0" w:color="auto"/>
              </w:divBdr>
            </w:div>
            <w:div w:id="880508906">
              <w:marLeft w:val="0"/>
              <w:marRight w:val="0"/>
              <w:marTop w:val="0"/>
              <w:marBottom w:val="0"/>
              <w:divBdr>
                <w:top w:val="none" w:sz="0" w:space="0" w:color="auto"/>
                <w:left w:val="none" w:sz="0" w:space="0" w:color="auto"/>
                <w:bottom w:val="none" w:sz="0" w:space="0" w:color="auto"/>
                <w:right w:val="none" w:sz="0" w:space="0" w:color="auto"/>
              </w:divBdr>
            </w:div>
            <w:div w:id="1414622321">
              <w:marLeft w:val="0"/>
              <w:marRight w:val="0"/>
              <w:marTop w:val="0"/>
              <w:marBottom w:val="0"/>
              <w:divBdr>
                <w:top w:val="none" w:sz="0" w:space="0" w:color="auto"/>
                <w:left w:val="none" w:sz="0" w:space="0" w:color="auto"/>
                <w:bottom w:val="none" w:sz="0" w:space="0" w:color="auto"/>
                <w:right w:val="none" w:sz="0" w:space="0" w:color="auto"/>
              </w:divBdr>
            </w:div>
            <w:div w:id="1601255294">
              <w:marLeft w:val="0"/>
              <w:marRight w:val="0"/>
              <w:marTop w:val="0"/>
              <w:marBottom w:val="0"/>
              <w:divBdr>
                <w:top w:val="none" w:sz="0" w:space="0" w:color="auto"/>
                <w:left w:val="none" w:sz="0" w:space="0" w:color="auto"/>
                <w:bottom w:val="none" w:sz="0" w:space="0" w:color="auto"/>
                <w:right w:val="none" w:sz="0" w:space="0" w:color="auto"/>
              </w:divBdr>
            </w:div>
            <w:div w:id="1881353855">
              <w:marLeft w:val="0"/>
              <w:marRight w:val="0"/>
              <w:marTop w:val="0"/>
              <w:marBottom w:val="0"/>
              <w:divBdr>
                <w:top w:val="none" w:sz="0" w:space="0" w:color="auto"/>
                <w:left w:val="none" w:sz="0" w:space="0" w:color="auto"/>
                <w:bottom w:val="none" w:sz="0" w:space="0" w:color="auto"/>
                <w:right w:val="none" w:sz="0" w:space="0" w:color="auto"/>
              </w:divBdr>
            </w:div>
            <w:div w:id="1395935809">
              <w:marLeft w:val="0"/>
              <w:marRight w:val="0"/>
              <w:marTop w:val="0"/>
              <w:marBottom w:val="0"/>
              <w:divBdr>
                <w:top w:val="none" w:sz="0" w:space="0" w:color="auto"/>
                <w:left w:val="none" w:sz="0" w:space="0" w:color="auto"/>
                <w:bottom w:val="none" w:sz="0" w:space="0" w:color="auto"/>
                <w:right w:val="none" w:sz="0" w:space="0" w:color="auto"/>
              </w:divBdr>
            </w:div>
            <w:div w:id="874273252">
              <w:marLeft w:val="0"/>
              <w:marRight w:val="0"/>
              <w:marTop w:val="0"/>
              <w:marBottom w:val="0"/>
              <w:divBdr>
                <w:top w:val="none" w:sz="0" w:space="0" w:color="auto"/>
                <w:left w:val="none" w:sz="0" w:space="0" w:color="auto"/>
                <w:bottom w:val="none" w:sz="0" w:space="0" w:color="auto"/>
                <w:right w:val="none" w:sz="0" w:space="0" w:color="auto"/>
              </w:divBdr>
            </w:div>
            <w:div w:id="774860937">
              <w:marLeft w:val="0"/>
              <w:marRight w:val="0"/>
              <w:marTop w:val="0"/>
              <w:marBottom w:val="0"/>
              <w:divBdr>
                <w:top w:val="none" w:sz="0" w:space="0" w:color="auto"/>
                <w:left w:val="none" w:sz="0" w:space="0" w:color="auto"/>
                <w:bottom w:val="none" w:sz="0" w:space="0" w:color="auto"/>
                <w:right w:val="none" w:sz="0" w:space="0" w:color="auto"/>
              </w:divBdr>
            </w:div>
            <w:div w:id="1438211285">
              <w:marLeft w:val="0"/>
              <w:marRight w:val="0"/>
              <w:marTop w:val="0"/>
              <w:marBottom w:val="0"/>
              <w:divBdr>
                <w:top w:val="none" w:sz="0" w:space="0" w:color="auto"/>
                <w:left w:val="none" w:sz="0" w:space="0" w:color="auto"/>
                <w:bottom w:val="none" w:sz="0" w:space="0" w:color="auto"/>
                <w:right w:val="none" w:sz="0" w:space="0" w:color="auto"/>
              </w:divBdr>
            </w:div>
            <w:div w:id="41442664">
              <w:marLeft w:val="0"/>
              <w:marRight w:val="0"/>
              <w:marTop w:val="0"/>
              <w:marBottom w:val="0"/>
              <w:divBdr>
                <w:top w:val="none" w:sz="0" w:space="0" w:color="auto"/>
                <w:left w:val="none" w:sz="0" w:space="0" w:color="auto"/>
                <w:bottom w:val="none" w:sz="0" w:space="0" w:color="auto"/>
                <w:right w:val="none" w:sz="0" w:space="0" w:color="auto"/>
              </w:divBdr>
            </w:div>
            <w:div w:id="42562956">
              <w:marLeft w:val="0"/>
              <w:marRight w:val="0"/>
              <w:marTop w:val="0"/>
              <w:marBottom w:val="0"/>
              <w:divBdr>
                <w:top w:val="none" w:sz="0" w:space="0" w:color="auto"/>
                <w:left w:val="none" w:sz="0" w:space="0" w:color="auto"/>
                <w:bottom w:val="none" w:sz="0" w:space="0" w:color="auto"/>
                <w:right w:val="none" w:sz="0" w:space="0" w:color="auto"/>
              </w:divBdr>
            </w:div>
            <w:div w:id="350689999">
              <w:marLeft w:val="0"/>
              <w:marRight w:val="0"/>
              <w:marTop w:val="0"/>
              <w:marBottom w:val="0"/>
              <w:divBdr>
                <w:top w:val="none" w:sz="0" w:space="0" w:color="auto"/>
                <w:left w:val="none" w:sz="0" w:space="0" w:color="auto"/>
                <w:bottom w:val="none" w:sz="0" w:space="0" w:color="auto"/>
                <w:right w:val="none" w:sz="0" w:space="0" w:color="auto"/>
              </w:divBdr>
            </w:div>
            <w:div w:id="1985036929">
              <w:marLeft w:val="0"/>
              <w:marRight w:val="0"/>
              <w:marTop w:val="0"/>
              <w:marBottom w:val="0"/>
              <w:divBdr>
                <w:top w:val="none" w:sz="0" w:space="0" w:color="auto"/>
                <w:left w:val="none" w:sz="0" w:space="0" w:color="auto"/>
                <w:bottom w:val="none" w:sz="0" w:space="0" w:color="auto"/>
                <w:right w:val="none" w:sz="0" w:space="0" w:color="auto"/>
              </w:divBdr>
            </w:div>
            <w:div w:id="1853763563">
              <w:marLeft w:val="0"/>
              <w:marRight w:val="0"/>
              <w:marTop w:val="0"/>
              <w:marBottom w:val="0"/>
              <w:divBdr>
                <w:top w:val="none" w:sz="0" w:space="0" w:color="auto"/>
                <w:left w:val="none" w:sz="0" w:space="0" w:color="auto"/>
                <w:bottom w:val="none" w:sz="0" w:space="0" w:color="auto"/>
                <w:right w:val="none" w:sz="0" w:space="0" w:color="auto"/>
              </w:divBdr>
            </w:div>
            <w:div w:id="1860895162">
              <w:marLeft w:val="0"/>
              <w:marRight w:val="0"/>
              <w:marTop w:val="0"/>
              <w:marBottom w:val="0"/>
              <w:divBdr>
                <w:top w:val="none" w:sz="0" w:space="0" w:color="auto"/>
                <w:left w:val="none" w:sz="0" w:space="0" w:color="auto"/>
                <w:bottom w:val="none" w:sz="0" w:space="0" w:color="auto"/>
                <w:right w:val="none" w:sz="0" w:space="0" w:color="auto"/>
              </w:divBdr>
            </w:div>
            <w:div w:id="916599937">
              <w:marLeft w:val="0"/>
              <w:marRight w:val="0"/>
              <w:marTop w:val="0"/>
              <w:marBottom w:val="0"/>
              <w:divBdr>
                <w:top w:val="none" w:sz="0" w:space="0" w:color="auto"/>
                <w:left w:val="none" w:sz="0" w:space="0" w:color="auto"/>
                <w:bottom w:val="none" w:sz="0" w:space="0" w:color="auto"/>
                <w:right w:val="none" w:sz="0" w:space="0" w:color="auto"/>
              </w:divBdr>
            </w:div>
            <w:div w:id="1264145719">
              <w:marLeft w:val="0"/>
              <w:marRight w:val="0"/>
              <w:marTop w:val="0"/>
              <w:marBottom w:val="0"/>
              <w:divBdr>
                <w:top w:val="none" w:sz="0" w:space="0" w:color="auto"/>
                <w:left w:val="none" w:sz="0" w:space="0" w:color="auto"/>
                <w:bottom w:val="none" w:sz="0" w:space="0" w:color="auto"/>
                <w:right w:val="none" w:sz="0" w:space="0" w:color="auto"/>
              </w:divBdr>
            </w:div>
            <w:div w:id="933980261">
              <w:marLeft w:val="0"/>
              <w:marRight w:val="0"/>
              <w:marTop w:val="0"/>
              <w:marBottom w:val="0"/>
              <w:divBdr>
                <w:top w:val="none" w:sz="0" w:space="0" w:color="auto"/>
                <w:left w:val="none" w:sz="0" w:space="0" w:color="auto"/>
                <w:bottom w:val="none" w:sz="0" w:space="0" w:color="auto"/>
                <w:right w:val="none" w:sz="0" w:space="0" w:color="auto"/>
              </w:divBdr>
            </w:div>
            <w:div w:id="228542930">
              <w:marLeft w:val="0"/>
              <w:marRight w:val="0"/>
              <w:marTop w:val="0"/>
              <w:marBottom w:val="0"/>
              <w:divBdr>
                <w:top w:val="none" w:sz="0" w:space="0" w:color="auto"/>
                <w:left w:val="none" w:sz="0" w:space="0" w:color="auto"/>
                <w:bottom w:val="none" w:sz="0" w:space="0" w:color="auto"/>
                <w:right w:val="none" w:sz="0" w:space="0" w:color="auto"/>
              </w:divBdr>
            </w:div>
            <w:div w:id="488980000">
              <w:marLeft w:val="0"/>
              <w:marRight w:val="0"/>
              <w:marTop w:val="0"/>
              <w:marBottom w:val="0"/>
              <w:divBdr>
                <w:top w:val="none" w:sz="0" w:space="0" w:color="auto"/>
                <w:left w:val="none" w:sz="0" w:space="0" w:color="auto"/>
                <w:bottom w:val="none" w:sz="0" w:space="0" w:color="auto"/>
                <w:right w:val="none" w:sz="0" w:space="0" w:color="auto"/>
              </w:divBdr>
            </w:div>
            <w:div w:id="1890990969">
              <w:marLeft w:val="0"/>
              <w:marRight w:val="0"/>
              <w:marTop w:val="0"/>
              <w:marBottom w:val="0"/>
              <w:divBdr>
                <w:top w:val="none" w:sz="0" w:space="0" w:color="auto"/>
                <w:left w:val="none" w:sz="0" w:space="0" w:color="auto"/>
                <w:bottom w:val="none" w:sz="0" w:space="0" w:color="auto"/>
                <w:right w:val="none" w:sz="0" w:space="0" w:color="auto"/>
              </w:divBdr>
            </w:div>
            <w:div w:id="501089362">
              <w:marLeft w:val="0"/>
              <w:marRight w:val="0"/>
              <w:marTop w:val="0"/>
              <w:marBottom w:val="0"/>
              <w:divBdr>
                <w:top w:val="none" w:sz="0" w:space="0" w:color="auto"/>
                <w:left w:val="none" w:sz="0" w:space="0" w:color="auto"/>
                <w:bottom w:val="none" w:sz="0" w:space="0" w:color="auto"/>
                <w:right w:val="none" w:sz="0" w:space="0" w:color="auto"/>
              </w:divBdr>
            </w:div>
            <w:div w:id="1473211396">
              <w:marLeft w:val="0"/>
              <w:marRight w:val="0"/>
              <w:marTop w:val="0"/>
              <w:marBottom w:val="0"/>
              <w:divBdr>
                <w:top w:val="none" w:sz="0" w:space="0" w:color="auto"/>
                <w:left w:val="none" w:sz="0" w:space="0" w:color="auto"/>
                <w:bottom w:val="none" w:sz="0" w:space="0" w:color="auto"/>
                <w:right w:val="none" w:sz="0" w:space="0" w:color="auto"/>
              </w:divBdr>
            </w:div>
            <w:div w:id="2100831589">
              <w:marLeft w:val="0"/>
              <w:marRight w:val="0"/>
              <w:marTop w:val="0"/>
              <w:marBottom w:val="0"/>
              <w:divBdr>
                <w:top w:val="none" w:sz="0" w:space="0" w:color="auto"/>
                <w:left w:val="none" w:sz="0" w:space="0" w:color="auto"/>
                <w:bottom w:val="none" w:sz="0" w:space="0" w:color="auto"/>
                <w:right w:val="none" w:sz="0" w:space="0" w:color="auto"/>
              </w:divBdr>
            </w:div>
            <w:div w:id="625888137">
              <w:marLeft w:val="0"/>
              <w:marRight w:val="0"/>
              <w:marTop w:val="0"/>
              <w:marBottom w:val="0"/>
              <w:divBdr>
                <w:top w:val="none" w:sz="0" w:space="0" w:color="auto"/>
                <w:left w:val="none" w:sz="0" w:space="0" w:color="auto"/>
                <w:bottom w:val="none" w:sz="0" w:space="0" w:color="auto"/>
                <w:right w:val="none" w:sz="0" w:space="0" w:color="auto"/>
              </w:divBdr>
            </w:div>
            <w:div w:id="1599943127">
              <w:marLeft w:val="0"/>
              <w:marRight w:val="0"/>
              <w:marTop w:val="0"/>
              <w:marBottom w:val="0"/>
              <w:divBdr>
                <w:top w:val="none" w:sz="0" w:space="0" w:color="auto"/>
                <w:left w:val="none" w:sz="0" w:space="0" w:color="auto"/>
                <w:bottom w:val="none" w:sz="0" w:space="0" w:color="auto"/>
                <w:right w:val="none" w:sz="0" w:space="0" w:color="auto"/>
              </w:divBdr>
            </w:div>
            <w:div w:id="149563538">
              <w:marLeft w:val="0"/>
              <w:marRight w:val="0"/>
              <w:marTop w:val="0"/>
              <w:marBottom w:val="0"/>
              <w:divBdr>
                <w:top w:val="none" w:sz="0" w:space="0" w:color="auto"/>
                <w:left w:val="none" w:sz="0" w:space="0" w:color="auto"/>
                <w:bottom w:val="none" w:sz="0" w:space="0" w:color="auto"/>
                <w:right w:val="none" w:sz="0" w:space="0" w:color="auto"/>
              </w:divBdr>
            </w:div>
            <w:div w:id="2127312699">
              <w:marLeft w:val="0"/>
              <w:marRight w:val="0"/>
              <w:marTop w:val="0"/>
              <w:marBottom w:val="0"/>
              <w:divBdr>
                <w:top w:val="none" w:sz="0" w:space="0" w:color="auto"/>
                <w:left w:val="none" w:sz="0" w:space="0" w:color="auto"/>
                <w:bottom w:val="none" w:sz="0" w:space="0" w:color="auto"/>
                <w:right w:val="none" w:sz="0" w:space="0" w:color="auto"/>
              </w:divBdr>
            </w:div>
            <w:div w:id="1530486663">
              <w:marLeft w:val="0"/>
              <w:marRight w:val="0"/>
              <w:marTop w:val="0"/>
              <w:marBottom w:val="0"/>
              <w:divBdr>
                <w:top w:val="none" w:sz="0" w:space="0" w:color="auto"/>
                <w:left w:val="none" w:sz="0" w:space="0" w:color="auto"/>
                <w:bottom w:val="none" w:sz="0" w:space="0" w:color="auto"/>
                <w:right w:val="none" w:sz="0" w:space="0" w:color="auto"/>
              </w:divBdr>
            </w:div>
            <w:div w:id="1955937420">
              <w:marLeft w:val="0"/>
              <w:marRight w:val="0"/>
              <w:marTop w:val="0"/>
              <w:marBottom w:val="0"/>
              <w:divBdr>
                <w:top w:val="none" w:sz="0" w:space="0" w:color="auto"/>
                <w:left w:val="none" w:sz="0" w:space="0" w:color="auto"/>
                <w:bottom w:val="none" w:sz="0" w:space="0" w:color="auto"/>
                <w:right w:val="none" w:sz="0" w:space="0" w:color="auto"/>
              </w:divBdr>
            </w:div>
            <w:div w:id="1431972140">
              <w:marLeft w:val="0"/>
              <w:marRight w:val="0"/>
              <w:marTop w:val="0"/>
              <w:marBottom w:val="0"/>
              <w:divBdr>
                <w:top w:val="none" w:sz="0" w:space="0" w:color="auto"/>
                <w:left w:val="none" w:sz="0" w:space="0" w:color="auto"/>
                <w:bottom w:val="none" w:sz="0" w:space="0" w:color="auto"/>
                <w:right w:val="none" w:sz="0" w:space="0" w:color="auto"/>
              </w:divBdr>
            </w:div>
            <w:div w:id="409081874">
              <w:marLeft w:val="0"/>
              <w:marRight w:val="0"/>
              <w:marTop w:val="0"/>
              <w:marBottom w:val="0"/>
              <w:divBdr>
                <w:top w:val="none" w:sz="0" w:space="0" w:color="auto"/>
                <w:left w:val="none" w:sz="0" w:space="0" w:color="auto"/>
                <w:bottom w:val="none" w:sz="0" w:space="0" w:color="auto"/>
                <w:right w:val="none" w:sz="0" w:space="0" w:color="auto"/>
              </w:divBdr>
            </w:div>
            <w:div w:id="1781561404">
              <w:marLeft w:val="0"/>
              <w:marRight w:val="0"/>
              <w:marTop w:val="0"/>
              <w:marBottom w:val="0"/>
              <w:divBdr>
                <w:top w:val="none" w:sz="0" w:space="0" w:color="auto"/>
                <w:left w:val="none" w:sz="0" w:space="0" w:color="auto"/>
                <w:bottom w:val="none" w:sz="0" w:space="0" w:color="auto"/>
                <w:right w:val="none" w:sz="0" w:space="0" w:color="auto"/>
              </w:divBdr>
            </w:div>
            <w:div w:id="1200321604">
              <w:marLeft w:val="0"/>
              <w:marRight w:val="0"/>
              <w:marTop w:val="0"/>
              <w:marBottom w:val="0"/>
              <w:divBdr>
                <w:top w:val="none" w:sz="0" w:space="0" w:color="auto"/>
                <w:left w:val="none" w:sz="0" w:space="0" w:color="auto"/>
                <w:bottom w:val="none" w:sz="0" w:space="0" w:color="auto"/>
                <w:right w:val="none" w:sz="0" w:space="0" w:color="auto"/>
              </w:divBdr>
            </w:div>
            <w:div w:id="199512067">
              <w:marLeft w:val="0"/>
              <w:marRight w:val="0"/>
              <w:marTop w:val="0"/>
              <w:marBottom w:val="0"/>
              <w:divBdr>
                <w:top w:val="none" w:sz="0" w:space="0" w:color="auto"/>
                <w:left w:val="none" w:sz="0" w:space="0" w:color="auto"/>
                <w:bottom w:val="none" w:sz="0" w:space="0" w:color="auto"/>
                <w:right w:val="none" w:sz="0" w:space="0" w:color="auto"/>
              </w:divBdr>
            </w:div>
            <w:div w:id="275790135">
              <w:marLeft w:val="0"/>
              <w:marRight w:val="0"/>
              <w:marTop w:val="0"/>
              <w:marBottom w:val="0"/>
              <w:divBdr>
                <w:top w:val="none" w:sz="0" w:space="0" w:color="auto"/>
                <w:left w:val="none" w:sz="0" w:space="0" w:color="auto"/>
                <w:bottom w:val="none" w:sz="0" w:space="0" w:color="auto"/>
                <w:right w:val="none" w:sz="0" w:space="0" w:color="auto"/>
              </w:divBdr>
            </w:div>
            <w:div w:id="95759877">
              <w:marLeft w:val="0"/>
              <w:marRight w:val="0"/>
              <w:marTop w:val="0"/>
              <w:marBottom w:val="0"/>
              <w:divBdr>
                <w:top w:val="none" w:sz="0" w:space="0" w:color="auto"/>
                <w:left w:val="none" w:sz="0" w:space="0" w:color="auto"/>
                <w:bottom w:val="none" w:sz="0" w:space="0" w:color="auto"/>
                <w:right w:val="none" w:sz="0" w:space="0" w:color="auto"/>
              </w:divBdr>
            </w:div>
            <w:div w:id="2137260927">
              <w:marLeft w:val="0"/>
              <w:marRight w:val="0"/>
              <w:marTop w:val="0"/>
              <w:marBottom w:val="0"/>
              <w:divBdr>
                <w:top w:val="none" w:sz="0" w:space="0" w:color="auto"/>
                <w:left w:val="none" w:sz="0" w:space="0" w:color="auto"/>
                <w:bottom w:val="none" w:sz="0" w:space="0" w:color="auto"/>
                <w:right w:val="none" w:sz="0" w:space="0" w:color="auto"/>
              </w:divBdr>
            </w:div>
            <w:div w:id="687483752">
              <w:marLeft w:val="0"/>
              <w:marRight w:val="0"/>
              <w:marTop w:val="0"/>
              <w:marBottom w:val="0"/>
              <w:divBdr>
                <w:top w:val="none" w:sz="0" w:space="0" w:color="auto"/>
                <w:left w:val="none" w:sz="0" w:space="0" w:color="auto"/>
                <w:bottom w:val="none" w:sz="0" w:space="0" w:color="auto"/>
                <w:right w:val="none" w:sz="0" w:space="0" w:color="auto"/>
              </w:divBdr>
            </w:div>
            <w:div w:id="1538353255">
              <w:marLeft w:val="0"/>
              <w:marRight w:val="0"/>
              <w:marTop w:val="0"/>
              <w:marBottom w:val="0"/>
              <w:divBdr>
                <w:top w:val="none" w:sz="0" w:space="0" w:color="auto"/>
                <w:left w:val="none" w:sz="0" w:space="0" w:color="auto"/>
                <w:bottom w:val="none" w:sz="0" w:space="0" w:color="auto"/>
                <w:right w:val="none" w:sz="0" w:space="0" w:color="auto"/>
              </w:divBdr>
            </w:div>
            <w:div w:id="1685521018">
              <w:marLeft w:val="0"/>
              <w:marRight w:val="0"/>
              <w:marTop w:val="0"/>
              <w:marBottom w:val="0"/>
              <w:divBdr>
                <w:top w:val="none" w:sz="0" w:space="0" w:color="auto"/>
                <w:left w:val="none" w:sz="0" w:space="0" w:color="auto"/>
                <w:bottom w:val="none" w:sz="0" w:space="0" w:color="auto"/>
                <w:right w:val="none" w:sz="0" w:space="0" w:color="auto"/>
              </w:divBdr>
            </w:div>
          </w:divsChild>
        </w:div>
        <w:div w:id="384373961">
          <w:marLeft w:val="0"/>
          <w:marRight w:val="0"/>
          <w:marTop w:val="0"/>
          <w:marBottom w:val="0"/>
          <w:divBdr>
            <w:top w:val="single" w:sz="6" w:space="4" w:color="0C1F30"/>
            <w:left w:val="none" w:sz="0" w:space="4" w:color="0C1F30"/>
            <w:bottom w:val="none" w:sz="0" w:space="4" w:color="0C1F30"/>
            <w:right w:val="none" w:sz="0" w:space="4" w:color="0C1F30"/>
          </w:divBdr>
        </w:div>
      </w:divsChild>
    </w:div>
    <w:div w:id="202447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protocols.io/" TargetMode="External"/><Relationship Id="rId3" Type="http://schemas.openxmlformats.org/officeDocument/2006/relationships/hyperlink" Target="https://www.sciencedirect.com/science/article/pii/S0967064519301109" TargetMode="External"/><Relationship Id="rId7" Type="http://schemas.openxmlformats.org/officeDocument/2006/relationships/hyperlink" Target="https://www.sciencedirect.com/science/article/pii/S0169534705002077" TargetMode="External"/><Relationship Id="rId2" Type="http://schemas.openxmlformats.org/officeDocument/2006/relationships/hyperlink" Target="https://falklandsconservation.com/downloads/" TargetMode="External"/><Relationship Id="rId1" Type="http://schemas.openxmlformats.org/officeDocument/2006/relationships/hyperlink" Target="https://www.nature.com/documents/nature-summary-paragraph.pdf" TargetMode="External"/><Relationship Id="rId6" Type="http://schemas.openxmlformats.org/officeDocument/2006/relationships/hyperlink" Target="https://mapru.mandela.ac.za/" TargetMode="External"/><Relationship Id="rId5" Type="http://schemas.openxmlformats.org/officeDocument/2006/relationships/hyperlink" Target="https://besjournals.onlinelibrary.wiley.com/doi/10.1111/1365-2664.14343" TargetMode="External"/><Relationship Id="rId10" Type="http://schemas.openxmlformats.org/officeDocument/2006/relationships/hyperlink" Target="http://www.nature.com/authors/policies/availability.html" TargetMode="External"/><Relationship Id="rId4" Type="http://schemas.openxmlformats.org/officeDocument/2006/relationships/hyperlink" Target="https://academic.oup.com/icesjms/article/75/5/1602/4973731" TargetMode="External"/><Relationship Id="rId9" Type="http://schemas.openxmlformats.org/officeDocument/2006/relationships/hyperlink" Target="https://www.nature.com/documents/nr-data-availability-statements-data-citations.pdf"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mailto:amandine.gamble@cornell.edu"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julia.emerit@ens-lyon.fr" TargetMode="External"/><Relationship Id="rId17" Type="http://schemas.openxmlformats.org/officeDocument/2006/relationships/image" Target="media/image3.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nature.com/nature/for-authors/formatting-guide"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E38AF-CC1A-40AF-B7B7-803D29784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1652</TotalTime>
  <Pages>39</Pages>
  <Words>61734</Words>
  <Characters>333366</Characters>
  <Application>Microsoft Office Word</Application>
  <DocSecurity>0</DocSecurity>
  <Lines>2778</Lines>
  <Paragraphs>788</Paragraphs>
  <ScaleCrop>false</ScaleCrop>
  <HeadingPairs>
    <vt:vector size="6" baseType="variant">
      <vt:variant>
        <vt:lpstr>Título</vt:lpstr>
      </vt:variant>
      <vt:variant>
        <vt:i4>1</vt:i4>
      </vt:variant>
      <vt:variant>
        <vt:lpstr>Titre</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394312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Amandine Gamble</dc:creator>
  <cp:keywords/>
  <dc:description/>
  <cp:lastModifiedBy>Edna Correia</cp:lastModifiedBy>
  <cp:revision>8</cp:revision>
  <dcterms:created xsi:type="dcterms:W3CDTF">2024-08-14T08:07:00Z</dcterms:created>
  <dcterms:modified xsi:type="dcterms:W3CDTF">2024-08-15T14:20:00Z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b6d24a2bdae691dbafa5aa5c8313802eb12b3b3af7c5e4bcc330ccbdc725bb46</vt:lpwstr>
  </property>
  <property fmtid="{D5CDD505-2E9C-101B-9397-08002B2CF9AE}" pid="3" name="ZOTERO_PREF_2">
    <vt:lpwstr>s" value="true"/&gt;&lt;/prefs&gt;&lt;/data&gt;</vt:lpwstr>
  </property>
  <property fmtid="{D5CDD505-2E9C-101B-9397-08002B2CF9AE}" pid="4" name="ZOTERO_PREF_1">
    <vt:lpwstr>&lt;data data-version="3" zotero-version="6.0.36"&gt;&lt;session id="Z71eo4Pq"/&gt;&lt;style id="http://www.zotero.org/styles/nature" hasBibliography="1" bibliographyStyleHasBeenSet="1"/&gt;&lt;prefs&gt;&lt;pref name="fieldType" value="Field"/&gt;&lt;pref name="dontAskDelayCitationUpdate</vt:lpwstr>
  </property>
</Properties>
</file>